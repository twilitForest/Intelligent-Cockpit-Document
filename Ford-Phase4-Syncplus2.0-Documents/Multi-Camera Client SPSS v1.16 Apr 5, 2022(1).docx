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E504F" w14:textId="77777777" w:rsidR="001D2426" w:rsidRDefault="001D2426" w:rsidP="00530C8E">
      <w:pPr>
        <w:rPr>
          <w:lang w:eastAsia="zh-CN"/>
        </w:rPr>
      </w:pPr>
    </w:p>
    <w:p w14:paraId="51DBBF7D" w14:textId="77777777" w:rsidR="001061A6" w:rsidRPr="00106C9E" w:rsidRDefault="00000000" w:rsidP="00106C9E"/>
    <w:p w14:paraId="764E019D" w14:textId="77777777" w:rsidR="00FE4B4B" w:rsidRDefault="00770557" w:rsidP="00E52CBB">
      <w:pPr>
        <w:jc w:val="center"/>
      </w:pPr>
      <w:r>
        <w:rPr>
          <w:noProof/>
        </w:rPr>
        <w:drawing>
          <wp:inline distT="0" distB="0" distL="0" distR="0" wp14:anchorId="49AD08C0" wp14:editId="0E35989A">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1"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29A0D0C2" w14:textId="77777777" w:rsidR="00FE4B4B" w:rsidRDefault="00770557">
      <w:pPr>
        <w:jc w:val="center"/>
        <w:rPr>
          <w:rFonts w:cs="Arial"/>
          <w:b/>
          <w:color w:val="000080"/>
          <w:sz w:val="44"/>
          <w:szCs w:val="44"/>
        </w:rPr>
      </w:pPr>
      <w:r>
        <w:rPr>
          <w:rFonts w:cs="Arial"/>
          <w:b/>
          <w:color w:val="000080"/>
          <w:sz w:val="44"/>
          <w:szCs w:val="44"/>
        </w:rPr>
        <w:t>Research &amp; Vehicle Technology</w:t>
      </w:r>
    </w:p>
    <w:p w14:paraId="19756B89" w14:textId="77777777" w:rsidR="00FE4B4B" w:rsidRDefault="00770557">
      <w:pPr>
        <w:jc w:val="center"/>
        <w:rPr>
          <w:rFonts w:cs="Arial"/>
          <w:b/>
          <w:color w:val="000080"/>
          <w:sz w:val="40"/>
          <w:szCs w:val="40"/>
        </w:rPr>
      </w:pPr>
      <w:r>
        <w:rPr>
          <w:rFonts w:cs="Arial"/>
          <w:b/>
          <w:color w:val="000080"/>
          <w:sz w:val="40"/>
          <w:szCs w:val="40"/>
        </w:rPr>
        <w:t>“Infotainment Systems Product Development”</w:t>
      </w:r>
    </w:p>
    <w:p w14:paraId="48AB1E11" w14:textId="77777777" w:rsidR="00FE4B4B" w:rsidRDefault="00000000">
      <w:pPr>
        <w:jc w:val="center"/>
      </w:pPr>
    </w:p>
    <w:p w14:paraId="67AD4DF6" w14:textId="77777777" w:rsidR="00FE4B4B" w:rsidRDefault="00000000">
      <w:pPr>
        <w:jc w:val="center"/>
      </w:pPr>
    </w:p>
    <w:p w14:paraId="7E94C3C2" w14:textId="77777777" w:rsidR="00FE4B4B" w:rsidRDefault="00770557">
      <w:pPr>
        <w:jc w:val="center"/>
        <w:rPr>
          <w:rFonts w:cs="Arial"/>
          <w:b/>
          <w:sz w:val="52"/>
          <w:szCs w:val="52"/>
        </w:rPr>
      </w:pPr>
      <w:r>
        <w:rPr>
          <w:rFonts w:cs="Arial"/>
          <w:b/>
          <w:sz w:val="52"/>
          <w:szCs w:val="52"/>
        </w:rPr>
        <w:t>Feature – Multi-Camera Client</w:t>
      </w:r>
    </w:p>
    <w:p w14:paraId="2C26F12C" w14:textId="77777777" w:rsidR="00FE4B4B" w:rsidRDefault="00000000">
      <w:pPr>
        <w:jc w:val="center"/>
        <w:rPr>
          <w:rFonts w:cs="Arial"/>
          <w:b/>
          <w:sz w:val="52"/>
          <w:szCs w:val="52"/>
        </w:rPr>
      </w:pPr>
    </w:p>
    <w:p w14:paraId="6CFEFD06" w14:textId="7845FE75" w:rsidR="00FE4B4B" w:rsidRDefault="00770557">
      <w:pPr>
        <w:jc w:val="center"/>
        <w:rPr>
          <w:rFonts w:cs="Arial"/>
          <w:b/>
          <w:sz w:val="52"/>
          <w:szCs w:val="52"/>
        </w:rPr>
      </w:pPr>
      <w:r>
        <w:rPr>
          <w:rFonts w:cs="Arial"/>
          <w:b/>
          <w:sz w:val="52"/>
          <w:szCs w:val="52"/>
        </w:rPr>
        <w:t>Infotainment Subsystem Part Specific Specification (SPSS)</w:t>
      </w:r>
    </w:p>
    <w:p w14:paraId="0D3DB96E" w14:textId="77777777" w:rsidR="00FE4B4B" w:rsidRDefault="00000000">
      <w:pPr>
        <w:jc w:val="center"/>
      </w:pPr>
    </w:p>
    <w:p w14:paraId="13FF7A52" w14:textId="77777777" w:rsidR="00FE4B4B" w:rsidRDefault="00000000">
      <w:pPr>
        <w:jc w:val="center"/>
      </w:pPr>
    </w:p>
    <w:p w14:paraId="4B044899" w14:textId="77777777" w:rsidR="00FE4B4B" w:rsidRDefault="00000000">
      <w:pPr>
        <w:jc w:val="center"/>
      </w:pPr>
    </w:p>
    <w:p w14:paraId="7E61E0E2" w14:textId="77777777" w:rsidR="00FE4B4B" w:rsidRDefault="00000000">
      <w:pPr>
        <w:jc w:val="center"/>
      </w:pPr>
    </w:p>
    <w:p w14:paraId="0BFD2D00" w14:textId="77777777" w:rsidR="00FE4B4B" w:rsidRDefault="00770557">
      <w:pPr>
        <w:jc w:val="center"/>
        <w:rPr>
          <w:rFonts w:cs="Arial"/>
          <w:sz w:val="28"/>
          <w:szCs w:val="28"/>
        </w:rPr>
      </w:pPr>
      <w:r>
        <w:rPr>
          <w:rFonts w:cs="Arial"/>
          <w:sz w:val="28"/>
          <w:szCs w:val="28"/>
        </w:rPr>
        <w:t>Version 1.16</w:t>
      </w:r>
    </w:p>
    <w:p w14:paraId="0AB405E3" w14:textId="77777777" w:rsidR="00FE4B4B" w:rsidRDefault="00770557">
      <w:pPr>
        <w:jc w:val="center"/>
        <w:rPr>
          <w:rFonts w:cs="Arial"/>
          <w:b/>
          <w:sz w:val="28"/>
          <w:szCs w:val="28"/>
        </w:rPr>
      </w:pPr>
      <w:r>
        <w:rPr>
          <w:rFonts w:cs="Arial"/>
          <w:b/>
          <w:sz w:val="28"/>
          <w:szCs w:val="28"/>
        </w:rPr>
        <w:t>UNCONTROLLED COPY IF PRINTED</w:t>
      </w:r>
    </w:p>
    <w:p w14:paraId="37528160" w14:textId="77777777" w:rsidR="00FE4B4B" w:rsidRDefault="00000000">
      <w:pPr>
        <w:jc w:val="center"/>
      </w:pPr>
    </w:p>
    <w:p w14:paraId="733A0448" w14:textId="77777777" w:rsidR="005438E1" w:rsidRDefault="00770557" w:rsidP="005438E1">
      <w:pPr>
        <w:jc w:val="center"/>
        <w:rPr>
          <w:rFonts w:cs="Arial"/>
          <w:b/>
          <w:szCs w:val="22"/>
        </w:rPr>
      </w:pPr>
      <w:r>
        <w:rPr>
          <w:rFonts w:cs="Arial"/>
          <w:b/>
          <w:szCs w:val="22"/>
        </w:rPr>
        <w:t>Version Date: April 5, 2022</w:t>
      </w:r>
    </w:p>
    <w:p w14:paraId="13C33824" w14:textId="77777777" w:rsidR="00FE4B4B" w:rsidRDefault="00000000">
      <w:pPr>
        <w:jc w:val="center"/>
      </w:pPr>
    </w:p>
    <w:p w14:paraId="434D8BD4" w14:textId="77777777" w:rsidR="00FE4B4B" w:rsidRDefault="00000000">
      <w:pPr>
        <w:jc w:val="center"/>
      </w:pPr>
    </w:p>
    <w:p w14:paraId="10FA1A30" w14:textId="77777777" w:rsidR="00FE4B4B" w:rsidRDefault="00000000">
      <w:pPr>
        <w:jc w:val="center"/>
      </w:pPr>
    </w:p>
    <w:p w14:paraId="65CB5291" w14:textId="77777777" w:rsidR="00FE4B4B" w:rsidRDefault="00770557">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442B682E" w14:textId="77777777" w:rsidR="00FE4B4B" w:rsidRDefault="00770557">
      <w:pPr>
        <w:jc w:val="center"/>
        <w:outlineLvl w:val="0"/>
        <w:rPr>
          <w:rFonts w:cs="Arial"/>
          <w:b/>
          <w:bCs/>
          <w:sz w:val="28"/>
          <w:szCs w:val="28"/>
          <w:u w:val="single"/>
        </w:rPr>
      </w:pPr>
      <w:r>
        <w:rPr>
          <w:b/>
          <w:sz w:val="36"/>
          <w:szCs w:val="36"/>
        </w:rPr>
        <w:br w:type="page"/>
      </w:r>
      <w:bookmarkStart w:id="0" w:name="_Toc100050005"/>
      <w:r>
        <w:rPr>
          <w:rFonts w:cs="Arial"/>
          <w:b/>
          <w:bCs/>
          <w:sz w:val="28"/>
          <w:szCs w:val="28"/>
          <w:u w:val="single"/>
        </w:rPr>
        <w:lastRenderedPageBreak/>
        <w:t>Revision History</w:t>
      </w:r>
      <w:bookmarkEnd w:id="0"/>
    </w:p>
    <w:p w14:paraId="50488EF1" w14:textId="77777777" w:rsidR="00FE4B4B" w:rsidRDefault="00000000">
      <w:pPr>
        <w:rPr>
          <w:rFonts w:cs="Arial"/>
        </w:rPr>
      </w:pPr>
    </w:p>
    <w:p w14:paraId="0AA0926A" w14:textId="77777777" w:rsidR="00FE4B4B" w:rsidRDefault="00000000">
      <w:pPr>
        <w:rPr>
          <w:rFonts w:cs="Arial"/>
        </w:rPr>
      </w:pPr>
    </w:p>
    <w:tbl>
      <w:tblPr>
        <w:tblW w:w="11062" w:type="dxa"/>
        <w:jc w:val="center"/>
        <w:tblLayout w:type="fixed"/>
        <w:tblLook w:val="04A0" w:firstRow="1" w:lastRow="0" w:firstColumn="1" w:lastColumn="0" w:noHBand="0" w:noVBand="1"/>
      </w:tblPr>
      <w:tblGrid>
        <w:gridCol w:w="1792"/>
        <w:gridCol w:w="990"/>
        <w:gridCol w:w="3510"/>
        <w:gridCol w:w="4770"/>
      </w:tblGrid>
      <w:tr w:rsidR="00715A7A" w14:paraId="60E3570F" w14:textId="77777777" w:rsidTr="00570795">
        <w:trPr>
          <w:trHeight w:val="345"/>
          <w:jc w:val="center"/>
        </w:trPr>
        <w:tc>
          <w:tcPr>
            <w:tcW w:w="1792"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D1D9E56" w14:textId="77777777" w:rsidR="00715A7A" w:rsidRDefault="00770557">
            <w:pPr>
              <w:spacing w:line="276" w:lineRule="auto"/>
              <w:jc w:val="center"/>
              <w:rPr>
                <w:rFonts w:cs="Arial"/>
                <w:b/>
                <w:bCs/>
                <w:lang w:val="fr-FR"/>
              </w:rPr>
            </w:pPr>
            <w:r>
              <w:rPr>
                <w:rFonts w:cs="Arial"/>
                <w:b/>
                <w:bCs/>
                <w:lang w:val="fr-FR"/>
              </w:rPr>
              <w:t>Date</w:t>
            </w:r>
          </w:p>
        </w:tc>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4501B11" w14:textId="77777777" w:rsidR="00715A7A" w:rsidRDefault="00770557">
            <w:pPr>
              <w:spacing w:line="276" w:lineRule="auto"/>
              <w:jc w:val="center"/>
              <w:rPr>
                <w:rFonts w:cs="Arial"/>
                <w:b/>
                <w:bCs/>
                <w:lang w:val="fr-FR"/>
              </w:rPr>
            </w:pPr>
            <w:r>
              <w:rPr>
                <w:rFonts w:cs="Arial"/>
                <w:b/>
                <w:bCs/>
                <w:lang w:val="fr-FR"/>
              </w:rPr>
              <w:t>Version</w:t>
            </w:r>
          </w:p>
        </w:tc>
        <w:tc>
          <w:tcPr>
            <w:tcW w:w="828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02B1C24" w14:textId="77777777" w:rsidR="00715A7A" w:rsidRDefault="00770557">
            <w:pPr>
              <w:spacing w:line="276" w:lineRule="auto"/>
              <w:jc w:val="center"/>
              <w:rPr>
                <w:rFonts w:cs="Arial"/>
                <w:b/>
                <w:bCs/>
                <w:lang w:val="fr-FR"/>
              </w:rPr>
            </w:pPr>
            <w:r>
              <w:rPr>
                <w:rFonts w:cs="Arial"/>
                <w:b/>
                <w:bCs/>
                <w:lang w:val="fr-FR"/>
              </w:rPr>
              <w:t>Notes</w:t>
            </w:r>
          </w:p>
        </w:tc>
      </w:tr>
      <w:tr w:rsidR="00715A7A" w14:paraId="7749425A"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0C8FCD51" w14:textId="77777777" w:rsidR="00715A7A" w:rsidRDefault="00770557" w:rsidP="00715A7A">
            <w:pPr>
              <w:spacing w:line="276" w:lineRule="auto"/>
              <w:rPr>
                <w:rFonts w:cs="Arial"/>
                <w:b/>
                <w:sz w:val="16"/>
                <w:szCs w:val="16"/>
                <w:lang w:val="fr-FR"/>
              </w:rPr>
            </w:pPr>
            <w:r>
              <w:rPr>
                <w:rFonts w:cs="Arial"/>
                <w:b/>
                <w:sz w:val="16"/>
                <w:szCs w:val="16"/>
              </w:rPr>
              <w:t>May 31, 2013</w:t>
            </w:r>
          </w:p>
        </w:tc>
        <w:tc>
          <w:tcPr>
            <w:tcW w:w="990" w:type="dxa"/>
            <w:tcBorders>
              <w:top w:val="single" w:sz="6" w:space="0" w:color="auto"/>
              <w:left w:val="single" w:sz="6" w:space="0" w:color="auto"/>
              <w:bottom w:val="single" w:sz="6" w:space="0" w:color="auto"/>
              <w:right w:val="single" w:sz="6" w:space="0" w:color="auto"/>
            </w:tcBorders>
            <w:hideMark/>
          </w:tcPr>
          <w:p w14:paraId="03C4615D" w14:textId="77777777" w:rsidR="00715A7A" w:rsidRDefault="00770557">
            <w:pPr>
              <w:spacing w:line="276" w:lineRule="auto"/>
              <w:jc w:val="center"/>
              <w:rPr>
                <w:rFonts w:cs="Arial"/>
                <w:b/>
                <w:sz w:val="16"/>
                <w:lang w:val="fr-FR"/>
              </w:rPr>
            </w:pPr>
            <w:r>
              <w:rPr>
                <w:rFonts w:cs="Arial"/>
                <w:b/>
                <w:sz w:val="16"/>
                <w:lang w:val="fr-FR"/>
              </w:rPr>
              <w:t>1.0</w:t>
            </w:r>
          </w:p>
        </w:tc>
        <w:tc>
          <w:tcPr>
            <w:tcW w:w="3510" w:type="dxa"/>
            <w:tcBorders>
              <w:top w:val="single" w:sz="6" w:space="0" w:color="auto"/>
              <w:left w:val="single" w:sz="6" w:space="0" w:color="auto"/>
              <w:bottom w:val="single" w:sz="6" w:space="0" w:color="auto"/>
              <w:right w:val="single" w:sz="6" w:space="0" w:color="auto"/>
            </w:tcBorders>
            <w:hideMark/>
          </w:tcPr>
          <w:p w14:paraId="1FD7E476" w14:textId="77777777" w:rsidR="00715A7A" w:rsidRDefault="00770557">
            <w:pPr>
              <w:spacing w:line="276" w:lineRule="auto"/>
              <w:rPr>
                <w:rFonts w:cs="Arial"/>
                <w:b/>
                <w:sz w:val="16"/>
              </w:rPr>
            </w:pPr>
            <w:r>
              <w:rPr>
                <w:rFonts w:cs="Arial"/>
                <w:b/>
                <w:sz w:val="16"/>
              </w:rPr>
              <w:t xml:space="preserve">Initial Release </w:t>
            </w:r>
          </w:p>
        </w:tc>
        <w:tc>
          <w:tcPr>
            <w:tcW w:w="4770" w:type="dxa"/>
            <w:tcBorders>
              <w:top w:val="single" w:sz="6" w:space="0" w:color="auto"/>
              <w:left w:val="single" w:sz="6" w:space="0" w:color="auto"/>
              <w:bottom w:val="single" w:sz="6" w:space="0" w:color="auto"/>
              <w:right w:val="single" w:sz="6" w:space="0" w:color="auto"/>
            </w:tcBorders>
          </w:tcPr>
          <w:p w14:paraId="386434C5" w14:textId="77777777" w:rsidR="00715A7A" w:rsidRDefault="00000000">
            <w:pPr>
              <w:spacing w:line="276" w:lineRule="auto"/>
              <w:rPr>
                <w:rFonts w:cs="Arial"/>
                <w:b/>
                <w:sz w:val="16"/>
              </w:rPr>
            </w:pPr>
          </w:p>
        </w:tc>
      </w:tr>
      <w:tr w:rsidR="00715A7A" w14:paraId="5CC81398"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50838043" w14:textId="77777777" w:rsidR="00715A7A" w:rsidRDefault="00000000">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5FDC770F" w14:textId="77777777" w:rsidR="00715A7A" w:rsidRDefault="00000000">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27D069CB" w14:textId="77777777" w:rsidR="00715A7A" w:rsidRDefault="00000000">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01776771" w14:textId="77777777" w:rsidR="00715A7A" w:rsidRDefault="00000000">
            <w:pPr>
              <w:spacing w:line="276" w:lineRule="auto"/>
              <w:rPr>
                <w:rFonts w:cs="Arial"/>
                <w:b/>
                <w:sz w:val="16"/>
              </w:rPr>
            </w:pPr>
          </w:p>
        </w:tc>
      </w:tr>
      <w:tr w:rsidR="006E75DA" w:rsidRPr="00715A7A" w14:paraId="7A723026"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02A49B3F" w14:textId="77777777" w:rsidR="006E75DA" w:rsidRPr="00715A7A" w:rsidRDefault="00770557" w:rsidP="00E25864">
            <w:pPr>
              <w:spacing w:line="276" w:lineRule="auto"/>
              <w:rPr>
                <w:rFonts w:eastAsiaTheme="minorEastAsia" w:cstheme="minorBidi"/>
                <w:b/>
                <w:sz w:val="16"/>
                <w:szCs w:val="16"/>
              </w:rPr>
            </w:pPr>
            <w:r>
              <w:rPr>
                <w:rFonts w:eastAsiaTheme="minorEastAsia" w:cstheme="minorBidi"/>
                <w:b/>
                <w:sz w:val="16"/>
                <w:szCs w:val="16"/>
              </w:rPr>
              <w:t>January 16, 2015</w:t>
            </w:r>
          </w:p>
        </w:tc>
        <w:tc>
          <w:tcPr>
            <w:tcW w:w="990" w:type="dxa"/>
            <w:tcBorders>
              <w:top w:val="single" w:sz="6" w:space="0" w:color="auto"/>
              <w:left w:val="single" w:sz="6" w:space="0" w:color="auto"/>
              <w:bottom w:val="single" w:sz="6" w:space="0" w:color="auto"/>
              <w:right w:val="single" w:sz="6" w:space="0" w:color="auto"/>
            </w:tcBorders>
            <w:hideMark/>
          </w:tcPr>
          <w:p w14:paraId="7FE46379" w14:textId="77777777" w:rsidR="006E75DA" w:rsidRPr="00715A7A" w:rsidRDefault="00770557" w:rsidP="00715A7A">
            <w:pPr>
              <w:spacing w:line="276" w:lineRule="auto"/>
              <w:jc w:val="center"/>
              <w:rPr>
                <w:rFonts w:eastAsiaTheme="minorEastAsia" w:cstheme="minorBidi"/>
                <w:b/>
                <w:sz w:val="16"/>
                <w:szCs w:val="16"/>
              </w:rPr>
            </w:pPr>
            <w:r>
              <w:rPr>
                <w:rFonts w:eastAsiaTheme="minorEastAsia" w:cstheme="minorBidi"/>
                <w:b/>
                <w:sz w:val="16"/>
                <w:szCs w:val="16"/>
              </w:rPr>
              <w:t>1.1</w:t>
            </w:r>
          </w:p>
        </w:tc>
        <w:tc>
          <w:tcPr>
            <w:tcW w:w="8280" w:type="dxa"/>
            <w:gridSpan w:val="2"/>
            <w:tcBorders>
              <w:top w:val="single" w:sz="6" w:space="0" w:color="auto"/>
              <w:left w:val="single" w:sz="6" w:space="0" w:color="auto"/>
              <w:bottom w:val="single" w:sz="6" w:space="0" w:color="auto"/>
              <w:right w:val="single" w:sz="6" w:space="0" w:color="auto"/>
            </w:tcBorders>
            <w:hideMark/>
          </w:tcPr>
          <w:p w14:paraId="77C923E0" w14:textId="77777777" w:rsidR="006E75DA" w:rsidRPr="00715A7A" w:rsidRDefault="00770557" w:rsidP="00E25864">
            <w:pPr>
              <w:spacing w:line="276" w:lineRule="auto"/>
              <w:rPr>
                <w:rFonts w:cs="Arial"/>
                <w:b/>
                <w:sz w:val="16"/>
                <w:szCs w:val="16"/>
              </w:rPr>
            </w:pPr>
            <w:r>
              <w:rPr>
                <w:rFonts w:cs="Arial"/>
                <w:b/>
                <w:sz w:val="16"/>
                <w:szCs w:val="16"/>
              </w:rPr>
              <w:t>SPSS Updated to add soft button view implementation</w:t>
            </w:r>
          </w:p>
        </w:tc>
      </w:tr>
      <w:tr w:rsidR="00E25864" w14:paraId="50159353" w14:textId="77777777" w:rsidTr="00570795">
        <w:trPr>
          <w:trHeight w:val="187"/>
          <w:jc w:val="center"/>
        </w:trPr>
        <w:tc>
          <w:tcPr>
            <w:tcW w:w="1792" w:type="dxa"/>
            <w:tcBorders>
              <w:top w:val="single" w:sz="6" w:space="0" w:color="auto"/>
              <w:left w:val="single" w:sz="6" w:space="0" w:color="auto"/>
              <w:right w:val="single" w:sz="6" w:space="0" w:color="auto"/>
            </w:tcBorders>
          </w:tcPr>
          <w:p w14:paraId="09AE11AD"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75E8D4AA" w14:textId="77777777" w:rsidR="00E25864" w:rsidRPr="00E25864" w:rsidRDefault="00770557" w:rsidP="00E25864">
            <w:pPr>
              <w:rPr>
                <w:rFonts w:cs="Arial"/>
                <w:sz w:val="16"/>
                <w:szCs w:val="16"/>
              </w:rPr>
            </w:pPr>
            <w:r w:rsidRPr="00E25864">
              <w:rPr>
                <w:rFonts w:cs="Arial"/>
                <w:sz w:val="16"/>
                <w:szCs w:val="16"/>
              </w:rPr>
              <w:t>RVCv2-IR-REQ-014080/B-Rear View Camera Feature ID Definition (TcSE ROIN-287010-3)</w:t>
            </w:r>
          </w:p>
        </w:tc>
        <w:tc>
          <w:tcPr>
            <w:tcW w:w="4770" w:type="dxa"/>
            <w:tcBorders>
              <w:top w:val="single" w:sz="6" w:space="0" w:color="auto"/>
              <w:left w:val="single" w:sz="6" w:space="0" w:color="auto"/>
              <w:bottom w:val="single" w:sz="6" w:space="0" w:color="auto"/>
              <w:right w:val="single" w:sz="6" w:space="0" w:color="auto"/>
            </w:tcBorders>
          </w:tcPr>
          <w:p w14:paraId="00336E28" w14:textId="77777777" w:rsidR="00E25864" w:rsidRPr="00E25864" w:rsidRDefault="00770557" w:rsidP="00E25864">
            <w:pPr>
              <w:rPr>
                <w:rFonts w:cs="Calibri"/>
                <w:sz w:val="16"/>
                <w:szCs w:val="16"/>
              </w:rPr>
            </w:pPr>
            <w:r w:rsidRPr="00E25864">
              <w:rPr>
                <w:rFonts w:cs="Calibri"/>
                <w:sz w:val="16"/>
                <w:szCs w:val="16"/>
              </w:rPr>
              <w:t>rpaquet2 - Updated encodings in table</w:t>
            </w:r>
          </w:p>
        </w:tc>
      </w:tr>
      <w:tr w:rsidR="00E25864" w14:paraId="79427F7E" w14:textId="77777777" w:rsidTr="00570795">
        <w:trPr>
          <w:trHeight w:val="187"/>
          <w:jc w:val="center"/>
        </w:trPr>
        <w:tc>
          <w:tcPr>
            <w:tcW w:w="1792" w:type="dxa"/>
            <w:tcBorders>
              <w:left w:val="single" w:sz="6" w:space="0" w:color="auto"/>
              <w:right w:val="single" w:sz="6" w:space="0" w:color="auto"/>
            </w:tcBorders>
          </w:tcPr>
          <w:p w14:paraId="66C1CA17"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372D502" w14:textId="77777777" w:rsidR="00E25864" w:rsidRPr="00E25864" w:rsidRDefault="00770557" w:rsidP="00E25864">
            <w:pPr>
              <w:rPr>
                <w:rFonts w:cs="Arial"/>
                <w:sz w:val="16"/>
                <w:szCs w:val="16"/>
              </w:rPr>
            </w:pPr>
            <w:r w:rsidRPr="00E25864">
              <w:rPr>
                <w:rFonts w:cs="Arial"/>
                <w:sz w:val="16"/>
                <w:szCs w:val="16"/>
              </w:rPr>
              <w:t>MD-REQ-014070/A-Feature_St (TcSE ROIN-282399-2)</w:t>
            </w:r>
          </w:p>
        </w:tc>
        <w:tc>
          <w:tcPr>
            <w:tcW w:w="4770" w:type="dxa"/>
            <w:tcBorders>
              <w:top w:val="single" w:sz="6" w:space="0" w:color="auto"/>
              <w:left w:val="single" w:sz="6" w:space="0" w:color="auto"/>
              <w:bottom w:val="single" w:sz="6" w:space="0" w:color="auto"/>
              <w:right w:val="single" w:sz="6" w:space="0" w:color="auto"/>
            </w:tcBorders>
          </w:tcPr>
          <w:p w14:paraId="576282D8" w14:textId="77777777" w:rsidR="00E25864" w:rsidRPr="00E25864" w:rsidRDefault="00770557" w:rsidP="00E25864">
            <w:pPr>
              <w:rPr>
                <w:rFonts w:cs="Calibri"/>
                <w:sz w:val="16"/>
                <w:szCs w:val="16"/>
              </w:rPr>
            </w:pPr>
            <w:r w:rsidRPr="00E25864">
              <w:rPr>
                <w:rFonts w:cs="Calibri"/>
                <w:sz w:val="16"/>
                <w:szCs w:val="16"/>
              </w:rPr>
              <w:t>sorris1: Updated the Personalization Index parameter encoding to match the CAN database.</w:t>
            </w:r>
          </w:p>
        </w:tc>
      </w:tr>
      <w:tr w:rsidR="00E25864" w14:paraId="20124EEC" w14:textId="77777777" w:rsidTr="00570795">
        <w:trPr>
          <w:trHeight w:val="187"/>
          <w:jc w:val="center"/>
        </w:trPr>
        <w:tc>
          <w:tcPr>
            <w:tcW w:w="1792" w:type="dxa"/>
            <w:tcBorders>
              <w:left w:val="single" w:sz="6" w:space="0" w:color="auto"/>
              <w:right w:val="single" w:sz="6" w:space="0" w:color="auto"/>
            </w:tcBorders>
          </w:tcPr>
          <w:p w14:paraId="0721FB9D"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DBE6CCF" w14:textId="77777777" w:rsidR="00E25864" w:rsidRPr="00E25864" w:rsidRDefault="00770557" w:rsidP="00E25864">
            <w:pPr>
              <w:rPr>
                <w:rFonts w:cs="Arial"/>
                <w:sz w:val="16"/>
                <w:szCs w:val="16"/>
              </w:rPr>
            </w:pPr>
            <w:r w:rsidRPr="00E25864">
              <w:rPr>
                <w:rFonts w:cs="Arial"/>
                <w:sz w:val="16"/>
                <w:szCs w:val="16"/>
              </w:rPr>
              <w:t>DAFVCv1-IR-REQ-014066/B-Driver Assist Front View Camera Feature ID Definition (TcSE ROIN-287061)</w:t>
            </w:r>
          </w:p>
        </w:tc>
        <w:tc>
          <w:tcPr>
            <w:tcW w:w="4770" w:type="dxa"/>
            <w:tcBorders>
              <w:top w:val="single" w:sz="6" w:space="0" w:color="auto"/>
              <w:left w:val="single" w:sz="6" w:space="0" w:color="auto"/>
              <w:bottom w:val="single" w:sz="6" w:space="0" w:color="auto"/>
              <w:right w:val="single" w:sz="6" w:space="0" w:color="auto"/>
            </w:tcBorders>
          </w:tcPr>
          <w:p w14:paraId="4D611292" w14:textId="77777777" w:rsidR="00E25864" w:rsidRPr="00E25864" w:rsidRDefault="00770557" w:rsidP="00E25864">
            <w:pPr>
              <w:rPr>
                <w:rFonts w:cs="Calibri"/>
                <w:sz w:val="16"/>
                <w:szCs w:val="16"/>
              </w:rPr>
            </w:pPr>
            <w:r w:rsidRPr="00E25864">
              <w:rPr>
                <w:rFonts w:cs="Calibri"/>
                <w:sz w:val="16"/>
                <w:szCs w:val="16"/>
              </w:rPr>
              <w:t>rpaquet2 - Updated encodings</w:t>
            </w:r>
          </w:p>
        </w:tc>
      </w:tr>
      <w:tr w:rsidR="00E25864" w14:paraId="45C8ACB5" w14:textId="77777777" w:rsidTr="00570795">
        <w:trPr>
          <w:trHeight w:val="187"/>
          <w:jc w:val="center"/>
        </w:trPr>
        <w:tc>
          <w:tcPr>
            <w:tcW w:w="1792" w:type="dxa"/>
            <w:tcBorders>
              <w:left w:val="single" w:sz="6" w:space="0" w:color="auto"/>
              <w:right w:val="single" w:sz="6" w:space="0" w:color="auto"/>
            </w:tcBorders>
          </w:tcPr>
          <w:p w14:paraId="796A6C14"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02C12BE3" w14:textId="77777777" w:rsidR="00E25864" w:rsidRPr="00E25864" w:rsidRDefault="00770557" w:rsidP="00E25864">
            <w:pPr>
              <w:rPr>
                <w:rFonts w:cs="Arial"/>
                <w:sz w:val="16"/>
                <w:szCs w:val="16"/>
              </w:rPr>
            </w:pPr>
            <w:r w:rsidRPr="00E25864">
              <w:rPr>
                <w:rFonts w:cs="Arial"/>
                <w:sz w:val="16"/>
                <w:szCs w:val="16"/>
              </w:rPr>
              <w:t>MD-REQ-014070/A-Feature_St (TcSE ROIN-282399-2)</w:t>
            </w:r>
          </w:p>
        </w:tc>
        <w:tc>
          <w:tcPr>
            <w:tcW w:w="4770" w:type="dxa"/>
            <w:tcBorders>
              <w:top w:val="single" w:sz="6" w:space="0" w:color="auto"/>
              <w:left w:val="single" w:sz="6" w:space="0" w:color="auto"/>
              <w:bottom w:val="single" w:sz="6" w:space="0" w:color="auto"/>
              <w:right w:val="single" w:sz="6" w:space="0" w:color="auto"/>
            </w:tcBorders>
          </w:tcPr>
          <w:p w14:paraId="47BD573D" w14:textId="77777777" w:rsidR="00E25864" w:rsidRPr="00E25864" w:rsidRDefault="00770557" w:rsidP="00E25864">
            <w:pPr>
              <w:rPr>
                <w:rFonts w:cs="Calibri"/>
                <w:sz w:val="16"/>
                <w:szCs w:val="16"/>
              </w:rPr>
            </w:pPr>
            <w:r w:rsidRPr="00E25864">
              <w:rPr>
                <w:rFonts w:cs="Calibri"/>
                <w:sz w:val="16"/>
                <w:szCs w:val="16"/>
              </w:rPr>
              <w:t>sorris1: Updated the Personalization Index parameter encoding to match the CAN database.</w:t>
            </w:r>
          </w:p>
        </w:tc>
      </w:tr>
      <w:tr w:rsidR="00E25864" w14:paraId="3269A7FE" w14:textId="77777777" w:rsidTr="00570795">
        <w:trPr>
          <w:trHeight w:val="187"/>
          <w:jc w:val="center"/>
        </w:trPr>
        <w:tc>
          <w:tcPr>
            <w:tcW w:w="1792" w:type="dxa"/>
            <w:tcBorders>
              <w:left w:val="single" w:sz="6" w:space="0" w:color="auto"/>
              <w:right w:val="single" w:sz="6" w:space="0" w:color="auto"/>
            </w:tcBorders>
          </w:tcPr>
          <w:p w14:paraId="3E967BAA"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2E12EF6B" w14:textId="77777777" w:rsidR="00E25864" w:rsidRPr="00E25864" w:rsidRDefault="00770557" w:rsidP="00E25864">
            <w:pPr>
              <w:rPr>
                <w:rFonts w:cs="Arial"/>
                <w:sz w:val="16"/>
                <w:szCs w:val="16"/>
              </w:rPr>
            </w:pPr>
            <w:r w:rsidRPr="00E25864">
              <w:rPr>
                <w:rFonts w:cs="Arial"/>
                <w:sz w:val="16"/>
                <w:szCs w:val="16"/>
              </w:rPr>
              <w:t>STR-052389/B-Rear View Camera (TcSE ROIN-293312-1)</w:t>
            </w:r>
          </w:p>
        </w:tc>
        <w:tc>
          <w:tcPr>
            <w:tcW w:w="4770" w:type="dxa"/>
            <w:tcBorders>
              <w:top w:val="single" w:sz="6" w:space="0" w:color="auto"/>
              <w:left w:val="single" w:sz="6" w:space="0" w:color="auto"/>
              <w:bottom w:val="single" w:sz="6" w:space="0" w:color="auto"/>
              <w:right w:val="single" w:sz="6" w:space="0" w:color="auto"/>
            </w:tcBorders>
          </w:tcPr>
          <w:p w14:paraId="27779A5D" w14:textId="77777777" w:rsidR="00E25864" w:rsidRPr="00E25864" w:rsidRDefault="00770557" w:rsidP="00E25864">
            <w:pPr>
              <w:rPr>
                <w:rFonts w:cs="Calibri"/>
                <w:sz w:val="16"/>
                <w:szCs w:val="16"/>
              </w:rPr>
            </w:pPr>
            <w:r w:rsidRPr="00E25864">
              <w:rPr>
                <w:rFonts w:cs="Calibri"/>
                <w:sz w:val="16"/>
                <w:szCs w:val="16"/>
              </w:rPr>
              <w:t>rpaquet2 - Added two new variants Camera image View v3 and Rear View Camera Zoom Settings v3 to cover the new way of zooming and soft button inputs.</w:t>
            </w:r>
          </w:p>
        </w:tc>
      </w:tr>
      <w:tr w:rsidR="00E25864" w14:paraId="4E8771A5" w14:textId="77777777" w:rsidTr="00570795">
        <w:trPr>
          <w:trHeight w:val="187"/>
          <w:jc w:val="center"/>
        </w:trPr>
        <w:tc>
          <w:tcPr>
            <w:tcW w:w="1792" w:type="dxa"/>
            <w:tcBorders>
              <w:left w:val="single" w:sz="6" w:space="0" w:color="auto"/>
              <w:right w:val="single" w:sz="6" w:space="0" w:color="auto"/>
            </w:tcBorders>
          </w:tcPr>
          <w:p w14:paraId="1A5E9CAF"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AAD9E25" w14:textId="77777777" w:rsidR="00E25864" w:rsidRPr="00E25864" w:rsidRDefault="00770557" w:rsidP="00E25864">
            <w:pPr>
              <w:rPr>
                <w:rFonts w:cs="Arial"/>
                <w:sz w:val="16"/>
                <w:szCs w:val="16"/>
              </w:rPr>
            </w:pPr>
            <w:r w:rsidRPr="00E25864">
              <w:rPr>
                <w:rFonts w:cs="Arial"/>
                <w:sz w:val="16"/>
                <w:szCs w:val="16"/>
              </w:rPr>
              <w:t>RVC-FUR-REQ-014088/B-Deactivate RVC (TcSE ROIN-293328)</w:t>
            </w:r>
          </w:p>
        </w:tc>
        <w:tc>
          <w:tcPr>
            <w:tcW w:w="4770" w:type="dxa"/>
            <w:tcBorders>
              <w:top w:val="single" w:sz="6" w:space="0" w:color="auto"/>
              <w:left w:val="single" w:sz="6" w:space="0" w:color="auto"/>
              <w:bottom w:val="single" w:sz="6" w:space="0" w:color="auto"/>
              <w:right w:val="single" w:sz="6" w:space="0" w:color="auto"/>
            </w:tcBorders>
          </w:tcPr>
          <w:p w14:paraId="3198D09A" w14:textId="77777777" w:rsidR="00E25864" w:rsidRPr="00E25864" w:rsidRDefault="00770557" w:rsidP="00E25864">
            <w:pPr>
              <w:rPr>
                <w:rFonts w:cs="Calibri"/>
                <w:sz w:val="16"/>
                <w:szCs w:val="16"/>
              </w:rPr>
            </w:pPr>
            <w:r w:rsidRPr="00E25864">
              <w:rPr>
                <w:rFonts w:cs="Calibri"/>
                <w:sz w:val="16"/>
                <w:szCs w:val="16"/>
              </w:rPr>
              <w:t>rpaquet2 - Added new text to clarify Forward gear and Park no prak for Manual transmission applications.</w:t>
            </w:r>
          </w:p>
        </w:tc>
      </w:tr>
      <w:tr w:rsidR="00E25864" w14:paraId="04659506" w14:textId="77777777" w:rsidTr="00570795">
        <w:trPr>
          <w:trHeight w:val="187"/>
          <w:jc w:val="center"/>
        </w:trPr>
        <w:tc>
          <w:tcPr>
            <w:tcW w:w="1792" w:type="dxa"/>
            <w:tcBorders>
              <w:left w:val="single" w:sz="6" w:space="0" w:color="auto"/>
              <w:right w:val="single" w:sz="6" w:space="0" w:color="auto"/>
            </w:tcBorders>
          </w:tcPr>
          <w:p w14:paraId="3D1FAEA5"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037BB268" w14:textId="77777777" w:rsidR="00E25864" w:rsidRPr="00E25864" w:rsidRDefault="00770557" w:rsidP="00E25864">
            <w:pPr>
              <w:rPr>
                <w:rFonts w:cs="Arial"/>
                <w:sz w:val="16"/>
                <w:szCs w:val="16"/>
              </w:rPr>
            </w:pPr>
            <w:r w:rsidRPr="00E25864">
              <w:rPr>
                <w:rFonts w:cs="Arial"/>
                <w:sz w:val="16"/>
                <w:szCs w:val="16"/>
              </w:rPr>
              <w:t>CAMERA-FUR-REQ-014093/B-Camera Image Priority (TcSE ROIN-264652-1)</w:t>
            </w:r>
          </w:p>
        </w:tc>
        <w:tc>
          <w:tcPr>
            <w:tcW w:w="4770" w:type="dxa"/>
            <w:tcBorders>
              <w:top w:val="single" w:sz="6" w:space="0" w:color="auto"/>
              <w:left w:val="single" w:sz="6" w:space="0" w:color="auto"/>
              <w:bottom w:val="single" w:sz="6" w:space="0" w:color="auto"/>
              <w:right w:val="single" w:sz="6" w:space="0" w:color="auto"/>
            </w:tcBorders>
          </w:tcPr>
          <w:p w14:paraId="3B77F7AE" w14:textId="77777777" w:rsidR="00E25864" w:rsidRPr="00E25864" w:rsidRDefault="00770557" w:rsidP="00E25864">
            <w:pPr>
              <w:rPr>
                <w:rFonts w:cs="Calibri"/>
                <w:sz w:val="16"/>
                <w:szCs w:val="16"/>
              </w:rPr>
            </w:pPr>
            <w:r w:rsidRPr="00E25864">
              <w:rPr>
                <w:rFonts w:cs="Calibri"/>
                <w:sz w:val="16"/>
                <w:szCs w:val="16"/>
              </w:rPr>
              <w:t>rpaquet2 - Updated requirement to work for all camera views.  no change to requirement intent.</w:t>
            </w:r>
          </w:p>
        </w:tc>
      </w:tr>
      <w:tr w:rsidR="00E25864" w14:paraId="4A7A0C96" w14:textId="77777777" w:rsidTr="00570795">
        <w:trPr>
          <w:trHeight w:val="187"/>
          <w:jc w:val="center"/>
        </w:trPr>
        <w:tc>
          <w:tcPr>
            <w:tcW w:w="1792" w:type="dxa"/>
            <w:tcBorders>
              <w:left w:val="single" w:sz="6" w:space="0" w:color="auto"/>
              <w:right w:val="single" w:sz="6" w:space="0" w:color="auto"/>
            </w:tcBorders>
          </w:tcPr>
          <w:p w14:paraId="4812AD3E"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0F8D07DB" w14:textId="77777777" w:rsidR="00E25864" w:rsidRPr="00E25864" w:rsidRDefault="00770557" w:rsidP="00E25864">
            <w:pPr>
              <w:rPr>
                <w:rFonts w:cs="Arial"/>
                <w:sz w:val="16"/>
                <w:szCs w:val="16"/>
              </w:rPr>
            </w:pPr>
            <w:r w:rsidRPr="00E25864">
              <w:rPr>
                <w:rFonts w:cs="Arial"/>
                <w:sz w:val="16"/>
                <w:szCs w:val="16"/>
              </w:rPr>
              <w:t>RVCv3-UC-REQ-127872/A-Activate Rear Multicamera View</w:t>
            </w:r>
          </w:p>
        </w:tc>
        <w:tc>
          <w:tcPr>
            <w:tcW w:w="4770" w:type="dxa"/>
            <w:tcBorders>
              <w:top w:val="single" w:sz="6" w:space="0" w:color="auto"/>
              <w:left w:val="single" w:sz="6" w:space="0" w:color="auto"/>
              <w:bottom w:val="single" w:sz="6" w:space="0" w:color="auto"/>
              <w:right w:val="single" w:sz="6" w:space="0" w:color="auto"/>
            </w:tcBorders>
          </w:tcPr>
          <w:p w14:paraId="3073185A"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4B1D6BF4" w14:textId="77777777" w:rsidTr="00570795">
        <w:trPr>
          <w:trHeight w:val="187"/>
          <w:jc w:val="center"/>
        </w:trPr>
        <w:tc>
          <w:tcPr>
            <w:tcW w:w="1792" w:type="dxa"/>
            <w:tcBorders>
              <w:left w:val="single" w:sz="6" w:space="0" w:color="auto"/>
              <w:right w:val="single" w:sz="6" w:space="0" w:color="auto"/>
            </w:tcBorders>
          </w:tcPr>
          <w:p w14:paraId="4741B2CE"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E755A49" w14:textId="77777777" w:rsidR="00E25864" w:rsidRPr="00E25864" w:rsidRDefault="00770557" w:rsidP="00E25864">
            <w:pPr>
              <w:rPr>
                <w:rFonts w:cs="Arial"/>
                <w:sz w:val="16"/>
                <w:szCs w:val="16"/>
              </w:rPr>
            </w:pPr>
            <w:r w:rsidRPr="00E25864">
              <w:rPr>
                <w:rFonts w:cs="Arial"/>
                <w:sz w:val="16"/>
                <w:szCs w:val="16"/>
              </w:rPr>
              <w:t>RVCv3-UC-REQ-128191/A-Enter CHMSL Delay Mode</w:t>
            </w:r>
          </w:p>
        </w:tc>
        <w:tc>
          <w:tcPr>
            <w:tcW w:w="4770" w:type="dxa"/>
            <w:tcBorders>
              <w:top w:val="single" w:sz="6" w:space="0" w:color="auto"/>
              <w:left w:val="single" w:sz="6" w:space="0" w:color="auto"/>
              <w:bottom w:val="single" w:sz="6" w:space="0" w:color="auto"/>
              <w:right w:val="single" w:sz="6" w:space="0" w:color="auto"/>
            </w:tcBorders>
          </w:tcPr>
          <w:p w14:paraId="37156701"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6C4329D7" w14:textId="77777777" w:rsidTr="00570795">
        <w:trPr>
          <w:trHeight w:val="187"/>
          <w:jc w:val="center"/>
        </w:trPr>
        <w:tc>
          <w:tcPr>
            <w:tcW w:w="1792" w:type="dxa"/>
            <w:tcBorders>
              <w:left w:val="single" w:sz="6" w:space="0" w:color="auto"/>
              <w:right w:val="single" w:sz="6" w:space="0" w:color="auto"/>
            </w:tcBorders>
          </w:tcPr>
          <w:p w14:paraId="42C33A45"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569F3F9C" w14:textId="77777777" w:rsidR="00E25864" w:rsidRPr="00E25864" w:rsidRDefault="00770557" w:rsidP="00E25864">
            <w:pPr>
              <w:rPr>
                <w:rFonts w:cs="Arial"/>
                <w:sz w:val="16"/>
                <w:szCs w:val="16"/>
              </w:rPr>
            </w:pPr>
            <w:r w:rsidRPr="00E25864">
              <w:rPr>
                <w:rFonts w:cs="Arial"/>
                <w:sz w:val="16"/>
                <w:szCs w:val="16"/>
              </w:rPr>
              <w:t>TRG-UC-REQ-102959/A-Vehicle Not in RUN/START</w:t>
            </w:r>
          </w:p>
        </w:tc>
        <w:tc>
          <w:tcPr>
            <w:tcW w:w="4770" w:type="dxa"/>
            <w:tcBorders>
              <w:top w:val="single" w:sz="6" w:space="0" w:color="auto"/>
              <w:left w:val="single" w:sz="6" w:space="0" w:color="auto"/>
              <w:bottom w:val="single" w:sz="6" w:space="0" w:color="auto"/>
              <w:right w:val="single" w:sz="6" w:space="0" w:color="auto"/>
            </w:tcBorders>
          </w:tcPr>
          <w:p w14:paraId="365815A5" w14:textId="77777777" w:rsidR="00E25864" w:rsidRPr="00E25864" w:rsidRDefault="00770557" w:rsidP="00E25864">
            <w:pPr>
              <w:rPr>
                <w:rFonts w:cs="Calibri"/>
                <w:sz w:val="16"/>
                <w:szCs w:val="16"/>
              </w:rPr>
            </w:pPr>
            <w:r w:rsidRPr="00E25864">
              <w:rPr>
                <w:rFonts w:cs="Calibri"/>
                <w:sz w:val="16"/>
                <w:szCs w:val="16"/>
              </w:rPr>
              <w:t>rpaquet2 - Added use case to multi-camera APIM SPSS</w:t>
            </w:r>
          </w:p>
        </w:tc>
      </w:tr>
      <w:tr w:rsidR="00E25864" w14:paraId="02B40A1C" w14:textId="77777777" w:rsidTr="00570795">
        <w:trPr>
          <w:trHeight w:val="187"/>
          <w:jc w:val="center"/>
        </w:trPr>
        <w:tc>
          <w:tcPr>
            <w:tcW w:w="1792" w:type="dxa"/>
            <w:tcBorders>
              <w:left w:val="single" w:sz="6" w:space="0" w:color="auto"/>
              <w:right w:val="single" w:sz="6" w:space="0" w:color="auto"/>
            </w:tcBorders>
          </w:tcPr>
          <w:p w14:paraId="67A90135"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59A041DE" w14:textId="77777777" w:rsidR="00E25864" w:rsidRPr="00E25864" w:rsidRDefault="00770557" w:rsidP="00E25864">
            <w:pPr>
              <w:rPr>
                <w:rFonts w:cs="Arial"/>
                <w:sz w:val="16"/>
                <w:szCs w:val="16"/>
              </w:rPr>
            </w:pPr>
            <w:r w:rsidRPr="00E25864">
              <w:rPr>
                <w:rFonts w:cs="Arial"/>
                <w:sz w:val="16"/>
                <w:szCs w:val="16"/>
              </w:rPr>
              <w:t>TRG-UC-REQ-102960/A-Loss of communication with IPMB Module</w:t>
            </w:r>
          </w:p>
        </w:tc>
        <w:tc>
          <w:tcPr>
            <w:tcW w:w="4770" w:type="dxa"/>
            <w:tcBorders>
              <w:top w:val="single" w:sz="6" w:space="0" w:color="auto"/>
              <w:left w:val="single" w:sz="6" w:space="0" w:color="auto"/>
              <w:bottom w:val="single" w:sz="6" w:space="0" w:color="auto"/>
              <w:right w:val="single" w:sz="6" w:space="0" w:color="auto"/>
            </w:tcBorders>
          </w:tcPr>
          <w:p w14:paraId="740BC5E6" w14:textId="77777777" w:rsidR="00E25864" w:rsidRPr="00E25864" w:rsidRDefault="00770557" w:rsidP="00E25864">
            <w:pPr>
              <w:rPr>
                <w:rFonts w:cs="Calibri"/>
                <w:sz w:val="16"/>
                <w:szCs w:val="16"/>
              </w:rPr>
            </w:pPr>
            <w:r w:rsidRPr="00E25864">
              <w:rPr>
                <w:rFonts w:cs="Calibri"/>
                <w:sz w:val="16"/>
                <w:szCs w:val="16"/>
              </w:rPr>
              <w:t>rpaquet2 - Added use case to multi-camera APIM SPSS</w:t>
            </w:r>
          </w:p>
        </w:tc>
      </w:tr>
      <w:tr w:rsidR="00E25864" w14:paraId="6C23705F" w14:textId="77777777" w:rsidTr="00570795">
        <w:trPr>
          <w:trHeight w:val="187"/>
          <w:jc w:val="center"/>
        </w:trPr>
        <w:tc>
          <w:tcPr>
            <w:tcW w:w="1792" w:type="dxa"/>
            <w:tcBorders>
              <w:left w:val="single" w:sz="6" w:space="0" w:color="auto"/>
              <w:right w:val="single" w:sz="6" w:space="0" w:color="auto"/>
            </w:tcBorders>
          </w:tcPr>
          <w:p w14:paraId="4FF489E5"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735AF919" w14:textId="77777777" w:rsidR="00E25864" w:rsidRPr="00E25864" w:rsidRDefault="00770557" w:rsidP="00E25864">
            <w:pPr>
              <w:rPr>
                <w:rFonts w:cs="Arial"/>
                <w:sz w:val="16"/>
                <w:szCs w:val="16"/>
              </w:rPr>
            </w:pPr>
            <w:r w:rsidRPr="00E25864">
              <w:rPr>
                <w:rFonts w:cs="Arial"/>
                <w:sz w:val="16"/>
                <w:szCs w:val="16"/>
              </w:rPr>
              <w:t>TRG-UC-REQ-102961/A-Valid Camera Video Signal not present</w:t>
            </w:r>
          </w:p>
        </w:tc>
        <w:tc>
          <w:tcPr>
            <w:tcW w:w="4770" w:type="dxa"/>
            <w:tcBorders>
              <w:top w:val="single" w:sz="6" w:space="0" w:color="auto"/>
              <w:left w:val="single" w:sz="6" w:space="0" w:color="auto"/>
              <w:bottom w:val="single" w:sz="6" w:space="0" w:color="auto"/>
              <w:right w:val="single" w:sz="6" w:space="0" w:color="auto"/>
            </w:tcBorders>
          </w:tcPr>
          <w:p w14:paraId="04131BF0" w14:textId="77777777" w:rsidR="00E25864" w:rsidRPr="00E25864" w:rsidRDefault="00770557" w:rsidP="00E25864">
            <w:pPr>
              <w:rPr>
                <w:rFonts w:cs="Calibri"/>
                <w:sz w:val="16"/>
                <w:szCs w:val="16"/>
              </w:rPr>
            </w:pPr>
            <w:r w:rsidRPr="00E25864">
              <w:rPr>
                <w:rFonts w:cs="Calibri"/>
                <w:sz w:val="16"/>
                <w:szCs w:val="16"/>
              </w:rPr>
              <w:t>rpaquet2 - Added use case to multi-camera APIM SPSS</w:t>
            </w:r>
          </w:p>
        </w:tc>
      </w:tr>
      <w:tr w:rsidR="00E25864" w14:paraId="50228A83" w14:textId="77777777" w:rsidTr="00570795">
        <w:trPr>
          <w:trHeight w:val="187"/>
          <w:jc w:val="center"/>
        </w:trPr>
        <w:tc>
          <w:tcPr>
            <w:tcW w:w="1792" w:type="dxa"/>
            <w:tcBorders>
              <w:left w:val="single" w:sz="6" w:space="0" w:color="auto"/>
              <w:right w:val="single" w:sz="6" w:space="0" w:color="auto"/>
            </w:tcBorders>
          </w:tcPr>
          <w:p w14:paraId="269AD078"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1C3C4B0F" w14:textId="77777777" w:rsidR="00E25864" w:rsidRPr="00E25864" w:rsidRDefault="00770557" w:rsidP="00E25864">
            <w:pPr>
              <w:rPr>
                <w:rFonts w:cs="Arial"/>
                <w:sz w:val="16"/>
                <w:szCs w:val="16"/>
              </w:rPr>
            </w:pPr>
            <w:r w:rsidRPr="00E25864">
              <w:rPr>
                <w:rFonts w:cs="Arial"/>
                <w:sz w:val="16"/>
                <w:szCs w:val="16"/>
              </w:rPr>
              <w:t>RVCv3-UC-REQ-128173/A-Press Zoom Button from Rear 360 View</w:t>
            </w:r>
          </w:p>
        </w:tc>
        <w:tc>
          <w:tcPr>
            <w:tcW w:w="4770" w:type="dxa"/>
            <w:tcBorders>
              <w:top w:val="single" w:sz="6" w:space="0" w:color="auto"/>
              <w:left w:val="single" w:sz="6" w:space="0" w:color="auto"/>
              <w:bottom w:val="single" w:sz="6" w:space="0" w:color="auto"/>
              <w:right w:val="single" w:sz="6" w:space="0" w:color="auto"/>
            </w:tcBorders>
          </w:tcPr>
          <w:p w14:paraId="50185285"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6A45E9B7" w14:textId="77777777" w:rsidTr="00570795">
        <w:trPr>
          <w:trHeight w:val="187"/>
          <w:jc w:val="center"/>
        </w:trPr>
        <w:tc>
          <w:tcPr>
            <w:tcW w:w="1792" w:type="dxa"/>
            <w:tcBorders>
              <w:left w:val="single" w:sz="6" w:space="0" w:color="auto"/>
              <w:right w:val="single" w:sz="6" w:space="0" w:color="auto"/>
            </w:tcBorders>
          </w:tcPr>
          <w:p w14:paraId="5828A765"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2AAAA56F" w14:textId="77777777" w:rsidR="00E25864" w:rsidRPr="00E25864" w:rsidRDefault="00770557" w:rsidP="00E25864">
            <w:pPr>
              <w:rPr>
                <w:rFonts w:cs="Arial"/>
                <w:sz w:val="16"/>
                <w:szCs w:val="16"/>
              </w:rPr>
            </w:pPr>
            <w:r w:rsidRPr="00E25864">
              <w:rPr>
                <w:rFonts w:cs="Arial"/>
                <w:sz w:val="16"/>
                <w:szCs w:val="16"/>
              </w:rPr>
              <w:t>RVCv3-UC-REQ-128176/A-Press Zoom Button from Rear Normal View</w:t>
            </w:r>
          </w:p>
        </w:tc>
        <w:tc>
          <w:tcPr>
            <w:tcW w:w="4770" w:type="dxa"/>
            <w:tcBorders>
              <w:top w:val="single" w:sz="6" w:space="0" w:color="auto"/>
              <w:left w:val="single" w:sz="6" w:space="0" w:color="auto"/>
              <w:bottom w:val="single" w:sz="6" w:space="0" w:color="auto"/>
              <w:right w:val="single" w:sz="6" w:space="0" w:color="auto"/>
            </w:tcBorders>
          </w:tcPr>
          <w:p w14:paraId="6F9961B2"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754B3067" w14:textId="77777777" w:rsidTr="00570795">
        <w:trPr>
          <w:trHeight w:val="187"/>
          <w:jc w:val="center"/>
        </w:trPr>
        <w:tc>
          <w:tcPr>
            <w:tcW w:w="1792" w:type="dxa"/>
            <w:tcBorders>
              <w:left w:val="single" w:sz="6" w:space="0" w:color="auto"/>
              <w:right w:val="single" w:sz="6" w:space="0" w:color="auto"/>
            </w:tcBorders>
          </w:tcPr>
          <w:p w14:paraId="1723FBA8"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5A7A1E44" w14:textId="77777777" w:rsidR="00E25864" w:rsidRPr="00E25864" w:rsidRDefault="00770557" w:rsidP="00E25864">
            <w:pPr>
              <w:rPr>
                <w:rFonts w:cs="Arial"/>
                <w:sz w:val="16"/>
                <w:szCs w:val="16"/>
              </w:rPr>
            </w:pPr>
            <w:r w:rsidRPr="00E25864">
              <w:rPr>
                <w:rFonts w:cs="Arial"/>
                <w:sz w:val="16"/>
                <w:szCs w:val="16"/>
              </w:rPr>
              <w:t>RVCv3-UC-REQ-128179/A-Press Zoom Button from CHMSL View</w:t>
            </w:r>
          </w:p>
        </w:tc>
        <w:tc>
          <w:tcPr>
            <w:tcW w:w="4770" w:type="dxa"/>
            <w:tcBorders>
              <w:top w:val="single" w:sz="6" w:space="0" w:color="auto"/>
              <w:left w:val="single" w:sz="6" w:space="0" w:color="auto"/>
              <w:bottom w:val="single" w:sz="6" w:space="0" w:color="auto"/>
              <w:right w:val="single" w:sz="6" w:space="0" w:color="auto"/>
            </w:tcBorders>
          </w:tcPr>
          <w:p w14:paraId="19E8066D"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7A207442" w14:textId="77777777" w:rsidTr="00570795">
        <w:trPr>
          <w:trHeight w:val="187"/>
          <w:jc w:val="center"/>
        </w:trPr>
        <w:tc>
          <w:tcPr>
            <w:tcW w:w="1792" w:type="dxa"/>
            <w:tcBorders>
              <w:left w:val="single" w:sz="6" w:space="0" w:color="auto"/>
              <w:right w:val="single" w:sz="6" w:space="0" w:color="auto"/>
            </w:tcBorders>
          </w:tcPr>
          <w:p w14:paraId="608CD115"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153E019A" w14:textId="77777777" w:rsidR="00E25864" w:rsidRPr="00E25864" w:rsidRDefault="00770557" w:rsidP="00E25864">
            <w:pPr>
              <w:rPr>
                <w:rFonts w:cs="Arial"/>
                <w:sz w:val="16"/>
                <w:szCs w:val="16"/>
              </w:rPr>
            </w:pPr>
            <w:r w:rsidRPr="00E25864">
              <w:rPr>
                <w:rFonts w:cs="Arial"/>
                <w:sz w:val="16"/>
                <w:szCs w:val="16"/>
              </w:rPr>
              <w:t>RVCv3-UC-REQ-128188/A-Press Rear 360 Unzoom</w:t>
            </w:r>
          </w:p>
        </w:tc>
        <w:tc>
          <w:tcPr>
            <w:tcW w:w="4770" w:type="dxa"/>
            <w:tcBorders>
              <w:top w:val="single" w:sz="6" w:space="0" w:color="auto"/>
              <w:left w:val="single" w:sz="6" w:space="0" w:color="auto"/>
              <w:bottom w:val="single" w:sz="6" w:space="0" w:color="auto"/>
              <w:right w:val="single" w:sz="6" w:space="0" w:color="auto"/>
            </w:tcBorders>
          </w:tcPr>
          <w:p w14:paraId="06D024CD"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7AC11F4D" w14:textId="77777777" w:rsidTr="00570795">
        <w:trPr>
          <w:trHeight w:val="187"/>
          <w:jc w:val="center"/>
        </w:trPr>
        <w:tc>
          <w:tcPr>
            <w:tcW w:w="1792" w:type="dxa"/>
            <w:tcBorders>
              <w:left w:val="single" w:sz="6" w:space="0" w:color="auto"/>
              <w:right w:val="single" w:sz="6" w:space="0" w:color="auto"/>
            </w:tcBorders>
          </w:tcPr>
          <w:p w14:paraId="4A18F320"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A33E2E0" w14:textId="77777777" w:rsidR="00E25864" w:rsidRPr="00E25864" w:rsidRDefault="00770557" w:rsidP="00E25864">
            <w:pPr>
              <w:rPr>
                <w:rFonts w:cs="Arial"/>
                <w:sz w:val="16"/>
                <w:szCs w:val="16"/>
              </w:rPr>
            </w:pPr>
            <w:r w:rsidRPr="00E25864">
              <w:rPr>
                <w:rFonts w:cs="Arial"/>
                <w:sz w:val="16"/>
                <w:szCs w:val="16"/>
              </w:rPr>
              <w:t>RVCv3-UC-REQ-128189/A-Press Rear Normal Unzoom</w:t>
            </w:r>
          </w:p>
        </w:tc>
        <w:tc>
          <w:tcPr>
            <w:tcW w:w="4770" w:type="dxa"/>
            <w:tcBorders>
              <w:top w:val="single" w:sz="6" w:space="0" w:color="auto"/>
              <w:left w:val="single" w:sz="6" w:space="0" w:color="auto"/>
              <w:bottom w:val="single" w:sz="6" w:space="0" w:color="auto"/>
              <w:right w:val="single" w:sz="6" w:space="0" w:color="auto"/>
            </w:tcBorders>
          </w:tcPr>
          <w:p w14:paraId="73937374"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200B7631" w14:textId="77777777" w:rsidTr="00570795">
        <w:trPr>
          <w:trHeight w:val="187"/>
          <w:jc w:val="center"/>
        </w:trPr>
        <w:tc>
          <w:tcPr>
            <w:tcW w:w="1792" w:type="dxa"/>
            <w:tcBorders>
              <w:left w:val="single" w:sz="6" w:space="0" w:color="auto"/>
              <w:right w:val="single" w:sz="6" w:space="0" w:color="auto"/>
            </w:tcBorders>
          </w:tcPr>
          <w:p w14:paraId="5DDAB80B"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2AD36D91" w14:textId="77777777" w:rsidR="00E25864" w:rsidRPr="00E25864" w:rsidRDefault="00770557" w:rsidP="00E25864">
            <w:pPr>
              <w:rPr>
                <w:rFonts w:cs="Arial"/>
                <w:sz w:val="16"/>
                <w:szCs w:val="16"/>
              </w:rPr>
            </w:pPr>
            <w:r w:rsidRPr="00E25864">
              <w:rPr>
                <w:rFonts w:cs="Arial"/>
                <w:sz w:val="16"/>
                <w:szCs w:val="16"/>
              </w:rPr>
              <w:t>RVCv3-UC-REQ-128190/A-Press CHMSL Unzoom</w:t>
            </w:r>
          </w:p>
        </w:tc>
        <w:tc>
          <w:tcPr>
            <w:tcW w:w="4770" w:type="dxa"/>
            <w:tcBorders>
              <w:top w:val="single" w:sz="6" w:space="0" w:color="auto"/>
              <w:left w:val="single" w:sz="6" w:space="0" w:color="auto"/>
              <w:bottom w:val="single" w:sz="6" w:space="0" w:color="auto"/>
              <w:right w:val="single" w:sz="6" w:space="0" w:color="auto"/>
            </w:tcBorders>
          </w:tcPr>
          <w:p w14:paraId="0C1F18EA"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298708CF" w14:textId="77777777" w:rsidTr="00570795">
        <w:trPr>
          <w:trHeight w:val="187"/>
          <w:jc w:val="center"/>
        </w:trPr>
        <w:tc>
          <w:tcPr>
            <w:tcW w:w="1792" w:type="dxa"/>
            <w:tcBorders>
              <w:left w:val="single" w:sz="6" w:space="0" w:color="auto"/>
              <w:right w:val="single" w:sz="6" w:space="0" w:color="auto"/>
            </w:tcBorders>
          </w:tcPr>
          <w:p w14:paraId="72C1FD94"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172A176C" w14:textId="77777777" w:rsidR="00E25864" w:rsidRPr="00E25864" w:rsidRDefault="00770557" w:rsidP="00E25864">
            <w:pPr>
              <w:rPr>
                <w:rFonts w:cs="Arial"/>
                <w:sz w:val="16"/>
                <w:szCs w:val="16"/>
              </w:rPr>
            </w:pPr>
            <w:r w:rsidRPr="00E25864">
              <w:rPr>
                <w:rFonts w:cs="Arial"/>
                <w:sz w:val="16"/>
                <w:szCs w:val="16"/>
              </w:rPr>
              <w:t>RVCv3-ACT-REQ-127095/A-Manual Zoom</w:t>
            </w:r>
          </w:p>
        </w:tc>
        <w:tc>
          <w:tcPr>
            <w:tcW w:w="4770" w:type="dxa"/>
            <w:tcBorders>
              <w:top w:val="single" w:sz="6" w:space="0" w:color="auto"/>
              <w:left w:val="single" w:sz="6" w:space="0" w:color="auto"/>
              <w:bottom w:val="single" w:sz="6" w:space="0" w:color="auto"/>
              <w:right w:val="single" w:sz="6" w:space="0" w:color="auto"/>
            </w:tcBorders>
          </w:tcPr>
          <w:p w14:paraId="44D13911" w14:textId="77777777" w:rsidR="00E25864" w:rsidRPr="00E25864" w:rsidRDefault="00770557" w:rsidP="00E25864">
            <w:pPr>
              <w:rPr>
                <w:rFonts w:cs="Calibri"/>
                <w:sz w:val="16"/>
                <w:szCs w:val="16"/>
              </w:rPr>
            </w:pPr>
            <w:r w:rsidRPr="00E25864">
              <w:rPr>
                <w:rFonts w:cs="Calibri"/>
                <w:sz w:val="16"/>
                <w:szCs w:val="16"/>
              </w:rPr>
              <w:t>rpaquet2: New Requirement</w:t>
            </w:r>
          </w:p>
        </w:tc>
      </w:tr>
      <w:tr w:rsidR="00E25864" w14:paraId="5B538A4C" w14:textId="77777777" w:rsidTr="00570795">
        <w:trPr>
          <w:trHeight w:val="187"/>
          <w:jc w:val="center"/>
        </w:trPr>
        <w:tc>
          <w:tcPr>
            <w:tcW w:w="1792" w:type="dxa"/>
            <w:tcBorders>
              <w:left w:val="single" w:sz="6" w:space="0" w:color="auto"/>
              <w:right w:val="single" w:sz="6" w:space="0" w:color="auto"/>
            </w:tcBorders>
          </w:tcPr>
          <w:p w14:paraId="3C69B98D"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F003395" w14:textId="77777777" w:rsidR="00E25864" w:rsidRPr="00E25864" w:rsidRDefault="00770557" w:rsidP="00E25864">
            <w:pPr>
              <w:rPr>
                <w:rFonts w:cs="Arial"/>
                <w:sz w:val="16"/>
                <w:szCs w:val="16"/>
              </w:rPr>
            </w:pPr>
            <w:r w:rsidRPr="00E25864">
              <w:rPr>
                <w:rFonts w:cs="Arial"/>
                <w:sz w:val="16"/>
                <w:szCs w:val="16"/>
              </w:rPr>
              <w:t>RVCv3-UC-REQ-127874/A-Press Rear 360 View Button</w:t>
            </w:r>
          </w:p>
        </w:tc>
        <w:tc>
          <w:tcPr>
            <w:tcW w:w="4770" w:type="dxa"/>
            <w:tcBorders>
              <w:top w:val="single" w:sz="6" w:space="0" w:color="auto"/>
              <w:left w:val="single" w:sz="6" w:space="0" w:color="auto"/>
              <w:bottom w:val="single" w:sz="6" w:space="0" w:color="auto"/>
              <w:right w:val="single" w:sz="6" w:space="0" w:color="auto"/>
            </w:tcBorders>
          </w:tcPr>
          <w:p w14:paraId="05C7C169"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4B040111" w14:textId="77777777" w:rsidTr="00570795">
        <w:trPr>
          <w:trHeight w:val="187"/>
          <w:jc w:val="center"/>
        </w:trPr>
        <w:tc>
          <w:tcPr>
            <w:tcW w:w="1792" w:type="dxa"/>
            <w:tcBorders>
              <w:left w:val="single" w:sz="6" w:space="0" w:color="auto"/>
              <w:right w:val="single" w:sz="6" w:space="0" w:color="auto"/>
            </w:tcBorders>
          </w:tcPr>
          <w:p w14:paraId="2EED6572"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6459861A" w14:textId="77777777" w:rsidR="00E25864" w:rsidRPr="00E25864" w:rsidRDefault="00770557" w:rsidP="00E25864">
            <w:pPr>
              <w:rPr>
                <w:rFonts w:cs="Arial"/>
                <w:sz w:val="16"/>
                <w:szCs w:val="16"/>
              </w:rPr>
            </w:pPr>
            <w:r w:rsidRPr="00E25864">
              <w:rPr>
                <w:rFonts w:cs="Arial"/>
                <w:sz w:val="16"/>
                <w:szCs w:val="16"/>
              </w:rPr>
              <w:t>RVCv3-UC-REQ-128175/A-Press RVC Normal View Button</w:t>
            </w:r>
          </w:p>
        </w:tc>
        <w:tc>
          <w:tcPr>
            <w:tcW w:w="4770" w:type="dxa"/>
            <w:tcBorders>
              <w:top w:val="single" w:sz="6" w:space="0" w:color="auto"/>
              <w:left w:val="single" w:sz="6" w:space="0" w:color="auto"/>
              <w:bottom w:val="single" w:sz="6" w:space="0" w:color="auto"/>
              <w:right w:val="single" w:sz="6" w:space="0" w:color="auto"/>
            </w:tcBorders>
          </w:tcPr>
          <w:p w14:paraId="597A7C6B"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0D49486F" w14:textId="77777777" w:rsidTr="00570795">
        <w:trPr>
          <w:trHeight w:val="187"/>
          <w:jc w:val="center"/>
        </w:trPr>
        <w:tc>
          <w:tcPr>
            <w:tcW w:w="1792" w:type="dxa"/>
            <w:tcBorders>
              <w:left w:val="single" w:sz="6" w:space="0" w:color="auto"/>
              <w:right w:val="single" w:sz="6" w:space="0" w:color="auto"/>
            </w:tcBorders>
          </w:tcPr>
          <w:p w14:paraId="73A9CE1A"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5454AEFC" w14:textId="77777777" w:rsidR="00E25864" w:rsidRPr="00E25864" w:rsidRDefault="00770557" w:rsidP="00E25864">
            <w:pPr>
              <w:rPr>
                <w:rFonts w:cs="Arial"/>
                <w:sz w:val="16"/>
                <w:szCs w:val="16"/>
              </w:rPr>
            </w:pPr>
            <w:r w:rsidRPr="00E25864">
              <w:rPr>
                <w:rFonts w:cs="Arial"/>
                <w:sz w:val="16"/>
                <w:szCs w:val="16"/>
              </w:rPr>
              <w:t>RVCv3-UC-REQ-128177/A-Press RVC Split View Button</w:t>
            </w:r>
          </w:p>
        </w:tc>
        <w:tc>
          <w:tcPr>
            <w:tcW w:w="4770" w:type="dxa"/>
            <w:tcBorders>
              <w:top w:val="single" w:sz="6" w:space="0" w:color="auto"/>
              <w:left w:val="single" w:sz="6" w:space="0" w:color="auto"/>
              <w:bottom w:val="single" w:sz="6" w:space="0" w:color="auto"/>
              <w:right w:val="single" w:sz="6" w:space="0" w:color="auto"/>
            </w:tcBorders>
          </w:tcPr>
          <w:p w14:paraId="4FC9D6FB"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55E7E72A" w14:textId="77777777" w:rsidTr="00570795">
        <w:trPr>
          <w:trHeight w:val="187"/>
          <w:jc w:val="center"/>
        </w:trPr>
        <w:tc>
          <w:tcPr>
            <w:tcW w:w="1792" w:type="dxa"/>
            <w:tcBorders>
              <w:left w:val="single" w:sz="6" w:space="0" w:color="auto"/>
              <w:right w:val="single" w:sz="6" w:space="0" w:color="auto"/>
            </w:tcBorders>
          </w:tcPr>
          <w:p w14:paraId="4F6C775B"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0F2BBE45" w14:textId="77777777" w:rsidR="00E25864" w:rsidRPr="00E25864" w:rsidRDefault="00770557" w:rsidP="00E25864">
            <w:pPr>
              <w:rPr>
                <w:rFonts w:cs="Arial"/>
                <w:sz w:val="16"/>
                <w:szCs w:val="16"/>
              </w:rPr>
            </w:pPr>
            <w:r w:rsidRPr="00E25864">
              <w:rPr>
                <w:rFonts w:cs="Arial"/>
                <w:sz w:val="16"/>
                <w:szCs w:val="16"/>
              </w:rPr>
              <w:t>RVCv3-UC-REQ-128178/A-Press CHMSL Camera View Button</w:t>
            </w:r>
          </w:p>
        </w:tc>
        <w:tc>
          <w:tcPr>
            <w:tcW w:w="4770" w:type="dxa"/>
            <w:tcBorders>
              <w:top w:val="single" w:sz="6" w:space="0" w:color="auto"/>
              <w:left w:val="single" w:sz="6" w:space="0" w:color="auto"/>
              <w:bottom w:val="single" w:sz="6" w:space="0" w:color="auto"/>
              <w:right w:val="single" w:sz="6" w:space="0" w:color="auto"/>
            </w:tcBorders>
          </w:tcPr>
          <w:p w14:paraId="1C2F193D"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5CE4AAD5" w14:textId="77777777" w:rsidTr="00570795">
        <w:trPr>
          <w:trHeight w:val="187"/>
          <w:jc w:val="center"/>
        </w:trPr>
        <w:tc>
          <w:tcPr>
            <w:tcW w:w="1792" w:type="dxa"/>
            <w:tcBorders>
              <w:left w:val="single" w:sz="6" w:space="0" w:color="auto"/>
              <w:right w:val="single" w:sz="6" w:space="0" w:color="auto"/>
            </w:tcBorders>
          </w:tcPr>
          <w:p w14:paraId="3C9C2454"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4D2A7DD6" w14:textId="77777777" w:rsidR="00E25864" w:rsidRPr="00E25864" w:rsidRDefault="00770557" w:rsidP="00E25864">
            <w:pPr>
              <w:rPr>
                <w:rFonts w:cs="Arial"/>
                <w:sz w:val="16"/>
                <w:szCs w:val="16"/>
              </w:rPr>
            </w:pPr>
            <w:r w:rsidRPr="00E25864">
              <w:rPr>
                <w:rFonts w:cs="Arial"/>
                <w:sz w:val="16"/>
                <w:szCs w:val="16"/>
              </w:rPr>
              <w:t>RVCv3-UC-REQ-128180/A-Press Aux Camera view Button</w:t>
            </w:r>
          </w:p>
        </w:tc>
        <w:tc>
          <w:tcPr>
            <w:tcW w:w="4770" w:type="dxa"/>
            <w:tcBorders>
              <w:top w:val="single" w:sz="6" w:space="0" w:color="auto"/>
              <w:left w:val="single" w:sz="6" w:space="0" w:color="auto"/>
              <w:bottom w:val="single" w:sz="6" w:space="0" w:color="auto"/>
              <w:right w:val="single" w:sz="6" w:space="0" w:color="auto"/>
            </w:tcBorders>
          </w:tcPr>
          <w:p w14:paraId="722A53FB"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3A56381A" w14:textId="77777777" w:rsidTr="00570795">
        <w:trPr>
          <w:trHeight w:val="187"/>
          <w:jc w:val="center"/>
        </w:trPr>
        <w:tc>
          <w:tcPr>
            <w:tcW w:w="1792" w:type="dxa"/>
            <w:tcBorders>
              <w:left w:val="single" w:sz="6" w:space="0" w:color="auto"/>
              <w:right w:val="single" w:sz="6" w:space="0" w:color="auto"/>
            </w:tcBorders>
          </w:tcPr>
          <w:p w14:paraId="4B7AA7E3"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B8788A1" w14:textId="77777777" w:rsidR="00E25864" w:rsidRPr="00E25864" w:rsidRDefault="00770557" w:rsidP="00E25864">
            <w:pPr>
              <w:rPr>
                <w:rFonts w:cs="Arial"/>
                <w:sz w:val="16"/>
                <w:szCs w:val="16"/>
              </w:rPr>
            </w:pPr>
            <w:r w:rsidRPr="00E25864">
              <w:rPr>
                <w:rFonts w:cs="Arial"/>
                <w:sz w:val="16"/>
                <w:szCs w:val="16"/>
              </w:rPr>
              <w:t>RVCv3-UC-REQ-128181/A-Press Trailer Reverse Guidance Button</w:t>
            </w:r>
          </w:p>
        </w:tc>
        <w:tc>
          <w:tcPr>
            <w:tcW w:w="4770" w:type="dxa"/>
            <w:tcBorders>
              <w:top w:val="single" w:sz="6" w:space="0" w:color="auto"/>
              <w:left w:val="single" w:sz="6" w:space="0" w:color="auto"/>
              <w:bottom w:val="single" w:sz="6" w:space="0" w:color="auto"/>
              <w:right w:val="single" w:sz="6" w:space="0" w:color="auto"/>
            </w:tcBorders>
          </w:tcPr>
          <w:p w14:paraId="5991682C"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456A0F79" w14:textId="77777777" w:rsidTr="00570795">
        <w:trPr>
          <w:trHeight w:val="187"/>
          <w:jc w:val="center"/>
        </w:trPr>
        <w:tc>
          <w:tcPr>
            <w:tcW w:w="1792" w:type="dxa"/>
            <w:tcBorders>
              <w:left w:val="single" w:sz="6" w:space="0" w:color="auto"/>
              <w:right w:val="single" w:sz="6" w:space="0" w:color="auto"/>
            </w:tcBorders>
          </w:tcPr>
          <w:p w14:paraId="18B3084D"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2752370F" w14:textId="77777777" w:rsidR="00E25864" w:rsidRPr="00E25864" w:rsidRDefault="00770557" w:rsidP="00E25864">
            <w:pPr>
              <w:rPr>
                <w:rFonts w:cs="Arial"/>
                <w:sz w:val="16"/>
                <w:szCs w:val="16"/>
              </w:rPr>
            </w:pPr>
            <w:r w:rsidRPr="00E25864">
              <w:rPr>
                <w:rFonts w:cs="Arial"/>
                <w:sz w:val="16"/>
                <w:szCs w:val="16"/>
              </w:rPr>
              <w:t>RVCv3-UC-REQ-128396/A-Press Hard Button to Enter CHMSL View</w:t>
            </w:r>
          </w:p>
        </w:tc>
        <w:tc>
          <w:tcPr>
            <w:tcW w:w="4770" w:type="dxa"/>
            <w:tcBorders>
              <w:top w:val="single" w:sz="6" w:space="0" w:color="auto"/>
              <w:left w:val="single" w:sz="6" w:space="0" w:color="auto"/>
              <w:bottom w:val="single" w:sz="6" w:space="0" w:color="auto"/>
              <w:right w:val="single" w:sz="6" w:space="0" w:color="auto"/>
            </w:tcBorders>
          </w:tcPr>
          <w:p w14:paraId="1817000F" w14:textId="77777777" w:rsidR="00E25864" w:rsidRPr="00E25864" w:rsidRDefault="00770557" w:rsidP="00E25864">
            <w:pPr>
              <w:rPr>
                <w:rFonts w:cs="Calibri"/>
                <w:sz w:val="16"/>
                <w:szCs w:val="16"/>
              </w:rPr>
            </w:pPr>
            <w:r w:rsidRPr="00E25864">
              <w:rPr>
                <w:rFonts w:cs="Calibri"/>
                <w:sz w:val="16"/>
                <w:szCs w:val="16"/>
              </w:rPr>
              <w:t>rpaquet2 - New Use Case for CHMSL</w:t>
            </w:r>
          </w:p>
        </w:tc>
      </w:tr>
      <w:tr w:rsidR="00E25864" w14:paraId="561184C6" w14:textId="77777777" w:rsidTr="00570795">
        <w:trPr>
          <w:trHeight w:val="187"/>
          <w:jc w:val="center"/>
        </w:trPr>
        <w:tc>
          <w:tcPr>
            <w:tcW w:w="1792" w:type="dxa"/>
            <w:tcBorders>
              <w:left w:val="single" w:sz="6" w:space="0" w:color="auto"/>
              <w:right w:val="single" w:sz="6" w:space="0" w:color="auto"/>
            </w:tcBorders>
          </w:tcPr>
          <w:p w14:paraId="10E06E80"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0CFBDA4D" w14:textId="77777777" w:rsidR="00E25864" w:rsidRPr="00E25864" w:rsidRDefault="00770557" w:rsidP="00E25864">
            <w:pPr>
              <w:rPr>
                <w:rFonts w:cs="Arial"/>
                <w:sz w:val="16"/>
                <w:szCs w:val="16"/>
              </w:rPr>
            </w:pPr>
            <w:r w:rsidRPr="00E25864">
              <w:rPr>
                <w:rFonts w:cs="Arial"/>
                <w:sz w:val="16"/>
                <w:szCs w:val="16"/>
              </w:rPr>
              <w:t>RVCv3-UC-REQ-128397/A-Press Hard Button to Enter RVC View</w:t>
            </w:r>
          </w:p>
        </w:tc>
        <w:tc>
          <w:tcPr>
            <w:tcW w:w="4770" w:type="dxa"/>
            <w:tcBorders>
              <w:top w:val="single" w:sz="6" w:space="0" w:color="auto"/>
              <w:left w:val="single" w:sz="6" w:space="0" w:color="auto"/>
              <w:bottom w:val="single" w:sz="6" w:space="0" w:color="auto"/>
              <w:right w:val="single" w:sz="6" w:space="0" w:color="auto"/>
            </w:tcBorders>
          </w:tcPr>
          <w:p w14:paraId="34F27F7C"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64514430" w14:textId="77777777" w:rsidTr="00570795">
        <w:trPr>
          <w:trHeight w:val="187"/>
          <w:jc w:val="center"/>
        </w:trPr>
        <w:tc>
          <w:tcPr>
            <w:tcW w:w="1792" w:type="dxa"/>
            <w:tcBorders>
              <w:left w:val="single" w:sz="6" w:space="0" w:color="auto"/>
              <w:right w:val="single" w:sz="6" w:space="0" w:color="auto"/>
            </w:tcBorders>
          </w:tcPr>
          <w:p w14:paraId="791F79C4"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478F4C3D" w14:textId="77777777" w:rsidR="00E25864" w:rsidRPr="00E25864" w:rsidRDefault="00770557" w:rsidP="00E25864">
            <w:pPr>
              <w:rPr>
                <w:rFonts w:cs="Arial"/>
                <w:sz w:val="16"/>
                <w:szCs w:val="16"/>
              </w:rPr>
            </w:pPr>
            <w:r w:rsidRPr="00E25864">
              <w:rPr>
                <w:rFonts w:cs="Arial"/>
                <w:sz w:val="16"/>
                <w:szCs w:val="16"/>
              </w:rPr>
              <w:t>RVCv3-ACT-REQ-127096/A-Change Camera View Setting</w:t>
            </w:r>
          </w:p>
        </w:tc>
        <w:tc>
          <w:tcPr>
            <w:tcW w:w="4770" w:type="dxa"/>
            <w:tcBorders>
              <w:top w:val="single" w:sz="6" w:space="0" w:color="auto"/>
              <w:left w:val="single" w:sz="6" w:space="0" w:color="auto"/>
              <w:bottom w:val="single" w:sz="6" w:space="0" w:color="auto"/>
              <w:right w:val="single" w:sz="6" w:space="0" w:color="auto"/>
            </w:tcBorders>
          </w:tcPr>
          <w:p w14:paraId="5F6C99B3" w14:textId="77777777" w:rsidR="00E25864" w:rsidRPr="00E25864" w:rsidRDefault="00770557" w:rsidP="00E25864">
            <w:pPr>
              <w:rPr>
                <w:rFonts w:cs="Calibri"/>
                <w:sz w:val="16"/>
                <w:szCs w:val="16"/>
              </w:rPr>
            </w:pPr>
            <w:r w:rsidRPr="00E25864">
              <w:rPr>
                <w:rFonts w:cs="Calibri"/>
                <w:sz w:val="16"/>
                <w:szCs w:val="16"/>
              </w:rPr>
              <w:t>rpaquet2: Diagram updated to reflect the change in HMI to go back to soft buttons</w:t>
            </w:r>
          </w:p>
        </w:tc>
      </w:tr>
      <w:tr w:rsidR="00E25864" w14:paraId="00657B75" w14:textId="77777777" w:rsidTr="00570795">
        <w:trPr>
          <w:trHeight w:val="187"/>
          <w:jc w:val="center"/>
        </w:trPr>
        <w:tc>
          <w:tcPr>
            <w:tcW w:w="1792" w:type="dxa"/>
            <w:tcBorders>
              <w:left w:val="single" w:sz="6" w:space="0" w:color="auto"/>
              <w:right w:val="single" w:sz="6" w:space="0" w:color="auto"/>
            </w:tcBorders>
          </w:tcPr>
          <w:p w14:paraId="1CB1CF50"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6C6AFCC9" w14:textId="77777777" w:rsidR="00E25864" w:rsidRPr="00E25864" w:rsidRDefault="00770557" w:rsidP="00E25864">
            <w:pPr>
              <w:rPr>
                <w:rFonts w:cs="Arial"/>
                <w:sz w:val="16"/>
                <w:szCs w:val="16"/>
              </w:rPr>
            </w:pPr>
            <w:r w:rsidRPr="00E25864">
              <w:rPr>
                <w:rFonts w:cs="Arial"/>
                <w:sz w:val="16"/>
                <w:szCs w:val="16"/>
              </w:rPr>
              <w:t>STR-052463/B-Driver Assist Front View Camera (TcSE ROIN-293325)</w:t>
            </w:r>
          </w:p>
        </w:tc>
        <w:tc>
          <w:tcPr>
            <w:tcW w:w="4770" w:type="dxa"/>
            <w:tcBorders>
              <w:top w:val="single" w:sz="6" w:space="0" w:color="auto"/>
              <w:left w:val="single" w:sz="6" w:space="0" w:color="auto"/>
              <w:bottom w:val="single" w:sz="6" w:space="0" w:color="auto"/>
              <w:right w:val="single" w:sz="6" w:space="0" w:color="auto"/>
            </w:tcBorders>
          </w:tcPr>
          <w:p w14:paraId="5F70AB38" w14:textId="77777777" w:rsidR="00E25864" w:rsidRPr="00E25864" w:rsidRDefault="00770557" w:rsidP="00E25864">
            <w:pPr>
              <w:rPr>
                <w:rFonts w:cs="Calibri"/>
                <w:sz w:val="16"/>
                <w:szCs w:val="16"/>
              </w:rPr>
            </w:pPr>
            <w:r w:rsidRPr="00E25864">
              <w:rPr>
                <w:rFonts w:cs="Calibri"/>
                <w:sz w:val="16"/>
                <w:szCs w:val="16"/>
              </w:rPr>
              <w:t>rpaquet2 - Added New function variant 2 for Driver Assist Front Camera Image View to capture the soft button implementation.</w:t>
            </w:r>
          </w:p>
        </w:tc>
      </w:tr>
      <w:tr w:rsidR="00E25864" w14:paraId="58EF1350" w14:textId="77777777" w:rsidTr="00570795">
        <w:trPr>
          <w:trHeight w:val="187"/>
          <w:jc w:val="center"/>
        </w:trPr>
        <w:tc>
          <w:tcPr>
            <w:tcW w:w="1792" w:type="dxa"/>
            <w:tcBorders>
              <w:left w:val="single" w:sz="6" w:space="0" w:color="auto"/>
              <w:right w:val="single" w:sz="6" w:space="0" w:color="auto"/>
            </w:tcBorders>
          </w:tcPr>
          <w:p w14:paraId="503DF17F"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7366859A" w14:textId="77777777" w:rsidR="00E25864" w:rsidRPr="00E25864" w:rsidRDefault="00770557" w:rsidP="00E25864">
            <w:pPr>
              <w:rPr>
                <w:rFonts w:cs="Arial"/>
                <w:sz w:val="16"/>
                <w:szCs w:val="16"/>
              </w:rPr>
            </w:pPr>
            <w:r w:rsidRPr="00E25864">
              <w:rPr>
                <w:rFonts w:cs="Arial"/>
                <w:sz w:val="16"/>
                <w:szCs w:val="16"/>
              </w:rPr>
              <w:t>DAFVCv2-UC-REQ-128182/A-Entering Front Camera - 360</w:t>
            </w:r>
          </w:p>
        </w:tc>
        <w:tc>
          <w:tcPr>
            <w:tcW w:w="4770" w:type="dxa"/>
            <w:tcBorders>
              <w:top w:val="single" w:sz="6" w:space="0" w:color="auto"/>
              <w:left w:val="single" w:sz="6" w:space="0" w:color="auto"/>
              <w:bottom w:val="single" w:sz="6" w:space="0" w:color="auto"/>
              <w:right w:val="single" w:sz="6" w:space="0" w:color="auto"/>
            </w:tcBorders>
          </w:tcPr>
          <w:p w14:paraId="3F2065D3"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0A0DDB59" w14:textId="77777777" w:rsidTr="00570795">
        <w:trPr>
          <w:trHeight w:val="187"/>
          <w:jc w:val="center"/>
        </w:trPr>
        <w:tc>
          <w:tcPr>
            <w:tcW w:w="1792" w:type="dxa"/>
            <w:tcBorders>
              <w:left w:val="single" w:sz="6" w:space="0" w:color="auto"/>
              <w:right w:val="single" w:sz="6" w:space="0" w:color="auto"/>
            </w:tcBorders>
          </w:tcPr>
          <w:p w14:paraId="66C4BEB9"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24D5B72B" w14:textId="77777777" w:rsidR="00E25864" w:rsidRPr="00E25864" w:rsidRDefault="00770557" w:rsidP="00E25864">
            <w:pPr>
              <w:rPr>
                <w:rFonts w:cs="Arial"/>
                <w:sz w:val="16"/>
                <w:szCs w:val="16"/>
              </w:rPr>
            </w:pPr>
            <w:r w:rsidRPr="00E25864">
              <w:rPr>
                <w:rFonts w:cs="Arial"/>
                <w:sz w:val="16"/>
                <w:szCs w:val="16"/>
              </w:rPr>
              <w:t>DAFVCv2-UC-REQ-128184/A-Entering Front Camera – Non-360</w:t>
            </w:r>
          </w:p>
        </w:tc>
        <w:tc>
          <w:tcPr>
            <w:tcW w:w="4770" w:type="dxa"/>
            <w:tcBorders>
              <w:top w:val="single" w:sz="6" w:space="0" w:color="auto"/>
              <w:left w:val="single" w:sz="6" w:space="0" w:color="auto"/>
              <w:bottom w:val="single" w:sz="6" w:space="0" w:color="auto"/>
              <w:right w:val="single" w:sz="6" w:space="0" w:color="auto"/>
            </w:tcBorders>
          </w:tcPr>
          <w:p w14:paraId="35E0BF0B"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2ADA7883" w14:textId="77777777" w:rsidTr="00570795">
        <w:trPr>
          <w:trHeight w:val="187"/>
          <w:jc w:val="center"/>
        </w:trPr>
        <w:tc>
          <w:tcPr>
            <w:tcW w:w="1792" w:type="dxa"/>
            <w:tcBorders>
              <w:left w:val="single" w:sz="6" w:space="0" w:color="auto"/>
              <w:right w:val="single" w:sz="6" w:space="0" w:color="auto"/>
            </w:tcBorders>
          </w:tcPr>
          <w:p w14:paraId="50A48A59"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535C47D5" w14:textId="77777777" w:rsidR="00E25864" w:rsidRPr="00E25864" w:rsidRDefault="00770557" w:rsidP="00E25864">
            <w:pPr>
              <w:rPr>
                <w:rFonts w:cs="Arial"/>
                <w:sz w:val="16"/>
                <w:szCs w:val="16"/>
              </w:rPr>
            </w:pPr>
            <w:r w:rsidRPr="00E25864">
              <w:rPr>
                <w:rFonts w:cs="Arial"/>
                <w:sz w:val="16"/>
                <w:szCs w:val="16"/>
              </w:rPr>
              <w:t>TRG-UC-REQ-102959/A-Vehicle Not in RUN/START</w:t>
            </w:r>
          </w:p>
        </w:tc>
        <w:tc>
          <w:tcPr>
            <w:tcW w:w="4770" w:type="dxa"/>
            <w:tcBorders>
              <w:top w:val="single" w:sz="6" w:space="0" w:color="auto"/>
              <w:left w:val="single" w:sz="6" w:space="0" w:color="auto"/>
              <w:bottom w:val="single" w:sz="6" w:space="0" w:color="auto"/>
              <w:right w:val="single" w:sz="6" w:space="0" w:color="auto"/>
            </w:tcBorders>
          </w:tcPr>
          <w:p w14:paraId="163C8582" w14:textId="77777777" w:rsidR="00E25864" w:rsidRPr="00E25864" w:rsidRDefault="00770557" w:rsidP="00E25864">
            <w:pPr>
              <w:rPr>
                <w:rFonts w:cs="Calibri"/>
                <w:sz w:val="16"/>
                <w:szCs w:val="16"/>
              </w:rPr>
            </w:pPr>
            <w:r w:rsidRPr="00E25864">
              <w:rPr>
                <w:rFonts w:cs="Calibri"/>
                <w:sz w:val="16"/>
                <w:szCs w:val="16"/>
              </w:rPr>
              <w:t>rpaquet2 - Added use case to multi-camera APIM SPSS</w:t>
            </w:r>
          </w:p>
        </w:tc>
      </w:tr>
      <w:tr w:rsidR="00E25864" w14:paraId="3A47393A" w14:textId="77777777" w:rsidTr="00570795">
        <w:trPr>
          <w:trHeight w:val="187"/>
          <w:jc w:val="center"/>
        </w:trPr>
        <w:tc>
          <w:tcPr>
            <w:tcW w:w="1792" w:type="dxa"/>
            <w:tcBorders>
              <w:left w:val="single" w:sz="6" w:space="0" w:color="auto"/>
              <w:right w:val="single" w:sz="6" w:space="0" w:color="auto"/>
            </w:tcBorders>
          </w:tcPr>
          <w:p w14:paraId="1A4DFA7B"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C8EFFB3" w14:textId="77777777" w:rsidR="00E25864" w:rsidRPr="00E25864" w:rsidRDefault="00770557" w:rsidP="00E25864">
            <w:pPr>
              <w:rPr>
                <w:rFonts w:cs="Arial"/>
                <w:sz w:val="16"/>
                <w:szCs w:val="16"/>
              </w:rPr>
            </w:pPr>
            <w:r w:rsidRPr="00E25864">
              <w:rPr>
                <w:rFonts w:cs="Arial"/>
                <w:sz w:val="16"/>
                <w:szCs w:val="16"/>
              </w:rPr>
              <w:t>TRG-UC-REQ-102960/A-Loss of communication with IPMB Module</w:t>
            </w:r>
          </w:p>
        </w:tc>
        <w:tc>
          <w:tcPr>
            <w:tcW w:w="4770" w:type="dxa"/>
            <w:tcBorders>
              <w:top w:val="single" w:sz="6" w:space="0" w:color="auto"/>
              <w:left w:val="single" w:sz="6" w:space="0" w:color="auto"/>
              <w:bottom w:val="single" w:sz="6" w:space="0" w:color="auto"/>
              <w:right w:val="single" w:sz="6" w:space="0" w:color="auto"/>
            </w:tcBorders>
          </w:tcPr>
          <w:p w14:paraId="54F446A6" w14:textId="77777777" w:rsidR="00E25864" w:rsidRPr="00E25864" w:rsidRDefault="00770557" w:rsidP="00E25864">
            <w:pPr>
              <w:rPr>
                <w:rFonts w:cs="Calibri"/>
                <w:sz w:val="16"/>
                <w:szCs w:val="16"/>
              </w:rPr>
            </w:pPr>
            <w:r w:rsidRPr="00E25864">
              <w:rPr>
                <w:rFonts w:cs="Calibri"/>
                <w:sz w:val="16"/>
                <w:szCs w:val="16"/>
              </w:rPr>
              <w:t>rpaquet2 - Added use case to multi-camera APIM SPSS</w:t>
            </w:r>
          </w:p>
        </w:tc>
      </w:tr>
      <w:tr w:rsidR="00E25864" w14:paraId="4BF2C809" w14:textId="77777777" w:rsidTr="00570795">
        <w:trPr>
          <w:trHeight w:val="187"/>
          <w:jc w:val="center"/>
        </w:trPr>
        <w:tc>
          <w:tcPr>
            <w:tcW w:w="1792" w:type="dxa"/>
            <w:tcBorders>
              <w:left w:val="single" w:sz="6" w:space="0" w:color="auto"/>
              <w:right w:val="single" w:sz="6" w:space="0" w:color="auto"/>
            </w:tcBorders>
          </w:tcPr>
          <w:p w14:paraId="596B47A0"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03A7B200" w14:textId="77777777" w:rsidR="00E25864" w:rsidRPr="00E25864" w:rsidRDefault="00770557" w:rsidP="00E25864">
            <w:pPr>
              <w:rPr>
                <w:rFonts w:cs="Arial"/>
                <w:sz w:val="16"/>
                <w:szCs w:val="16"/>
              </w:rPr>
            </w:pPr>
            <w:r w:rsidRPr="00E25864">
              <w:rPr>
                <w:rFonts w:cs="Arial"/>
                <w:sz w:val="16"/>
                <w:szCs w:val="16"/>
              </w:rPr>
              <w:t>TRG-UC-REQ-102961/A-Valid Camera Video Signal not present</w:t>
            </w:r>
          </w:p>
        </w:tc>
        <w:tc>
          <w:tcPr>
            <w:tcW w:w="4770" w:type="dxa"/>
            <w:tcBorders>
              <w:top w:val="single" w:sz="6" w:space="0" w:color="auto"/>
              <w:left w:val="single" w:sz="6" w:space="0" w:color="auto"/>
              <w:bottom w:val="single" w:sz="6" w:space="0" w:color="auto"/>
              <w:right w:val="single" w:sz="6" w:space="0" w:color="auto"/>
            </w:tcBorders>
          </w:tcPr>
          <w:p w14:paraId="53645A8D" w14:textId="77777777" w:rsidR="00E25864" w:rsidRPr="00E25864" w:rsidRDefault="00770557" w:rsidP="00E25864">
            <w:pPr>
              <w:rPr>
                <w:rFonts w:cs="Calibri"/>
                <w:sz w:val="16"/>
                <w:szCs w:val="16"/>
              </w:rPr>
            </w:pPr>
            <w:r w:rsidRPr="00E25864">
              <w:rPr>
                <w:rFonts w:cs="Calibri"/>
                <w:sz w:val="16"/>
                <w:szCs w:val="16"/>
              </w:rPr>
              <w:t>rpaquet2 - Added use case to multi-camera APIM SPSS</w:t>
            </w:r>
          </w:p>
        </w:tc>
      </w:tr>
      <w:tr w:rsidR="00E25864" w14:paraId="4143E599" w14:textId="77777777" w:rsidTr="00570795">
        <w:trPr>
          <w:trHeight w:val="187"/>
          <w:jc w:val="center"/>
        </w:trPr>
        <w:tc>
          <w:tcPr>
            <w:tcW w:w="1792" w:type="dxa"/>
            <w:tcBorders>
              <w:left w:val="single" w:sz="6" w:space="0" w:color="auto"/>
              <w:right w:val="single" w:sz="6" w:space="0" w:color="auto"/>
            </w:tcBorders>
          </w:tcPr>
          <w:p w14:paraId="3BF0E1ED"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23182714" w14:textId="77777777" w:rsidR="00E25864" w:rsidRPr="00E25864" w:rsidRDefault="00770557" w:rsidP="00E25864">
            <w:pPr>
              <w:rPr>
                <w:rFonts w:cs="Arial"/>
                <w:sz w:val="16"/>
                <w:szCs w:val="16"/>
              </w:rPr>
            </w:pPr>
            <w:r w:rsidRPr="00E25864">
              <w:rPr>
                <w:rFonts w:cs="Arial"/>
                <w:sz w:val="16"/>
                <w:szCs w:val="16"/>
              </w:rPr>
              <w:t>DAFVCv2-UC-REQ-128183/A-Press Front 360 View Button</w:t>
            </w:r>
          </w:p>
        </w:tc>
        <w:tc>
          <w:tcPr>
            <w:tcW w:w="4770" w:type="dxa"/>
            <w:tcBorders>
              <w:top w:val="single" w:sz="6" w:space="0" w:color="auto"/>
              <w:left w:val="single" w:sz="6" w:space="0" w:color="auto"/>
              <w:bottom w:val="single" w:sz="6" w:space="0" w:color="auto"/>
              <w:right w:val="single" w:sz="6" w:space="0" w:color="auto"/>
            </w:tcBorders>
          </w:tcPr>
          <w:p w14:paraId="709FE5E8"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542E92E8" w14:textId="77777777" w:rsidTr="00570795">
        <w:trPr>
          <w:trHeight w:val="187"/>
          <w:jc w:val="center"/>
        </w:trPr>
        <w:tc>
          <w:tcPr>
            <w:tcW w:w="1792" w:type="dxa"/>
            <w:tcBorders>
              <w:left w:val="single" w:sz="6" w:space="0" w:color="auto"/>
              <w:right w:val="single" w:sz="6" w:space="0" w:color="auto"/>
            </w:tcBorders>
          </w:tcPr>
          <w:p w14:paraId="64CC0335"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01A4064A" w14:textId="77777777" w:rsidR="00E25864" w:rsidRPr="00E25864" w:rsidRDefault="00770557" w:rsidP="00E25864">
            <w:pPr>
              <w:rPr>
                <w:rFonts w:cs="Arial"/>
                <w:sz w:val="16"/>
                <w:szCs w:val="16"/>
              </w:rPr>
            </w:pPr>
            <w:r w:rsidRPr="00E25864">
              <w:rPr>
                <w:rFonts w:cs="Arial"/>
                <w:sz w:val="16"/>
                <w:szCs w:val="16"/>
              </w:rPr>
              <w:t>DAFVCv2-UC-REQ-128185/A-Press Front Normal View Button</w:t>
            </w:r>
          </w:p>
        </w:tc>
        <w:tc>
          <w:tcPr>
            <w:tcW w:w="4770" w:type="dxa"/>
            <w:tcBorders>
              <w:top w:val="single" w:sz="6" w:space="0" w:color="auto"/>
              <w:left w:val="single" w:sz="6" w:space="0" w:color="auto"/>
              <w:bottom w:val="single" w:sz="6" w:space="0" w:color="auto"/>
              <w:right w:val="single" w:sz="6" w:space="0" w:color="auto"/>
            </w:tcBorders>
          </w:tcPr>
          <w:p w14:paraId="0C91E5EE"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3C8B7356" w14:textId="77777777" w:rsidTr="00570795">
        <w:trPr>
          <w:trHeight w:val="187"/>
          <w:jc w:val="center"/>
        </w:trPr>
        <w:tc>
          <w:tcPr>
            <w:tcW w:w="1792" w:type="dxa"/>
            <w:tcBorders>
              <w:left w:val="single" w:sz="6" w:space="0" w:color="auto"/>
              <w:right w:val="single" w:sz="6" w:space="0" w:color="auto"/>
            </w:tcBorders>
          </w:tcPr>
          <w:p w14:paraId="19C6C382"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79471FB3" w14:textId="77777777" w:rsidR="00E25864" w:rsidRPr="00E25864" w:rsidRDefault="00770557" w:rsidP="00E25864">
            <w:pPr>
              <w:rPr>
                <w:rFonts w:cs="Arial"/>
                <w:sz w:val="16"/>
                <w:szCs w:val="16"/>
              </w:rPr>
            </w:pPr>
            <w:r w:rsidRPr="00E25864">
              <w:rPr>
                <w:rFonts w:cs="Arial"/>
                <w:sz w:val="16"/>
                <w:szCs w:val="16"/>
              </w:rPr>
              <w:t>DAFVCv2-UC-REQ-128186/A-Press Front Split View</w:t>
            </w:r>
          </w:p>
        </w:tc>
        <w:tc>
          <w:tcPr>
            <w:tcW w:w="4770" w:type="dxa"/>
            <w:tcBorders>
              <w:top w:val="single" w:sz="6" w:space="0" w:color="auto"/>
              <w:left w:val="single" w:sz="6" w:space="0" w:color="auto"/>
              <w:bottom w:val="single" w:sz="6" w:space="0" w:color="auto"/>
              <w:right w:val="single" w:sz="6" w:space="0" w:color="auto"/>
            </w:tcBorders>
          </w:tcPr>
          <w:p w14:paraId="38980F30"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7AAA23C9" w14:textId="77777777" w:rsidTr="00570795">
        <w:trPr>
          <w:trHeight w:val="187"/>
          <w:jc w:val="center"/>
        </w:trPr>
        <w:tc>
          <w:tcPr>
            <w:tcW w:w="1792" w:type="dxa"/>
            <w:tcBorders>
              <w:left w:val="single" w:sz="6" w:space="0" w:color="auto"/>
              <w:right w:val="single" w:sz="6" w:space="0" w:color="auto"/>
            </w:tcBorders>
          </w:tcPr>
          <w:p w14:paraId="4CD48E59"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1165B996" w14:textId="77777777" w:rsidR="00E25864" w:rsidRPr="00E25864" w:rsidRDefault="00770557" w:rsidP="00E25864">
            <w:pPr>
              <w:rPr>
                <w:rFonts w:cs="Arial"/>
                <w:sz w:val="16"/>
                <w:szCs w:val="16"/>
              </w:rPr>
            </w:pPr>
            <w:r w:rsidRPr="00E25864">
              <w:rPr>
                <w:rFonts w:cs="Arial"/>
                <w:sz w:val="16"/>
                <w:szCs w:val="16"/>
              </w:rPr>
              <w:t>DAFVCv2-UC-REQ-128187/A-Press Rear button From Front camera</w:t>
            </w:r>
          </w:p>
        </w:tc>
        <w:tc>
          <w:tcPr>
            <w:tcW w:w="4770" w:type="dxa"/>
            <w:tcBorders>
              <w:top w:val="single" w:sz="6" w:space="0" w:color="auto"/>
              <w:left w:val="single" w:sz="6" w:space="0" w:color="auto"/>
              <w:bottom w:val="single" w:sz="6" w:space="0" w:color="auto"/>
              <w:right w:val="single" w:sz="6" w:space="0" w:color="auto"/>
            </w:tcBorders>
          </w:tcPr>
          <w:p w14:paraId="068D6D63" w14:textId="77777777" w:rsidR="00E25864" w:rsidRPr="00E25864" w:rsidRDefault="00770557" w:rsidP="00E25864">
            <w:pPr>
              <w:rPr>
                <w:rFonts w:cs="Calibri"/>
                <w:sz w:val="16"/>
                <w:szCs w:val="16"/>
              </w:rPr>
            </w:pPr>
            <w:r w:rsidRPr="00E25864">
              <w:rPr>
                <w:rFonts w:cs="Calibri"/>
                <w:sz w:val="16"/>
                <w:szCs w:val="16"/>
              </w:rPr>
              <w:t>rpaquet2 - New use case</w:t>
            </w:r>
          </w:p>
        </w:tc>
      </w:tr>
      <w:tr w:rsidR="00E25864" w14:paraId="4F07E877" w14:textId="77777777" w:rsidTr="00570795">
        <w:trPr>
          <w:trHeight w:val="187"/>
          <w:jc w:val="center"/>
        </w:trPr>
        <w:tc>
          <w:tcPr>
            <w:tcW w:w="1792" w:type="dxa"/>
            <w:tcBorders>
              <w:left w:val="single" w:sz="6" w:space="0" w:color="auto"/>
              <w:bottom w:val="single" w:sz="6" w:space="0" w:color="auto"/>
              <w:right w:val="single" w:sz="6" w:space="0" w:color="auto"/>
            </w:tcBorders>
          </w:tcPr>
          <w:p w14:paraId="6C2BD864" w14:textId="77777777" w:rsidR="00E25864"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691976A0" w14:textId="77777777" w:rsidR="00E25864" w:rsidRPr="00E25864" w:rsidRDefault="00770557" w:rsidP="00E25864">
            <w:pPr>
              <w:rPr>
                <w:rFonts w:cs="Arial"/>
                <w:sz w:val="16"/>
                <w:szCs w:val="16"/>
              </w:rPr>
            </w:pPr>
            <w:r w:rsidRPr="00E25864">
              <w:rPr>
                <w:rFonts w:cs="Arial"/>
                <w:sz w:val="16"/>
                <w:szCs w:val="16"/>
              </w:rPr>
              <w:t>DAFVCv2-ACT-REQ-127100/A-Change Camera View Setting</w:t>
            </w:r>
          </w:p>
        </w:tc>
        <w:tc>
          <w:tcPr>
            <w:tcW w:w="4770" w:type="dxa"/>
            <w:tcBorders>
              <w:top w:val="single" w:sz="6" w:space="0" w:color="auto"/>
              <w:left w:val="single" w:sz="6" w:space="0" w:color="auto"/>
              <w:bottom w:val="single" w:sz="6" w:space="0" w:color="auto"/>
              <w:right w:val="single" w:sz="6" w:space="0" w:color="auto"/>
            </w:tcBorders>
          </w:tcPr>
          <w:p w14:paraId="10E8D389" w14:textId="77777777" w:rsidR="00E25864" w:rsidRPr="00E25864" w:rsidRDefault="00770557" w:rsidP="00E25864">
            <w:pPr>
              <w:rPr>
                <w:rFonts w:cs="Calibri"/>
                <w:sz w:val="16"/>
                <w:szCs w:val="16"/>
              </w:rPr>
            </w:pPr>
            <w:r w:rsidRPr="00E25864">
              <w:rPr>
                <w:rFonts w:cs="Calibri"/>
                <w:sz w:val="16"/>
                <w:szCs w:val="16"/>
              </w:rPr>
              <w:t>rpaquet2: Diagram updated to reflect use of soft button implementation.</w:t>
            </w:r>
          </w:p>
        </w:tc>
      </w:tr>
      <w:tr w:rsidR="007830E7" w14:paraId="10CB3E70"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7D6DF1D2" w14:textId="77777777" w:rsidR="007830E7" w:rsidRDefault="00000000" w:rsidP="00934B20">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7DE30843" w14:textId="77777777" w:rsidR="007830E7" w:rsidRDefault="00000000" w:rsidP="00934B20">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09C0DFAA" w14:textId="77777777" w:rsidR="007830E7" w:rsidRDefault="00000000" w:rsidP="00934B20">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475130D5" w14:textId="77777777" w:rsidR="007830E7" w:rsidRDefault="00000000" w:rsidP="00934B20">
            <w:pPr>
              <w:spacing w:line="276" w:lineRule="auto"/>
              <w:rPr>
                <w:rFonts w:cs="Arial"/>
                <w:b/>
                <w:sz w:val="16"/>
              </w:rPr>
            </w:pPr>
          </w:p>
        </w:tc>
      </w:tr>
      <w:tr w:rsidR="006E75DA" w:rsidRPr="00715A7A" w14:paraId="4AEBC3CD"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6027071B" w14:textId="77777777" w:rsidR="006E75DA" w:rsidRPr="00715A7A" w:rsidRDefault="00770557" w:rsidP="005F3DF5">
            <w:pPr>
              <w:spacing w:line="276" w:lineRule="auto"/>
              <w:rPr>
                <w:rFonts w:eastAsiaTheme="minorEastAsia" w:cstheme="minorBidi"/>
                <w:b/>
                <w:sz w:val="16"/>
                <w:szCs w:val="16"/>
              </w:rPr>
            </w:pPr>
            <w:r>
              <w:rPr>
                <w:rFonts w:eastAsiaTheme="minorEastAsia" w:cstheme="minorBidi"/>
                <w:b/>
                <w:sz w:val="16"/>
                <w:szCs w:val="16"/>
              </w:rPr>
              <w:t>June 15, 2015</w:t>
            </w:r>
          </w:p>
        </w:tc>
        <w:tc>
          <w:tcPr>
            <w:tcW w:w="990" w:type="dxa"/>
            <w:tcBorders>
              <w:top w:val="single" w:sz="6" w:space="0" w:color="auto"/>
              <w:left w:val="single" w:sz="6" w:space="0" w:color="auto"/>
              <w:bottom w:val="single" w:sz="6" w:space="0" w:color="auto"/>
              <w:right w:val="single" w:sz="6" w:space="0" w:color="auto"/>
            </w:tcBorders>
            <w:hideMark/>
          </w:tcPr>
          <w:p w14:paraId="54488E65" w14:textId="77777777" w:rsidR="006E75DA" w:rsidRPr="00715A7A" w:rsidRDefault="00770557" w:rsidP="00934B20">
            <w:pPr>
              <w:spacing w:line="276" w:lineRule="auto"/>
              <w:jc w:val="center"/>
              <w:rPr>
                <w:rFonts w:eastAsiaTheme="minorEastAsia" w:cstheme="minorBidi"/>
                <w:b/>
                <w:sz w:val="16"/>
                <w:szCs w:val="16"/>
              </w:rPr>
            </w:pPr>
            <w:r>
              <w:rPr>
                <w:rFonts w:eastAsiaTheme="minorEastAsia" w:cstheme="minorBidi"/>
                <w:b/>
                <w:sz w:val="16"/>
                <w:szCs w:val="16"/>
              </w:rPr>
              <w:t>1.2</w:t>
            </w:r>
          </w:p>
        </w:tc>
        <w:tc>
          <w:tcPr>
            <w:tcW w:w="8280" w:type="dxa"/>
            <w:gridSpan w:val="2"/>
            <w:tcBorders>
              <w:top w:val="single" w:sz="6" w:space="0" w:color="auto"/>
              <w:left w:val="single" w:sz="6" w:space="0" w:color="auto"/>
              <w:bottom w:val="single" w:sz="6" w:space="0" w:color="auto"/>
              <w:right w:val="single" w:sz="6" w:space="0" w:color="auto"/>
            </w:tcBorders>
            <w:hideMark/>
          </w:tcPr>
          <w:p w14:paraId="7E8B8EA1" w14:textId="77777777" w:rsidR="006E75DA" w:rsidRPr="00715A7A" w:rsidRDefault="00770557" w:rsidP="00934B20">
            <w:pPr>
              <w:spacing w:line="276" w:lineRule="auto"/>
              <w:rPr>
                <w:rFonts w:cs="Arial"/>
                <w:b/>
                <w:sz w:val="16"/>
                <w:szCs w:val="16"/>
              </w:rPr>
            </w:pPr>
            <w:r>
              <w:rPr>
                <w:rFonts w:cs="Arial"/>
                <w:b/>
                <w:sz w:val="16"/>
                <w:szCs w:val="16"/>
              </w:rPr>
              <w:t>Updates to Merge Off Road FVC into Multi-Camera and update Max Speed requirements</w:t>
            </w:r>
          </w:p>
        </w:tc>
      </w:tr>
      <w:tr w:rsidR="007830E7" w14:paraId="7671862E" w14:textId="77777777" w:rsidTr="00570795">
        <w:trPr>
          <w:trHeight w:val="187"/>
          <w:jc w:val="center"/>
        </w:trPr>
        <w:tc>
          <w:tcPr>
            <w:tcW w:w="1792" w:type="dxa"/>
            <w:tcBorders>
              <w:top w:val="single" w:sz="6" w:space="0" w:color="auto"/>
              <w:left w:val="single" w:sz="6" w:space="0" w:color="auto"/>
              <w:right w:val="single" w:sz="6" w:space="0" w:color="auto"/>
            </w:tcBorders>
          </w:tcPr>
          <w:p w14:paraId="51C37F7D"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53FECD74" w14:textId="77777777" w:rsidR="007830E7" w:rsidRDefault="00770557" w:rsidP="007830E7">
            <w:pPr>
              <w:rPr>
                <w:rFonts w:cs="Calibri"/>
                <w:sz w:val="16"/>
                <w:szCs w:val="16"/>
              </w:rPr>
            </w:pPr>
            <w:r>
              <w:rPr>
                <w:rFonts w:cs="Calibri"/>
                <w:sz w:val="16"/>
                <w:szCs w:val="16"/>
              </w:rPr>
              <w:t>DAFVCv1-IIR-REQ-014069/B-DriverAssistFrontViewCameraClient_Rx (TcSE ROIN-282847-2)</w:t>
            </w:r>
          </w:p>
        </w:tc>
        <w:tc>
          <w:tcPr>
            <w:tcW w:w="4770" w:type="dxa"/>
            <w:tcBorders>
              <w:top w:val="single" w:sz="6" w:space="0" w:color="auto"/>
              <w:left w:val="single" w:sz="6" w:space="0" w:color="auto"/>
              <w:bottom w:val="single" w:sz="6" w:space="0" w:color="auto"/>
              <w:right w:val="single" w:sz="6" w:space="0" w:color="auto"/>
            </w:tcBorders>
          </w:tcPr>
          <w:p w14:paraId="711CBC52" w14:textId="77777777" w:rsidR="007830E7" w:rsidRDefault="00770557" w:rsidP="007830E7">
            <w:pPr>
              <w:rPr>
                <w:rFonts w:cs="Calibri"/>
                <w:sz w:val="16"/>
                <w:szCs w:val="16"/>
              </w:rPr>
            </w:pPr>
            <w:r>
              <w:rPr>
                <w:rFonts w:cs="Calibri"/>
                <w:sz w:val="16"/>
                <w:szCs w:val="16"/>
              </w:rPr>
              <w:t>rpaquet2 - Added Elocker_St, AwdRange_St and OffRoadMode_St in order to merge FVC Offroad Camera with MultiCamera.</w:t>
            </w:r>
          </w:p>
        </w:tc>
      </w:tr>
      <w:tr w:rsidR="007830E7" w14:paraId="0CE0BBF9" w14:textId="77777777" w:rsidTr="00570795">
        <w:trPr>
          <w:trHeight w:val="187"/>
          <w:jc w:val="center"/>
        </w:trPr>
        <w:tc>
          <w:tcPr>
            <w:tcW w:w="1792" w:type="dxa"/>
            <w:tcBorders>
              <w:left w:val="single" w:sz="6" w:space="0" w:color="auto"/>
              <w:right w:val="single" w:sz="6" w:space="0" w:color="auto"/>
            </w:tcBorders>
          </w:tcPr>
          <w:p w14:paraId="7C357E3B"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2B389073" w14:textId="77777777" w:rsidR="007830E7" w:rsidRDefault="00770557" w:rsidP="007830E7">
            <w:pPr>
              <w:rPr>
                <w:rFonts w:cs="Calibri"/>
                <w:sz w:val="16"/>
                <w:szCs w:val="16"/>
              </w:rPr>
            </w:pPr>
            <w:r>
              <w:rPr>
                <w:rFonts w:cs="Calibri"/>
                <w:sz w:val="16"/>
                <w:szCs w:val="16"/>
              </w:rPr>
              <w:t>STR-052387/B-General Requirements (TcSE ROIN-293327-1)</w:t>
            </w:r>
          </w:p>
        </w:tc>
        <w:tc>
          <w:tcPr>
            <w:tcW w:w="4770" w:type="dxa"/>
            <w:tcBorders>
              <w:top w:val="single" w:sz="6" w:space="0" w:color="auto"/>
              <w:left w:val="single" w:sz="6" w:space="0" w:color="auto"/>
              <w:bottom w:val="single" w:sz="6" w:space="0" w:color="auto"/>
              <w:right w:val="single" w:sz="6" w:space="0" w:color="auto"/>
            </w:tcBorders>
          </w:tcPr>
          <w:p w14:paraId="340A5EB9" w14:textId="77777777" w:rsidR="007830E7" w:rsidRDefault="00770557" w:rsidP="007830E7">
            <w:pPr>
              <w:rPr>
                <w:rFonts w:cs="Calibri"/>
                <w:sz w:val="16"/>
                <w:szCs w:val="16"/>
              </w:rPr>
            </w:pPr>
            <w:r>
              <w:rPr>
                <w:rFonts w:cs="Calibri"/>
                <w:sz w:val="16"/>
                <w:szCs w:val="16"/>
              </w:rPr>
              <w:t>rpaquet2 - Added Determine Off Road Mode and DAFVC Malfunction and T_cameraMalfunctionDelay. And moved RVC Malfunction to this folder.</w:t>
            </w:r>
          </w:p>
        </w:tc>
      </w:tr>
      <w:tr w:rsidR="007830E7" w14:paraId="584004F6" w14:textId="77777777" w:rsidTr="00570795">
        <w:trPr>
          <w:trHeight w:val="187"/>
          <w:jc w:val="center"/>
        </w:trPr>
        <w:tc>
          <w:tcPr>
            <w:tcW w:w="1792" w:type="dxa"/>
            <w:tcBorders>
              <w:left w:val="single" w:sz="6" w:space="0" w:color="auto"/>
              <w:right w:val="single" w:sz="6" w:space="0" w:color="auto"/>
            </w:tcBorders>
          </w:tcPr>
          <w:p w14:paraId="2497EDFD"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7391D507" w14:textId="77777777" w:rsidR="007830E7" w:rsidRDefault="00770557" w:rsidP="007830E7">
            <w:pPr>
              <w:rPr>
                <w:rFonts w:cs="Calibri"/>
                <w:sz w:val="16"/>
                <w:szCs w:val="16"/>
              </w:rPr>
            </w:pPr>
            <w:r>
              <w:rPr>
                <w:rFonts w:cs="Calibri"/>
                <w:sz w:val="16"/>
                <w:szCs w:val="16"/>
              </w:rPr>
              <w:t>CAMERA-REQ-014077/B-Feature Maximum Speed (TcSE ROIN-290556)</w:t>
            </w:r>
          </w:p>
        </w:tc>
        <w:tc>
          <w:tcPr>
            <w:tcW w:w="4770" w:type="dxa"/>
            <w:tcBorders>
              <w:top w:val="single" w:sz="6" w:space="0" w:color="auto"/>
              <w:left w:val="single" w:sz="6" w:space="0" w:color="auto"/>
              <w:bottom w:val="single" w:sz="6" w:space="0" w:color="auto"/>
              <w:right w:val="single" w:sz="6" w:space="0" w:color="auto"/>
            </w:tcBorders>
          </w:tcPr>
          <w:p w14:paraId="3CA670BE" w14:textId="77777777" w:rsidR="007830E7" w:rsidRDefault="00770557" w:rsidP="007830E7">
            <w:pPr>
              <w:rPr>
                <w:rFonts w:cs="Calibri"/>
                <w:sz w:val="16"/>
                <w:szCs w:val="16"/>
              </w:rPr>
            </w:pPr>
            <w:r>
              <w:rPr>
                <w:rFonts w:cs="Calibri"/>
                <w:sz w:val="16"/>
                <w:szCs w:val="16"/>
              </w:rPr>
              <w:t>wstephe1:  Updated requirement for Max Speed per feature scenario types:  camera activation (any feature), RVC active, and DAFVC active by configuration of front (off road) camera. Scenarios to continue application across camera features.</w:t>
            </w:r>
          </w:p>
        </w:tc>
      </w:tr>
      <w:tr w:rsidR="007830E7" w14:paraId="29751E75" w14:textId="77777777" w:rsidTr="00570795">
        <w:trPr>
          <w:trHeight w:val="187"/>
          <w:jc w:val="center"/>
        </w:trPr>
        <w:tc>
          <w:tcPr>
            <w:tcW w:w="1792" w:type="dxa"/>
            <w:tcBorders>
              <w:left w:val="single" w:sz="6" w:space="0" w:color="auto"/>
              <w:right w:val="single" w:sz="6" w:space="0" w:color="auto"/>
            </w:tcBorders>
          </w:tcPr>
          <w:p w14:paraId="2B0B2656"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65CA8A54" w14:textId="77777777" w:rsidR="007830E7" w:rsidRDefault="00770557" w:rsidP="007830E7">
            <w:pPr>
              <w:rPr>
                <w:rFonts w:cs="Calibri"/>
                <w:sz w:val="16"/>
                <w:szCs w:val="16"/>
              </w:rPr>
            </w:pPr>
            <w:r>
              <w:rPr>
                <w:rFonts w:cs="Calibri"/>
                <w:sz w:val="16"/>
                <w:szCs w:val="16"/>
              </w:rPr>
              <w:t>DAFVCv1-FUR-REQ-166648/A-Determine Off Road Mode</w:t>
            </w:r>
          </w:p>
        </w:tc>
        <w:tc>
          <w:tcPr>
            <w:tcW w:w="4770" w:type="dxa"/>
            <w:tcBorders>
              <w:top w:val="single" w:sz="6" w:space="0" w:color="auto"/>
              <w:left w:val="single" w:sz="6" w:space="0" w:color="auto"/>
              <w:bottom w:val="single" w:sz="6" w:space="0" w:color="auto"/>
              <w:right w:val="single" w:sz="6" w:space="0" w:color="auto"/>
            </w:tcBorders>
          </w:tcPr>
          <w:p w14:paraId="2629B799" w14:textId="77777777" w:rsidR="007830E7" w:rsidRDefault="00770557" w:rsidP="007830E7">
            <w:pPr>
              <w:rPr>
                <w:rFonts w:cs="Calibri"/>
                <w:sz w:val="16"/>
                <w:szCs w:val="16"/>
              </w:rPr>
            </w:pPr>
            <w:r>
              <w:rPr>
                <w:rFonts w:cs="Calibri"/>
                <w:sz w:val="16"/>
                <w:szCs w:val="16"/>
              </w:rPr>
              <w:t>rpaquet2 - New requirement created during merge of Offroad and multi camera specs.</w:t>
            </w:r>
          </w:p>
        </w:tc>
      </w:tr>
      <w:tr w:rsidR="007830E7" w14:paraId="5CB52BC0" w14:textId="77777777" w:rsidTr="00570795">
        <w:trPr>
          <w:trHeight w:val="187"/>
          <w:jc w:val="center"/>
        </w:trPr>
        <w:tc>
          <w:tcPr>
            <w:tcW w:w="1792" w:type="dxa"/>
            <w:tcBorders>
              <w:left w:val="single" w:sz="6" w:space="0" w:color="auto"/>
              <w:right w:val="single" w:sz="6" w:space="0" w:color="auto"/>
            </w:tcBorders>
          </w:tcPr>
          <w:p w14:paraId="0D1E38FC"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5B7CE427" w14:textId="77777777" w:rsidR="007830E7" w:rsidRDefault="00770557" w:rsidP="007830E7">
            <w:pPr>
              <w:rPr>
                <w:rFonts w:cs="Calibri"/>
                <w:sz w:val="16"/>
                <w:szCs w:val="16"/>
              </w:rPr>
            </w:pPr>
            <w:r>
              <w:rPr>
                <w:rFonts w:cs="Calibri"/>
                <w:sz w:val="16"/>
                <w:szCs w:val="16"/>
              </w:rPr>
              <w:t>RVC-FUR-REQ-014087/B-RVC Malfunction (TcSE ROIN-146656-2)</w:t>
            </w:r>
          </w:p>
        </w:tc>
        <w:tc>
          <w:tcPr>
            <w:tcW w:w="4770" w:type="dxa"/>
            <w:tcBorders>
              <w:top w:val="single" w:sz="6" w:space="0" w:color="auto"/>
              <w:left w:val="single" w:sz="6" w:space="0" w:color="auto"/>
              <w:bottom w:val="single" w:sz="6" w:space="0" w:color="auto"/>
              <w:right w:val="single" w:sz="6" w:space="0" w:color="auto"/>
            </w:tcBorders>
          </w:tcPr>
          <w:p w14:paraId="61498661" w14:textId="77777777" w:rsidR="007830E7" w:rsidRDefault="00770557" w:rsidP="007830E7">
            <w:pPr>
              <w:rPr>
                <w:rFonts w:cs="Calibri"/>
                <w:sz w:val="16"/>
                <w:szCs w:val="16"/>
              </w:rPr>
            </w:pPr>
            <w:r>
              <w:rPr>
                <w:rFonts w:cs="Calibri"/>
                <w:sz w:val="16"/>
                <w:szCs w:val="16"/>
              </w:rPr>
              <w:t>rpaquet2 - Updated requirement per APIM team.</w:t>
            </w:r>
          </w:p>
        </w:tc>
      </w:tr>
      <w:tr w:rsidR="007830E7" w14:paraId="6E31CB63" w14:textId="77777777" w:rsidTr="00570795">
        <w:trPr>
          <w:trHeight w:val="187"/>
          <w:jc w:val="center"/>
        </w:trPr>
        <w:tc>
          <w:tcPr>
            <w:tcW w:w="1792" w:type="dxa"/>
            <w:tcBorders>
              <w:left w:val="single" w:sz="6" w:space="0" w:color="auto"/>
              <w:right w:val="single" w:sz="6" w:space="0" w:color="auto"/>
            </w:tcBorders>
          </w:tcPr>
          <w:p w14:paraId="2D5C4FE6"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4971FAA7" w14:textId="77777777" w:rsidR="007830E7" w:rsidRDefault="00770557" w:rsidP="007830E7">
            <w:pPr>
              <w:rPr>
                <w:rFonts w:cs="Calibri"/>
                <w:sz w:val="16"/>
                <w:szCs w:val="16"/>
              </w:rPr>
            </w:pPr>
            <w:r>
              <w:rPr>
                <w:rFonts w:cs="Calibri"/>
                <w:sz w:val="16"/>
                <w:szCs w:val="16"/>
              </w:rPr>
              <w:t>DAFVCv1-FUR-REQ-166722/A-DAFVC Malfunction</w:t>
            </w:r>
          </w:p>
        </w:tc>
        <w:tc>
          <w:tcPr>
            <w:tcW w:w="4770" w:type="dxa"/>
            <w:tcBorders>
              <w:top w:val="single" w:sz="6" w:space="0" w:color="auto"/>
              <w:left w:val="single" w:sz="6" w:space="0" w:color="auto"/>
              <w:bottom w:val="single" w:sz="6" w:space="0" w:color="auto"/>
              <w:right w:val="single" w:sz="6" w:space="0" w:color="auto"/>
            </w:tcBorders>
          </w:tcPr>
          <w:p w14:paraId="34A9B92D" w14:textId="77777777" w:rsidR="007830E7" w:rsidRDefault="00770557" w:rsidP="007830E7">
            <w:pPr>
              <w:rPr>
                <w:rFonts w:cs="Calibri"/>
                <w:sz w:val="16"/>
                <w:szCs w:val="16"/>
              </w:rPr>
            </w:pPr>
            <w:r>
              <w:rPr>
                <w:rFonts w:cs="Calibri"/>
                <w:sz w:val="16"/>
                <w:szCs w:val="16"/>
              </w:rPr>
              <w:t>rpaquet2 - Added new requirement per APIM team.</w:t>
            </w:r>
          </w:p>
        </w:tc>
      </w:tr>
      <w:tr w:rsidR="007830E7" w14:paraId="1C03C5D0" w14:textId="77777777" w:rsidTr="00570795">
        <w:trPr>
          <w:trHeight w:val="187"/>
          <w:jc w:val="center"/>
        </w:trPr>
        <w:tc>
          <w:tcPr>
            <w:tcW w:w="1792" w:type="dxa"/>
            <w:tcBorders>
              <w:left w:val="single" w:sz="6" w:space="0" w:color="auto"/>
              <w:right w:val="single" w:sz="6" w:space="0" w:color="auto"/>
            </w:tcBorders>
          </w:tcPr>
          <w:p w14:paraId="07547F38"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4FA12A56" w14:textId="77777777" w:rsidR="007830E7" w:rsidRDefault="00770557" w:rsidP="007830E7">
            <w:pPr>
              <w:rPr>
                <w:rFonts w:cs="Calibri"/>
                <w:sz w:val="16"/>
                <w:szCs w:val="16"/>
              </w:rPr>
            </w:pPr>
            <w:r>
              <w:rPr>
                <w:rFonts w:cs="Calibri"/>
                <w:sz w:val="16"/>
                <w:szCs w:val="16"/>
              </w:rPr>
              <w:t>RVC-TMR-REQ-166649/A-T_cameraMalfunctionDelay</w:t>
            </w:r>
          </w:p>
        </w:tc>
        <w:tc>
          <w:tcPr>
            <w:tcW w:w="4770" w:type="dxa"/>
            <w:tcBorders>
              <w:top w:val="single" w:sz="6" w:space="0" w:color="auto"/>
              <w:left w:val="single" w:sz="6" w:space="0" w:color="auto"/>
              <w:bottom w:val="single" w:sz="6" w:space="0" w:color="auto"/>
              <w:right w:val="single" w:sz="6" w:space="0" w:color="auto"/>
            </w:tcBorders>
          </w:tcPr>
          <w:p w14:paraId="74E1F869" w14:textId="77777777" w:rsidR="007830E7" w:rsidRDefault="00770557" w:rsidP="007830E7">
            <w:pPr>
              <w:rPr>
                <w:rFonts w:cs="Calibri"/>
                <w:sz w:val="16"/>
                <w:szCs w:val="16"/>
              </w:rPr>
            </w:pPr>
            <w:r>
              <w:rPr>
                <w:rFonts w:cs="Calibri"/>
                <w:sz w:val="16"/>
                <w:szCs w:val="16"/>
              </w:rPr>
              <w:t>rpaquet2 - Added new timer requirement for delay.</w:t>
            </w:r>
          </w:p>
        </w:tc>
      </w:tr>
      <w:tr w:rsidR="007830E7" w14:paraId="16ED94FA" w14:textId="77777777" w:rsidTr="00570795">
        <w:trPr>
          <w:trHeight w:val="187"/>
          <w:jc w:val="center"/>
        </w:trPr>
        <w:tc>
          <w:tcPr>
            <w:tcW w:w="1792" w:type="dxa"/>
            <w:tcBorders>
              <w:left w:val="single" w:sz="6" w:space="0" w:color="auto"/>
              <w:right w:val="single" w:sz="6" w:space="0" w:color="auto"/>
            </w:tcBorders>
          </w:tcPr>
          <w:p w14:paraId="57C8852B"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42A99CD6" w14:textId="77777777" w:rsidR="007830E7" w:rsidRDefault="00770557" w:rsidP="007830E7">
            <w:pPr>
              <w:rPr>
                <w:rFonts w:cs="Calibri"/>
                <w:sz w:val="16"/>
                <w:szCs w:val="16"/>
              </w:rPr>
            </w:pPr>
            <w:r>
              <w:rPr>
                <w:rFonts w:cs="Calibri"/>
                <w:sz w:val="16"/>
                <w:szCs w:val="16"/>
              </w:rPr>
              <w:t>STR-052390/B-Rear View Camera General Requirements (TcSE ROIN-293310-1)</w:t>
            </w:r>
          </w:p>
        </w:tc>
        <w:tc>
          <w:tcPr>
            <w:tcW w:w="4770" w:type="dxa"/>
            <w:tcBorders>
              <w:top w:val="single" w:sz="6" w:space="0" w:color="auto"/>
              <w:left w:val="single" w:sz="6" w:space="0" w:color="auto"/>
              <w:bottom w:val="single" w:sz="6" w:space="0" w:color="auto"/>
              <w:right w:val="single" w:sz="6" w:space="0" w:color="auto"/>
            </w:tcBorders>
          </w:tcPr>
          <w:p w14:paraId="7FF28BE4" w14:textId="77777777" w:rsidR="007830E7" w:rsidRDefault="00770557" w:rsidP="007830E7">
            <w:pPr>
              <w:rPr>
                <w:rFonts w:cs="Calibri"/>
                <w:sz w:val="16"/>
                <w:szCs w:val="16"/>
              </w:rPr>
            </w:pPr>
            <w:r>
              <w:rPr>
                <w:rFonts w:cs="Calibri"/>
                <w:sz w:val="16"/>
                <w:szCs w:val="16"/>
              </w:rPr>
              <w:t>rpaquet2 -   Moved RVC Malfunction from Rear View Camera general requirements folder to the general requirements folder.</w:t>
            </w:r>
          </w:p>
        </w:tc>
      </w:tr>
      <w:tr w:rsidR="007830E7" w14:paraId="3CD190F3" w14:textId="77777777" w:rsidTr="00570795">
        <w:trPr>
          <w:trHeight w:val="187"/>
          <w:jc w:val="center"/>
        </w:trPr>
        <w:tc>
          <w:tcPr>
            <w:tcW w:w="1792" w:type="dxa"/>
            <w:tcBorders>
              <w:left w:val="single" w:sz="6" w:space="0" w:color="auto"/>
              <w:right w:val="single" w:sz="6" w:space="0" w:color="auto"/>
            </w:tcBorders>
          </w:tcPr>
          <w:p w14:paraId="33790B12"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45AA799F" w14:textId="77777777" w:rsidR="007830E7" w:rsidRDefault="00770557" w:rsidP="007830E7">
            <w:pPr>
              <w:rPr>
                <w:rFonts w:cs="Calibri"/>
                <w:sz w:val="16"/>
                <w:szCs w:val="16"/>
              </w:rPr>
            </w:pPr>
            <w:r>
              <w:rPr>
                <w:rFonts w:cs="Calibri"/>
                <w:sz w:val="16"/>
                <w:szCs w:val="16"/>
              </w:rPr>
              <w:t>RVC-FUR-REQ-014088/C-Deactivate RVC (TcSE ROIN-293328)</w:t>
            </w:r>
          </w:p>
        </w:tc>
        <w:tc>
          <w:tcPr>
            <w:tcW w:w="4770" w:type="dxa"/>
            <w:tcBorders>
              <w:top w:val="single" w:sz="6" w:space="0" w:color="auto"/>
              <w:left w:val="single" w:sz="6" w:space="0" w:color="auto"/>
              <w:bottom w:val="single" w:sz="6" w:space="0" w:color="auto"/>
              <w:right w:val="single" w:sz="6" w:space="0" w:color="auto"/>
            </w:tcBorders>
          </w:tcPr>
          <w:p w14:paraId="38089890" w14:textId="77777777" w:rsidR="007830E7" w:rsidRDefault="00770557" w:rsidP="007830E7">
            <w:pPr>
              <w:rPr>
                <w:rFonts w:cs="Calibri"/>
                <w:sz w:val="16"/>
                <w:szCs w:val="16"/>
              </w:rPr>
            </w:pPr>
            <w:r>
              <w:rPr>
                <w:rFonts w:cs="Calibri"/>
                <w:sz w:val="16"/>
                <w:szCs w:val="16"/>
              </w:rPr>
              <w:t>wstephe1:  Revised to align with Max Speed requirement CAMERA-REQ-014077</w:t>
            </w:r>
          </w:p>
        </w:tc>
      </w:tr>
      <w:tr w:rsidR="007830E7" w14:paraId="4DE8901D" w14:textId="77777777" w:rsidTr="00570795">
        <w:trPr>
          <w:trHeight w:val="187"/>
          <w:jc w:val="center"/>
        </w:trPr>
        <w:tc>
          <w:tcPr>
            <w:tcW w:w="1792" w:type="dxa"/>
            <w:tcBorders>
              <w:left w:val="single" w:sz="6" w:space="0" w:color="auto"/>
              <w:right w:val="single" w:sz="6" w:space="0" w:color="auto"/>
            </w:tcBorders>
          </w:tcPr>
          <w:p w14:paraId="4EB27C70"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05CBD70" w14:textId="77777777" w:rsidR="007830E7" w:rsidRDefault="00770557" w:rsidP="007830E7">
            <w:pPr>
              <w:rPr>
                <w:rFonts w:cs="Calibri"/>
                <w:sz w:val="16"/>
                <w:szCs w:val="16"/>
              </w:rPr>
            </w:pPr>
            <w:r>
              <w:rPr>
                <w:rFonts w:cs="Calibri"/>
                <w:sz w:val="16"/>
                <w:szCs w:val="16"/>
              </w:rPr>
              <w:t>RVC-UC-REQ-014099/B-Rear Camera Delay Mode is On (TcSE ROIN-289798)</w:t>
            </w:r>
          </w:p>
        </w:tc>
        <w:tc>
          <w:tcPr>
            <w:tcW w:w="4770" w:type="dxa"/>
            <w:tcBorders>
              <w:top w:val="single" w:sz="6" w:space="0" w:color="auto"/>
              <w:left w:val="single" w:sz="6" w:space="0" w:color="auto"/>
              <w:bottom w:val="single" w:sz="6" w:space="0" w:color="auto"/>
              <w:right w:val="single" w:sz="6" w:space="0" w:color="auto"/>
            </w:tcBorders>
          </w:tcPr>
          <w:p w14:paraId="70DC48FA" w14:textId="77777777" w:rsidR="007830E7" w:rsidRDefault="00770557" w:rsidP="007830E7">
            <w:pPr>
              <w:rPr>
                <w:rFonts w:cs="Calibri"/>
                <w:sz w:val="16"/>
                <w:szCs w:val="16"/>
              </w:rPr>
            </w:pPr>
            <w:r>
              <w:rPr>
                <w:rFonts w:cs="Calibri"/>
                <w:sz w:val="16"/>
                <w:szCs w:val="16"/>
              </w:rPr>
              <w:t>wstephe1:  Revised to align with Max Speed requirement CAMERA-REQ-014077</w:t>
            </w:r>
          </w:p>
        </w:tc>
      </w:tr>
      <w:tr w:rsidR="007830E7" w14:paraId="1FF7E1E9" w14:textId="77777777" w:rsidTr="00570795">
        <w:trPr>
          <w:trHeight w:val="187"/>
          <w:jc w:val="center"/>
        </w:trPr>
        <w:tc>
          <w:tcPr>
            <w:tcW w:w="1792" w:type="dxa"/>
            <w:tcBorders>
              <w:left w:val="single" w:sz="6" w:space="0" w:color="auto"/>
              <w:right w:val="single" w:sz="6" w:space="0" w:color="auto"/>
            </w:tcBorders>
          </w:tcPr>
          <w:p w14:paraId="6DED7496"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499E8658" w14:textId="77777777" w:rsidR="007830E7" w:rsidRDefault="00770557" w:rsidP="007830E7">
            <w:pPr>
              <w:rPr>
                <w:rFonts w:cs="Calibri"/>
                <w:sz w:val="16"/>
                <w:szCs w:val="16"/>
              </w:rPr>
            </w:pPr>
            <w:r>
              <w:rPr>
                <w:rFonts w:cs="Calibri"/>
                <w:sz w:val="16"/>
                <w:szCs w:val="16"/>
              </w:rPr>
              <w:t>RVC-UC-REQ-014100/B-Active Park Assist is Active (TcSE ROIN-290554)</w:t>
            </w:r>
          </w:p>
        </w:tc>
        <w:tc>
          <w:tcPr>
            <w:tcW w:w="4770" w:type="dxa"/>
            <w:tcBorders>
              <w:top w:val="single" w:sz="6" w:space="0" w:color="auto"/>
              <w:left w:val="single" w:sz="6" w:space="0" w:color="auto"/>
              <w:bottom w:val="single" w:sz="6" w:space="0" w:color="auto"/>
              <w:right w:val="single" w:sz="6" w:space="0" w:color="auto"/>
            </w:tcBorders>
          </w:tcPr>
          <w:p w14:paraId="6194AE84" w14:textId="77777777" w:rsidR="007830E7" w:rsidRDefault="00770557" w:rsidP="007830E7">
            <w:pPr>
              <w:rPr>
                <w:rFonts w:cs="Calibri"/>
                <w:sz w:val="16"/>
                <w:szCs w:val="16"/>
              </w:rPr>
            </w:pPr>
            <w:r>
              <w:rPr>
                <w:rFonts w:cs="Calibri"/>
                <w:sz w:val="16"/>
                <w:szCs w:val="16"/>
              </w:rPr>
              <w:t>wstephe1:  Revised to align with Max Speed requirement CAMERA-REQ-014077</w:t>
            </w:r>
          </w:p>
        </w:tc>
      </w:tr>
      <w:tr w:rsidR="007830E7" w14:paraId="572FBB3E" w14:textId="77777777" w:rsidTr="00570795">
        <w:trPr>
          <w:trHeight w:val="187"/>
          <w:jc w:val="center"/>
        </w:trPr>
        <w:tc>
          <w:tcPr>
            <w:tcW w:w="1792" w:type="dxa"/>
            <w:tcBorders>
              <w:left w:val="single" w:sz="6" w:space="0" w:color="auto"/>
              <w:right w:val="single" w:sz="6" w:space="0" w:color="auto"/>
            </w:tcBorders>
          </w:tcPr>
          <w:p w14:paraId="03A266F7"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0854B181" w14:textId="77777777" w:rsidR="007830E7" w:rsidRDefault="00770557" w:rsidP="007830E7">
            <w:pPr>
              <w:rPr>
                <w:rFonts w:cs="Calibri"/>
                <w:sz w:val="16"/>
                <w:szCs w:val="16"/>
              </w:rPr>
            </w:pPr>
            <w:r>
              <w:rPr>
                <w:rFonts w:cs="Calibri"/>
                <w:sz w:val="16"/>
                <w:szCs w:val="16"/>
              </w:rPr>
              <w:t>RVC-UC-REQ-014101/B-Trailer Backup Assist is Active (TcSE ROIN-290555)</w:t>
            </w:r>
          </w:p>
        </w:tc>
        <w:tc>
          <w:tcPr>
            <w:tcW w:w="4770" w:type="dxa"/>
            <w:tcBorders>
              <w:top w:val="single" w:sz="6" w:space="0" w:color="auto"/>
              <w:left w:val="single" w:sz="6" w:space="0" w:color="auto"/>
              <w:bottom w:val="single" w:sz="6" w:space="0" w:color="auto"/>
              <w:right w:val="single" w:sz="6" w:space="0" w:color="auto"/>
            </w:tcBorders>
          </w:tcPr>
          <w:p w14:paraId="342A55F1" w14:textId="77777777" w:rsidR="007830E7" w:rsidRDefault="00770557" w:rsidP="007830E7">
            <w:pPr>
              <w:rPr>
                <w:rFonts w:cs="Calibri"/>
                <w:sz w:val="16"/>
                <w:szCs w:val="16"/>
              </w:rPr>
            </w:pPr>
            <w:r>
              <w:rPr>
                <w:rFonts w:cs="Calibri"/>
                <w:sz w:val="16"/>
                <w:szCs w:val="16"/>
              </w:rPr>
              <w:t>wstephe1:  Revised to align with Max Speed requirement CAMERA-REQ-014077</w:t>
            </w:r>
          </w:p>
        </w:tc>
      </w:tr>
      <w:tr w:rsidR="007830E7" w14:paraId="1A8CF1E0" w14:textId="77777777" w:rsidTr="00570795">
        <w:trPr>
          <w:trHeight w:val="187"/>
          <w:jc w:val="center"/>
        </w:trPr>
        <w:tc>
          <w:tcPr>
            <w:tcW w:w="1792" w:type="dxa"/>
            <w:tcBorders>
              <w:left w:val="single" w:sz="6" w:space="0" w:color="auto"/>
              <w:right w:val="single" w:sz="6" w:space="0" w:color="auto"/>
            </w:tcBorders>
          </w:tcPr>
          <w:p w14:paraId="5D2F184E"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72C45FEB" w14:textId="77777777" w:rsidR="007830E7" w:rsidRDefault="00770557" w:rsidP="007830E7">
            <w:pPr>
              <w:rPr>
                <w:rFonts w:cs="Calibri"/>
                <w:sz w:val="16"/>
                <w:szCs w:val="16"/>
              </w:rPr>
            </w:pPr>
            <w:r>
              <w:rPr>
                <w:rFonts w:cs="Calibri"/>
                <w:sz w:val="16"/>
                <w:szCs w:val="16"/>
              </w:rPr>
              <w:t>RVC-UC-REQ-014099/B-Rear Camera Delay Mode is On (TcSE ROIN-289798)</w:t>
            </w:r>
          </w:p>
        </w:tc>
        <w:tc>
          <w:tcPr>
            <w:tcW w:w="4770" w:type="dxa"/>
            <w:tcBorders>
              <w:top w:val="single" w:sz="6" w:space="0" w:color="auto"/>
              <w:left w:val="single" w:sz="6" w:space="0" w:color="auto"/>
              <w:bottom w:val="single" w:sz="6" w:space="0" w:color="auto"/>
              <w:right w:val="single" w:sz="6" w:space="0" w:color="auto"/>
            </w:tcBorders>
          </w:tcPr>
          <w:p w14:paraId="72A0B6AD" w14:textId="77777777" w:rsidR="007830E7" w:rsidRDefault="00770557" w:rsidP="007830E7">
            <w:pPr>
              <w:rPr>
                <w:rFonts w:cs="Calibri"/>
                <w:sz w:val="16"/>
                <w:szCs w:val="16"/>
              </w:rPr>
            </w:pPr>
            <w:r>
              <w:rPr>
                <w:rFonts w:cs="Calibri"/>
                <w:sz w:val="16"/>
                <w:szCs w:val="16"/>
              </w:rPr>
              <w:t>wstephe1:  Revised to align with Max Speed requirement CAMERA-REQ-014077</w:t>
            </w:r>
          </w:p>
        </w:tc>
      </w:tr>
      <w:tr w:rsidR="007830E7" w14:paraId="7D3E3387" w14:textId="77777777" w:rsidTr="00570795">
        <w:trPr>
          <w:trHeight w:val="187"/>
          <w:jc w:val="center"/>
        </w:trPr>
        <w:tc>
          <w:tcPr>
            <w:tcW w:w="1792" w:type="dxa"/>
            <w:tcBorders>
              <w:left w:val="single" w:sz="6" w:space="0" w:color="auto"/>
              <w:right w:val="single" w:sz="6" w:space="0" w:color="auto"/>
            </w:tcBorders>
          </w:tcPr>
          <w:p w14:paraId="2C27EEED"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1305B7B1" w14:textId="77777777" w:rsidR="007830E7" w:rsidRDefault="00770557" w:rsidP="007830E7">
            <w:pPr>
              <w:rPr>
                <w:rFonts w:cs="Calibri"/>
                <w:sz w:val="16"/>
                <w:szCs w:val="16"/>
              </w:rPr>
            </w:pPr>
            <w:r>
              <w:rPr>
                <w:rFonts w:cs="Calibri"/>
                <w:sz w:val="16"/>
                <w:szCs w:val="16"/>
              </w:rPr>
              <w:t>RVC-UC-REQ-014100/B-Active Park Assist is Active (TcSE ROIN-290554)</w:t>
            </w:r>
          </w:p>
        </w:tc>
        <w:tc>
          <w:tcPr>
            <w:tcW w:w="4770" w:type="dxa"/>
            <w:tcBorders>
              <w:top w:val="single" w:sz="6" w:space="0" w:color="auto"/>
              <w:left w:val="single" w:sz="6" w:space="0" w:color="auto"/>
              <w:bottom w:val="single" w:sz="6" w:space="0" w:color="auto"/>
              <w:right w:val="single" w:sz="6" w:space="0" w:color="auto"/>
            </w:tcBorders>
          </w:tcPr>
          <w:p w14:paraId="5D64C09D" w14:textId="77777777" w:rsidR="007830E7" w:rsidRDefault="00770557" w:rsidP="007830E7">
            <w:pPr>
              <w:rPr>
                <w:rFonts w:cs="Calibri"/>
                <w:sz w:val="16"/>
                <w:szCs w:val="16"/>
              </w:rPr>
            </w:pPr>
            <w:r>
              <w:rPr>
                <w:rFonts w:cs="Calibri"/>
                <w:sz w:val="16"/>
                <w:szCs w:val="16"/>
              </w:rPr>
              <w:t>wstephe1:  Revised to align with Max Speed requirement CAMERA-REQ-014077</w:t>
            </w:r>
          </w:p>
        </w:tc>
      </w:tr>
      <w:tr w:rsidR="007830E7" w14:paraId="4BFF2A58" w14:textId="77777777" w:rsidTr="00570795">
        <w:trPr>
          <w:trHeight w:val="187"/>
          <w:jc w:val="center"/>
        </w:trPr>
        <w:tc>
          <w:tcPr>
            <w:tcW w:w="1792" w:type="dxa"/>
            <w:tcBorders>
              <w:left w:val="single" w:sz="6" w:space="0" w:color="auto"/>
              <w:right w:val="single" w:sz="6" w:space="0" w:color="auto"/>
            </w:tcBorders>
          </w:tcPr>
          <w:p w14:paraId="564BC2D8"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37EBB9A" w14:textId="77777777" w:rsidR="007830E7" w:rsidRDefault="00770557" w:rsidP="007830E7">
            <w:pPr>
              <w:rPr>
                <w:rFonts w:cs="Calibri"/>
                <w:sz w:val="16"/>
                <w:szCs w:val="16"/>
              </w:rPr>
            </w:pPr>
            <w:r>
              <w:rPr>
                <w:rFonts w:cs="Calibri"/>
                <w:sz w:val="16"/>
                <w:szCs w:val="16"/>
              </w:rPr>
              <w:t>RVC-UC-REQ-014101/B-Trailer Backup Assist is Active (TcSE ROIN-290555)</w:t>
            </w:r>
          </w:p>
        </w:tc>
        <w:tc>
          <w:tcPr>
            <w:tcW w:w="4770" w:type="dxa"/>
            <w:tcBorders>
              <w:top w:val="single" w:sz="6" w:space="0" w:color="auto"/>
              <w:left w:val="single" w:sz="6" w:space="0" w:color="auto"/>
              <w:bottom w:val="single" w:sz="6" w:space="0" w:color="auto"/>
              <w:right w:val="single" w:sz="6" w:space="0" w:color="auto"/>
            </w:tcBorders>
          </w:tcPr>
          <w:p w14:paraId="1FEFC256" w14:textId="77777777" w:rsidR="007830E7" w:rsidRDefault="00770557" w:rsidP="007830E7">
            <w:pPr>
              <w:rPr>
                <w:rFonts w:cs="Calibri"/>
                <w:sz w:val="16"/>
                <w:szCs w:val="16"/>
              </w:rPr>
            </w:pPr>
            <w:r>
              <w:rPr>
                <w:rFonts w:cs="Calibri"/>
                <w:sz w:val="16"/>
                <w:szCs w:val="16"/>
              </w:rPr>
              <w:t>wstephe1:  Revised to align with Max Speed requirement CAMERA-REQ-014077</w:t>
            </w:r>
          </w:p>
        </w:tc>
      </w:tr>
      <w:tr w:rsidR="007830E7" w14:paraId="592AB51D" w14:textId="77777777" w:rsidTr="00570795">
        <w:trPr>
          <w:trHeight w:val="187"/>
          <w:jc w:val="center"/>
        </w:trPr>
        <w:tc>
          <w:tcPr>
            <w:tcW w:w="1792" w:type="dxa"/>
            <w:tcBorders>
              <w:left w:val="single" w:sz="6" w:space="0" w:color="auto"/>
              <w:right w:val="single" w:sz="6" w:space="0" w:color="auto"/>
            </w:tcBorders>
          </w:tcPr>
          <w:p w14:paraId="1708484A"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3C9FBF3" w14:textId="77777777" w:rsidR="007830E7" w:rsidRDefault="00770557" w:rsidP="007830E7">
            <w:pPr>
              <w:rPr>
                <w:rFonts w:cs="Calibri"/>
                <w:sz w:val="16"/>
                <w:szCs w:val="16"/>
              </w:rPr>
            </w:pPr>
            <w:r>
              <w:rPr>
                <w:rFonts w:cs="Calibri"/>
                <w:sz w:val="16"/>
                <w:szCs w:val="16"/>
              </w:rPr>
              <w:t>DAFVCv1-FUN-REQ-014045/B-Activate/Deactivate Driver Assist Front View Camera (TcSE ROIN-293385)</w:t>
            </w:r>
          </w:p>
        </w:tc>
        <w:tc>
          <w:tcPr>
            <w:tcW w:w="4770" w:type="dxa"/>
            <w:tcBorders>
              <w:top w:val="single" w:sz="6" w:space="0" w:color="auto"/>
              <w:left w:val="single" w:sz="6" w:space="0" w:color="auto"/>
              <w:bottom w:val="single" w:sz="6" w:space="0" w:color="auto"/>
              <w:right w:val="single" w:sz="6" w:space="0" w:color="auto"/>
            </w:tcBorders>
          </w:tcPr>
          <w:p w14:paraId="66D3748A" w14:textId="77777777" w:rsidR="007830E7" w:rsidRDefault="00770557" w:rsidP="007830E7">
            <w:pPr>
              <w:rPr>
                <w:rFonts w:cs="Calibri"/>
                <w:sz w:val="16"/>
                <w:szCs w:val="16"/>
              </w:rPr>
            </w:pPr>
            <w:r>
              <w:rPr>
                <w:rFonts w:cs="Calibri"/>
                <w:sz w:val="16"/>
                <w:szCs w:val="16"/>
              </w:rPr>
              <w:t>rpaquet2 - Added requirement folder with the off road requirement due to merging Offroad and Multicamera SPSS.</w:t>
            </w:r>
          </w:p>
        </w:tc>
      </w:tr>
      <w:tr w:rsidR="007830E7" w14:paraId="13A28701" w14:textId="77777777" w:rsidTr="00570795">
        <w:trPr>
          <w:trHeight w:val="187"/>
          <w:jc w:val="center"/>
        </w:trPr>
        <w:tc>
          <w:tcPr>
            <w:tcW w:w="1792" w:type="dxa"/>
            <w:tcBorders>
              <w:left w:val="single" w:sz="6" w:space="0" w:color="auto"/>
              <w:right w:val="single" w:sz="6" w:space="0" w:color="auto"/>
            </w:tcBorders>
          </w:tcPr>
          <w:p w14:paraId="5672F15A"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12A1DF0B" w14:textId="77777777" w:rsidR="007830E7" w:rsidRDefault="00770557" w:rsidP="007830E7">
            <w:pPr>
              <w:rPr>
                <w:rFonts w:cs="Calibri"/>
                <w:sz w:val="16"/>
                <w:szCs w:val="16"/>
              </w:rPr>
            </w:pPr>
            <w:r>
              <w:rPr>
                <w:rFonts w:cs="Calibri"/>
                <w:sz w:val="16"/>
                <w:szCs w:val="16"/>
              </w:rPr>
              <w:t>DAFVCv1-FUR-REQ-166641/A-Deactivate FVC</w:t>
            </w:r>
          </w:p>
        </w:tc>
        <w:tc>
          <w:tcPr>
            <w:tcW w:w="4770" w:type="dxa"/>
            <w:tcBorders>
              <w:top w:val="single" w:sz="6" w:space="0" w:color="auto"/>
              <w:left w:val="single" w:sz="6" w:space="0" w:color="auto"/>
              <w:bottom w:val="single" w:sz="6" w:space="0" w:color="auto"/>
              <w:right w:val="single" w:sz="6" w:space="0" w:color="auto"/>
            </w:tcBorders>
          </w:tcPr>
          <w:p w14:paraId="66F65833" w14:textId="77777777" w:rsidR="007830E7" w:rsidRDefault="00770557" w:rsidP="007830E7">
            <w:pPr>
              <w:rPr>
                <w:rFonts w:cs="Calibri"/>
                <w:sz w:val="16"/>
                <w:szCs w:val="16"/>
              </w:rPr>
            </w:pPr>
            <w:r>
              <w:rPr>
                <w:rFonts w:cs="Calibri"/>
                <w:sz w:val="16"/>
                <w:szCs w:val="16"/>
              </w:rPr>
              <w:t>rpaquet2 - New requirement number created during merge of Offroad and multi camera specs due to signal change.</w:t>
            </w:r>
          </w:p>
        </w:tc>
      </w:tr>
      <w:tr w:rsidR="007830E7" w14:paraId="0FD18783" w14:textId="77777777" w:rsidTr="00570795">
        <w:trPr>
          <w:trHeight w:val="187"/>
          <w:jc w:val="center"/>
        </w:trPr>
        <w:tc>
          <w:tcPr>
            <w:tcW w:w="1792" w:type="dxa"/>
            <w:tcBorders>
              <w:left w:val="single" w:sz="6" w:space="0" w:color="auto"/>
              <w:right w:val="single" w:sz="6" w:space="0" w:color="auto"/>
            </w:tcBorders>
          </w:tcPr>
          <w:p w14:paraId="5D21E91C"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78F8B667" w14:textId="77777777" w:rsidR="007830E7" w:rsidRDefault="00770557" w:rsidP="007830E7">
            <w:pPr>
              <w:rPr>
                <w:rFonts w:cs="Calibri"/>
                <w:sz w:val="16"/>
                <w:szCs w:val="16"/>
              </w:rPr>
            </w:pPr>
            <w:r>
              <w:rPr>
                <w:rFonts w:cs="Calibri"/>
                <w:sz w:val="16"/>
                <w:szCs w:val="16"/>
              </w:rPr>
              <w:t>DAFVCv1-FUR-REQ-013997/B-E-Locker Deactivation Delay (TcSE ROIN-266607-1)</w:t>
            </w:r>
          </w:p>
        </w:tc>
        <w:tc>
          <w:tcPr>
            <w:tcW w:w="4770" w:type="dxa"/>
            <w:tcBorders>
              <w:top w:val="single" w:sz="6" w:space="0" w:color="auto"/>
              <w:left w:val="single" w:sz="6" w:space="0" w:color="auto"/>
              <w:bottom w:val="single" w:sz="6" w:space="0" w:color="auto"/>
              <w:right w:val="single" w:sz="6" w:space="0" w:color="auto"/>
            </w:tcBorders>
          </w:tcPr>
          <w:p w14:paraId="787A8872" w14:textId="77777777" w:rsidR="007830E7" w:rsidRDefault="00770557" w:rsidP="007830E7">
            <w:pPr>
              <w:rPr>
                <w:rFonts w:cs="Calibri"/>
                <w:sz w:val="16"/>
                <w:szCs w:val="16"/>
              </w:rPr>
            </w:pPr>
            <w:r>
              <w:rPr>
                <w:rFonts w:cs="Calibri"/>
                <w:sz w:val="16"/>
                <w:szCs w:val="16"/>
              </w:rPr>
              <w:t>rpaquet2 - Changed FID to DAFVC due to merge of Offroad and Multicamera spec.</w:t>
            </w:r>
          </w:p>
        </w:tc>
      </w:tr>
      <w:tr w:rsidR="007830E7" w14:paraId="14E78B58" w14:textId="77777777" w:rsidTr="00570795">
        <w:trPr>
          <w:trHeight w:val="187"/>
          <w:jc w:val="center"/>
        </w:trPr>
        <w:tc>
          <w:tcPr>
            <w:tcW w:w="1792" w:type="dxa"/>
            <w:tcBorders>
              <w:left w:val="single" w:sz="6" w:space="0" w:color="auto"/>
              <w:right w:val="single" w:sz="6" w:space="0" w:color="auto"/>
            </w:tcBorders>
          </w:tcPr>
          <w:p w14:paraId="74485712"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16414D5F" w14:textId="77777777" w:rsidR="007830E7" w:rsidRDefault="00770557" w:rsidP="007830E7">
            <w:pPr>
              <w:rPr>
                <w:rFonts w:cs="Calibri"/>
                <w:sz w:val="16"/>
                <w:szCs w:val="16"/>
              </w:rPr>
            </w:pPr>
            <w:r>
              <w:rPr>
                <w:rFonts w:cs="Calibri"/>
                <w:sz w:val="16"/>
                <w:szCs w:val="16"/>
              </w:rPr>
              <w:t>DAFVCv1-TMR-REQ-013998/B-T_eLockerDelay (TcSE ROIN-266609-1)</w:t>
            </w:r>
          </w:p>
        </w:tc>
        <w:tc>
          <w:tcPr>
            <w:tcW w:w="4770" w:type="dxa"/>
            <w:tcBorders>
              <w:top w:val="single" w:sz="6" w:space="0" w:color="auto"/>
              <w:left w:val="single" w:sz="6" w:space="0" w:color="auto"/>
              <w:bottom w:val="single" w:sz="6" w:space="0" w:color="auto"/>
              <w:right w:val="single" w:sz="6" w:space="0" w:color="auto"/>
            </w:tcBorders>
          </w:tcPr>
          <w:p w14:paraId="6241E47D" w14:textId="77777777" w:rsidR="007830E7" w:rsidRDefault="00770557" w:rsidP="007830E7">
            <w:pPr>
              <w:rPr>
                <w:rFonts w:cs="Calibri"/>
                <w:sz w:val="16"/>
                <w:szCs w:val="16"/>
              </w:rPr>
            </w:pPr>
            <w:r>
              <w:rPr>
                <w:rFonts w:cs="Calibri"/>
                <w:sz w:val="16"/>
                <w:szCs w:val="16"/>
              </w:rPr>
              <w:t>rpaquet2 - Changed FID to DAFVC due to merge of Offroad and Multicamera spec.</w:t>
            </w:r>
          </w:p>
        </w:tc>
      </w:tr>
      <w:tr w:rsidR="007830E7" w14:paraId="5C78C4D7" w14:textId="77777777" w:rsidTr="00570795">
        <w:trPr>
          <w:trHeight w:val="187"/>
          <w:jc w:val="center"/>
        </w:trPr>
        <w:tc>
          <w:tcPr>
            <w:tcW w:w="1792" w:type="dxa"/>
            <w:tcBorders>
              <w:left w:val="single" w:sz="6" w:space="0" w:color="auto"/>
              <w:right w:val="single" w:sz="6" w:space="0" w:color="auto"/>
            </w:tcBorders>
          </w:tcPr>
          <w:p w14:paraId="11D97315"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5E20A460" w14:textId="77777777" w:rsidR="007830E7" w:rsidRDefault="00770557" w:rsidP="007830E7">
            <w:pPr>
              <w:rPr>
                <w:rFonts w:cs="Calibri"/>
                <w:sz w:val="16"/>
                <w:szCs w:val="16"/>
              </w:rPr>
            </w:pPr>
            <w:r>
              <w:rPr>
                <w:rFonts w:cs="Calibri"/>
                <w:sz w:val="16"/>
                <w:szCs w:val="16"/>
              </w:rPr>
              <w:t>DAFVCv1-UC-REQ-014048/B-Activation Attempt During Overspeed Condition (TcSE ROIN-290145)</w:t>
            </w:r>
          </w:p>
        </w:tc>
        <w:tc>
          <w:tcPr>
            <w:tcW w:w="4770" w:type="dxa"/>
            <w:tcBorders>
              <w:top w:val="single" w:sz="6" w:space="0" w:color="auto"/>
              <w:left w:val="single" w:sz="6" w:space="0" w:color="auto"/>
              <w:bottom w:val="single" w:sz="6" w:space="0" w:color="auto"/>
              <w:right w:val="single" w:sz="6" w:space="0" w:color="auto"/>
            </w:tcBorders>
          </w:tcPr>
          <w:p w14:paraId="254ED61C" w14:textId="77777777" w:rsidR="007830E7" w:rsidRDefault="00770557" w:rsidP="007830E7">
            <w:pPr>
              <w:rPr>
                <w:rFonts w:cs="Calibri"/>
                <w:sz w:val="16"/>
                <w:szCs w:val="16"/>
              </w:rPr>
            </w:pPr>
            <w:r>
              <w:rPr>
                <w:rFonts w:cs="Calibri"/>
                <w:sz w:val="16"/>
                <w:szCs w:val="16"/>
              </w:rPr>
              <w:t>wstephe1:  Revised to align with Max Speed requirement CAMERA-REQ-014077</w:t>
            </w:r>
          </w:p>
        </w:tc>
      </w:tr>
      <w:tr w:rsidR="007830E7" w14:paraId="78BE63AF" w14:textId="77777777" w:rsidTr="00570795">
        <w:trPr>
          <w:trHeight w:val="187"/>
          <w:jc w:val="center"/>
        </w:trPr>
        <w:tc>
          <w:tcPr>
            <w:tcW w:w="1792" w:type="dxa"/>
            <w:tcBorders>
              <w:left w:val="single" w:sz="6" w:space="0" w:color="auto"/>
              <w:right w:val="single" w:sz="6" w:space="0" w:color="auto"/>
            </w:tcBorders>
          </w:tcPr>
          <w:p w14:paraId="20244FB0"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2C11D5C6" w14:textId="77777777" w:rsidR="007830E7" w:rsidRDefault="00770557" w:rsidP="007830E7">
            <w:pPr>
              <w:rPr>
                <w:rFonts w:cs="Calibri"/>
                <w:sz w:val="16"/>
                <w:szCs w:val="16"/>
              </w:rPr>
            </w:pPr>
            <w:r>
              <w:rPr>
                <w:rFonts w:cs="Calibri"/>
                <w:sz w:val="16"/>
                <w:szCs w:val="16"/>
              </w:rPr>
              <w:t>DAFVCv1-UC-REQ-014049/B-Deactivate Driver Assist Front View Camera (TcSE ROIN-290146)</w:t>
            </w:r>
          </w:p>
        </w:tc>
        <w:tc>
          <w:tcPr>
            <w:tcW w:w="4770" w:type="dxa"/>
            <w:tcBorders>
              <w:top w:val="single" w:sz="6" w:space="0" w:color="auto"/>
              <w:left w:val="single" w:sz="6" w:space="0" w:color="auto"/>
              <w:bottom w:val="single" w:sz="6" w:space="0" w:color="auto"/>
              <w:right w:val="single" w:sz="6" w:space="0" w:color="auto"/>
            </w:tcBorders>
          </w:tcPr>
          <w:p w14:paraId="4342E7AB" w14:textId="77777777" w:rsidR="007830E7" w:rsidRDefault="00770557" w:rsidP="007830E7">
            <w:pPr>
              <w:rPr>
                <w:rFonts w:cs="Calibri"/>
                <w:sz w:val="16"/>
                <w:szCs w:val="16"/>
              </w:rPr>
            </w:pPr>
            <w:r>
              <w:rPr>
                <w:rFonts w:cs="Calibri"/>
                <w:sz w:val="16"/>
                <w:szCs w:val="16"/>
              </w:rPr>
              <w:t>wstephe1:  Revised to align with Max Speed requirement CAMERA-REQ-014077</w:t>
            </w:r>
            <w:r>
              <w:rPr>
                <w:rFonts w:cs="Calibri"/>
                <w:sz w:val="16"/>
                <w:szCs w:val="16"/>
              </w:rPr>
              <w:br/>
              <w:t>rpaquet2 - Updated the precondition and Scenario description to combine the Offroad use case for deactivate with that from Multi Camera.</w:t>
            </w:r>
          </w:p>
        </w:tc>
      </w:tr>
      <w:tr w:rsidR="007830E7" w14:paraId="75BBD227" w14:textId="77777777" w:rsidTr="00570795">
        <w:trPr>
          <w:trHeight w:val="187"/>
          <w:jc w:val="center"/>
        </w:trPr>
        <w:tc>
          <w:tcPr>
            <w:tcW w:w="1792" w:type="dxa"/>
            <w:tcBorders>
              <w:left w:val="single" w:sz="6" w:space="0" w:color="auto"/>
              <w:right w:val="single" w:sz="6" w:space="0" w:color="auto"/>
            </w:tcBorders>
          </w:tcPr>
          <w:p w14:paraId="3B03253D"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02B867F6" w14:textId="77777777" w:rsidR="007830E7" w:rsidRDefault="00770557" w:rsidP="007830E7">
            <w:pPr>
              <w:rPr>
                <w:rFonts w:cs="Calibri"/>
                <w:sz w:val="16"/>
                <w:szCs w:val="16"/>
              </w:rPr>
            </w:pPr>
            <w:r>
              <w:rPr>
                <w:rFonts w:cs="Calibri"/>
                <w:sz w:val="16"/>
                <w:szCs w:val="16"/>
              </w:rPr>
              <w:t>DAFVCv1-ACT-REQ-014043/B-Activate/Deactivate Driver Assist Front View Camera (TcSE ROIN-282606-3)</w:t>
            </w:r>
          </w:p>
        </w:tc>
        <w:tc>
          <w:tcPr>
            <w:tcW w:w="4770" w:type="dxa"/>
            <w:tcBorders>
              <w:top w:val="single" w:sz="6" w:space="0" w:color="auto"/>
              <w:left w:val="single" w:sz="6" w:space="0" w:color="auto"/>
              <w:bottom w:val="single" w:sz="6" w:space="0" w:color="auto"/>
              <w:right w:val="single" w:sz="6" w:space="0" w:color="auto"/>
            </w:tcBorders>
          </w:tcPr>
          <w:p w14:paraId="7778F0D3" w14:textId="77777777" w:rsidR="007830E7" w:rsidRDefault="00770557" w:rsidP="007830E7">
            <w:pPr>
              <w:rPr>
                <w:rFonts w:cs="Calibri"/>
                <w:sz w:val="16"/>
                <w:szCs w:val="16"/>
              </w:rPr>
            </w:pPr>
            <w:r>
              <w:rPr>
                <w:rFonts w:cs="Calibri"/>
                <w:sz w:val="16"/>
                <w:szCs w:val="16"/>
              </w:rPr>
              <w:t>rpaquet2 - Added note to diagram to state check Feature Maximum Speed requirement for exit speed value.</w:t>
            </w:r>
          </w:p>
        </w:tc>
      </w:tr>
      <w:tr w:rsidR="007830E7" w14:paraId="2631E8DF" w14:textId="77777777" w:rsidTr="00570795">
        <w:trPr>
          <w:trHeight w:val="187"/>
          <w:jc w:val="center"/>
        </w:trPr>
        <w:tc>
          <w:tcPr>
            <w:tcW w:w="1792" w:type="dxa"/>
            <w:tcBorders>
              <w:left w:val="single" w:sz="6" w:space="0" w:color="auto"/>
              <w:right w:val="single" w:sz="6" w:space="0" w:color="auto"/>
            </w:tcBorders>
          </w:tcPr>
          <w:p w14:paraId="417A0A8B"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01F35163" w14:textId="77777777" w:rsidR="007830E7" w:rsidRDefault="00770557" w:rsidP="007830E7">
            <w:pPr>
              <w:rPr>
                <w:rFonts w:cs="Calibri"/>
                <w:sz w:val="16"/>
                <w:szCs w:val="16"/>
              </w:rPr>
            </w:pPr>
            <w:r>
              <w:rPr>
                <w:rFonts w:cs="Calibri"/>
                <w:sz w:val="16"/>
                <w:szCs w:val="16"/>
              </w:rPr>
              <w:t>DAFVCv1-SD-REQ-014050/B-Activate_Deactivate Driver Asistance Front View Camera (TcSE ROIN-282617-2)</w:t>
            </w:r>
          </w:p>
        </w:tc>
        <w:tc>
          <w:tcPr>
            <w:tcW w:w="4770" w:type="dxa"/>
            <w:tcBorders>
              <w:top w:val="single" w:sz="6" w:space="0" w:color="auto"/>
              <w:left w:val="single" w:sz="6" w:space="0" w:color="auto"/>
              <w:bottom w:val="single" w:sz="6" w:space="0" w:color="auto"/>
              <w:right w:val="single" w:sz="6" w:space="0" w:color="auto"/>
            </w:tcBorders>
          </w:tcPr>
          <w:p w14:paraId="6E86031A" w14:textId="77777777" w:rsidR="007830E7" w:rsidRDefault="00770557" w:rsidP="007830E7">
            <w:pPr>
              <w:rPr>
                <w:rFonts w:cs="Calibri"/>
                <w:sz w:val="16"/>
                <w:szCs w:val="16"/>
              </w:rPr>
            </w:pPr>
            <w:r>
              <w:rPr>
                <w:rFonts w:cs="Calibri"/>
                <w:sz w:val="16"/>
                <w:szCs w:val="16"/>
              </w:rPr>
              <w:t>rpaquet2 - Update diagram to add note to check feature Maximum Speed requirement for exit speed value.</w:t>
            </w:r>
          </w:p>
        </w:tc>
      </w:tr>
      <w:tr w:rsidR="007830E7" w14:paraId="0230710F" w14:textId="77777777" w:rsidTr="00570795">
        <w:trPr>
          <w:trHeight w:val="187"/>
          <w:jc w:val="center"/>
        </w:trPr>
        <w:tc>
          <w:tcPr>
            <w:tcW w:w="1792" w:type="dxa"/>
            <w:tcBorders>
              <w:left w:val="single" w:sz="6" w:space="0" w:color="auto"/>
              <w:right w:val="single" w:sz="6" w:space="0" w:color="auto"/>
            </w:tcBorders>
          </w:tcPr>
          <w:p w14:paraId="63BF771F"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4349BE5F" w14:textId="77777777" w:rsidR="007830E7" w:rsidRDefault="00770557" w:rsidP="007830E7">
            <w:pPr>
              <w:rPr>
                <w:rFonts w:cs="Calibri"/>
                <w:sz w:val="16"/>
                <w:szCs w:val="16"/>
              </w:rPr>
            </w:pPr>
            <w:r>
              <w:rPr>
                <w:rFonts w:cs="Calibri"/>
                <w:sz w:val="16"/>
                <w:szCs w:val="16"/>
              </w:rPr>
              <w:t>DAFVCv2-FUN-REQ-128309/B-Activate/Deactivate Driver Assist Front View Camera v2</w:t>
            </w:r>
          </w:p>
        </w:tc>
        <w:tc>
          <w:tcPr>
            <w:tcW w:w="4770" w:type="dxa"/>
            <w:tcBorders>
              <w:top w:val="single" w:sz="6" w:space="0" w:color="auto"/>
              <w:left w:val="single" w:sz="6" w:space="0" w:color="auto"/>
              <w:bottom w:val="single" w:sz="6" w:space="0" w:color="auto"/>
              <w:right w:val="single" w:sz="6" w:space="0" w:color="auto"/>
            </w:tcBorders>
          </w:tcPr>
          <w:p w14:paraId="7F1921BE" w14:textId="77777777" w:rsidR="007830E7" w:rsidRDefault="00770557" w:rsidP="007830E7">
            <w:pPr>
              <w:rPr>
                <w:rFonts w:cs="Calibri"/>
                <w:sz w:val="16"/>
                <w:szCs w:val="16"/>
              </w:rPr>
            </w:pPr>
            <w:r>
              <w:rPr>
                <w:rFonts w:cs="Calibri"/>
                <w:sz w:val="16"/>
                <w:szCs w:val="16"/>
              </w:rPr>
              <w:t>rpaquet2 - Added requirement folder with the off road requirement due to merging Offroad and Multicamera SPSS.</w:t>
            </w:r>
          </w:p>
        </w:tc>
      </w:tr>
      <w:tr w:rsidR="007830E7" w14:paraId="7E67364A" w14:textId="77777777" w:rsidTr="00570795">
        <w:trPr>
          <w:trHeight w:val="187"/>
          <w:jc w:val="center"/>
        </w:trPr>
        <w:tc>
          <w:tcPr>
            <w:tcW w:w="1792" w:type="dxa"/>
            <w:tcBorders>
              <w:left w:val="single" w:sz="6" w:space="0" w:color="auto"/>
              <w:right w:val="single" w:sz="6" w:space="0" w:color="auto"/>
            </w:tcBorders>
          </w:tcPr>
          <w:p w14:paraId="176E09D1"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737B67B3" w14:textId="77777777" w:rsidR="007830E7" w:rsidRDefault="00770557" w:rsidP="007830E7">
            <w:pPr>
              <w:rPr>
                <w:rFonts w:cs="Calibri"/>
                <w:sz w:val="16"/>
                <w:szCs w:val="16"/>
              </w:rPr>
            </w:pPr>
            <w:r>
              <w:rPr>
                <w:rFonts w:cs="Calibri"/>
                <w:sz w:val="16"/>
                <w:szCs w:val="16"/>
              </w:rPr>
              <w:t>STR-246672/A-Requirements</w:t>
            </w:r>
          </w:p>
        </w:tc>
        <w:tc>
          <w:tcPr>
            <w:tcW w:w="4770" w:type="dxa"/>
            <w:tcBorders>
              <w:top w:val="single" w:sz="6" w:space="0" w:color="auto"/>
              <w:left w:val="single" w:sz="6" w:space="0" w:color="auto"/>
              <w:bottom w:val="single" w:sz="6" w:space="0" w:color="auto"/>
              <w:right w:val="single" w:sz="6" w:space="0" w:color="auto"/>
            </w:tcBorders>
          </w:tcPr>
          <w:p w14:paraId="60462786" w14:textId="77777777" w:rsidR="007830E7" w:rsidRDefault="00770557" w:rsidP="007830E7">
            <w:pPr>
              <w:rPr>
                <w:rFonts w:cs="Calibri"/>
                <w:sz w:val="16"/>
                <w:szCs w:val="16"/>
              </w:rPr>
            </w:pPr>
            <w:r>
              <w:rPr>
                <w:rFonts w:cs="Calibri"/>
                <w:sz w:val="16"/>
                <w:szCs w:val="16"/>
              </w:rPr>
              <w:t> </w:t>
            </w:r>
          </w:p>
        </w:tc>
      </w:tr>
      <w:tr w:rsidR="007830E7" w14:paraId="06B488C2" w14:textId="77777777" w:rsidTr="00570795">
        <w:trPr>
          <w:trHeight w:val="187"/>
          <w:jc w:val="center"/>
        </w:trPr>
        <w:tc>
          <w:tcPr>
            <w:tcW w:w="1792" w:type="dxa"/>
            <w:tcBorders>
              <w:left w:val="single" w:sz="6" w:space="0" w:color="auto"/>
              <w:right w:val="single" w:sz="6" w:space="0" w:color="auto"/>
            </w:tcBorders>
          </w:tcPr>
          <w:p w14:paraId="589AA353"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F789D77" w14:textId="77777777" w:rsidR="007830E7" w:rsidRDefault="00770557" w:rsidP="007830E7">
            <w:pPr>
              <w:rPr>
                <w:rFonts w:cs="Calibri"/>
                <w:sz w:val="16"/>
                <w:szCs w:val="16"/>
              </w:rPr>
            </w:pPr>
            <w:r>
              <w:rPr>
                <w:rFonts w:cs="Calibri"/>
                <w:sz w:val="16"/>
                <w:szCs w:val="16"/>
              </w:rPr>
              <w:t>DAFVCv1-FUR-REQ-166641/A-Deactivate FVC</w:t>
            </w:r>
          </w:p>
        </w:tc>
        <w:tc>
          <w:tcPr>
            <w:tcW w:w="4770" w:type="dxa"/>
            <w:tcBorders>
              <w:top w:val="single" w:sz="6" w:space="0" w:color="auto"/>
              <w:left w:val="single" w:sz="6" w:space="0" w:color="auto"/>
              <w:bottom w:val="single" w:sz="6" w:space="0" w:color="auto"/>
              <w:right w:val="single" w:sz="6" w:space="0" w:color="auto"/>
            </w:tcBorders>
          </w:tcPr>
          <w:p w14:paraId="113DB0CE" w14:textId="77777777" w:rsidR="007830E7" w:rsidRDefault="00770557" w:rsidP="007830E7">
            <w:pPr>
              <w:rPr>
                <w:rFonts w:cs="Calibri"/>
                <w:sz w:val="16"/>
                <w:szCs w:val="16"/>
              </w:rPr>
            </w:pPr>
            <w:r>
              <w:rPr>
                <w:rFonts w:cs="Calibri"/>
                <w:sz w:val="16"/>
                <w:szCs w:val="16"/>
              </w:rPr>
              <w:t>rpaquet2 - New requirement number created during merge of Offroad and multi camera specs due to signal change.</w:t>
            </w:r>
          </w:p>
        </w:tc>
      </w:tr>
      <w:tr w:rsidR="007830E7" w14:paraId="66293BBE" w14:textId="77777777" w:rsidTr="00570795">
        <w:trPr>
          <w:trHeight w:val="187"/>
          <w:jc w:val="center"/>
        </w:trPr>
        <w:tc>
          <w:tcPr>
            <w:tcW w:w="1792" w:type="dxa"/>
            <w:tcBorders>
              <w:left w:val="single" w:sz="6" w:space="0" w:color="auto"/>
              <w:right w:val="single" w:sz="6" w:space="0" w:color="auto"/>
            </w:tcBorders>
          </w:tcPr>
          <w:p w14:paraId="56EF3D9C"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31B8049" w14:textId="77777777" w:rsidR="007830E7" w:rsidRDefault="00770557" w:rsidP="007830E7">
            <w:pPr>
              <w:rPr>
                <w:rFonts w:cs="Calibri"/>
                <w:sz w:val="16"/>
                <w:szCs w:val="16"/>
              </w:rPr>
            </w:pPr>
            <w:r>
              <w:rPr>
                <w:rFonts w:cs="Calibri"/>
                <w:sz w:val="16"/>
                <w:szCs w:val="16"/>
              </w:rPr>
              <w:t>DAFVCv1-FUR-REQ-013997/B-E-Locker Deactivation Delay (TcSE ROIN-266607-1)</w:t>
            </w:r>
          </w:p>
        </w:tc>
        <w:tc>
          <w:tcPr>
            <w:tcW w:w="4770" w:type="dxa"/>
            <w:tcBorders>
              <w:top w:val="single" w:sz="6" w:space="0" w:color="auto"/>
              <w:left w:val="single" w:sz="6" w:space="0" w:color="auto"/>
              <w:bottom w:val="single" w:sz="6" w:space="0" w:color="auto"/>
              <w:right w:val="single" w:sz="6" w:space="0" w:color="auto"/>
            </w:tcBorders>
          </w:tcPr>
          <w:p w14:paraId="4115389A" w14:textId="77777777" w:rsidR="007830E7" w:rsidRDefault="00770557" w:rsidP="007830E7">
            <w:pPr>
              <w:rPr>
                <w:rFonts w:cs="Calibri"/>
                <w:sz w:val="16"/>
                <w:szCs w:val="16"/>
              </w:rPr>
            </w:pPr>
            <w:r>
              <w:rPr>
                <w:rFonts w:cs="Calibri"/>
                <w:sz w:val="16"/>
                <w:szCs w:val="16"/>
              </w:rPr>
              <w:t>rpaquet2 - Changed FID to DAFVC due to merge of Offroad and Multicamera spec.</w:t>
            </w:r>
          </w:p>
        </w:tc>
      </w:tr>
      <w:tr w:rsidR="007830E7" w14:paraId="20896B5A" w14:textId="77777777" w:rsidTr="00570795">
        <w:trPr>
          <w:trHeight w:val="187"/>
          <w:jc w:val="center"/>
        </w:trPr>
        <w:tc>
          <w:tcPr>
            <w:tcW w:w="1792" w:type="dxa"/>
            <w:tcBorders>
              <w:left w:val="single" w:sz="6" w:space="0" w:color="auto"/>
              <w:right w:val="single" w:sz="6" w:space="0" w:color="auto"/>
            </w:tcBorders>
          </w:tcPr>
          <w:p w14:paraId="56E5D305"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49DD4F57" w14:textId="77777777" w:rsidR="007830E7" w:rsidRDefault="00770557" w:rsidP="007830E7">
            <w:pPr>
              <w:rPr>
                <w:rFonts w:cs="Calibri"/>
                <w:sz w:val="16"/>
                <w:szCs w:val="16"/>
              </w:rPr>
            </w:pPr>
            <w:r>
              <w:rPr>
                <w:rFonts w:cs="Calibri"/>
                <w:sz w:val="16"/>
                <w:szCs w:val="16"/>
              </w:rPr>
              <w:t>DAFVCv1-TMR-REQ-013998/B-T_eLockerDelay (TcSE ROIN-266609-1)</w:t>
            </w:r>
          </w:p>
        </w:tc>
        <w:tc>
          <w:tcPr>
            <w:tcW w:w="4770" w:type="dxa"/>
            <w:tcBorders>
              <w:top w:val="single" w:sz="6" w:space="0" w:color="auto"/>
              <w:left w:val="single" w:sz="6" w:space="0" w:color="auto"/>
              <w:bottom w:val="single" w:sz="6" w:space="0" w:color="auto"/>
              <w:right w:val="single" w:sz="6" w:space="0" w:color="auto"/>
            </w:tcBorders>
          </w:tcPr>
          <w:p w14:paraId="4A39A55B" w14:textId="77777777" w:rsidR="007830E7" w:rsidRDefault="00770557" w:rsidP="007830E7">
            <w:pPr>
              <w:rPr>
                <w:rFonts w:cs="Calibri"/>
                <w:sz w:val="16"/>
                <w:szCs w:val="16"/>
              </w:rPr>
            </w:pPr>
            <w:r>
              <w:rPr>
                <w:rFonts w:cs="Calibri"/>
                <w:sz w:val="16"/>
                <w:szCs w:val="16"/>
              </w:rPr>
              <w:t>rpaquet2 - Changed FID to DAFVC due to merge of Offroad and Multicamera spec.</w:t>
            </w:r>
          </w:p>
        </w:tc>
      </w:tr>
      <w:tr w:rsidR="007830E7" w14:paraId="5A21F6ED" w14:textId="77777777" w:rsidTr="00570795">
        <w:trPr>
          <w:trHeight w:val="187"/>
          <w:jc w:val="center"/>
        </w:trPr>
        <w:tc>
          <w:tcPr>
            <w:tcW w:w="1792" w:type="dxa"/>
            <w:tcBorders>
              <w:left w:val="single" w:sz="6" w:space="0" w:color="auto"/>
              <w:right w:val="single" w:sz="6" w:space="0" w:color="auto"/>
            </w:tcBorders>
          </w:tcPr>
          <w:p w14:paraId="52E8269F"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2F1E942E" w14:textId="77777777" w:rsidR="007830E7" w:rsidRDefault="00770557" w:rsidP="007830E7">
            <w:pPr>
              <w:rPr>
                <w:rFonts w:cs="Calibri"/>
                <w:sz w:val="16"/>
                <w:szCs w:val="16"/>
              </w:rPr>
            </w:pPr>
            <w:r>
              <w:rPr>
                <w:rFonts w:cs="Calibri"/>
                <w:sz w:val="16"/>
                <w:szCs w:val="16"/>
              </w:rPr>
              <w:t>DAFVCv2-UC-REQ-128182/B-Entering Front Camera - 360</w:t>
            </w:r>
          </w:p>
        </w:tc>
        <w:tc>
          <w:tcPr>
            <w:tcW w:w="4770" w:type="dxa"/>
            <w:tcBorders>
              <w:top w:val="single" w:sz="6" w:space="0" w:color="auto"/>
              <w:left w:val="single" w:sz="6" w:space="0" w:color="auto"/>
              <w:bottom w:val="single" w:sz="6" w:space="0" w:color="auto"/>
              <w:right w:val="single" w:sz="6" w:space="0" w:color="auto"/>
            </w:tcBorders>
          </w:tcPr>
          <w:p w14:paraId="43276A33" w14:textId="77777777" w:rsidR="007830E7" w:rsidRDefault="00770557" w:rsidP="007830E7">
            <w:pPr>
              <w:rPr>
                <w:rFonts w:cs="Calibri"/>
                <w:sz w:val="16"/>
                <w:szCs w:val="16"/>
              </w:rPr>
            </w:pPr>
            <w:r>
              <w:rPr>
                <w:rFonts w:cs="Calibri"/>
                <w:sz w:val="16"/>
                <w:szCs w:val="16"/>
              </w:rPr>
              <w:t>wstephe1:  Revised to align with Max Speed requirement CAMERA-REQ-014077</w:t>
            </w:r>
          </w:p>
        </w:tc>
      </w:tr>
      <w:tr w:rsidR="007830E7" w14:paraId="2BD26CF3" w14:textId="77777777" w:rsidTr="00570795">
        <w:trPr>
          <w:trHeight w:val="187"/>
          <w:jc w:val="center"/>
        </w:trPr>
        <w:tc>
          <w:tcPr>
            <w:tcW w:w="1792" w:type="dxa"/>
            <w:tcBorders>
              <w:left w:val="single" w:sz="6" w:space="0" w:color="auto"/>
              <w:right w:val="single" w:sz="6" w:space="0" w:color="auto"/>
            </w:tcBorders>
          </w:tcPr>
          <w:p w14:paraId="640AB81D"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0A461E75" w14:textId="77777777" w:rsidR="007830E7" w:rsidRDefault="00770557" w:rsidP="007830E7">
            <w:pPr>
              <w:rPr>
                <w:rFonts w:cs="Calibri"/>
                <w:sz w:val="16"/>
                <w:szCs w:val="16"/>
              </w:rPr>
            </w:pPr>
            <w:r>
              <w:rPr>
                <w:rFonts w:cs="Calibri"/>
                <w:sz w:val="16"/>
                <w:szCs w:val="16"/>
              </w:rPr>
              <w:t>DAFVCv2-UC-REQ-128184/B-Entering Front Camera – Non-360</w:t>
            </w:r>
          </w:p>
        </w:tc>
        <w:tc>
          <w:tcPr>
            <w:tcW w:w="4770" w:type="dxa"/>
            <w:tcBorders>
              <w:top w:val="single" w:sz="6" w:space="0" w:color="auto"/>
              <w:left w:val="single" w:sz="6" w:space="0" w:color="auto"/>
              <w:bottom w:val="single" w:sz="6" w:space="0" w:color="auto"/>
              <w:right w:val="single" w:sz="6" w:space="0" w:color="auto"/>
            </w:tcBorders>
          </w:tcPr>
          <w:p w14:paraId="3F0B33E3" w14:textId="77777777" w:rsidR="007830E7" w:rsidRDefault="00770557" w:rsidP="007830E7">
            <w:pPr>
              <w:rPr>
                <w:rFonts w:cs="Calibri"/>
                <w:sz w:val="16"/>
                <w:szCs w:val="16"/>
              </w:rPr>
            </w:pPr>
            <w:r>
              <w:rPr>
                <w:rFonts w:cs="Calibri"/>
                <w:sz w:val="16"/>
                <w:szCs w:val="16"/>
              </w:rPr>
              <w:t>wstephe1:  Revised to align with Max Speed requirement CAMERA-REQ-014077</w:t>
            </w:r>
          </w:p>
        </w:tc>
      </w:tr>
      <w:tr w:rsidR="007830E7" w14:paraId="52B13504" w14:textId="77777777" w:rsidTr="00570795">
        <w:trPr>
          <w:trHeight w:val="187"/>
          <w:jc w:val="center"/>
        </w:trPr>
        <w:tc>
          <w:tcPr>
            <w:tcW w:w="1792" w:type="dxa"/>
            <w:tcBorders>
              <w:left w:val="single" w:sz="6" w:space="0" w:color="auto"/>
              <w:right w:val="single" w:sz="6" w:space="0" w:color="auto"/>
            </w:tcBorders>
          </w:tcPr>
          <w:p w14:paraId="42AA65D1"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1E10DDF7" w14:textId="77777777" w:rsidR="007830E7" w:rsidRDefault="00770557" w:rsidP="007830E7">
            <w:pPr>
              <w:rPr>
                <w:rFonts w:cs="Calibri"/>
                <w:sz w:val="16"/>
                <w:szCs w:val="16"/>
              </w:rPr>
            </w:pPr>
            <w:r>
              <w:rPr>
                <w:rFonts w:cs="Calibri"/>
                <w:sz w:val="16"/>
                <w:szCs w:val="16"/>
              </w:rPr>
              <w:t>DAFVCv1-UC-REQ-014049/B-Deactivate Driver Assist Front View Camera (TcSE ROIN-290146)</w:t>
            </w:r>
          </w:p>
        </w:tc>
        <w:tc>
          <w:tcPr>
            <w:tcW w:w="4770" w:type="dxa"/>
            <w:tcBorders>
              <w:top w:val="single" w:sz="6" w:space="0" w:color="auto"/>
              <w:left w:val="single" w:sz="6" w:space="0" w:color="auto"/>
              <w:bottom w:val="single" w:sz="6" w:space="0" w:color="auto"/>
              <w:right w:val="single" w:sz="6" w:space="0" w:color="auto"/>
            </w:tcBorders>
          </w:tcPr>
          <w:p w14:paraId="08201ACF" w14:textId="77777777" w:rsidR="007830E7" w:rsidRDefault="00770557" w:rsidP="007830E7">
            <w:pPr>
              <w:rPr>
                <w:rFonts w:cs="Calibri"/>
                <w:sz w:val="16"/>
                <w:szCs w:val="16"/>
              </w:rPr>
            </w:pPr>
            <w:r>
              <w:rPr>
                <w:rFonts w:cs="Calibri"/>
                <w:sz w:val="16"/>
                <w:szCs w:val="16"/>
              </w:rPr>
              <w:t>wstephe1:  Revised to align with Max Speed requirement CAMERA-REQ-014077</w:t>
            </w:r>
            <w:r>
              <w:rPr>
                <w:rFonts w:cs="Calibri"/>
                <w:sz w:val="16"/>
                <w:szCs w:val="16"/>
              </w:rPr>
              <w:br/>
              <w:t>rpaquet2 - Updated the precondition and Scenario description to combine the Offroad use case for deactivate with that from Multi Camera.</w:t>
            </w:r>
          </w:p>
        </w:tc>
      </w:tr>
      <w:tr w:rsidR="007830E7" w14:paraId="61FAB9BA" w14:textId="77777777" w:rsidTr="00570795">
        <w:trPr>
          <w:trHeight w:val="187"/>
          <w:jc w:val="center"/>
        </w:trPr>
        <w:tc>
          <w:tcPr>
            <w:tcW w:w="1792" w:type="dxa"/>
            <w:tcBorders>
              <w:left w:val="single" w:sz="6" w:space="0" w:color="auto"/>
              <w:right w:val="single" w:sz="6" w:space="0" w:color="auto"/>
            </w:tcBorders>
          </w:tcPr>
          <w:p w14:paraId="734BAEAB"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978DC9E" w14:textId="77777777" w:rsidR="007830E7" w:rsidRDefault="00770557" w:rsidP="007830E7">
            <w:pPr>
              <w:rPr>
                <w:rFonts w:cs="Calibri"/>
                <w:sz w:val="16"/>
                <w:szCs w:val="16"/>
              </w:rPr>
            </w:pPr>
            <w:r>
              <w:rPr>
                <w:rFonts w:cs="Calibri"/>
                <w:sz w:val="16"/>
                <w:szCs w:val="16"/>
              </w:rPr>
              <w:t>DAFVCv1-ACT-REQ-014043/B-Activate/Deactivate Driver Assist Front View Camera (TcSE ROIN-282606-3)</w:t>
            </w:r>
          </w:p>
        </w:tc>
        <w:tc>
          <w:tcPr>
            <w:tcW w:w="4770" w:type="dxa"/>
            <w:tcBorders>
              <w:top w:val="single" w:sz="6" w:space="0" w:color="auto"/>
              <w:left w:val="single" w:sz="6" w:space="0" w:color="auto"/>
              <w:bottom w:val="single" w:sz="6" w:space="0" w:color="auto"/>
              <w:right w:val="single" w:sz="6" w:space="0" w:color="auto"/>
            </w:tcBorders>
          </w:tcPr>
          <w:p w14:paraId="6CB47509" w14:textId="77777777" w:rsidR="007830E7" w:rsidRDefault="00770557" w:rsidP="007830E7">
            <w:pPr>
              <w:rPr>
                <w:rFonts w:cs="Calibri"/>
                <w:sz w:val="16"/>
                <w:szCs w:val="16"/>
              </w:rPr>
            </w:pPr>
            <w:r>
              <w:rPr>
                <w:rFonts w:cs="Calibri"/>
                <w:sz w:val="16"/>
                <w:szCs w:val="16"/>
              </w:rPr>
              <w:t>rpaquet2 - Added note to diagram to state check Feature Maximum Speed requirement for exit speed value.</w:t>
            </w:r>
          </w:p>
        </w:tc>
      </w:tr>
      <w:tr w:rsidR="007830E7" w14:paraId="25B056A4" w14:textId="77777777" w:rsidTr="00570795">
        <w:trPr>
          <w:trHeight w:val="187"/>
          <w:jc w:val="center"/>
        </w:trPr>
        <w:tc>
          <w:tcPr>
            <w:tcW w:w="1792" w:type="dxa"/>
            <w:tcBorders>
              <w:left w:val="single" w:sz="6" w:space="0" w:color="auto"/>
              <w:right w:val="single" w:sz="6" w:space="0" w:color="auto"/>
            </w:tcBorders>
          </w:tcPr>
          <w:p w14:paraId="6AB3FE4B" w14:textId="77777777" w:rsidR="007830E7"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162F6867" w14:textId="77777777" w:rsidR="007830E7" w:rsidRDefault="00770557" w:rsidP="007830E7">
            <w:pPr>
              <w:rPr>
                <w:rFonts w:cs="Calibri"/>
                <w:sz w:val="16"/>
                <w:szCs w:val="16"/>
              </w:rPr>
            </w:pPr>
            <w:r>
              <w:rPr>
                <w:rFonts w:cs="Calibri"/>
                <w:sz w:val="16"/>
                <w:szCs w:val="16"/>
              </w:rPr>
              <w:t>DAFVCv1-SD-REQ-014050/B-Activate_Deactivate Driver Asistance Front View Camera (TcSE ROIN-282617-2)</w:t>
            </w:r>
          </w:p>
        </w:tc>
        <w:tc>
          <w:tcPr>
            <w:tcW w:w="4770" w:type="dxa"/>
            <w:tcBorders>
              <w:top w:val="single" w:sz="6" w:space="0" w:color="auto"/>
              <w:left w:val="single" w:sz="6" w:space="0" w:color="auto"/>
              <w:bottom w:val="single" w:sz="6" w:space="0" w:color="auto"/>
              <w:right w:val="single" w:sz="6" w:space="0" w:color="auto"/>
            </w:tcBorders>
          </w:tcPr>
          <w:p w14:paraId="33C4F323" w14:textId="77777777" w:rsidR="007830E7" w:rsidRDefault="00770557" w:rsidP="007830E7">
            <w:pPr>
              <w:rPr>
                <w:rFonts w:cs="Calibri"/>
                <w:sz w:val="16"/>
                <w:szCs w:val="16"/>
              </w:rPr>
            </w:pPr>
            <w:r>
              <w:rPr>
                <w:rFonts w:cs="Calibri"/>
                <w:sz w:val="16"/>
                <w:szCs w:val="16"/>
              </w:rPr>
              <w:t>rpaquet2 - Update diagram to add note to check feature Maximum Speed requirement for exit speed value.</w:t>
            </w:r>
          </w:p>
        </w:tc>
      </w:tr>
      <w:tr w:rsidR="005253A9" w14:paraId="7D5B4D3F"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78F88BA5" w14:textId="77777777" w:rsidR="005253A9" w:rsidRDefault="00000000" w:rsidP="00FD6EFD">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72123060" w14:textId="77777777" w:rsidR="005253A9" w:rsidRDefault="00000000" w:rsidP="00FD6EFD">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3ED6C165" w14:textId="77777777" w:rsidR="005253A9" w:rsidRDefault="00000000" w:rsidP="00FD6EFD">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4FC61688" w14:textId="77777777" w:rsidR="005253A9" w:rsidRDefault="00000000" w:rsidP="00FD6EFD">
            <w:pPr>
              <w:spacing w:line="276" w:lineRule="auto"/>
              <w:rPr>
                <w:rFonts w:cs="Arial"/>
                <w:b/>
                <w:sz w:val="16"/>
              </w:rPr>
            </w:pPr>
          </w:p>
        </w:tc>
      </w:tr>
      <w:tr w:rsidR="006E75DA" w:rsidRPr="00715A7A" w14:paraId="333D6D8C"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32AF7508" w14:textId="77777777" w:rsidR="006E75DA" w:rsidRPr="00715A7A" w:rsidRDefault="00770557" w:rsidP="00FD6EFD">
            <w:pPr>
              <w:spacing w:line="276" w:lineRule="auto"/>
              <w:rPr>
                <w:rFonts w:eastAsiaTheme="minorEastAsia" w:cstheme="minorBidi"/>
                <w:b/>
                <w:sz w:val="16"/>
                <w:szCs w:val="16"/>
              </w:rPr>
            </w:pPr>
            <w:r>
              <w:rPr>
                <w:rFonts w:eastAsiaTheme="minorEastAsia" w:cstheme="minorBidi"/>
                <w:b/>
                <w:sz w:val="16"/>
                <w:szCs w:val="16"/>
              </w:rPr>
              <w:t>September 16, 2015</w:t>
            </w:r>
          </w:p>
        </w:tc>
        <w:tc>
          <w:tcPr>
            <w:tcW w:w="990" w:type="dxa"/>
            <w:tcBorders>
              <w:top w:val="single" w:sz="6" w:space="0" w:color="auto"/>
              <w:left w:val="single" w:sz="6" w:space="0" w:color="auto"/>
              <w:bottom w:val="single" w:sz="6" w:space="0" w:color="auto"/>
              <w:right w:val="single" w:sz="6" w:space="0" w:color="auto"/>
            </w:tcBorders>
            <w:hideMark/>
          </w:tcPr>
          <w:p w14:paraId="10297339" w14:textId="77777777" w:rsidR="006E75DA" w:rsidRPr="00715A7A" w:rsidRDefault="00770557" w:rsidP="00FD6EFD">
            <w:pPr>
              <w:spacing w:line="276" w:lineRule="auto"/>
              <w:jc w:val="center"/>
              <w:rPr>
                <w:rFonts w:eastAsiaTheme="minorEastAsia" w:cstheme="minorBidi"/>
                <w:b/>
                <w:sz w:val="16"/>
                <w:szCs w:val="16"/>
              </w:rPr>
            </w:pPr>
            <w:r>
              <w:rPr>
                <w:rFonts w:eastAsiaTheme="minorEastAsia" w:cstheme="minorBidi"/>
                <w:b/>
                <w:sz w:val="16"/>
                <w:szCs w:val="16"/>
              </w:rPr>
              <w:t>1.3</w:t>
            </w:r>
          </w:p>
        </w:tc>
        <w:tc>
          <w:tcPr>
            <w:tcW w:w="8280" w:type="dxa"/>
            <w:gridSpan w:val="2"/>
            <w:tcBorders>
              <w:top w:val="single" w:sz="6" w:space="0" w:color="auto"/>
              <w:left w:val="single" w:sz="6" w:space="0" w:color="auto"/>
              <w:bottom w:val="single" w:sz="6" w:space="0" w:color="auto"/>
              <w:right w:val="single" w:sz="6" w:space="0" w:color="auto"/>
            </w:tcBorders>
            <w:hideMark/>
          </w:tcPr>
          <w:p w14:paraId="213617D8" w14:textId="77777777" w:rsidR="006E75DA" w:rsidRPr="00715A7A" w:rsidRDefault="00770557" w:rsidP="00FD6EFD">
            <w:pPr>
              <w:spacing w:line="276" w:lineRule="auto"/>
              <w:rPr>
                <w:rFonts w:cs="Arial"/>
                <w:b/>
                <w:sz w:val="16"/>
                <w:szCs w:val="16"/>
              </w:rPr>
            </w:pPr>
            <w:r>
              <w:rPr>
                <w:rFonts w:cs="Arial"/>
                <w:b/>
                <w:sz w:val="16"/>
                <w:szCs w:val="16"/>
              </w:rPr>
              <w:t>Updates for Off Road FVC Activation and Max Speed</w:t>
            </w:r>
          </w:p>
        </w:tc>
      </w:tr>
      <w:tr w:rsidR="005253A9" w14:paraId="28965939" w14:textId="77777777" w:rsidTr="00570795">
        <w:trPr>
          <w:trHeight w:val="187"/>
          <w:jc w:val="center"/>
        </w:trPr>
        <w:tc>
          <w:tcPr>
            <w:tcW w:w="1792" w:type="dxa"/>
            <w:tcBorders>
              <w:top w:val="single" w:sz="6" w:space="0" w:color="auto"/>
              <w:left w:val="single" w:sz="6" w:space="0" w:color="auto"/>
              <w:right w:val="single" w:sz="6" w:space="0" w:color="auto"/>
            </w:tcBorders>
          </w:tcPr>
          <w:p w14:paraId="56A0508D" w14:textId="77777777" w:rsidR="005253A9"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5F3F1001" w14:textId="77777777" w:rsidR="005253A9" w:rsidRDefault="00770557" w:rsidP="005253A9">
            <w:pPr>
              <w:rPr>
                <w:rFonts w:cs="Calibri"/>
                <w:sz w:val="16"/>
                <w:szCs w:val="16"/>
              </w:rPr>
            </w:pPr>
            <w:r>
              <w:rPr>
                <w:rFonts w:cs="Calibri"/>
                <w:sz w:val="16"/>
                <w:szCs w:val="16"/>
              </w:rPr>
              <w:t>CAMERA-REQ-014077/C-Feature Maximum Speed (TcSE ROIN-290556)</w:t>
            </w:r>
          </w:p>
        </w:tc>
        <w:tc>
          <w:tcPr>
            <w:tcW w:w="4770" w:type="dxa"/>
            <w:tcBorders>
              <w:top w:val="single" w:sz="6" w:space="0" w:color="auto"/>
              <w:left w:val="single" w:sz="6" w:space="0" w:color="auto"/>
              <w:bottom w:val="single" w:sz="6" w:space="0" w:color="auto"/>
              <w:right w:val="single" w:sz="6" w:space="0" w:color="auto"/>
            </w:tcBorders>
          </w:tcPr>
          <w:p w14:paraId="1155EDF4" w14:textId="77777777" w:rsidR="005253A9" w:rsidRDefault="00770557" w:rsidP="005253A9">
            <w:pPr>
              <w:rPr>
                <w:rFonts w:cs="Calibri"/>
                <w:sz w:val="16"/>
                <w:szCs w:val="16"/>
              </w:rPr>
            </w:pPr>
            <w:r>
              <w:rPr>
                <w:rFonts w:cs="Calibri"/>
                <w:sz w:val="16"/>
                <w:szCs w:val="16"/>
              </w:rPr>
              <w:t>tmertiri-Updated requirement to account for off road changes.</w:t>
            </w:r>
          </w:p>
        </w:tc>
      </w:tr>
      <w:tr w:rsidR="005253A9" w14:paraId="6CA1A700" w14:textId="77777777" w:rsidTr="00570795">
        <w:trPr>
          <w:trHeight w:val="187"/>
          <w:jc w:val="center"/>
        </w:trPr>
        <w:tc>
          <w:tcPr>
            <w:tcW w:w="1792" w:type="dxa"/>
            <w:tcBorders>
              <w:left w:val="single" w:sz="6" w:space="0" w:color="auto"/>
              <w:right w:val="single" w:sz="6" w:space="0" w:color="auto"/>
            </w:tcBorders>
          </w:tcPr>
          <w:p w14:paraId="2AE9A04C" w14:textId="77777777" w:rsidR="005253A9"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5FB74D1D" w14:textId="77777777" w:rsidR="005253A9" w:rsidRDefault="00770557" w:rsidP="005253A9">
            <w:pPr>
              <w:rPr>
                <w:rFonts w:cs="Calibri"/>
                <w:sz w:val="16"/>
                <w:szCs w:val="16"/>
              </w:rPr>
            </w:pPr>
            <w:r>
              <w:rPr>
                <w:rFonts w:cs="Calibri"/>
                <w:sz w:val="16"/>
                <w:szCs w:val="16"/>
              </w:rPr>
              <w:t>DAFVCv1-UC-REQ-014046/B-Activate Driver Assist Front View Camera (TcSE ROIN-290143)</w:t>
            </w:r>
          </w:p>
        </w:tc>
        <w:tc>
          <w:tcPr>
            <w:tcW w:w="4770" w:type="dxa"/>
            <w:tcBorders>
              <w:top w:val="single" w:sz="6" w:space="0" w:color="auto"/>
              <w:left w:val="single" w:sz="6" w:space="0" w:color="auto"/>
              <w:bottom w:val="single" w:sz="6" w:space="0" w:color="auto"/>
              <w:right w:val="single" w:sz="6" w:space="0" w:color="auto"/>
            </w:tcBorders>
          </w:tcPr>
          <w:p w14:paraId="161632A5" w14:textId="77777777" w:rsidR="005253A9" w:rsidRDefault="00770557" w:rsidP="005253A9">
            <w:pPr>
              <w:rPr>
                <w:rFonts w:cs="Calibri"/>
                <w:sz w:val="16"/>
                <w:szCs w:val="16"/>
              </w:rPr>
            </w:pPr>
            <w:r>
              <w:rPr>
                <w:rFonts w:cs="Calibri"/>
                <w:sz w:val="16"/>
                <w:szCs w:val="16"/>
              </w:rPr>
              <w:t>tmertiri-Updated uses case to add Off Road Front Camera to the vehicle system indicated indications (via IPMB sending hard button press)</w:t>
            </w:r>
          </w:p>
        </w:tc>
      </w:tr>
      <w:tr w:rsidR="005253A9" w14:paraId="3E48CA96" w14:textId="77777777" w:rsidTr="00570795">
        <w:trPr>
          <w:trHeight w:val="187"/>
          <w:jc w:val="center"/>
        </w:trPr>
        <w:tc>
          <w:tcPr>
            <w:tcW w:w="1792" w:type="dxa"/>
            <w:tcBorders>
              <w:left w:val="single" w:sz="6" w:space="0" w:color="auto"/>
              <w:right w:val="single" w:sz="6" w:space="0" w:color="auto"/>
            </w:tcBorders>
          </w:tcPr>
          <w:p w14:paraId="10909AA5" w14:textId="77777777" w:rsidR="005253A9"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1689784C" w14:textId="77777777" w:rsidR="005253A9" w:rsidRDefault="00770557" w:rsidP="005253A9">
            <w:pPr>
              <w:rPr>
                <w:rFonts w:cs="Calibri"/>
                <w:sz w:val="16"/>
                <w:szCs w:val="16"/>
              </w:rPr>
            </w:pPr>
            <w:r>
              <w:rPr>
                <w:rFonts w:cs="Calibri"/>
                <w:sz w:val="16"/>
                <w:szCs w:val="16"/>
              </w:rPr>
              <w:t>DAFVCv1-SD-REQ-014050/C-Activate_Deactivate Driver Asistance Front View Camera (TcSE ROIN-282617-2)</w:t>
            </w:r>
          </w:p>
        </w:tc>
        <w:tc>
          <w:tcPr>
            <w:tcW w:w="4770" w:type="dxa"/>
            <w:tcBorders>
              <w:top w:val="single" w:sz="6" w:space="0" w:color="auto"/>
              <w:left w:val="single" w:sz="6" w:space="0" w:color="auto"/>
              <w:bottom w:val="single" w:sz="6" w:space="0" w:color="auto"/>
              <w:right w:val="single" w:sz="6" w:space="0" w:color="auto"/>
            </w:tcBorders>
          </w:tcPr>
          <w:p w14:paraId="32D8B29C" w14:textId="77777777" w:rsidR="005253A9" w:rsidRDefault="00770557" w:rsidP="005253A9">
            <w:pPr>
              <w:rPr>
                <w:rFonts w:cs="Calibri"/>
                <w:sz w:val="16"/>
                <w:szCs w:val="16"/>
              </w:rPr>
            </w:pPr>
            <w:r>
              <w:rPr>
                <w:rFonts w:cs="Calibri"/>
                <w:sz w:val="16"/>
                <w:szCs w:val="16"/>
              </w:rPr>
              <w:t>tmertiri-removed scenario of pre and post condition from sequence diagram requirement. Already defined in the use cases.</w:t>
            </w:r>
          </w:p>
        </w:tc>
      </w:tr>
      <w:tr w:rsidR="005253A9" w14:paraId="72447CF9" w14:textId="77777777" w:rsidTr="00570795">
        <w:trPr>
          <w:trHeight w:val="187"/>
          <w:jc w:val="center"/>
        </w:trPr>
        <w:tc>
          <w:tcPr>
            <w:tcW w:w="1792" w:type="dxa"/>
            <w:tcBorders>
              <w:left w:val="single" w:sz="6" w:space="0" w:color="auto"/>
              <w:right w:val="single" w:sz="6" w:space="0" w:color="auto"/>
            </w:tcBorders>
          </w:tcPr>
          <w:p w14:paraId="0990B403" w14:textId="77777777" w:rsidR="005253A9" w:rsidRDefault="00000000" w:rsidP="00E25864">
            <w:pPr>
              <w:spacing w:line="276" w:lineRule="auto"/>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0F569090" w14:textId="77777777" w:rsidR="005253A9" w:rsidRDefault="00770557" w:rsidP="005253A9">
            <w:pPr>
              <w:rPr>
                <w:rFonts w:cs="Calibri"/>
                <w:sz w:val="16"/>
                <w:szCs w:val="16"/>
              </w:rPr>
            </w:pPr>
            <w:r>
              <w:rPr>
                <w:rFonts w:cs="Calibri"/>
                <w:sz w:val="16"/>
                <w:szCs w:val="16"/>
              </w:rPr>
              <w:t>DAFVCv1-SD-REQ-014050/C-Activate_Deactivate Driver Asistance Front View Camera (TcSE ROIN-282617-2)</w:t>
            </w:r>
          </w:p>
        </w:tc>
        <w:tc>
          <w:tcPr>
            <w:tcW w:w="4770" w:type="dxa"/>
            <w:tcBorders>
              <w:top w:val="single" w:sz="6" w:space="0" w:color="auto"/>
              <w:left w:val="single" w:sz="6" w:space="0" w:color="auto"/>
              <w:bottom w:val="single" w:sz="6" w:space="0" w:color="auto"/>
              <w:right w:val="single" w:sz="6" w:space="0" w:color="auto"/>
            </w:tcBorders>
          </w:tcPr>
          <w:p w14:paraId="06F4A401" w14:textId="77777777" w:rsidR="005253A9" w:rsidRDefault="00770557" w:rsidP="005253A9">
            <w:pPr>
              <w:rPr>
                <w:rFonts w:cs="Calibri"/>
                <w:sz w:val="16"/>
                <w:szCs w:val="16"/>
              </w:rPr>
            </w:pPr>
            <w:r>
              <w:rPr>
                <w:rFonts w:cs="Calibri"/>
                <w:sz w:val="16"/>
                <w:szCs w:val="16"/>
              </w:rPr>
              <w:t>tmertiri-removed scenario of pre and post condition from sequence diagram requirement. Already defined in the use cases.</w:t>
            </w:r>
          </w:p>
        </w:tc>
      </w:tr>
      <w:tr w:rsidR="00024B2B" w14:paraId="47325426"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487B48A7" w14:textId="77777777" w:rsidR="00024B2B" w:rsidRDefault="00000000" w:rsidP="00B472A0">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3C9F1399" w14:textId="77777777" w:rsidR="00024B2B" w:rsidRDefault="00000000" w:rsidP="00B472A0">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3DBFA1C2" w14:textId="77777777" w:rsidR="00024B2B" w:rsidRDefault="00000000" w:rsidP="00B472A0">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7BAD6CC2" w14:textId="77777777" w:rsidR="00024B2B" w:rsidRDefault="00000000" w:rsidP="00B472A0">
            <w:pPr>
              <w:spacing w:line="276" w:lineRule="auto"/>
              <w:rPr>
                <w:rFonts w:cs="Arial"/>
                <w:b/>
                <w:sz w:val="16"/>
              </w:rPr>
            </w:pPr>
          </w:p>
        </w:tc>
      </w:tr>
      <w:tr w:rsidR="006E75DA" w:rsidRPr="00715A7A" w14:paraId="5EB1B681"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70D31170" w14:textId="77777777" w:rsidR="006E75DA" w:rsidRPr="00715A7A" w:rsidRDefault="00770557" w:rsidP="00B472A0">
            <w:pPr>
              <w:spacing w:line="276" w:lineRule="auto"/>
              <w:rPr>
                <w:rFonts w:eastAsiaTheme="minorEastAsia" w:cstheme="minorBidi"/>
                <w:b/>
                <w:sz w:val="16"/>
                <w:szCs w:val="16"/>
              </w:rPr>
            </w:pPr>
            <w:r>
              <w:rPr>
                <w:rFonts w:eastAsiaTheme="minorEastAsia" w:cstheme="minorBidi"/>
                <w:b/>
                <w:sz w:val="16"/>
                <w:szCs w:val="16"/>
              </w:rPr>
              <w:t>October 19, 2016</w:t>
            </w:r>
          </w:p>
        </w:tc>
        <w:tc>
          <w:tcPr>
            <w:tcW w:w="990" w:type="dxa"/>
            <w:tcBorders>
              <w:top w:val="single" w:sz="6" w:space="0" w:color="auto"/>
              <w:left w:val="single" w:sz="6" w:space="0" w:color="auto"/>
              <w:bottom w:val="single" w:sz="6" w:space="0" w:color="auto"/>
              <w:right w:val="single" w:sz="6" w:space="0" w:color="auto"/>
            </w:tcBorders>
            <w:hideMark/>
          </w:tcPr>
          <w:p w14:paraId="6C50FB82" w14:textId="77777777" w:rsidR="006E75DA" w:rsidRPr="00715A7A" w:rsidRDefault="00770557" w:rsidP="00B472A0">
            <w:pPr>
              <w:spacing w:line="276" w:lineRule="auto"/>
              <w:jc w:val="center"/>
              <w:rPr>
                <w:rFonts w:eastAsiaTheme="minorEastAsia" w:cstheme="minorBidi"/>
                <w:b/>
                <w:sz w:val="16"/>
                <w:szCs w:val="16"/>
              </w:rPr>
            </w:pPr>
            <w:r>
              <w:rPr>
                <w:rFonts w:eastAsiaTheme="minorEastAsia" w:cstheme="minorBidi"/>
                <w:b/>
                <w:sz w:val="16"/>
                <w:szCs w:val="16"/>
              </w:rPr>
              <w:t>1.4</w:t>
            </w:r>
          </w:p>
        </w:tc>
        <w:tc>
          <w:tcPr>
            <w:tcW w:w="8280" w:type="dxa"/>
            <w:gridSpan w:val="2"/>
            <w:tcBorders>
              <w:top w:val="single" w:sz="6" w:space="0" w:color="auto"/>
              <w:left w:val="single" w:sz="6" w:space="0" w:color="auto"/>
              <w:bottom w:val="single" w:sz="6" w:space="0" w:color="auto"/>
              <w:right w:val="single" w:sz="6" w:space="0" w:color="auto"/>
            </w:tcBorders>
            <w:hideMark/>
          </w:tcPr>
          <w:p w14:paraId="79CD93F2" w14:textId="77777777" w:rsidR="006E75DA" w:rsidRPr="00715A7A" w:rsidRDefault="00000000" w:rsidP="00B472A0">
            <w:pPr>
              <w:spacing w:line="276" w:lineRule="auto"/>
              <w:rPr>
                <w:rFonts w:cs="Arial"/>
                <w:b/>
                <w:sz w:val="16"/>
                <w:szCs w:val="16"/>
              </w:rPr>
            </w:pPr>
          </w:p>
        </w:tc>
      </w:tr>
      <w:tr w:rsidR="00024B2B" w14:paraId="20C6447B" w14:textId="77777777" w:rsidTr="00570795">
        <w:trPr>
          <w:trHeight w:val="187"/>
          <w:jc w:val="center"/>
        </w:trPr>
        <w:tc>
          <w:tcPr>
            <w:tcW w:w="1792" w:type="dxa"/>
            <w:tcBorders>
              <w:top w:val="single" w:sz="6" w:space="0" w:color="auto"/>
              <w:left w:val="single" w:sz="6" w:space="0" w:color="auto"/>
              <w:right w:val="single" w:sz="6" w:space="0" w:color="auto"/>
            </w:tcBorders>
          </w:tcPr>
          <w:p w14:paraId="62B35BFC" w14:textId="77777777" w:rsidR="00024B2B" w:rsidRDefault="00000000" w:rsidP="007008F4">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15DCCCAF" w14:textId="77777777" w:rsidR="00024B2B" w:rsidRDefault="00770557" w:rsidP="007008F4">
            <w:pPr>
              <w:rPr>
                <w:sz w:val="16"/>
                <w:szCs w:val="16"/>
              </w:rPr>
            </w:pPr>
            <w:r>
              <w:rPr>
                <w:sz w:val="16"/>
                <w:szCs w:val="16"/>
              </w:rPr>
              <w:t>RVC-FUR-REQ-014088/D-Deactivate RVC (TcSE ROIN-293328)+</w:t>
            </w:r>
          </w:p>
        </w:tc>
        <w:tc>
          <w:tcPr>
            <w:tcW w:w="4770" w:type="dxa"/>
            <w:tcBorders>
              <w:top w:val="single" w:sz="6" w:space="0" w:color="auto"/>
              <w:left w:val="single" w:sz="6" w:space="0" w:color="auto"/>
              <w:bottom w:val="single" w:sz="6" w:space="0" w:color="auto"/>
              <w:right w:val="single" w:sz="6" w:space="0" w:color="auto"/>
            </w:tcBorders>
          </w:tcPr>
          <w:p w14:paraId="52A50BE5" w14:textId="77777777" w:rsidR="00024B2B" w:rsidRDefault="00770557" w:rsidP="007008F4">
            <w:pPr>
              <w:rPr>
                <w:sz w:val="16"/>
                <w:szCs w:val="16"/>
              </w:rPr>
            </w:pPr>
            <w:r>
              <w:rPr>
                <w:sz w:val="16"/>
                <w:szCs w:val="16"/>
              </w:rPr>
              <w:t>tmertiri: updated Reverse can signal name</w:t>
            </w:r>
          </w:p>
        </w:tc>
      </w:tr>
      <w:tr w:rsidR="00024B2B" w14:paraId="45D4904D" w14:textId="77777777" w:rsidTr="00570795">
        <w:trPr>
          <w:trHeight w:val="187"/>
          <w:jc w:val="center"/>
        </w:trPr>
        <w:tc>
          <w:tcPr>
            <w:tcW w:w="1792" w:type="dxa"/>
            <w:tcBorders>
              <w:left w:val="single" w:sz="6" w:space="0" w:color="auto"/>
              <w:right w:val="single" w:sz="6" w:space="0" w:color="auto"/>
            </w:tcBorders>
          </w:tcPr>
          <w:p w14:paraId="713DF8EC" w14:textId="77777777" w:rsidR="00024B2B" w:rsidRDefault="00000000" w:rsidP="007008F4">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7183788E" w14:textId="77777777" w:rsidR="00024B2B" w:rsidRDefault="00770557" w:rsidP="007008F4">
            <w:pPr>
              <w:rPr>
                <w:sz w:val="16"/>
                <w:szCs w:val="16"/>
              </w:rPr>
            </w:pPr>
            <w:r>
              <w:rPr>
                <w:sz w:val="16"/>
                <w:szCs w:val="16"/>
              </w:rPr>
              <w:t>RVC-FUR-REQ-014090/B-Display RVC Video (TcSE ROIN-194462-2)+</w:t>
            </w:r>
          </w:p>
        </w:tc>
        <w:tc>
          <w:tcPr>
            <w:tcW w:w="4770" w:type="dxa"/>
            <w:tcBorders>
              <w:top w:val="single" w:sz="6" w:space="0" w:color="auto"/>
              <w:left w:val="single" w:sz="6" w:space="0" w:color="auto"/>
              <w:bottom w:val="single" w:sz="6" w:space="0" w:color="auto"/>
              <w:right w:val="single" w:sz="6" w:space="0" w:color="auto"/>
            </w:tcBorders>
          </w:tcPr>
          <w:p w14:paraId="5BB4E57B" w14:textId="77777777" w:rsidR="00024B2B" w:rsidRDefault="00770557" w:rsidP="007008F4">
            <w:pPr>
              <w:rPr>
                <w:sz w:val="16"/>
                <w:szCs w:val="16"/>
              </w:rPr>
            </w:pPr>
            <w:r>
              <w:rPr>
                <w:sz w:val="16"/>
                <w:szCs w:val="16"/>
              </w:rPr>
              <w:t>tmertiri: replaces old signal name to new one. GearRvrse_D_Actl.</w:t>
            </w:r>
          </w:p>
        </w:tc>
      </w:tr>
      <w:tr w:rsidR="00024B2B" w14:paraId="02702F46" w14:textId="77777777" w:rsidTr="00570795">
        <w:trPr>
          <w:trHeight w:val="187"/>
          <w:jc w:val="center"/>
        </w:trPr>
        <w:tc>
          <w:tcPr>
            <w:tcW w:w="1792" w:type="dxa"/>
            <w:tcBorders>
              <w:left w:val="single" w:sz="6" w:space="0" w:color="auto"/>
              <w:right w:val="single" w:sz="6" w:space="0" w:color="auto"/>
            </w:tcBorders>
          </w:tcPr>
          <w:p w14:paraId="06B0B40A" w14:textId="77777777" w:rsidR="00024B2B" w:rsidRDefault="00000000" w:rsidP="007008F4">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43F7A3D9" w14:textId="77777777" w:rsidR="00024B2B" w:rsidRDefault="00770557" w:rsidP="007008F4">
            <w:pPr>
              <w:rPr>
                <w:sz w:val="16"/>
                <w:szCs w:val="16"/>
              </w:rPr>
            </w:pPr>
            <w:r>
              <w:rPr>
                <w:sz w:val="16"/>
                <w:szCs w:val="16"/>
              </w:rPr>
              <w:t>STR-052391/B-Use Cases (TcSE ROIN-293353)</w:t>
            </w:r>
          </w:p>
        </w:tc>
        <w:tc>
          <w:tcPr>
            <w:tcW w:w="4770" w:type="dxa"/>
            <w:tcBorders>
              <w:top w:val="single" w:sz="6" w:space="0" w:color="auto"/>
              <w:left w:val="single" w:sz="6" w:space="0" w:color="auto"/>
              <w:bottom w:val="single" w:sz="6" w:space="0" w:color="auto"/>
              <w:right w:val="single" w:sz="6" w:space="0" w:color="auto"/>
            </w:tcBorders>
          </w:tcPr>
          <w:p w14:paraId="0E5588DD" w14:textId="77777777" w:rsidR="00024B2B" w:rsidRDefault="00770557" w:rsidP="007008F4">
            <w:pPr>
              <w:rPr>
                <w:sz w:val="16"/>
                <w:szCs w:val="16"/>
              </w:rPr>
            </w:pPr>
            <w:r>
              <w:rPr>
                <w:sz w:val="16"/>
                <w:szCs w:val="16"/>
              </w:rPr>
              <w:t>tmertiri: updated use case</w:t>
            </w:r>
          </w:p>
        </w:tc>
      </w:tr>
      <w:tr w:rsidR="00024B2B" w14:paraId="0A8D9C8A" w14:textId="77777777" w:rsidTr="00570795">
        <w:trPr>
          <w:trHeight w:val="187"/>
          <w:jc w:val="center"/>
        </w:trPr>
        <w:tc>
          <w:tcPr>
            <w:tcW w:w="1792" w:type="dxa"/>
            <w:tcBorders>
              <w:left w:val="single" w:sz="6" w:space="0" w:color="auto"/>
              <w:right w:val="single" w:sz="6" w:space="0" w:color="auto"/>
            </w:tcBorders>
          </w:tcPr>
          <w:p w14:paraId="24D2519F" w14:textId="77777777" w:rsidR="00024B2B" w:rsidRDefault="00000000" w:rsidP="007008F4">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3391F54A" w14:textId="77777777" w:rsidR="00024B2B" w:rsidRDefault="00770557" w:rsidP="007008F4">
            <w:pPr>
              <w:rPr>
                <w:sz w:val="16"/>
                <w:szCs w:val="16"/>
              </w:rPr>
            </w:pPr>
            <w:r>
              <w:rPr>
                <w:sz w:val="16"/>
                <w:szCs w:val="16"/>
              </w:rPr>
              <w:t>UC-REQ-238578/A-CHMSL Activation. Soft button press</w:t>
            </w:r>
          </w:p>
        </w:tc>
        <w:tc>
          <w:tcPr>
            <w:tcW w:w="4770" w:type="dxa"/>
            <w:tcBorders>
              <w:top w:val="single" w:sz="6" w:space="0" w:color="auto"/>
              <w:left w:val="single" w:sz="6" w:space="0" w:color="auto"/>
              <w:bottom w:val="single" w:sz="6" w:space="0" w:color="auto"/>
              <w:right w:val="single" w:sz="6" w:space="0" w:color="auto"/>
            </w:tcBorders>
          </w:tcPr>
          <w:p w14:paraId="017BEF07" w14:textId="77777777" w:rsidR="00024B2B" w:rsidRDefault="00770557" w:rsidP="007008F4">
            <w:pPr>
              <w:rPr>
                <w:sz w:val="16"/>
                <w:szCs w:val="16"/>
              </w:rPr>
            </w:pPr>
            <w:r>
              <w:rPr>
                <w:sz w:val="16"/>
                <w:szCs w:val="16"/>
              </w:rPr>
              <w:t>tmertiri: updated use case</w:t>
            </w:r>
          </w:p>
        </w:tc>
      </w:tr>
      <w:tr w:rsidR="00024B2B" w14:paraId="78351ECB" w14:textId="77777777" w:rsidTr="00570795">
        <w:trPr>
          <w:trHeight w:val="187"/>
          <w:jc w:val="center"/>
        </w:trPr>
        <w:tc>
          <w:tcPr>
            <w:tcW w:w="1792" w:type="dxa"/>
            <w:tcBorders>
              <w:left w:val="single" w:sz="6" w:space="0" w:color="auto"/>
              <w:right w:val="single" w:sz="6" w:space="0" w:color="auto"/>
            </w:tcBorders>
          </w:tcPr>
          <w:p w14:paraId="75BB0810" w14:textId="77777777" w:rsidR="00024B2B" w:rsidRDefault="00000000" w:rsidP="007008F4">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2331406B" w14:textId="77777777" w:rsidR="00024B2B" w:rsidRDefault="00770557" w:rsidP="007008F4">
            <w:pPr>
              <w:rPr>
                <w:sz w:val="16"/>
                <w:szCs w:val="16"/>
              </w:rPr>
            </w:pPr>
            <w:r>
              <w:rPr>
                <w:sz w:val="16"/>
                <w:szCs w:val="16"/>
              </w:rPr>
              <w:t>UC-REQ-238579/A-AUX Activation. Soft button press</w:t>
            </w:r>
          </w:p>
        </w:tc>
        <w:tc>
          <w:tcPr>
            <w:tcW w:w="4770" w:type="dxa"/>
            <w:tcBorders>
              <w:top w:val="single" w:sz="6" w:space="0" w:color="auto"/>
              <w:left w:val="single" w:sz="6" w:space="0" w:color="auto"/>
              <w:bottom w:val="single" w:sz="6" w:space="0" w:color="auto"/>
              <w:right w:val="single" w:sz="6" w:space="0" w:color="auto"/>
            </w:tcBorders>
          </w:tcPr>
          <w:p w14:paraId="338108A3" w14:textId="77777777" w:rsidR="00024B2B" w:rsidRDefault="00770557" w:rsidP="007008F4">
            <w:pPr>
              <w:rPr>
                <w:sz w:val="16"/>
                <w:szCs w:val="16"/>
              </w:rPr>
            </w:pPr>
            <w:r>
              <w:rPr>
                <w:sz w:val="16"/>
                <w:szCs w:val="16"/>
              </w:rPr>
              <w:t>tmertiri: updated use case</w:t>
            </w:r>
          </w:p>
        </w:tc>
      </w:tr>
      <w:tr w:rsidR="00024B2B" w14:paraId="325E35F3" w14:textId="77777777" w:rsidTr="00570795">
        <w:trPr>
          <w:trHeight w:val="187"/>
          <w:jc w:val="center"/>
        </w:trPr>
        <w:tc>
          <w:tcPr>
            <w:tcW w:w="1792" w:type="dxa"/>
            <w:tcBorders>
              <w:left w:val="single" w:sz="6" w:space="0" w:color="auto"/>
              <w:right w:val="single" w:sz="6" w:space="0" w:color="auto"/>
            </w:tcBorders>
          </w:tcPr>
          <w:p w14:paraId="28EB39D3" w14:textId="77777777" w:rsidR="00024B2B" w:rsidRDefault="00000000" w:rsidP="007008F4">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631612AA" w14:textId="77777777" w:rsidR="00024B2B" w:rsidRDefault="00770557" w:rsidP="007008F4">
            <w:pPr>
              <w:rPr>
                <w:sz w:val="16"/>
                <w:szCs w:val="16"/>
              </w:rPr>
            </w:pPr>
            <w:r>
              <w:rPr>
                <w:sz w:val="16"/>
                <w:szCs w:val="16"/>
              </w:rPr>
              <w:t>RVCv3-UC-REQ-128180/B-Press Aux Camera view Button</w:t>
            </w:r>
          </w:p>
        </w:tc>
        <w:tc>
          <w:tcPr>
            <w:tcW w:w="4770" w:type="dxa"/>
            <w:tcBorders>
              <w:top w:val="single" w:sz="6" w:space="0" w:color="auto"/>
              <w:left w:val="single" w:sz="6" w:space="0" w:color="auto"/>
              <w:bottom w:val="single" w:sz="6" w:space="0" w:color="auto"/>
              <w:right w:val="single" w:sz="6" w:space="0" w:color="auto"/>
            </w:tcBorders>
          </w:tcPr>
          <w:p w14:paraId="60D6FABE" w14:textId="77777777" w:rsidR="00024B2B" w:rsidRDefault="00770557" w:rsidP="007008F4">
            <w:pPr>
              <w:rPr>
                <w:sz w:val="16"/>
                <w:szCs w:val="16"/>
              </w:rPr>
            </w:pPr>
            <w:r>
              <w:rPr>
                <w:sz w:val="16"/>
                <w:szCs w:val="16"/>
              </w:rPr>
              <w:t>tmertiri: updated use case</w:t>
            </w:r>
          </w:p>
        </w:tc>
      </w:tr>
      <w:tr w:rsidR="00024B2B" w14:paraId="49652241" w14:textId="77777777" w:rsidTr="00570795">
        <w:trPr>
          <w:trHeight w:val="187"/>
          <w:jc w:val="center"/>
        </w:trPr>
        <w:tc>
          <w:tcPr>
            <w:tcW w:w="1792" w:type="dxa"/>
            <w:tcBorders>
              <w:left w:val="single" w:sz="6" w:space="0" w:color="auto"/>
              <w:bottom w:val="single" w:sz="6" w:space="0" w:color="auto"/>
              <w:right w:val="single" w:sz="6" w:space="0" w:color="auto"/>
            </w:tcBorders>
          </w:tcPr>
          <w:p w14:paraId="63486678" w14:textId="77777777" w:rsidR="00024B2B" w:rsidRDefault="00000000" w:rsidP="007008F4">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tcPr>
          <w:p w14:paraId="6B8FF676" w14:textId="77777777" w:rsidR="00024B2B" w:rsidRDefault="00770557" w:rsidP="007008F4">
            <w:pPr>
              <w:rPr>
                <w:sz w:val="16"/>
                <w:szCs w:val="16"/>
              </w:rPr>
            </w:pPr>
            <w:r>
              <w:rPr>
                <w:sz w:val="16"/>
                <w:szCs w:val="16"/>
              </w:rPr>
              <w:t>RVCv3-UC-REQ-128396/B-Press Hard Button to Enter CHMSL View</w:t>
            </w:r>
          </w:p>
        </w:tc>
        <w:tc>
          <w:tcPr>
            <w:tcW w:w="4770" w:type="dxa"/>
            <w:tcBorders>
              <w:top w:val="single" w:sz="6" w:space="0" w:color="auto"/>
              <w:left w:val="single" w:sz="6" w:space="0" w:color="auto"/>
              <w:bottom w:val="single" w:sz="6" w:space="0" w:color="auto"/>
              <w:right w:val="single" w:sz="6" w:space="0" w:color="auto"/>
            </w:tcBorders>
          </w:tcPr>
          <w:p w14:paraId="0CEF0A27" w14:textId="77777777" w:rsidR="00024B2B" w:rsidRDefault="00770557" w:rsidP="007008F4">
            <w:pPr>
              <w:rPr>
                <w:sz w:val="16"/>
                <w:szCs w:val="16"/>
              </w:rPr>
            </w:pPr>
            <w:r>
              <w:rPr>
                <w:sz w:val="16"/>
                <w:szCs w:val="16"/>
              </w:rPr>
              <w:t>tmertiri: updated use case</w:t>
            </w:r>
          </w:p>
        </w:tc>
      </w:tr>
      <w:tr w:rsidR="007008F4" w14:paraId="0BFAA8FC"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47DFF845" w14:textId="77777777" w:rsidR="007008F4" w:rsidRDefault="00000000" w:rsidP="0076798E">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7644550A" w14:textId="77777777" w:rsidR="007008F4" w:rsidRDefault="00000000" w:rsidP="0076798E">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367F6901" w14:textId="77777777" w:rsidR="007008F4" w:rsidRDefault="00000000" w:rsidP="0076798E">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50EC1551" w14:textId="77777777" w:rsidR="007008F4" w:rsidRDefault="00000000" w:rsidP="0076798E">
            <w:pPr>
              <w:spacing w:line="276" w:lineRule="auto"/>
              <w:rPr>
                <w:rFonts w:cs="Arial"/>
                <w:b/>
                <w:sz w:val="16"/>
              </w:rPr>
            </w:pPr>
          </w:p>
        </w:tc>
      </w:tr>
      <w:tr w:rsidR="006E75DA" w:rsidRPr="00715A7A" w14:paraId="3BF52DFB"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2A3175E2" w14:textId="77777777" w:rsidR="006E75DA" w:rsidRPr="00715A7A" w:rsidRDefault="00770557" w:rsidP="0076798E">
            <w:pPr>
              <w:spacing w:line="276" w:lineRule="auto"/>
              <w:rPr>
                <w:rFonts w:eastAsiaTheme="minorEastAsia" w:cstheme="minorBidi"/>
                <w:b/>
                <w:sz w:val="16"/>
                <w:szCs w:val="16"/>
              </w:rPr>
            </w:pPr>
            <w:r>
              <w:rPr>
                <w:rFonts w:eastAsiaTheme="minorEastAsia" w:cstheme="minorBidi"/>
                <w:b/>
                <w:sz w:val="16"/>
                <w:szCs w:val="16"/>
              </w:rPr>
              <w:t>January 19, 2018</w:t>
            </w:r>
          </w:p>
        </w:tc>
        <w:tc>
          <w:tcPr>
            <w:tcW w:w="990" w:type="dxa"/>
            <w:tcBorders>
              <w:top w:val="single" w:sz="6" w:space="0" w:color="auto"/>
              <w:left w:val="single" w:sz="6" w:space="0" w:color="auto"/>
              <w:bottom w:val="single" w:sz="6" w:space="0" w:color="auto"/>
              <w:right w:val="single" w:sz="6" w:space="0" w:color="auto"/>
            </w:tcBorders>
            <w:hideMark/>
          </w:tcPr>
          <w:p w14:paraId="46842AA1" w14:textId="77777777" w:rsidR="006E75DA" w:rsidRPr="00715A7A" w:rsidRDefault="00770557" w:rsidP="0076798E">
            <w:pPr>
              <w:spacing w:line="276" w:lineRule="auto"/>
              <w:jc w:val="center"/>
              <w:rPr>
                <w:rFonts w:eastAsiaTheme="minorEastAsia" w:cstheme="minorBidi"/>
                <w:b/>
                <w:sz w:val="16"/>
                <w:szCs w:val="16"/>
              </w:rPr>
            </w:pPr>
            <w:r>
              <w:rPr>
                <w:rFonts w:eastAsiaTheme="minorEastAsia" w:cstheme="minorBidi"/>
                <w:b/>
                <w:sz w:val="16"/>
                <w:szCs w:val="16"/>
              </w:rPr>
              <w:t>1.5</w:t>
            </w:r>
          </w:p>
        </w:tc>
        <w:tc>
          <w:tcPr>
            <w:tcW w:w="8280" w:type="dxa"/>
            <w:gridSpan w:val="2"/>
            <w:tcBorders>
              <w:top w:val="single" w:sz="6" w:space="0" w:color="auto"/>
              <w:left w:val="single" w:sz="6" w:space="0" w:color="auto"/>
              <w:bottom w:val="single" w:sz="6" w:space="0" w:color="auto"/>
              <w:right w:val="single" w:sz="6" w:space="0" w:color="auto"/>
            </w:tcBorders>
            <w:hideMark/>
          </w:tcPr>
          <w:p w14:paraId="57643FEC" w14:textId="77777777" w:rsidR="006E75DA" w:rsidRPr="00715A7A" w:rsidRDefault="00000000" w:rsidP="0076798E">
            <w:pPr>
              <w:spacing w:line="276" w:lineRule="auto"/>
              <w:rPr>
                <w:rFonts w:cs="Arial"/>
                <w:b/>
                <w:sz w:val="16"/>
                <w:szCs w:val="16"/>
              </w:rPr>
            </w:pPr>
          </w:p>
        </w:tc>
      </w:tr>
      <w:tr w:rsidR="007008F4" w14:paraId="49BA0A47" w14:textId="77777777" w:rsidTr="00570795">
        <w:trPr>
          <w:trHeight w:val="187"/>
          <w:jc w:val="center"/>
        </w:trPr>
        <w:tc>
          <w:tcPr>
            <w:tcW w:w="1792" w:type="dxa"/>
            <w:tcBorders>
              <w:top w:val="single" w:sz="6" w:space="0" w:color="auto"/>
              <w:left w:val="single" w:sz="6" w:space="0" w:color="auto"/>
              <w:right w:val="single" w:sz="6" w:space="0" w:color="auto"/>
            </w:tcBorders>
          </w:tcPr>
          <w:p w14:paraId="47F1C994" w14:textId="77777777" w:rsidR="007008F4" w:rsidRDefault="00000000" w:rsidP="00540A3C">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1CF12FA" w14:textId="77777777" w:rsidR="007008F4" w:rsidRPr="007008F4" w:rsidRDefault="00770557" w:rsidP="00540A3C">
            <w:pPr>
              <w:rPr>
                <w:rFonts w:cs="Arial"/>
                <w:sz w:val="16"/>
                <w:szCs w:val="16"/>
              </w:rPr>
            </w:pPr>
            <w:r w:rsidRPr="007008F4">
              <w:rPr>
                <w:rFonts w:cs="Arial"/>
                <w:sz w:val="16"/>
                <w:szCs w:val="16"/>
              </w:rPr>
              <w:t>RVC-REQ-292389/A-GearRvrse_D_Actl</w:t>
            </w:r>
          </w:p>
        </w:tc>
        <w:tc>
          <w:tcPr>
            <w:tcW w:w="4770" w:type="dxa"/>
            <w:tcBorders>
              <w:top w:val="single" w:sz="6" w:space="0" w:color="auto"/>
              <w:left w:val="single" w:sz="6" w:space="0" w:color="auto"/>
              <w:bottom w:val="single" w:sz="6" w:space="0" w:color="auto"/>
              <w:right w:val="single" w:sz="6" w:space="0" w:color="auto"/>
            </w:tcBorders>
            <w:vAlign w:val="center"/>
          </w:tcPr>
          <w:p w14:paraId="2017BCFD" w14:textId="77777777" w:rsidR="007008F4" w:rsidRPr="007008F4" w:rsidRDefault="00770557" w:rsidP="00540A3C">
            <w:pPr>
              <w:rPr>
                <w:sz w:val="16"/>
                <w:szCs w:val="16"/>
              </w:rPr>
            </w:pPr>
            <w:r w:rsidRPr="007008F4">
              <w:rPr>
                <w:sz w:val="16"/>
                <w:szCs w:val="16"/>
              </w:rPr>
              <w:t>tmertiri: Added new signal name</w:t>
            </w:r>
          </w:p>
        </w:tc>
      </w:tr>
      <w:tr w:rsidR="007008F4" w14:paraId="21B40C04" w14:textId="77777777" w:rsidTr="00570795">
        <w:trPr>
          <w:trHeight w:val="187"/>
          <w:jc w:val="center"/>
        </w:trPr>
        <w:tc>
          <w:tcPr>
            <w:tcW w:w="1792" w:type="dxa"/>
            <w:tcBorders>
              <w:left w:val="single" w:sz="6" w:space="0" w:color="auto"/>
              <w:right w:val="single" w:sz="6" w:space="0" w:color="auto"/>
            </w:tcBorders>
          </w:tcPr>
          <w:p w14:paraId="012933DE" w14:textId="77777777" w:rsidR="007008F4" w:rsidRDefault="00000000" w:rsidP="00540A3C">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4B7789B" w14:textId="77777777" w:rsidR="007008F4" w:rsidRPr="007008F4" w:rsidRDefault="00770557" w:rsidP="00540A3C">
            <w:pPr>
              <w:rPr>
                <w:rFonts w:cs="Arial"/>
                <w:sz w:val="16"/>
                <w:szCs w:val="16"/>
              </w:rPr>
            </w:pPr>
            <w:r w:rsidRPr="007008F4">
              <w:rPr>
                <w:rFonts w:cs="Arial"/>
                <w:sz w:val="16"/>
                <w:szCs w:val="16"/>
              </w:rPr>
              <w:t>RVC-REQ-292387/A-GearPos_D_Trg</w:t>
            </w:r>
          </w:p>
        </w:tc>
        <w:tc>
          <w:tcPr>
            <w:tcW w:w="4770" w:type="dxa"/>
            <w:tcBorders>
              <w:top w:val="single" w:sz="6" w:space="0" w:color="auto"/>
              <w:left w:val="single" w:sz="6" w:space="0" w:color="auto"/>
              <w:bottom w:val="single" w:sz="6" w:space="0" w:color="auto"/>
              <w:right w:val="single" w:sz="6" w:space="0" w:color="auto"/>
            </w:tcBorders>
            <w:vAlign w:val="center"/>
          </w:tcPr>
          <w:p w14:paraId="2D9AAB8D" w14:textId="77777777" w:rsidR="007008F4" w:rsidRPr="007008F4" w:rsidRDefault="00770557" w:rsidP="00540A3C">
            <w:pPr>
              <w:rPr>
                <w:sz w:val="16"/>
                <w:szCs w:val="16"/>
              </w:rPr>
            </w:pPr>
            <w:r w:rsidRPr="007008F4">
              <w:rPr>
                <w:sz w:val="16"/>
                <w:szCs w:val="16"/>
              </w:rPr>
              <w:t>tmertiri: Added new signal name</w:t>
            </w:r>
          </w:p>
        </w:tc>
      </w:tr>
      <w:tr w:rsidR="007008F4" w14:paraId="0A0C481D" w14:textId="77777777" w:rsidTr="00570795">
        <w:trPr>
          <w:trHeight w:val="187"/>
          <w:jc w:val="center"/>
        </w:trPr>
        <w:tc>
          <w:tcPr>
            <w:tcW w:w="1792" w:type="dxa"/>
            <w:tcBorders>
              <w:left w:val="single" w:sz="6" w:space="0" w:color="auto"/>
              <w:right w:val="single" w:sz="6" w:space="0" w:color="auto"/>
            </w:tcBorders>
          </w:tcPr>
          <w:p w14:paraId="133DB1BC" w14:textId="77777777" w:rsidR="007008F4" w:rsidRDefault="00000000" w:rsidP="00540A3C">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0D844F0" w14:textId="77777777" w:rsidR="007008F4" w:rsidRPr="007008F4" w:rsidRDefault="00770557" w:rsidP="00540A3C">
            <w:pPr>
              <w:rPr>
                <w:rFonts w:cs="Arial"/>
                <w:sz w:val="16"/>
                <w:szCs w:val="16"/>
              </w:rPr>
            </w:pPr>
            <w:r w:rsidRPr="007008F4">
              <w:rPr>
                <w:rFonts w:cs="Arial"/>
                <w:sz w:val="16"/>
                <w:szCs w:val="16"/>
              </w:rPr>
              <w:t>RVC-REQ-292388/A-Veh_V_ActlEng</w:t>
            </w:r>
          </w:p>
        </w:tc>
        <w:tc>
          <w:tcPr>
            <w:tcW w:w="4770" w:type="dxa"/>
            <w:tcBorders>
              <w:top w:val="single" w:sz="6" w:space="0" w:color="auto"/>
              <w:left w:val="single" w:sz="6" w:space="0" w:color="auto"/>
              <w:bottom w:val="single" w:sz="6" w:space="0" w:color="auto"/>
              <w:right w:val="single" w:sz="6" w:space="0" w:color="auto"/>
            </w:tcBorders>
            <w:vAlign w:val="center"/>
          </w:tcPr>
          <w:p w14:paraId="43D97FE5" w14:textId="77777777" w:rsidR="007008F4" w:rsidRPr="007008F4" w:rsidRDefault="00770557" w:rsidP="00540A3C">
            <w:pPr>
              <w:rPr>
                <w:sz w:val="16"/>
                <w:szCs w:val="16"/>
              </w:rPr>
            </w:pPr>
            <w:r w:rsidRPr="007008F4">
              <w:rPr>
                <w:sz w:val="16"/>
                <w:szCs w:val="16"/>
              </w:rPr>
              <w:t>tmertiri: Added new signal name</w:t>
            </w:r>
          </w:p>
        </w:tc>
      </w:tr>
      <w:tr w:rsidR="007008F4" w14:paraId="4122C514" w14:textId="77777777" w:rsidTr="00570795">
        <w:trPr>
          <w:trHeight w:val="187"/>
          <w:jc w:val="center"/>
        </w:trPr>
        <w:tc>
          <w:tcPr>
            <w:tcW w:w="1792" w:type="dxa"/>
            <w:tcBorders>
              <w:left w:val="single" w:sz="6" w:space="0" w:color="auto"/>
              <w:right w:val="single" w:sz="6" w:space="0" w:color="auto"/>
            </w:tcBorders>
          </w:tcPr>
          <w:p w14:paraId="143744CC" w14:textId="77777777" w:rsidR="007008F4" w:rsidRDefault="00000000" w:rsidP="00540A3C">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7570BCB" w14:textId="77777777" w:rsidR="007008F4" w:rsidRPr="007008F4" w:rsidRDefault="00770557" w:rsidP="00540A3C">
            <w:pPr>
              <w:rPr>
                <w:rFonts w:cs="Arial"/>
                <w:sz w:val="16"/>
                <w:szCs w:val="16"/>
              </w:rPr>
            </w:pPr>
            <w:r w:rsidRPr="007008F4">
              <w:rPr>
                <w:rFonts w:cs="Arial"/>
                <w:sz w:val="16"/>
                <w:szCs w:val="16"/>
              </w:rPr>
              <w:t>RVC-FUR-REQ-014090/D-Display RVC Video (TcSE ROIN-194462-2)</w:t>
            </w:r>
          </w:p>
        </w:tc>
        <w:tc>
          <w:tcPr>
            <w:tcW w:w="4770" w:type="dxa"/>
            <w:tcBorders>
              <w:top w:val="single" w:sz="6" w:space="0" w:color="auto"/>
              <w:left w:val="single" w:sz="6" w:space="0" w:color="auto"/>
              <w:bottom w:val="single" w:sz="6" w:space="0" w:color="auto"/>
              <w:right w:val="single" w:sz="6" w:space="0" w:color="auto"/>
            </w:tcBorders>
            <w:vAlign w:val="center"/>
          </w:tcPr>
          <w:p w14:paraId="516C41BD" w14:textId="77777777" w:rsidR="007008F4" w:rsidRPr="007008F4" w:rsidRDefault="00770557" w:rsidP="00540A3C">
            <w:pPr>
              <w:rPr>
                <w:sz w:val="16"/>
                <w:szCs w:val="16"/>
              </w:rPr>
            </w:pPr>
            <w:r w:rsidRPr="007008F4">
              <w:rPr>
                <w:sz w:val="16"/>
                <w:szCs w:val="16"/>
              </w:rPr>
              <w:t>tmertiri: updated with new signal names</w:t>
            </w:r>
          </w:p>
        </w:tc>
      </w:tr>
      <w:tr w:rsidR="007008F4" w14:paraId="35C16D2B" w14:textId="77777777" w:rsidTr="00570795">
        <w:trPr>
          <w:trHeight w:val="187"/>
          <w:jc w:val="center"/>
        </w:trPr>
        <w:tc>
          <w:tcPr>
            <w:tcW w:w="1792" w:type="dxa"/>
            <w:tcBorders>
              <w:left w:val="single" w:sz="6" w:space="0" w:color="auto"/>
              <w:right w:val="single" w:sz="6" w:space="0" w:color="auto"/>
            </w:tcBorders>
          </w:tcPr>
          <w:p w14:paraId="6DEF6CCD" w14:textId="77777777" w:rsidR="007008F4" w:rsidRDefault="00000000" w:rsidP="00540A3C">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52DDAD4" w14:textId="77777777" w:rsidR="007008F4" w:rsidRPr="007008F4" w:rsidRDefault="00770557" w:rsidP="00540A3C">
            <w:pPr>
              <w:rPr>
                <w:rFonts w:cs="Arial"/>
                <w:sz w:val="16"/>
                <w:szCs w:val="16"/>
              </w:rPr>
            </w:pPr>
            <w:r w:rsidRPr="007008F4">
              <w:rPr>
                <w:rFonts w:cs="Arial"/>
                <w:sz w:val="16"/>
                <w:szCs w:val="16"/>
              </w:rPr>
              <w:t>RVCv2-SD-REQ-014104/B-Activate Rear View Camera (TcSE ROIN-282316-2)</w:t>
            </w:r>
          </w:p>
        </w:tc>
        <w:tc>
          <w:tcPr>
            <w:tcW w:w="4770" w:type="dxa"/>
            <w:tcBorders>
              <w:top w:val="single" w:sz="6" w:space="0" w:color="auto"/>
              <w:left w:val="single" w:sz="6" w:space="0" w:color="auto"/>
              <w:bottom w:val="single" w:sz="6" w:space="0" w:color="auto"/>
              <w:right w:val="single" w:sz="6" w:space="0" w:color="auto"/>
            </w:tcBorders>
            <w:vAlign w:val="center"/>
          </w:tcPr>
          <w:p w14:paraId="1B30AF4A" w14:textId="77777777" w:rsidR="007008F4" w:rsidRPr="007008F4" w:rsidRDefault="00770557" w:rsidP="00540A3C">
            <w:pPr>
              <w:rPr>
                <w:sz w:val="16"/>
                <w:szCs w:val="16"/>
              </w:rPr>
            </w:pPr>
            <w:r w:rsidRPr="007008F4">
              <w:rPr>
                <w:sz w:val="16"/>
                <w:szCs w:val="16"/>
              </w:rPr>
              <w:t>Updated SD with new signals</w:t>
            </w:r>
          </w:p>
        </w:tc>
      </w:tr>
      <w:tr w:rsidR="007008F4" w14:paraId="3FD30DAA" w14:textId="77777777" w:rsidTr="00570795">
        <w:trPr>
          <w:trHeight w:val="187"/>
          <w:jc w:val="center"/>
        </w:trPr>
        <w:tc>
          <w:tcPr>
            <w:tcW w:w="1792" w:type="dxa"/>
            <w:tcBorders>
              <w:left w:val="single" w:sz="6" w:space="0" w:color="auto"/>
              <w:bottom w:val="single" w:sz="6" w:space="0" w:color="auto"/>
              <w:right w:val="single" w:sz="6" w:space="0" w:color="auto"/>
            </w:tcBorders>
          </w:tcPr>
          <w:p w14:paraId="5885E8CE" w14:textId="77777777" w:rsidR="007008F4" w:rsidRDefault="00000000" w:rsidP="00540A3C">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4410D0A" w14:textId="77777777" w:rsidR="007008F4" w:rsidRPr="007008F4" w:rsidRDefault="00770557" w:rsidP="00540A3C">
            <w:pPr>
              <w:rPr>
                <w:rFonts w:cs="Arial"/>
                <w:sz w:val="16"/>
                <w:szCs w:val="16"/>
              </w:rPr>
            </w:pPr>
            <w:r w:rsidRPr="007008F4">
              <w:rPr>
                <w:rFonts w:cs="Arial"/>
                <w:sz w:val="16"/>
                <w:szCs w:val="16"/>
              </w:rPr>
              <w:t>RVCv2-SD-REQ-014105/B-Deactivate Rear View Camera (TcSE ROIN-282323-2)</w:t>
            </w:r>
          </w:p>
        </w:tc>
        <w:tc>
          <w:tcPr>
            <w:tcW w:w="4770" w:type="dxa"/>
            <w:tcBorders>
              <w:top w:val="single" w:sz="6" w:space="0" w:color="auto"/>
              <w:left w:val="single" w:sz="6" w:space="0" w:color="auto"/>
              <w:bottom w:val="single" w:sz="6" w:space="0" w:color="auto"/>
              <w:right w:val="single" w:sz="6" w:space="0" w:color="auto"/>
            </w:tcBorders>
            <w:vAlign w:val="center"/>
          </w:tcPr>
          <w:p w14:paraId="6E9E092E" w14:textId="77777777" w:rsidR="007008F4" w:rsidRPr="007008F4" w:rsidRDefault="00770557" w:rsidP="00540A3C">
            <w:pPr>
              <w:rPr>
                <w:sz w:val="16"/>
                <w:szCs w:val="16"/>
              </w:rPr>
            </w:pPr>
            <w:r w:rsidRPr="007008F4">
              <w:rPr>
                <w:sz w:val="16"/>
                <w:szCs w:val="16"/>
              </w:rPr>
              <w:t>Updated SD with new signals</w:t>
            </w:r>
          </w:p>
        </w:tc>
      </w:tr>
      <w:tr w:rsidR="00540A3C" w14:paraId="5C56C1A5"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1EC01896" w14:textId="77777777" w:rsidR="00540A3C" w:rsidRDefault="00000000" w:rsidP="00E5787F">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4A7C0690" w14:textId="77777777" w:rsidR="00540A3C" w:rsidRDefault="00000000" w:rsidP="00E5787F">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13149483" w14:textId="77777777" w:rsidR="00540A3C" w:rsidRDefault="00000000" w:rsidP="00E5787F">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17922309" w14:textId="77777777" w:rsidR="00540A3C" w:rsidRDefault="00000000" w:rsidP="00E5787F">
            <w:pPr>
              <w:spacing w:line="276" w:lineRule="auto"/>
              <w:rPr>
                <w:rFonts w:cs="Arial"/>
                <w:b/>
                <w:sz w:val="16"/>
              </w:rPr>
            </w:pPr>
          </w:p>
        </w:tc>
      </w:tr>
      <w:tr w:rsidR="006E75DA" w:rsidRPr="00715A7A" w14:paraId="71B4684C"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074FCBAF" w14:textId="77777777" w:rsidR="006E75DA" w:rsidRPr="00715A7A" w:rsidRDefault="00770557" w:rsidP="00540A3C">
            <w:pPr>
              <w:spacing w:line="276" w:lineRule="auto"/>
              <w:rPr>
                <w:rFonts w:eastAsiaTheme="minorEastAsia" w:cstheme="minorBidi"/>
                <w:b/>
                <w:sz w:val="16"/>
                <w:szCs w:val="16"/>
              </w:rPr>
            </w:pPr>
            <w:r>
              <w:rPr>
                <w:rFonts w:eastAsiaTheme="minorEastAsia" w:cstheme="minorBidi"/>
                <w:b/>
                <w:sz w:val="16"/>
                <w:szCs w:val="16"/>
              </w:rPr>
              <w:t>February 1, 2018</w:t>
            </w:r>
          </w:p>
        </w:tc>
        <w:tc>
          <w:tcPr>
            <w:tcW w:w="990" w:type="dxa"/>
            <w:tcBorders>
              <w:top w:val="single" w:sz="6" w:space="0" w:color="auto"/>
              <w:left w:val="single" w:sz="6" w:space="0" w:color="auto"/>
              <w:bottom w:val="single" w:sz="6" w:space="0" w:color="auto"/>
              <w:right w:val="single" w:sz="6" w:space="0" w:color="auto"/>
            </w:tcBorders>
            <w:hideMark/>
          </w:tcPr>
          <w:p w14:paraId="1B45ABE7" w14:textId="77777777" w:rsidR="006E75DA" w:rsidRPr="00715A7A" w:rsidRDefault="00770557" w:rsidP="00E5787F">
            <w:pPr>
              <w:spacing w:line="276" w:lineRule="auto"/>
              <w:jc w:val="center"/>
              <w:rPr>
                <w:rFonts w:eastAsiaTheme="minorEastAsia" w:cstheme="minorBidi"/>
                <w:b/>
                <w:sz w:val="16"/>
                <w:szCs w:val="16"/>
              </w:rPr>
            </w:pPr>
            <w:r>
              <w:rPr>
                <w:rFonts w:eastAsiaTheme="minorEastAsia" w:cstheme="minorBidi"/>
                <w:b/>
                <w:sz w:val="16"/>
                <w:szCs w:val="16"/>
              </w:rPr>
              <w:t>1.6</w:t>
            </w:r>
          </w:p>
        </w:tc>
        <w:tc>
          <w:tcPr>
            <w:tcW w:w="8280" w:type="dxa"/>
            <w:gridSpan w:val="2"/>
            <w:tcBorders>
              <w:top w:val="single" w:sz="6" w:space="0" w:color="auto"/>
              <w:left w:val="single" w:sz="6" w:space="0" w:color="auto"/>
              <w:bottom w:val="single" w:sz="6" w:space="0" w:color="auto"/>
              <w:right w:val="single" w:sz="6" w:space="0" w:color="auto"/>
            </w:tcBorders>
            <w:hideMark/>
          </w:tcPr>
          <w:p w14:paraId="5AE080A7" w14:textId="77777777" w:rsidR="006E75DA" w:rsidRPr="00715A7A" w:rsidRDefault="00000000" w:rsidP="00E5787F">
            <w:pPr>
              <w:spacing w:line="276" w:lineRule="auto"/>
              <w:rPr>
                <w:rFonts w:cs="Arial"/>
                <w:b/>
                <w:sz w:val="16"/>
                <w:szCs w:val="16"/>
              </w:rPr>
            </w:pPr>
          </w:p>
        </w:tc>
      </w:tr>
      <w:tr w:rsidR="00540A3C" w:rsidRPr="007008F4" w14:paraId="168FB8FE" w14:textId="77777777" w:rsidTr="00570795">
        <w:trPr>
          <w:trHeight w:val="187"/>
          <w:jc w:val="center"/>
        </w:trPr>
        <w:tc>
          <w:tcPr>
            <w:tcW w:w="1792" w:type="dxa"/>
            <w:tcBorders>
              <w:top w:val="single" w:sz="6" w:space="0" w:color="auto"/>
              <w:left w:val="single" w:sz="6" w:space="0" w:color="auto"/>
              <w:bottom w:val="single" w:sz="6" w:space="0" w:color="auto"/>
              <w:right w:val="single" w:sz="6" w:space="0" w:color="auto"/>
            </w:tcBorders>
          </w:tcPr>
          <w:p w14:paraId="31121F73" w14:textId="77777777" w:rsidR="00540A3C" w:rsidRDefault="00000000" w:rsidP="00540A3C">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F4D51BA" w14:textId="77777777" w:rsidR="00540A3C" w:rsidRPr="00540A3C" w:rsidRDefault="00770557" w:rsidP="00540A3C">
            <w:pPr>
              <w:rPr>
                <w:rFonts w:cs="Arial"/>
                <w:sz w:val="16"/>
                <w:szCs w:val="16"/>
              </w:rPr>
            </w:pPr>
            <w:r w:rsidRPr="00540A3C">
              <w:rPr>
                <w:rFonts w:cs="Arial"/>
                <w:sz w:val="16"/>
                <w:szCs w:val="16"/>
              </w:rPr>
              <w:t>RVC-FUR-REQ-014090/E-Display RVC Video (TcSE ROIN-194462-2)</w:t>
            </w:r>
          </w:p>
        </w:tc>
        <w:tc>
          <w:tcPr>
            <w:tcW w:w="4770" w:type="dxa"/>
            <w:tcBorders>
              <w:top w:val="single" w:sz="6" w:space="0" w:color="auto"/>
              <w:left w:val="single" w:sz="6" w:space="0" w:color="auto"/>
              <w:bottom w:val="single" w:sz="6" w:space="0" w:color="auto"/>
              <w:right w:val="single" w:sz="6" w:space="0" w:color="auto"/>
            </w:tcBorders>
            <w:vAlign w:val="center"/>
          </w:tcPr>
          <w:p w14:paraId="744502F7" w14:textId="77777777" w:rsidR="00540A3C" w:rsidRPr="00540A3C" w:rsidRDefault="00770557" w:rsidP="00540A3C">
            <w:pPr>
              <w:rPr>
                <w:sz w:val="16"/>
                <w:szCs w:val="16"/>
              </w:rPr>
            </w:pPr>
            <w:r w:rsidRPr="00540A3C">
              <w:rPr>
                <w:sz w:val="16"/>
                <w:szCs w:val="16"/>
              </w:rPr>
              <w:t>tmertiri: Update wording</w:t>
            </w:r>
          </w:p>
        </w:tc>
      </w:tr>
      <w:tr w:rsidR="005C5089" w14:paraId="739FE6CF"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22B8941C" w14:textId="77777777" w:rsidR="005C5089" w:rsidRDefault="00000000" w:rsidP="00B00042">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1E16B39E" w14:textId="77777777" w:rsidR="005C5089" w:rsidRDefault="00000000" w:rsidP="00B00042">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67F565C6" w14:textId="77777777" w:rsidR="005C5089" w:rsidRDefault="00000000" w:rsidP="00B00042">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4C4E51AB" w14:textId="77777777" w:rsidR="005C5089" w:rsidRDefault="00000000" w:rsidP="00B00042">
            <w:pPr>
              <w:spacing w:line="276" w:lineRule="auto"/>
              <w:rPr>
                <w:rFonts w:cs="Arial"/>
                <w:b/>
                <w:sz w:val="16"/>
              </w:rPr>
            </w:pPr>
          </w:p>
        </w:tc>
      </w:tr>
      <w:tr w:rsidR="006E75DA" w:rsidRPr="00715A7A" w14:paraId="384B28F2"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58667D4C" w14:textId="77777777" w:rsidR="006E75DA" w:rsidRPr="00715A7A" w:rsidRDefault="00770557" w:rsidP="007852E2">
            <w:pPr>
              <w:spacing w:line="276" w:lineRule="auto"/>
              <w:rPr>
                <w:rFonts w:eastAsiaTheme="minorEastAsia" w:cstheme="minorBidi"/>
                <w:b/>
                <w:sz w:val="16"/>
                <w:szCs w:val="16"/>
              </w:rPr>
            </w:pPr>
            <w:r>
              <w:rPr>
                <w:rFonts w:eastAsiaTheme="minorEastAsia" w:cstheme="minorBidi"/>
                <w:b/>
                <w:sz w:val="16"/>
                <w:szCs w:val="16"/>
              </w:rPr>
              <w:t>July 27, 2018</w:t>
            </w:r>
          </w:p>
        </w:tc>
        <w:tc>
          <w:tcPr>
            <w:tcW w:w="990" w:type="dxa"/>
            <w:tcBorders>
              <w:top w:val="single" w:sz="6" w:space="0" w:color="auto"/>
              <w:left w:val="single" w:sz="6" w:space="0" w:color="auto"/>
              <w:bottom w:val="single" w:sz="6" w:space="0" w:color="auto"/>
              <w:right w:val="single" w:sz="6" w:space="0" w:color="auto"/>
            </w:tcBorders>
            <w:hideMark/>
          </w:tcPr>
          <w:p w14:paraId="6EE1AE3D" w14:textId="77777777" w:rsidR="006E75DA" w:rsidRPr="00715A7A" w:rsidRDefault="00770557" w:rsidP="00B00042">
            <w:pPr>
              <w:spacing w:line="276" w:lineRule="auto"/>
              <w:jc w:val="center"/>
              <w:rPr>
                <w:rFonts w:eastAsiaTheme="minorEastAsia" w:cstheme="minorBidi"/>
                <w:b/>
                <w:sz w:val="16"/>
                <w:szCs w:val="16"/>
              </w:rPr>
            </w:pPr>
            <w:r>
              <w:rPr>
                <w:rFonts w:eastAsiaTheme="minorEastAsia" w:cstheme="minorBidi"/>
                <w:b/>
                <w:sz w:val="16"/>
                <w:szCs w:val="16"/>
              </w:rPr>
              <w:t>1.7</w:t>
            </w:r>
          </w:p>
        </w:tc>
        <w:tc>
          <w:tcPr>
            <w:tcW w:w="8280" w:type="dxa"/>
            <w:gridSpan w:val="2"/>
            <w:tcBorders>
              <w:top w:val="single" w:sz="6" w:space="0" w:color="auto"/>
              <w:left w:val="single" w:sz="6" w:space="0" w:color="auto"/>
              <w:bottom w:val="single" w:sz="6" w:space="0" w:color="auto"/>
              <w:right w:val="single" w:sz="6" w:space="0" w:color="auto"/>
            </w:tcBorders>
            <w:hideMark/>
          </w:tcPr>
          <w:p w14:paraId="62E64DFF" w14:textId="77777777" w:rsidR="006E75DA" w:rsidRPr="00715A7A" w:rsidRDefault="00000000" w:rsidP="00B00042">
            <w:pPr>
              <w:spacing w:line="276" w:lineRule="auto"/>
              <w:rPr>
                <w:rFonts w:cs="Arial"/>
                <w:b/>
                <w:sz w:val="16"/>
                <w:szCs w:val="16"/>
              </w:rPr>
            </w:pPr>
          </w:p>
        </w:tc>
      </w:tr>
      <w:tr w:rsidR="005C5089" w:rsidRPr="00540A3C" w14:paraId="02887848" w14:textId="77777777" w:rsidTr="00570795">
        <w:trPr>
          <w:trHeight w:val="187"/>
          <w:jc w:val="center"/>
        </w:trPr>
        <w:tc>
          <w:tcPr>
            <w:tcW w:w="1792" w:type="dxa"/>
            <w:tcBorders>
              <w:top w:val="single" w:sz="6" w:space="0" w:color="auto"/>
              <w:left w:val="single" w:sz="6" w:space="0" w:color="auto"/>
              <w:bottom w:val="single" w:sz="6" w:space="0" w:color="auto"/>
              <w:right w:val="single" w:sz="6" w:space="0" w:color="auto"/>
            </w:tcBorders>
          </w:tcPr>
          <w:p w14:paraId="366EA8AD" w14:textId="77777777" w:rsidR="005C5089" w:rsidRDefault="00000000" w:rsidP="005C50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E49C9BE" w14:textId="77777777" w:rsidR="005C5089" w:rsidRPr="005C5089" w:rsidRDefault="00770557" w:rsidP="005C5089">
            <w:pPr>
              <w:rPr>
                <w:rFonts w:cs="Arial"/>
                <w:sz w:val="16"/>
                <w:szCs w:val="16"/>
              </w:rPr>
            </w:pPr>
            <w:r w:rsidRPr="005C5089">
              <w:rPr>
                <w:rFonts w:cs="Arial"/>
                <w:sz w:val="16"/>
                <w:szCs w:val="16"/>
              </w:rPr>
              <w:t>RVC-FUR-REQ-014090/F-Display RVC Video (TcSE ROIN-194462-2)</w:t>
            </w:r>
          </w:p>
        </w:tc>
        <w:tc>
          <w:tcPr>
            <w:tcW w:w="4770" w:type="dxa"/>
            <w:tcBorders>
              <w:top w:val="single" w:sz="6" w:space="0" w:color="auto"/>
              <w:left w:val="single" w:sz="6" w:space="0" w:color="auto"/>
              <w:bottom w:val="single" w:sz="6" w:space="0" w:color="auto"/>
              <w:right w:val="single" w:sz="6" w:space="0" w:color="auto"/>
            </w:tcBorders>
            <w:vAlign w:val="center"/>
          </w:tcPr>
          <w:p w14:paraId="7FCD5024" w14:textId="77777777" w:rsidR="005C5089" w:rsidRPr="005C5089" w:rsidRDefault="00770557" w:rsidP="005C5089">
            <w:pPr>
              <w:rPr>
                <w:rFonts w:cs="Calibri"/>
                <w:sz w:val="16"/>
                <w:szCs w:val="16"/>
              </w:rPr>
            </w:pPr>
            <w:r w:rsidRPr="005C5089">
              <w:rPr>
                <w:rFonts w:cs="Calibri"/>
                <w:sz w:val="16"/>
                <w:szCs w:val="16"/>
              </w:rPr>
              <w:t>tm: Remove DE values details.</w:t>
            </w:r>
          </w:p>
        </w:tc>
      </w:tr>
      <w:tr w:rsidR="00796884" w14:paraId="7FCDB0CB"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487B17BB" w14:textId="77777777" w:rsidR="00796884" w:rsidRDefault="00000000" w:rsidP="00890FCA">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354A35E8" w14:textId="77777777" w:rsidR="00796884" w:rsidRDefault="00000000" w:rsidP="00890FCA">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7B02CF02" w14:textId="77777777" w:rsidR="00796884" w:rsidRDefault="00000000" w:rsidP="00890FCA">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35CC75BD" w14:textId="77777777" w:rsidR="00796884" w:rsidRDefault="00000000" w:rsidP="00890FCA">
            <w:pPr>
              <w:spacing w:line="276" w:lineRule="auto"/>
              <w:rPr>
                <w:rFonts w:cs="Arial"/>
                <w:b/>
                <w:sz w:val="16"/>
              </w:rPr>
            </w:pPr>
          </w:p>
        </w:tc>
      </w:tr>
      <w:tr w:rsidR="006E75DA" w:rsidRPr="00715A7A" w14:paraId="283F4C5E"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1104537C" w14:textId="77777777" w:rsidR="006E75DA" w:rsidRPr="00715A7A" w:rsidRDefault="00770557" w:rsidP="00796884">
            <w:pPr>
              <w:spacing w:line="276" w:lineRule="auto"/>
              <w:rPr>
                <w:rFonts w:eastAsiaTheme="minorEastAsia" w:cstheme="minorBidi"/>
                <w:b/>
                <w:sz w:val="16"/>
                <w:szCs w:val="16"/>
              </w:rPr>
            </w:pPr>
            <w:r>
              <w:rPr>
                <w:rFonts w:eastAsiaTheme="minorEastAsia" w:cstheme="minorBidi"/>
                <w:b/>
                <w:sz w:val="16"/>
                <w:szCs w:val="16"/>
              </w:rPr>
              <w:t>November 7, 2018</w:t>
            </w:r>
          </w:p>
        </w:tc>
        <w:tc>
          <w:tcPr>
            <w:tcW w:w="990" w:type="dxa"/>
            <w:tcBorders>
              <w:top w:val="single" w:sz="6" w:space="0" w:color="auto"/>
              <w:left w:val="single" w:sz="6" w:space="0" w:color="auto"/>
              <w:bottom w:val="single" w:sz="6" w:space="0" w:color="auto"/>
              <w:right w:val="single" w:sz="6" w:space="0" w:color="auto"/>
            </w:tcBorders>
            <w:hideMark/>
          </w:tcPr>
          <w:p w14:paraId="6E0379B6" w14:textId="77777777" w:rsidR="006E75DA" w:rsidRPr="00715A7A" w:rsidRDefault="00770557" w:rsidP="00890FCA">
            <w:pPr>
              <w:spacing w:line="276" w:lineRule="auto"/>
              <w:jc w:val="center"/>
              <w:rPr>
                <w:rFonts w:eastAsiaTheme="minorEastAsia" w:cstheme="minorBidi"/>
                <w:b/>
                <w:sz w:val="16"/>
                <w:szCs w:val="16"/>
              </w:rPr>
            </w:pPr>
            <w:r>
              <w:rPr>
                <w:rFonts w:eastAsiaTheme="minorEastAsia" w:cstheme="minorBidi"/>
                <w:b/>
                <w:sz w:val="16"/>
                <w:szCs w:val="16"/>
              </w:rPr>
              <w:t>1.8</w:t>
            </w:r>
          </w:p>
        </w:tc>
        <w:tc>
          <w:tcPr>
            <w:tcW w:w="8280" w:type="dxa"/>
            <w:gridSpan w:val="2"/>
            <w:tcBorders>
              <w:top w:val="single" w:sz="6" w:space="0" w:color="auto"/>
              <w:left w:val="single" w:sz="6" w:space="0" w:color="auto"/>
              <w:bottom w:val="single" w:sz="6" w:space="0" w:color="auto"/>
              <w:right w:val="single" w:sz="6" w:space="0" w:color="auto"/>
            </w:tcBorders>
            <w:hideMark/>
          </w:tcPr>
          <w:p w14:paraId="166127C4" w14:textId="77777777" w:rsidR="006E75DA" w:rsidRPr="00715A7A" w:rsidRDefault="00000000" w:rsidP="00890FCA">
            <w:pPr>
              <w:spacing w:line="276" w:lineRule="auto"/>
              <w:rPr>
                <w:rFonts w:cs="Arial"/>
                <w:b/>
                <w:sz w:val="16"/>
                <w:szCs w:val="16"/>
              </w:rPr>
            </w:pPr>
          </w:p>
        </w:tc>
      </w:tr>
      <w:tr w:rsidR="009E4DE0" w14:paraId="5DAB9013" w14:textId="77777777" w:rsidTr="00570795">
        <w:trPr>
          <w:trHeight w:val="187"/>
          <w:jc w:val="center"/>
        </w:trPr>
        <w:tc>
          <w:tcPr>
            <w:tcW w:w="1792" w:type="dxa"/>
            <w:tcBorders>
              <w:top w:val="single" w:sz="6" w:space="0" w:color="auto"/>
              <w:left w:val="single" w:sz="6" w:space="0" w:color="auto"/>
              <w:right w:val="single" w:sz="6" w:space="0" w:color="auto"/>
            </w:tcBorders>
          </w:tcPr>
          <w:p w14:paraId="1F61748A"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8C0830F" w14:textId="77777777" w:rsidR="009E4DE0" w:rsidRPr="009E4DE0" w:rsidRDefault="00770557" w:rsidP="009E4DE0">
            <w:pPr>
              <w:rPr>
                <w:rFonts w:cs="Arial"/>
                <w:sz w:val="16"/>
                <w:szCs w:val="16"/>
              </w:rPr>
            </w:pPr>
            <w:r w:rsidRPr="009E4DE0">
              <w:rPr>
                <w:rFonts w:cs="Arial"/>
                <w:sz w:val="16"/>
                <w:szCs w:val="16"/>
              </w:rPr>
              <w:t>RVCv2-IR-REQ-014080/C-Rear View Camera Feature ID Definition (TcSE ROIN-287010-3)</w:t>
            </w:r>
          </w:p>
        </w:tc>
        <w:tc>
          <w:tcPr>
            <w:tcW w:w="4770" w:type="dxa"/>
            <w:tcBorders>
              <w:top w:val="single" w:sz="6" w:space="0" w:color="auto"/>
              <w:left w:val="single" w:sz="6" w:space="0" w:color="auto"/>
              <w:bottom w:val="single" w:sz="6" w:space="0" w:color="auto"/>
              <w:right w:val="single" w:sz="6" w:space="0" w:color="auto"/>
            </w:tcBorders>
            <w:vAlign w:val="center"/>
          </w:tcPr>
          <w:p w14:paraId="0C70C7BF" w14:textId="77777777" w:rsidR="009E4DE0" w:rsidRPr="009E4DE0" w:rsidRDefault="00770557" w:rsidP="009E4DE0">
            <w:pPr>
              <w:rPr>
                <w:rFonts w:cs="Calibri"/>
                <w:sz w:val="16"/>
                <w:szCs w:val="16"/>
              </w:rPr>
            </w:pPr>
            <w:r w:rsidRPr="009E4DE0">
              <w:rPr>
                <w:rFonts w:cs="Calibri"/>
                <w:sz w:val="16"/>
                <w:szCs w:val="16"/>
              </w:rPr>
              <w:t>tmertiri: added additonal camera views</w:t>
            </w:r>
          </w:p>
        </w:tc>
      </w:tr>
      <w:tr w:rsidR="009E4DE0" w14:paraId="44794F3A" w14:textId="77777777" w:rsidTr="00570795">
        <w:trPr>
          <w:trHeight w:val="187"/>
          <w:jc w:val="center"/>
        </w:trPr>
        <w:tc>
          <w:tcPr>
            <w:tcW w:w="1792" w:type="dxa"/>
            <w:tcBorders>
              <w:left w:val="single" w:sz="6" w:space="0" w:color="auto"/>
              <w:right w:val="single" w:sz="6" w:space="0" w:color="auto"/>
            </w:tcBorders>
          </w:tcPr>
          <w:p w14:paraId="19C310C1"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B668C82" w14:textId="77777777" w:rsidR="009E4DE0" w:rsidRPr="009E4DE0" w:rsidRDefault="00770557" w:rsidP="009E4DE0">
            <w:pPr>
              <w:rPr>
                <w:rFonts w:cs="Arial"/>
                <w:sz w:val="16"/>
                <w:szCs w:val="16"/>
              </w:rPr>
            </w:pPr>
            <w:r w:rsidRPr="009E4DE0">
              <w:rPr>
                <w:rFonts w:cs="Arial"/>
                <w:sz w:val="16"/>
                <w:szCs w:val="16"/>
              </w:rPr>
              <w:t>MD-REQ-014071/B-CameraServerButton_St (TcSE ROIN-287063-1)</w:t>
            </w:r>
          </w:p>
        </w:tc>
        <w:tc>
          <w:tcPr>
            <w:tcW w:w="4770" w:type="dxa"/>
            <w:tcBorders>
              <w:top w:val="single" w:sz="6" w:space="0" w:color="auto"/>
              <w:left w:val="single" w:sz="6" w:space="0" w:color="auto"/>
              <w:bottom w:val="single" w:sz="6" w:space="0" w:color="auto"/>
              <w:right w:val="single" w:sz="6" w:space="0" w:color="auto"/>
            </w:tcBorders>
            <w:vAlign w:val="center"/>
          </w:tcPr>
          <w:p w14:paraId="5829539B" w14:textId="77777777" w:rsidR="009E4DE0" w:rsidRPr="009E4DE0" w:rsidRDefault="00770557" w:rsidP="009E4DE0">
            <w:pPr>
              <w:rPr>
                <w:rFonts w:cs="Calibri"/>
                <w:sz w:val="16"/>
                <w:szCs w:val="16"/>
              </w:rPr>
            </w:pPr>
            <w:r w:rsidRPr="009E4DE0">
              <w:rPr>
                <w:rFonts w:cs="Calibri"/>
                <w:sz w:val="16"/>
                <w:szCs w:val="16"/>
              </w:rPr>
              <w:t>tmertiri: added signal name</w:t>
            </w:r>
          </w:p>
        </w:tc>
      </w:tr>
      <w:tr w:rsidR="009E4DE0" w14:paraId="463E397C" w14:textId="77777777" w:rsidTr="00570795">
        <w:trPr>
          <w:trHeight w:val="187"/>
          <w:jc w:val="center"/>
        </w:trPr>
        <w:tc>
          <w:tcPr>
            <w:tcW w:w="1792" w:type="dxa"/>
            <w:tcBorders>
              <w:left w:val="single" w:sz="6" w:space="0" w:color="auto"/>
              <w:right w:val="single" w:sz="6" w:space="0" w:color="auto"/>
            </w:tcBorders>
          </w:tcPr>
          <w:p w14:paraId="7CE14FD0"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ABFE668" w14:textId="77777777" w:rsidR="009E4DE0" w:rsidRPr="009E4DE0" w:rsidRDefault="00770557" w:rsidP="009E4DE0">
            <w:pPr>
              <w:rPr>
                <w:rFonts w:cs="Arial"/>
                <w:sz w:val="16"/>
                <w:szCs w:val="16"/>
              </w:rPr>
            </w:pPr>
            <w:r w:rsidRPr="009E4DE0">
              <w:rPr>
                <w:rFonts w:cs="Arial"/>
                <w:sz w:val="16"/>
                <w:szCs w:val="16"/>
              </w:rPr>
              <w:t>DAFVCv1-IR-REQ-014066/C-Driver Assist Front View Camera Feature ID Definition (TcSE ROIN-287061)</w:t>
            </w:r>
          </w:p>
        </w:tc>
        <w:tc>
          <w:tcPr>
            <w:tcW w:w="4770" w:type="dxa"/>
            <w:tcBorders>
              <w:top w:val="single" w:sz="6" w:space="0" w:color="auto"/>
              <w:left w:val="single" w:sz="6" w:space="0" w:color="auto"/>
              <w:bottom w:val="single" w:sz="6" w:space="0" w:color="auto"/>
              <w:right w:val="single" w:sz="6" w:space="0" w:color="auto"/>
            </w:tcBorders>
            <w:vAlign w:val="center"/>
          </w:tcPr>
          <w:p w14:paraId="5EF709C2" w14:textId="77777777" w:rsidR="009E4DE0" w:rsidRPr="009E4DE0" w:rsidRDefault="00770557" w:rsidP="009E4DE0">
            <w:pPr>
              <w:rPr>
                <w:rFonts w:cs="Calibri"/>
                <w:sz w:val="16"/>
                <w:szCs w:val="16"/>
              </w:rPr>
            </w:pPr>
            <w:r w:rsidRPr="009E4DE0">
              <w:rPr>
                <w:rFonts w:cs="Calibri"/>
                <w:sz w:val="16"/>
                <w:szCs w:val="16"/>
              </w:rPr>
              <w:t>tmertiri:Update encoding table</w:t>
            </w:r>
          </w:p>
        </w:tc>
      </w:tr>
      <w:tr w:rsidR="009E4DE0" w14:paraId="3C0DDC0C" w14:textId="77777777" w:rsidTr="00570795">
        <w:trPr>
          <w:trHeight w:val="187"/>
          <w:jc w:val="center"/>
        </w:trPr>
        <w:tc>
          <w:tcPr>
            <w:tcW w:w="1792" w:type="dxa"/>
            <w:tcBorders>
              <w:left w:val="single" w:sz="6" w:space="0" w:color="auto"/>
              <w:right w:val="single" w:sz="6" w:space="0" w:color="auto"/>
            </w:tcBorders>
          </w:tcPr>
          <w:p w14:paraId="5C301400"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B7C288E" w14:textId="77777777" w:rsidR="009E4DE0" w:rsidRPr="009E4DE0" w:rsidRDefault="00770557" w:rsidP="009E4DE0">
            <w:pPr>
              <w:rPr>
                <w:rFonts w:cs="Arial"/>
                <w:sz w:val="16"/>
                <w:szCs w:val="16"/>
              </w:rPr>
            </w:pPr>
            <w:r w:rsidRPr="009E4DE0">
              <w:rPr>
                <w:rFonts w:cs="Arial"/>
                <w:sz w:val="16"/>
                <w:szCs w:val="16"/>
              </w:rPr>
              <w:t>DAFVCv1-IIR-REQ-014067/B-DriverAsssitFrontViewCameraClient_Tx (TcSE ROIN-282846-1)</w:t>
            </w:r>
          </w:p>
        </w:tc>
        <w:tc>
          <w:tcPr>
            <w:tcW w:w="4770" w:type="dxa"/>
            <w:tcBorders>
              <w:top w:val="single" w:sz="6" w:space="0" w:color="auto"/>
              <w:left w:val="single" w:sz="6" w:space="0" w:color="auto"/>
              <w:bottom w:val="single" w:sz="6" w:space="0" w:color="auto"/>
              <w:right w:val="single" w:sz="6" w:space="0" w:color="auto"/>
            </w:tcBorders>
            <w:vAlign w:val="center"/>
          </w:tcPr>
          <w:p w14:paraId="252CA049" w14:textId="77777777" w:rsidR="009E4DE0" w:rsidRPr="009E4DE0" w:rsidRDefault="00770557" w:rsidP="009E4DE0">
            <w:pPr>
              <w:rPr>
                <w:rFonts w:cs="Calibri"/>
                <w:sz w:val="16"/>
                <w:szCs w:val="16"/>
              </w:rPr>
            </w:pPr>
            <w:r w:rsidRPr="009E4DE0">
              <w:rPr>
                <w:rFonts w:cs="Calibri"/>
                <w:sz w:val="16"/>
                <w:szCs w:val="16"/>
              </w:rPr>
              <w:t>tmertiri: Added new signals</w:t>
            </w:r>
          </w:p>
        </w:tc>
      </w:tr>
      <w:tr w:rsidR="009E4DE0" w14:paraId="6880B811" w14:textId="77777777" w:rsidTr="00570795">
        <w:trPr>
          <w:trHeight w:val="187"/>
          <w:jc w:val="center"/>
        </w:trPr>
        <w:tc>
          <w:tcPr>
            <w:tcW w:w="1792" w:type="dxa"/>
            <w:tcBorders>
              <w:left w:val="single" w:sz="6" w:space="0" w:color="auto"/>
              <w:right w:val="single" w:sz="6" w:space="0" w:color="auto"/>
            </w:tcBorders>
          </w:tcPr>
          <w:p w14:paraId="7ABF95CB"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2E279FE" w14:textId="77777777" w:rsidR="009E4DE0" w:rsidRPr="009E4DE0" w:rsidRDefault="00770557" w:rsidP="009E4DE0">
            <w:pPr>
              <w:rPr>
                <w:rFonts w:cs="Arial"/>
                <w:sz w:val="16"/>
                <w:szCs w:val="16"/>
              </w:rPr>
            </w:pPr>
            <w:r w:rsidRPr="009E4DE0">
              <w:rPr>
                <w:rFonts w:cs="Arial"/>
                <w:sz w:val="16"/>
                <w:szCs w:val="16"/>
              </w:rPr>
              <w:t>MD-REQ-331342/A-CamraFrntBttn_D_Stat3</w:t>
            </w:r>
          </w:p>
        </w:tc>
        <w:tc>
          <w:tcPr>
            <w:tcW w:w="4770" w:type="dxa"/>
            <w:tcBorders>
              <w:top w:val="single" w:sz="6" w:space="0" w:color="auto"/>
              <w:left w:val="single" w:sz="6" w:space="0" w:color="auto"/>
              <w:bottom w:val="single" w:sz="6" w:space="0" w:color="auto"/>
              <w:right w:val="single" w:sz="6" w:space="0" w:color="auto"/>
            </w:tcBorders>
            <w:vAlign w:val="center"/>
          </w:tcPr>
          <w:p w14:paraId="656ED8D1" w14:textId="77777777" w:rsidR="009E4DE0" w:rsidRPr="009E4DE0" w:rsidRDefault="00770557" w:rsidP="009E4DE0">
            <w:pPr>
              <w:rPr>
                <w:rFonts w:cs="Calibri"/>
                <w:sz w:val="16"/>
                <w:szCs w:val="16"/>
              </w:rPr>
            </w:pPr>
            <w:r w:rsidRPr="009E4DE0">
              <w:rPr>
                <w:rFonts w:cs="Calibri"/>
                <w:sz w:val="16"/>
                <w:szCs w:val="16"/>
              </w:rPr>
              <w:t>tmertiri: New signal added</w:t>
            </w:r>
          </w:p>
        </w:tc>
      </w:tr>
      <w:tr w:rsidR="009E4DE0" w14:paraId="7201DAB5" w14:textId="77777777" w:rsidTr="00570795">
        <w:trPr>
          <w:trHeight w:val="187"/>
          <w:jc w:val="center"/>
        </w:trPr>
        <w:tc>
          <w:tcPr>
            <w:tcW w:w="1792" w:type="dxa"/>
            <w:tcBorders>
              <w:left w:val="single" w:sz="6" w:space="0" w:color="auto"/>
              <w:right w:val="single" w:sz="6" w:space="0" w:color="auto"/>
            </w:tcBorders>
          </w:tcPr>
          <w:p w14:paraId="2D2264D4"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B82EE23" w14:textId="77777777" w:rsidR="009E4DE0" w:rsidRPr="009E4DE0" w:rsidRDefault="00770557" w:rsidP="009E4DE0">
            <w:pPr>
              <w:rPr>
                <w:rFonts w:cs="Arial"/>
                <w:sz w:val="16"/>
                <w:szCs w:val="16"/>
              </w:rPr>
            </w:pPr>
            <w:r w:rsidRPr="009E4DE0">
              <w:rPr>
                <w:rFonts w:cs="Arial"/>
                <w:sz w:val="16"/>
                <w:szCs w:val="16"/>
              </w:rPr>
              <w:t>DAFVCv1-IIR-REQ-014069/C-DriverAssistFrontViewCameraClient_Rx (TcSE ROIN-282847-2)</w:t>
            </w:r>
          </w:p>
        </w:tc>
        <w:tc>
          <w:tcPr>
            <w:tcW w:w="4770" w:type="dxa"/>
            <w:tcBorders>
              <w:top w:val="single" w:sz="6" w:space="0" w:color="auto"/>
              <w:left w:val="single" w:sz="6" w:space="0" w:color="auto"/>
              <w:bottom w:val="single" w:sz="6" w:space="0" w:color="auto"/>
              <w:right w:val="single" w:sz="6" w:space="0" w:color="auto"/>
            </w:tcBorders>
            <w:vAlign w:val="center"/>
          </w:tcPr>
          <w:p w14:paraId="08F67562" w14:textId="77777777" w:rsidR="009E4DE0" w:rsidRPr="009E4DE0" w:rsidRDefault="00770557" w:rsidP="009E4DE0">
            <w:pPr>
              <w:rPr>
                <w:rFonts w:cs="Calibri"/>
                <w:sz w:val="16"/>
                <w:szCs w:val="16"/>
              </w:rPr>
            </w:pPr>
            <w:r w:rsidRPr="009E4DE0">
              <w:rPr>
                <w:rFonts w:cs="Calibri"/>
                <w:sz w:val="16"/>
                <w:szCs w:val="16"/>
              </w:rPr>
              <w:t>tmertiri: added LIN details</w:t>
            </w:r>
          </w:p>
        </w:tc>
      </w:tr>
      <w:tr w:rsidR="009E4DE0" w14:paraId="14E0CFCC" w14:textId="77777777" w:rsidTr="00570795">
        <w:trPr>
          <w:trHeight w:val="187"/>
          <w:jc w:val="center"/>
        </w:trPr>
        <w:tc>
          <w:tcPr>
            <w:tcW w:w="1792" w:type="dxa"/>
            <w:tcBorders>
              <w:left w:val="single" w:sz="6" w:space="0" w:color="auto"/>
              <w:right w:val="single" w:sz="6" w:space="0" w:color="auto"/>
            </w:tcBorders>
          </w:tcPr>
          <w:p w14:paraId="4C30551A"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53DB051" w14:textId="77777777" w:rsidR="009E4DE0" w:rsidRPr="009E4DE0" w:rsidRDefault="00770557" w:rsidP="009E4DE0">
            <w:pPr>
              <w:rPr>
                <w:rFonts w:cs="Arial"/>
                <w:sz w:val="16"/>
                <w:szCs w:val="16"/>
              </w:rPr>
            </w:pPr>
            <w:r w:rsidRPr="009E4DE0">
              <w:rPr>
                <w:rFonts w:cs="Arial"/>
                <w:sz w:val="16"/>
                <w:szCs w:val="16"/>
              </w:rPr>
              <w:t>MD-REQ-331343/A-Camera Button LIN signal</w:t>
            </w:r>
          </w:p>
        </w:tc>
        <w:tc>
          <w:tcPr>
            <w:tcW w:w="4770" w:type="dxa"/>
            <w:tcBorders>
              <w:top w:val="single" w:sz="6" w:space="0" w:color="auto"/>
              <w:left w:val="single" w:sz="6" w:space="0" w:color="auto"/>
              <w:bottom w:val="single" w:sz="6" w:space="0" w:color="auto"/>
              <w:right w:val="single" w:sz="6" w:space="0" w:color="auto"/>
            </w:tcBorders>
            <w:vAlign w:val="center"/>
          </w:tcPr>
          <w:p w14:paraId="5AA20684" w14:textId="77777777" w:rsidR="009E4DE0" w:rsidRPr="009E4DE0" w:rsidRDefault="00770557" w:rsidP="009E4DE0">
            <w:pPr>
              <w:rPr>
                <w:rFonts w:cs="Calibri"/>
                <w:sz w:val="16"/>
                <w:szCs w:val="16"/>
              </w:rPr>
            </w:pPr>
            <w:r w:rsidRPr="009E4DE0">
              <w:rPr>
                <w:rFonts w:cs="Calibri"/>
                <w:sz w:val="16"/>
                <w:szCs w:val="16"/>
              </w:rPr>
              <w:t>tmertiri: new requirement added</w:t>
            </w:r>
          </w:p>
        </w:tc>
      </w:tr>
      <w:tr w:rsidR="009E4DE0" w14:paraId="0658A06F" w14:textId="77777777" w:rsidTr="00570795">
        <w:trPr>
          <w:trHeight w:val="187"/>
          <w:jc w:val="center"/>
        </w:trPr>
        <w:tc>
          <w:tcPr>
            <w:tcW w:w="1792" w:type="dxa"/>
            <w:tcBorders>
              <w:left w:val="single" w:sz="6" w:space="0" w:color="auto"/>
              <w:right w:val="single" w:sz="6" w:space="0" w:color="auto"/>
            </w:tcBorders>
          </w:tcPr>
          <w:p w14:paraId="0F90706C"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3359243" w14:textId="77777777" w:rsidR="009E4DE0" w:rsidRPr="009E4DE0" w:rsidRDefault="00770557" w:rsidP="009E4DE0">
            <w:pPr>
              <w:rPr>
                <w:rFonts w:cs="Arial"/>
                <w:sz w:val="16"/>
                <w:szCs w:val="16"/>
              </w:rPr>
            </w:pPr>
            <w:r w:rsidRPr="009E4DE0">
              <w:rPr>
                <w:rFonts w:cs="Arial"/>
                <w:sz w:val="16"/>
                <w:szCs w:val="16"/>
              </w:rPr>
              <w:t>MD-REQ-331847/A-CamraFrntOffRd_B_Stat</w:t>
            </w:r>
          </w:p>
        </w:tc>
        <w:tc>
          <w:tcPr>
            <w:tcW w:w="4770" w:type="dxa"/>
            <w:tcBorders>
              <w:top w:val="single" w:sz="6" w:space="0" w:color="auto"/>
              <w:left w:val="single" w:sz="6" w:space="0" w:color="auto"/>
              <w:bottom w:val="single" w:sz="6" w:space="0" w:color="auto"/>
              <w:right w:val="single" w:sz="6" w:space="0" w:color="auto"/>
            </w:tcBorders>
            <w:vAlign w:val="center"/>
          </w:tcPr>
          <w:p w14:paraId="2938E291" w14:textId="77777777" w:rsidR="009E4DE0" w:rsidRPr="009E4DE0" w:rsidRDefault="00770557" w:rsidP="009E4DE0">
            <w:pPr>
              <w:rPr>
                <w:rFonts w:cs="Calibri"/>
                <w:sz w:val="16"/>
                <w:szCs w:val="16"/>
              </w:rPr>
            </w:pPr>
            <w:r w:rsidRPr="009E4DE0">
              <w:rPr>
                <w:rFonts w:cs="Calibri"/>
                <w:sz w:val="16"/>
                <w:szCs w:val="16"/>
              </w:rPr>
              <w:t>tmertiri: New signal</w:t>
            </w:r>
          </w:p>
        </w:tc>
      </w:tr>
      <w:tr w:rsidR="009E4DE0" w14:paraId="1153BB18" w14:textId="77777777" w:rsidTr="00570795">
        <w:trPr>
          <w:trHeight w:val="187"/>
          <w:jc w:val="center"/>
        </w:trPr>
        <w:tc>
          <w:tcPr>
            <w:tcW w:w="1792" w:type="dxa"/>
            <w:tcBorders>
              <w:left w:val="single" w:sz="6" w:space="0" w:color="auto"/>
              <w:right w:val="single" w:sz="6" w:space="0" w:color="auto"/>
            </w:tcBorders>
          </w:tcPr>
          <w:p w14:paraId="110F67F1"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7134313" w14:textId="77777777" w:rsidR="009E4DE0" w:rsidRPr="009E4DE0" w:rsidRDefault="00770557" w:rsidP="009E4DE0">
            <w:pPr>
              <w:rPr>
                <w:rFonts w:cs="Arial"/>
                <w:sz w:val="16"/>
                <w:szCs w:val="16"/>
              </w:rPr>
            </w:pPr>
            <w:r w:rsidRPr="009E4DE0">
              <w:rPr>
                <w:rFonts w:cs="Arial"/>
                <w:sz w:val="16"/>
                <w:szCs w:val="16"/>
              </w:rPr>
              <w:t>STR-052387/C-General Requirements (TcSE ROIN-293327-1)</w:t>
            </w:r>
          </w:p>
        </w:tc>
        <w:tc>
          <w:tcPr>
            <w:tcW w:w="4770" w:type="dxa"/>
            <w:tcBorders>
              <w:top w:val="single" w:sz="6" w:space="0" w:color="auto"/>
              <w:left w:val="single" w:sz="6" w:space="0" w:color="auto"/>
              <w:bottom w:val="single" w:sz="6" w:space="0" w:color="auto"/>
              <w:right w:val="single" w:sz="6" w:space="0" w:color="auto"/>
            </w:tcBorders>
            <w:vAlign w:val="center"/>
          </w:tcPr>
          <w:p w14:paraId="5900DE0F" w14:textId="77777777" w:rsidR="009E4DE0" w:rsidRPr="009E4DE0" w:rsidRDefault="00770557" w:rsidP="009E4DE0">
            <w:pPr>
              <w:rPr>
                <w:rFonts w:cs="Calibri"/>
                <w:sz w:val="16"/>
                <w:szCs w:val="16"/>
              </w:rPr>
            </w:pPr>
            <w:r w:rsidRPr="009E4DE0">
              <w:rPr>
                <w:rFonts w:cs="Calibri"/>
                <w:sz w:val="16"/>
                <w:szCs w:val="16"/>
              </w:rPr>
              <w:t>tmertiri: Added new requirement.</w:t>
            </w:r>
          </w:p>
        </w:tc>
      </w:tr>
      <w:tr w:rsidR="009E4DE0" w14:paraId="02BB2374" w14:textId="77777777" w:rsidTr="00570795">
        <w:trPr>
          <w:trHeight w:val="187"/>
          <w:jc w:val="center"/>
        </w:trPr>
        <w:tc>
          <w:tcPr>
            <w:tcW w:w="1792" w:type="dxa"/>
            <w:tcBorders>
              <w:left w:val="single" w:sz="6" w:space="0" w:color="auto"/>
              <w:right w:val="single" w:sz="6" w:space="0" w:color="auto"/>
            </w:tcBorders>
          </w:tcPr>
          <w:p w14:paraId="543D52CC"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F9E3619" w14:textId="77777777" w:rsidR="009E4DE0" w:rsidRPr="009E4DE0" w:rsidRDefault="00770557" w:rsidP="009E4DE0">
            <w:pPr>
              <w:rPr>
                <w:rFonts w:cs="Arial"/>
                <w:sz w:val="16"/>
                <w:szCs w:val="16"/>
              </w:rPr>
            </w:pPr>
            <w:r w:rsidRPr="009E4DE0">
              <w:rPr>
                <w:rFonts w:cs="Arial"/>
                <w:sz w:val="16"/>
                <w:szCs w:val="16"/>
              </w:rPr>
              <w:t>REQ-331344/A-Button Press Logic</w:t>
            </w:r>
          </w:p>
        </w:tc>
        <w:tc>
          <w:tcPr>
            <w:tcW w:w="4770" w:type="dxa"/>
            <w:tcBorders>
              <w:top w:val="single" w:sz="6" w:space="0" w:color="auto"/>
              <w:left w:val="single" w:sz="6" w:space="0" w:color="auto"/>
              <w:bottom w:val="single" w:sz="6" w:space="0" w:color="auto"/>
              <w:right w:val="single" w:sz="6" w:space="0" w:color="auto"/>
            </w:tcBorders>
            <w:vAlign w:val="center"/>
          </w:tcPr>
          <w:p w14:paraId="038E3CB2" w14:textId="77777777" w:rsidR="009E4DE0" w:rsidRPr="009E4DE0" w:rsidRDefault="00770557" w:rsidP="009E4DE0">
            <w:pPr>
              <w:rPr>
                <w:rFonts w:cs="Calibri"/>
                <w:sz w:val="16"/>
                <w:szCs w:val="16"/>
              </w:rPr>
            </w:pPr>
            <w:r w:rsidRPr="009E4DE0">
              <w:rPr>
                <w:rFonts w:cs="Calibri"/>
                <w:sz w:val="16"/>
                <w:szCs w:val="16"/>
              </w:rPr>
              <w:t>tmertiri: new requirement</w:t>
            </w:r>
          </w:p>
        </w:tc>
      </w:tr>
      <w:tr w:rsidR="009E4DE0" w14:paraId="22F6B596" w14:textId="77777777" w:rsidTr="00570795">
        <w:trPr>
          <w:trHeight w:val="187"/>
          <w:jc w:val="center"/>
        </w:trPr>
        <w:tc>
          <w:tcPr>
            <w:tcW w:w="1792" w:type="dxa"/>
            <w:tcBorders>
              <w:left w:val="single" w:sz="6" w:space="0" w:color="auto"/>
              <w:right w:val="single" w:sz="6" w:space="0" w:color="auto"/>
            </w:tcBorders>
          </w:tcPr>
          <w:p w14:paraId="604BC1C0"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554CDD3" w14:textId="77777777" w:rsidR="009E4DE0" w:rsidRPr="009E4DE0" w:rsidRDefault="00770557" w:rsidP="009E4DE0">
            <w:pPr>
              <w:rPr>
                <w:rFonts w:cs="Arial"/>
                <w:sz w:val="16"/>
                <w:szCs w:val="16"/>
              </w:rPr>
            </w:pPr>
            <w:r w:rsidRPr="009E4DE0">
              <w:rPr>
                <w:rFonts w:cs="Arial"/>
                <w:sz w:val="16"/>
                <w:szCs w:val="16"/>
              </w:rPr>
              <w:t>DAFVCv1-FUR-REQ-166648/B-Determine Off Road Mode</w:t>
            </w:r>
          </w:p>
        </w:tc>
        <w:tc>
          <w:tcPr>
            <w:tcW w:w="4770" w:type="dxa"/>
            <w:tcBorders>
              <w:top w:val="single" w:sz="6" w:space="0" w:color="auto"/>
              <w:left w:val="single" w:sz="6" w:space="0" w:color="auto"/>
              <w:bottom w:val="single" w:sz="6" w:space="0" w:color="auto"/>
              <w:right w:val="single" w:sz="6" w:space="0" w:color="auto"/>
            </w:tcBorders>
            <w:vAlign w:val="center"/>
          </w:tcPr>
          <w:p w14:paraId="3168F7C9" w14:textId="77777777" w:rsidR="009E4DE0" w:rsidRPr="009E4DE0" w:rsidRDefault="00770557" w:rsidP="009E4DE0">
            <w:pPr>
              <w:rPr>
                <w:rFonts w:cs="Calibri"/>
                <w:sz w:val="16"/>
                <w:szCs w:val="16"/>
              </w:rPr>
            </w:pPr>
            <w:r w:rsidRPr="009E4DE0">
              <w:rPr>
                <w:rFonts w:cs="Calibri"/>
                <w:sz w:val="16"/>
                <w:szCs w:val="16"/>
              </w:rPr>
              <w:t>tmertiri:Update requirement</w:t>
            </w:r>
          </w:p>
        </w:tc>
      </w:tr>
      <w:tr w:rsidR="009E4DE0" w14:paraId="100E02CC" w14:textId="77777777" w:rsidTr="00570795">
        <w:trPr>
          <w:trHeight w:val="187"/>
          <w:jc w:val="center"/>
        </w:trPr>
        <w:tc>
          <w:tcPr>
            <w:tcW w:w="1792" w:type="dxa"/>
            <w:tcBorders>
              <w:left w:val="single" w:sz="6" w:space="0" w:color="auto"/>
              <w:right w:val="single" w:sz="6" w:space="0" w:color="auto"/>
            </w:tcBorders>
          </w:tcPr>
          <w:p w14:paraId="6DA0ED9E"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1C8B418" w14:textId="77777777" w:rsidR="009E4DE0" w:rsidRPr="009E4DE0" w:rsidRDefault="00770557" w:rsidP="009E4DE0">
            <w:pPr>
              <w:rPr>
                <w:rFonts w:cs="Arial"/>
                <w:sz w:val="16"/>
                <w:szCs w:val="16"/>
              </w:rPr>
            </w:pPr>
            <w:r w:rsidRPr="009E4DE0">
              <w:rPr>
                <w:rFonts w:cs="Arial"/>
                <w:sz w:val="16"/>
                <w:szCs w:val="16"/>
              </w:rPr>
              <w:t>REQ-331863/A-Lin Button Client Operation</w:t>
            </w:r>
          </w:p>
        </w:tc>
        <w:tc>
          <w:tcPr>
            <w:tcW w:w="4770" w:type="dxa"/>
            <w:tcBorders>
              <w:top w:val="single" w:sz="6" w:space="0" w:color="auto"/>
              <w:left w:val="single" w:sz="6" w:space="0" w:color="auto"/>
              <w:bottom w:val="single" w:sz="6" w:space="0" w:color="auto"/>
              <w:right w:val="single" w:sz="6" w:space="0" w:color="auto"/>
            </w:tcBorders>
            <w:vAlign w:val="center"/>
          </w:tcPr>
          <w:p w14:paraId="1BB1D390" w14:textId="77777777" w:rsidR="009E4DE0" w:rsidRPr="009E4DE0" w:rsidRDefault="00770557" w:rsidP="009E4DE0">
            <w:pPr>
              <w:rPr>
                <w:rFonts w:cs="Calibri"/>
                <w:sz w:val="16"/>
                <w:szCs w:val="16"/>
              </w:rPr>
            </w:pPr>
            <w:r w:rsidRPr="009E4DE0">
              <w:rPr>
                <w:rFonts w:cs="Calibri"/>
                <w:sz w:val="16"/>
                <w:szCs w:val="16"/>
              </w:rPr>
              <w:t>tmertiri: New diagram</w:t>
            </w:r>
          </w:p>
        </w:tc>
      </w:tr>
      <w:tr w:rsidR="009E4DE0" w14:paraId="6EC82722" w14:textId="77777777" w:rsidTr="00570795">
        <w:trPr>
          <w:trHeight w:val="187"/>
          <w:jc w:val="center"/>
        </w:trPr>
        <w:tc>
          <w:tcPr>
            <w:tcW w:w="1792" w:type="dxa"/>
            <w:tcBorders>
              <w:left w:val="single" w:sz="6" w:space="0" w:color="auto"/>
              <w:right w:val="single" w:sz="6" w:space="0" w:color="auto"/>
            </w:tcBorders>
          </w:tcPr>
          <w:p w14:paraId="048E0A87"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8369C48" w14:textId="77777777" w:rsidR="009E4DE0" w:rsidRPr="009E4DE0" w:rsidRDefault="00770557" w:rsidP="009E4DE0">
            <w:pPr>
              <w:rPr>
                <w:rFonts w:cs="Arial"/>
                <w:sz w:val="16"/>
                <w:szCs w:val="16"/>
              </w:rPr>
            </w:pPr>
            <w:r w:rsidRPr="009E4DE0">
              <w:rPr>
                <w:rFonts w:cs="Arial"/>
                <w:sz w:val="16"/>
                <w:szCs w:val="16"/>
              </w:rPr>
              <w:t>STR-052463/C-Driver Assist Front View Camera (TcSE ROIN-293325)</w:t>
            </w:r>
          </w:p>
        </w:tc>
        <w:tc>
          <w:tcPr>
            <w:tcW w:w="4770" w:type="dxa"/>
            <w:tcBorders>
              <w:top w:val="single" w:sz="6" w:space="0" w:color="auto"/>
              <w:left w:val="single" w:sz="6" w:space="0" w:color="auto"/>
              <w:bottom w:val="single" w:sz="6" w:space="0" w:color="auto"/>
              <w:right w:val="single" w:sz="6" w:space="0" w:color="auto"/>
            </w:tcBorders>
            <w:vAlign w:val="center"/>
          </w:tcPr>
          <w:p w14:paraId="42165BAF" w14:textId="77777777" w:rsidR="009E4DE0" w:rsidRPr="009E4DE0" w:rsidRDefault="00770557" w:rsidP="009E4DE0">
            <w:pPr>
              <w:rPr>
                <w:rFonts w:cs="Calibri"/>
                <w:sz w:val="16"/>
                <w:szCs w:val="16"/>
              </w:rPr>
            </w:pPr>
            <w:r w:rsidRPr="009E4DE0">
              <w:rPr>
                <w:rFonts w:cs="Calibri"/>
                <w:sz w:val="16"/>
                <w:szCs w:val="16"/>
              </w:rPr>
              <w:t>tmertiri:Modified diagrams for LIN button interface</w:t>
            </w:r>
          </w:p>
        </w:tc>
      </w:tr>
      <w:tr w:rsidR="009E4DE0" w14:paraId="19AC7760" w14:textId="77777777" w:rsidTr="00570795">
        <w:trPr>
          <w:trHeight w:val="187"/>
          <w:jc w:val="center"/>
        </w:trPr>
        <w:tc>
          <w:tcPr>
            <w:tcW w:w="1792" w:type="dxa"/>
            <w:tcBorders>
              <w:left w:val="single" w:sz="6" w:space="0" w:color="auto"/>
              <w:right w:val="single" w:sz="6" w:space="0" w:color="auto"/>
            </w:tcBorders>
          </w:tcPr>
          <w:p w14:paraId="0F922609"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4C9E349" w14:textId="77777777" w:rsidR="009E4DE0" w:rsidRPr="009E4DE0" w:rsidRDefault="00770557" w:rsidP="009E4DE0">
            <w:pPr>
              <w:rPr>
                <w:rFonts w:cs="Arial"/>
                <w:sz w:val="16"/>
                <w:szCs w:val="16"/>
              </w:rPr>
            </w:pPr>
            <w:r w:rsidRPr="009E4DE0">
              <w:rPr>
                <w:rFonts w:cs="Arial"/>
                <w:sz w:val="16"/>
                <w:szCs w:val="16"/>
              </w:rPr>
              <w:t>STR-052307/B-Sequence Diagrams (TcSE ROIN-293389)</w:t>
            </w:r>
          </w:p>
        </w:tc>
        <w:tc>
          <w:tcPr>
            <w:tcW w:w="4770" w:type="dxa"/>
            <w:tcBorders>
              <w:top w:val="single" w:sz="6" w:space="0" w:color="auto"/>
              <w:left w:val="single" w:sz="6" w:space="0" w:color="auto"/>
              <w:bottom w:val="single" w:sz="6" w:space="0" w:color="auto"/>
              <w:right w:val="single" w:sz="6" w:space="0" w:color="auto"/>
            </w:tcBorders>
            <w:vAlign w:val="center"/>
          </w:tcPr>
          <w:p w14:paraId="00215452" w14:textId="77777777" w:rsidR="009E4DE0" w:rsidRPr="009E4DE0" w:rsidRDefault="00770557" w:rsidP="009E4DE0">
            <w:pPr>
              <w:rPr>
                <w:rFonts w:cs="Calibri"/>
                <w:sz w:val="16"/>
                <w:szCs w:val="16"/>
              </w:rPr>
            </w:pPr>
            <w:r w:rsidRPr="009E4DE0">
              <w:rPr>
                <w:rFonts w:cs="Calibri"/>
                <w:sz w:val="16"/>
                <w:szCs w:val="16"/>
              </w:rPr>
              <w:t>tmertiri: added new diagram</w:t>
            </w:r>
          </w:p>
        </w:tc>
      </w:tr>
      <w:tr w:rsidR="009E4DE0" w14:paraId="56FAF70F" w14:textId="77777777" w:rsidTr="00570795">
        <w:trPr>
          <w:trHeight w:val="187"/>
          <w:jc w:val="center"/>
        </w:trPr>
        <w:tc>
          <w:tcPr>
            <w:tcW w:w="1792" w:type="dxa"/>
            <w:tcBorders>
              <w:left w:val="single" w:sz="6" w:space="0" w:color="auto"/>
              <w:bottom w:val="single" w:sz="4" w:space="0" w:color="auto"/>
              <w:right w:val="single" w:sz="6" w:space="0" w:color="auto"/>
            </w:tcBorders>
          </w:tcPr>
          <w:p w14:paraId="086C7073" w14:textId="77777777" w:rsidR="009E4DE0" w:rsidRDefault="00000000" w:rsidP="009E4D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322B411" w14:textId="77777777" w:rsidR="009E4DE0" w:rsidRPr="009E4DE0" w:rsidRDefault="00770557" w:rsidP="009E4DE0">
            <w:pPr>
              <w:rPr>
                <w:rFonts w:cs="Arial"/>
                <w:sz w:val="16"/>
                <w:szCs w:val="16"/>
              </w:rPr>
            </w:pPr>
            <w:r w:rsidRPr="009E4DE0">
              <w:rPr>
                <w:rFonts w:cs="Arial"/>
                <w:sz w:val="16"/>
                <w:szCs w:val="16"/>
              </w:rPr>
              <w:t>REQ-331856/A-Lin Button Camera Request</w:t>
            </w:r>
          </w:p>
        </w:tc>
        <w:tc>
          <w:tcPr>
            <w:tcW w:w="4770" w:type="dxa"/>
            <w:tcBorders>
              <w:top w:val="single" w:sz="6" w:space="0" w:color="auto"/>
              <w:left w:val="single" w:sz="6" w:space="0" w:color="auto"/>
              <w:bottom w:val="single" w:sz="6" w:space="0" w:color="auto"/>
              <w:right w:val="single" w:sz="6" w:space="0" w:color="auto"/>
            </w:tcBorders>
            <w:vAlign w:val="center"/>
          </w:tcPr>
          <w:p w14:paraId="2562B65E" w14:textId="77777777" w:rsidR="009E4DE0" w:rsidRPr="009E4DE0" w:rsidRDefault="00770557" w:rsidP="009E4DE0">
            <w:pPr>
              <w:rPr>
                <w:rFonts w:cs="Calibri"/>
                <w:sz w:val="16"/>
                <w:szCs w:val="16"/>
              </w:rPr>
            </w:pPr>
            <w:r w:rsidRPr="009E4DE0">
              <w:rPr>
                <w:rFonts w:cs="Calibri"/>
                <w:sz w:val="16"/>
                <w:szCs w:val="16"/>
              </w:rPr>
              <w:t>tmertiri: new diagram</w:t>
            </w:r>
          </w:p>
        </w:tc>
      </w:tr>
      <w:tr w:rsidR="003A4CE0" w14:paraId="650E24BF"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74E4DC27" w14:textId="77777777" w:rsidR="003A4CE0" w:rsidRDefault="00000000" w:rsidP="00BD0541">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0ADEBEFB" w14:textId="77777777" w:rsidR="003A4CE0" w:rsidRDefault="00000000" w:rsidP="00BD0541">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1E514B93" w14:textId="77777777" w:rsidR="003A4CE0" w:rsidRDefault="00000000" w:rsidP="00BD0541">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2FCCF635" w14:textId="77777777" w:rsidR="003A4CE0" w:rsidRDefault="00000000" w:rsidP="00BD0541">
            <w:pPr>
              <w:spacing w:line="276" w:lineRule="auto"/>
              <w:rPr>
                <w:rFonts w:cs="Arial"/>
                <w:b/>
                <w:sz w:val="16"/>
              </w:rPr>
            </w:pPr>
          </w:p>
        </w:tc>
      </w:tr>
      <w:tr w:rsidR="006E75DA" w:rsidRPr="00715A7A" w14:paraId="41FBB7E4"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6AA496E4" w14:textId="77777777" w:rsidR="006E75DA" w:rsidRPr="00715A7A" w:rsidRDefault="00770557" w:rsidP="003A4CE0">
            <w:pPr>
              <w:spacing w:line="276" w:lineRule="auto"/>
              <w:rPr>
                <w:rFonts w:eastAsiaTheme="minorEastAsia" w:cstheme="minorBidi"/>
                <w:b/>
                <w:sz w:val="16"/>
                <w:szCs w:val="16"/>
              </w:rPr>
            </w:pPr>
            <w:r>
              <w:rPr>
                <w:rFonts w:eastAsiaTheme="minorEastAsia" w:cstheme="minorBidi"/>
                <w:b/>
                <w:sz w:val="16"/>
                <w:szCs w:val="16"/>
              </w:rPr>
              <w:t>December 18, 2018</w:t>
            </w:r>
          </w:p>
        </w:tc>
        <w:tc>
          <w:tcPr>
            <w:tcW w:w="990" w:type="dxa"/>
            <w:tcBorders>
              <w:top w:val="single" w:sz="6" w:space="0" w:color="auto"/>
              <w:left w:val="single" w:sz="6" w:space="0" w:color="auto"/>
              <w:bottom w:val="single" w:sz="6" w:space="0" w:color="auto"/>
              <w:right w:val="single" w:sz="6" w:space="0" w:color="auto"/>
            </w:tcBorders>
            <w:hideMark/>
          </w:tcPr>
          <w:p w14:paraId="473D8B0F" w14:textId="77777777" w:rsidR="006E75DA" w:rsidRPr="00715A7A" w:rsidRDefault="00770557" w:rsidP="003A4CE0">
            <w:pPr>
              <w:spacing w:line="276" w:lineRule="auto"/>
              <w:jc w:val="center"/>
              <w:rPr>
                <w:rFonts w:eastAsiaTheme="minorEastAsia" w:cstheme="minorBidi"/>
                <w:b/>
                <w:sz w:val="16"/>
                <w:szCs w:val="16"/>
              </w:rPr>
            </w:pPr>
            <w:r>
              <w:rPr>
                <w:rFonts w:eastAsiaTheme="minorEastAsia" w:cstheme="minorBidi"/>
                <w:b/>
                <w:sz w:val="16"/>
                <w:szCs w:val="16"/>
              </w:rPr>
              <w:t>1.9</w:t>
            </w:r>
          </w:p>
        </w:tc>
        <w:tc>
          <w:tcPr>
            <w:tcW w:w="8280" w:type="dxa"/>
            <w:gridSpan w:val="2"/>
            <w:tcBorders>
              <w:top w:val="single" w:sz="6" w:space="0" w:color="auto"/>
              <w:left w:val="single" w:sz="6" w:space="0" w:color="auto"/>
              <w:bottom w:val="single" w:sz="6" w:space="0" w:color="auto"/>
              <w:right w:val="single" w:sz="6" w:space="0" w:color="auto"/>
            </w:tcBorders>
          </w:tcPr>
          <w:p w14:paraId="1F0C9D50" w14:textId="77777777" w:rsidR="006E75DA" w:rsidRPr="00715A7A" w:rsidRDefault="00000000" w:rsidP="00BD0541">
            <w:pPr>
              <w:spacing w:line="276" w:lineRule="auto"/>
              <w:rPr>
                <w:rFonts w:cs="Arial"/>
                <w:b/>
                <w:sz w:val="16"/>
                <w:szCs w:val="16"/>
              </w:rPr>
            </w:pPr>
          </w:p>
        </w:tc>
      </w:tr>
      <w:tr w:rsidR="003A4CE0" w:rsidRPr="00E25864" w14:paraId="1AEDAC1E" w14:textId="77777777" w:rsidTr="00570795">
        <w:trPr>
          <w:trHeight w:val="187"/>
          <w:jc w:val="center"/>
        </w:trPr>
        <w:tc>
          <w:tcPr>
            <w:tcW w:w="1792" w:type="dxa"/>
            <w:tcBorders>
              <w:top w:val="single" w:sz="6" w:space="0" w:color="auto"/>
              <w:left w:val="single" w:sz="6" w:space="0" w:color="auto"/>
              <w:right w:val="single" w:sz="6" w:space="0" w:color="auto"/>
            </w:tcBorders>
          </w:tcPr>
          <w:p w14:paraId="70CA77A6"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25D02A2" w14:textId="77777777" w:rsidR="003A4CE0" w:rsidRPr="003A4CE0" w:rsidRDefault="00770557" w:rsidP="003A4CE0">
            <w:pPr>
              <w:rPr>
                <w:rFonts w:cs="Arial"/>
                <w:sz w:val="16"/>
                <w:szCs w:val="16"/>
              </w:rPr>
            </w:pPr>
            <w:r w:rsidRPr="003A4CE0">
              <w:rPr>
                <w:rFonts w:cs="Arial"/>
                <w:sz w:val="16"/>
                <w:szCs w:val="16"/>
              </w:rPr>
              <w:t>RVCv2-IR-REQ-014080/D-Rear View Camera Feature ID Definition (TcSE ROIN-287010-3)</w:t>
            </w:r>
          </w:p>
        </w:tc>
        <w:tc>
          <w:tcPr>
            <w:tcW w:w="4770" w:type="dxa"/>
            <w:tcBorders>
              <w:top w:val="single" w:sz="6" w:space="0" w:color="auto"/>
              <w:left w:val="single" w:sz="6" w:space="0" w:color="auto"/>
              <w:bottom w:val="single" w:sz="6" w:space="0" w:color="auto"/>
              <w:right w:val="single" w:sz="6" w:space="0" w:color="auto"/>
            </w:tcBorders>
            <w:vAlign w:val="center"/>
          </w:tcPr>
          <w:p w14:paraId="653AC6E8" w14:textId="77777777" w:rsidR="003A4CE0" w:rsidRPr="003A4CE0" w:rsidRDefault="00770557" w:rsidP="003A4CE0">
            <w:pPr>
              <w:rPr>
                <w:rFonts w:cs="Calibri"/>
                <w:sz w:val="16"/>
                <w:szCs w:val="16"/>
              </w:rPr>
            </w:pPr>
            <w:r w:rsidRPr="003A4CE0">
              <w:rPr>
                <w:rFonts w:cs="Calibri"/>
                <w:sz w:val="16"/>
                <w:szCs w:val="16"/>
              </w:rPr>
              <w:t>tmertiri: added additional camera views</w:t>
            </w:r>
          </w:p>
        </w:tc>
      </w:tr>
      <w:tr w:rsidR="003A4CE0" w:rsidRPr="00E25864" w14:paraId="394B67A5" w14:textId="77777777" w:rsidTr="00570795">
        <w:trPr>
          <w:trHeight w:val="187"/>
          <w:jc w:val="center"/>
        </w:trPr>
        <w:tc>
          <w:tcPr>
            <w:tcW w:w="1792" w:type="dxa"/>
            <w:tcBorders>
              <w:left w:val="single" w:sz="6" w:space="0" w:color="auto"/>
              <w:right w:val="single" w:sz="6" w:space="0" w:color="auto"/>
            </w:tcBorders>
          </w:tcPr>
          <w:p w14:paraId="2AF0BBB7"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05E1386" w14:textId="77777777" w:rsidR="003A4CE0" w:rsidRPr="003A4CE0" w:rsidRDefault="00770557" w:rsidP="003A4CE0">
            <w:pPr>
              <w:rPr>
                <w:rFonts w:cs="Arial"/>
                <w:sz w:val="16"/>
                <w:szCs w:val="16"/>
              </w:rPr>
            </w:pPr>
            <w:r w:rsidRPr="003A4CE0">
              <w:rPr>
                <w:rFonts w:cs="Arial"/>
                <w:sz w:val="16"/>
                <w:szCs w:val="16"/>
              </w:rPr>
              <w:t>MD-REQ-014084/B-ParkBrake_St (TcSE ROIN-287064-1)</w:t>
            </w:r>
          </w:p>
        </w:tc>
        <w:tc>
          <w:tcPr>
            <w:tcW w:w="4770" w:type="dxa"/>
            <w:tcBorders>
              <w:top w:val="single" w:sz="6" w:space="0" w:color="auto"/>
              <w:left w:val="single" w:sz="6" w:space="0" w:color="auto"/>
              <w:bottom w:val="single" w:sz="6" w:space="0" w:color="auto"/>
              <w:right w:val="single" w:sz="6" w:space="0" w:color="auto"/>
            </w:tcBorders>
            <w:vAlign w:val="center"/>
          </w:tcPr>
          <w:p w14:paraId="641FF6C9" w14:textId="77777777" w:rsidR="003A4CE0" w:rsidRPr="003A4CE0" w:rsidRDefault="00770557" w:rsidP="003A4CE0">
            <w:pPr>
              <w:rPr>
                <w:rFonts w:cs="Calibri"/>
                <w:sz w:val="16"/>
                <w:szCs w:val="16"/>
              </w:rPr>
            </w:pPr>
            <w:r w:rsidRPr="003A4CE0">
              <w:rPr>
                <w:rFonts w:cs="Calibri"/>
                <w:sz w:val="16"/>
                <w:szCs w:val="16"/>
              </w:rPr>
              <w:t>tmertiri:no content change</w:t>
            </w:r>
          </w:p>
        </w:tc>
      </w:tr>
      <w:tr w:rsidR="003A4CE0" w:rsidRPr="00E25864" w14:paraId="6D052EF6" w14:textId="77777777" w:rsidTr="00570795">
        <w:trPr>
          <w:trHeight w:val="187"/>
          <w:jc w:val="center"/>
        </w:trPr>
        <w:tc>
          <w:tcPr>
            <w:tcW w:w="1792" w:type="dxa"/>
            <w:tcBorders>
              <w:left w:val="single" w:sz="6" w:space="0" w:color="auto"/>
              <w:right w:val="single" w:sz="6" w:space="0" w:color="auto"/>
            </w:tcBorders>
          </w:tcPr>
          <w:p w14:paraId="1CD3EAA1"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8DCD31F" w14:textId="77777777" w:rsidR="003A4CE0" w:rsidRPr="003A4CE0" w:rsidRDefault="00770557" w:rsidP="003A4CE0">
            <w:pPr>
              <w:rPr>
                <w:rFonts w:cs="Arial"/>
                <w:sz w:val="16"/>
                <w:szCs w:val="16"/>
              </w:rPr>
            </w:pPr>
            <w:r w:rsidRPr="003A4CE0">
              <w:rPr>
                <w:rFonts w:cs="Arial"/>
                <w:sz w:val="16"/>
                <w:szCs w:val="16"/>
              </w:rPr>
              <w:t>MD-REQ-014085/B-ElectronicParkBrake_St (TcSE ROIN-287065-1)</w:t>
            </w:r>
          </w:p>
        </w:tc>
        <w:tc>
          <w:tcPr>
            <w:tcW w:w="4770" w:type="dxa"/>
            <w:tcBorders>
              <w:top w:val="single" w:sz="6" w:space="0" w:color="auto"/>
              <w:left w:val="single" w:sz="6" w:space="0" w:color="auto"/>
              <w:bottom w:val="single" w:sz="6" w:space="0" w:color="auto"/>
              <w:right w:val="single" w:sz="6" w:space="0" w:color="auto"/>
            </w:tcBorders>
            <w:vAlign w:val="center"/>
          </w:tcPr>
          <w:p w14:paraId="1A9BFB52" w14:textId="77777777" w:rsidR="003A4CE0" w:rsidRPr="003A4CE0" w:rsidRDefault="00770557" w:rsidP="003A4CE0">
            <w:pPr>
              <w:rPr>
                <w:rFonts w:cs="Calibri"/>
                <w:sz w:val="16"/>
                <w:szCs w:val="16"/>
              </w:rPr>
            </w:pPr>
            <w:r w:rsidRPr="003A4CE0">
              <w:rPr>
                <w:rFonts w:cs="Calibri"/>
                <w:sz w:val="16"/>
                <w:szCs w:val="16"/>
              </w:rPr>
              <w:t>tmertiri: add clarification verbiage</w:t>
            </w:r>
          </w:p>
        </w:tc>
      </w:tr>
      <w:tr w:rsidR="003A4CE0" w:rsidRPr="00E25864" w14:paraId="0C0ACB27" w14:textId="77777777" w:rsidTr="00570795">
        <w:trPr>
          <w:trHeight w:val="187"/>
          <w:jc w:val="center"/>
        </w:trPr>
        <w:tc>
          <w:tcPr>
            <w:tcW w:w="1792" w:type="dxa"/>
            <w:tcBorders>
              <w:left w:val="single" w:sz="6" w:space="0" w:color="auto"/>
              <w:right w:val="single" w:sz="6" w:space="0" w:color="auto"/>
            </w:tcBorders>
          </w:tcPr>
          <w:p w14:paraId="7AE779B7"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D35667B" w14:textId="77777777" w:rsidR="003A4CE0" w:rsidRPr="003A4CE0" w:rsidRDefault="00770557" w:rsidP="003A4CE0">
            <w:pPr>
              <w:rPr>
                <w:rFonts w:cs="Arial"/>
                <w:sz w:val="16"/>
                <w:szCs w:val="16"/>
              </w:rPr>
            </w:pPr>
            <w:r w:rsidRPr="003A4CE0">
              <w:rPr>
                <w:rFonts w:cs="Arial"/>
                <w:sz w:val="16"/>
                <w:szCs w:val="16"/>
              </w:rPr>
              <w:t>DAFVCv1-IR-REQ-014066/D-Driver Assist Front View Camera Feature ID Definition (TcSE ROIN-287061)</w:t>
            </w:r>
          </w:p>
        </w:tc>
        <w:tc>
          <w:tcPr>
            <w:tcW w:w="4770" w:type="dxa"/>
            <w:tcBorders>
              <w:top w:val="single" w:sz="6" w:space="0" w:color="auto"/>
              <w:left w:val="single" w:sz="6" w:space="0" w:color="auto"/>
              <w:bottom w:val="single" w:sz="6" w:space="0" w:color="auto"/>
              <w:right w:val="single" w:sz="6" w:space="0" w:color="auto"/>
            </w:tcBorders>
            <w:vAlign w:val="center"/>
          </w:tcPr>
          <w:p w14:paraId="24A9400C" w14:textId="77777777" w:rsidR="003A4CE0" w:rsidRPr="003A4CE0" w:rsidRDefault="00770557" w:rsidP="003A4CE0">
            <w:pPr>
              <w:rPr>
                <w:rFonts w:cs="Calibri"/>
                <w:sz w:val="16"/>
                <w:szCs w:val="16"/>
              </w:rPr>
            </w:pPr>
            <w:r w:rsidRPr="003A4CE0">
              <w:rPr>
                <w:rFonts w:cs="Calibri"/>
                <w:sz w:val="16"/>
                <w:szCs w:val="16"/>
              </w:rPr>
              <w:t>tmertiri: Update table</w:t>
            </w:r>
          </w:p>
        </w:tc>
      </w:tr>
      <w:tr w:rsidR="003A4CE0" w:rsidRPr="00E25864" w14:paraId="26E90F21" w14:textId="77777777" w:rsidTr="00570795">
        <w:trPr>
          <w:trHeight w:val="187"/>
          <w:jc w:val="center"/>
        </w:trPr>
        <w:tc>
          <w:tcPr>
            <w:tcW w:w="1792" w:type="dxa"/>
            <w:tcBorders>
              <w:left w:val="single" w:sz="6" w:space="0" w:color="auto"/>
              <w:right w:val="single" w:sz="6" w:space="0" w:color="auto"/>
            </w:tcBorders>
          </w:tcPr>
          <w:p w14:paraId="152052E4"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4189F64" w14:textId="77777777" w:rsidR="003A4CE0" w:rsidRPr="003A4CE0" w:rsidRDefault="00770557" w:rsidP="003A4CE0">
            <w:pPr>
              <w:rPr>
                <w:rFonts w:cs="Arial"/>
                <w:sz w:val="16"/>
                <w:szCs w:val="16"/>
              </w:rPr>
            </w:pPr>
            <w:r w:rsidRPr="003A4CE0">
              <w:rPr>
                <w:rFonts w:cs="Arial"/>
                <w:sz w:val="16"/>
                <w:szCs w:val="16"/>
              </w:rPr>
              <w:t>DAFVCv1-IIR-REQ-014067/C-DriverAssistFrontViewCameraClient_Tx (TcSE ROIN-282846-1)</w:t>
            </w:r>
          </w:p>
        </w:tc>
        <w:tc>
          <w:tcPr>
            <w:tcW w:w="4770" w:type="dxa"/>
            <w:tcBorders>
              <w:top w:val="single" w:sz="6" w:space="0" w:color="auto"/>
              <w:left w:val="single" w:sz="6" w:space="0" w:color="auto"/>
              <w:bottom w:val="single" w:sz="6" w:space="0" w:color="auto"/>
              <w:right w:val="single" w:sz="6" w:space="0" w:color="auto"/>
            </w:tcBorders>
            <w:vAlign w:val="center"/>
          </w:tcPr>
          <w:p w14:paraId="0FA77967" w14:textId="77777777" w:rsidR="003A4CE0" w:rsidRPr="003A4CE0" w:rsidRDefault="00770557" w:rsidP="003A4CE0">
            <w:pPr>
              <w:rPr>
                <w:rFonts w:cs="Calibri"/>
                <w:sz w:val="16"/>
                <w:szCs w:val="16"/>
              </w:rPr>
            </w:pPr>
            <w:r w:rsidRPr="003A4CE0">
              <w:rPr>
                <w:rFonts w:cs="Calibri"/>
                <w:sz w:val="16"/>
                <w:szCs w:val="16"/>
              </w:rPr>
              <w:t>tmertiri: fix typo in title</w:t>
            </w:r>
          </w:p>
        </w:tc>
      </w:tr>
      <w:tr w:rsidR="003A4CE0" w:rsidRPr="00E25864" w14:paraId="0CDB857C" w14:textId="77777777" w:rsidTr="00570795">
        <w:trPr>
          <w:trHeight w:val="187"/>
          <w:jc w:val="center"/>
        </w:trPr>
        <w:tc>
          <w:tcPr>
            <w:tcW w:w="1792" w:type="dxa"/>
            <w:tcBorders>
              <w:left w:val="single" w:sz="6" w:space="0" w:color="auto"/>
              <w:right w:val="single" w:sz="6" w:space="0" w:color="auto"/>
            </w:tcBorders>
          </w:tcPr>
          <w:p w14:paraId="55F62CFE"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028FB77" w14:textId="77777777" w:rsidR="003A4CE0" w:rsidRPr="003A4CE0" w:rsidRDefault="00770557" w:rsidP="003A4CE0">
            <w:pPr>
              <w:rPr>
                <w:rFonts w:cs="Arial"/>
                <w:sz w:val="16"/>
                <w:szCs w:val="16"/>
              </w:rPr>
            </w:pPr>
            <w:r w:rsidRPr="003A4CE0">
              <w:rPr>
                <w:rFonts w:cs="Arial"/>
                <w:sz w:val="16"/>
                <w:szCs w:val="16"/>
              </w:rPr>
              <w:t>STR-052388/B-Functional Definition (TcSE ROIN-293326-1)</w:t>
            </w:r>
          </w:p>
        </w:tc>
        <w:tc>
          <w:tcPr>
            <w:tcW w:w="4770" w:type="dxa"/>
            <w:tcBorders>
              <w:top w:val="single" w:sz="6" w:space="0" w:color="auto"/>
              <w:left w:val="single" w:sz="6" w:space="0" w:color="auto"/>
              <w:bottom w:val="single" w:sz="6" w:space="0" w:color="auto"/>
              <w:right w:val="single" w:sz="6" w:space="0" w:color="auto"/>
            </w:tcBorders>
            <w:vAlign w:val="center"/>
          </w:tcPr>
          <w:p w14:paraId="1F43F35A" w14:textId="77777777" w:rsidR="003A4CE0" w:rsidRPr="003A4CE0" w:rsidRDefault="00770557" w:rsidP="003A4CE0">
            <w:pPr>
              <w:rPr>
                <w:rFonts w:cs="Calibri"/>
                <w:sz w:val="16"/>
                <w:szCs w:val="16"/>
              </w:rPr>
            </w:pPr>
            <w:r w:rsidRPr="003A4CE0">
              <w:rPr>
                <w:rFonts w:cs="Calibri"/>
                <w:sz w:val="16"/>
                <w:szCs w:val="16"/>
              </w:rPr>
              <w:t>tmertiri: added offset view</w:t>
            </w:r>
          </w:p>
        </w:tc>
      </w:tr>
      <w:tr w:rsidR="003A4CE0" w:rsidRPr="00E25864" w14:paraId="79F3FD19" w14:textId="77777777" w:rsidTr="00570795">
        <w:trPr>
          <w:trHeight w:val="187"/>
          <w:jc w:val="center"/>
        </w:trPr>
        <w:tc>
          <w:tcPr>
            <w:tcW w:w="1792" w:type="dxa"/>
            <w:tcBorders>
              <w:left w:val="single" w:sz="6" w:space="0" w:color="auto"/>
              <w:right w:val="single" w:sz="6" w:space="0" w:color="auto"/>
            </w:tcBorders>
          </w:tcPr>
          <w:p w14:paraId="5C9CABF4"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17D9B8B" w14:textId="77777777" w:rsidR="003A4CE0" w:rsidRPr="003A4CE0" w:rsidRDefault="00770557" w:rsidP="003A4CE0">
            <w:pPr>
              <w:rPr>
                <w:rFonts w:cs="Arial"/>
                <w:sz w:val="16"/>
                <w:szCs w:val="16"/>
              </w:rPr>
            </w:pPr>
            <w:r w:rsidRPr="003A4CE0">
              <w:rPr>
                <w:rFonts w:cs="Arial"/>
                <w:sz w:val="16"/>
                <w:szCs w:val="16"/>
              </w:rPr>
              <w:t>REQ-331856/B-Lin Button Camera Request</w:t>
            </w:r>
          </w:p>
        </w:tc>
        <w:tc>
          <w:tcPr>
            <w:tcW w:w="4770" w:type="dxa"/>
            <w:tcBorders>
              <w:top w:val="single" w:sz="6" w:space="0" w:color="auto"/>
              <w:left w:val="single" w:sz="6" w:space="0" w:color="auto"/>
              <w:bottom w:val="single" w:sz="6" w:space="0" w:color="auto"/>
              <w:right w:val="single" w:sz="6" w:space="0" w:color="auto"/>
            </w:tcBorders>
            <w:vAlign w:val="center"/>
          </w:tcPr>
          <w:p w14:paraId="4AC4C630" w14:textId="77777777" w:rsidR="003A4CE0" w:rsidRPr="003A4CE0" w:rsidRDefault="00770557" w:rsidP="003A4CE0">
            <w:pPr>
              <w:rPr>
                <w:rFonts w:cs="Calibri"/>
                <w:sz w:val="16"/>
                <w:szCs w:val="16"/>
              </w:rPr>
            </w:pPr>
            <w:r w:rsidRPr="003A4CE0">
              <w:rPr>
                <w:rFonts w:cs="Calibri"/>
                <w:sz w:val="16"/>
                <w:szCs w:val="16"/>
              </w:rPr>
              <w:t>tmertiri: verbiage correction in the boxlines</w:t>
            </w:r>
          </w:p>
        </w:tc>
      </w:tr>
      <w:tr w:rsidR="003A4CE0" w:rsidRPr="00E25864" w14:paraId="75620D48" w14:textId="77777777" w:rsidTr="00570795">
        <w:trPr>
          <w:trHeight w:val="187"/>
          <w:jc w:val="center"/>
        </w:trPr>
        <w:tc>
          <w:tcPr>
            <w:tcW w:w="1792" w:type="dxa"/>
            <w:tcBorders>
              <w:left w:val="single" w:sz="6" w:space="0" w:color="auto"/>
              <w:right w:val="single" w:sz="6" w:space="0" w:color="auto"/>
            </w:tcBorders>
          </w:tcPr>
          <w:p w14:paraId="20418F56"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E249569" w14:textId="77777777" w:rsidR="003A4CE0" w:rsidRPr="003A4CE0" w:rsidRDefault="00770557" w:rsidP="003A4CE0">
            <w:pPr>
              <w:rPr>
                <w:rFonts w:cs="Arial"/>
                <w:sz w:val="16"/>
                <w:szCs w:val="16"/>
              </w:rPr>
            </w:pPr>
            <w:r w:rsidRPr="003A4CE0">
              <w:rPr>
                <w:rFonts w:cs="Arial"/>
                <w:sz w:val="16"/>
                <w:szCs w:val="16"/>
              </w:rPr>
              <w:t>CAMERA-FUN-REQ-331348/A-Offset View</w:t>
            </w:r>
          </w:p>
        </w:tc>
        <w:tc>
          <w:tcPr>
            <w:tcW w:w="4770" w:type="dxa"/>
            <w:tcBorders>
              <w:top w:val="single" w:sz="6" w:space="0" w:color="auto"/>
              <w:left w:val="single" w:sz="6" w:space="0" w:color="auto"/>
              <w:bottom w:val="single" w:sz="6" w:space="0" w:color="auto"/>
              <w:right w:val="single" w:sz="6" w:space="0" w:color="auto"/>
            </w:tcBorders>
            <w:vAlign w:val="center"/>
          </w:tcPr>
          <w:p w14:paraId="2C849558" w14:textId="77777777" w:rsidR="003A4CE0" w:rsidRPr="003A4CE0" w:rsidRDefault="00770557" w:rsidP="003A4CE0">
            <w:pPr>
              <w:rPr>
                <w:rFonts w:cs="Calibri"/>
                <w:sz w:val="16"/>
                <w:szCs w:val="16"/>
              </w:rPr>
            </w:pPr>
            <w:r w:rsidRPr="003A4CE0">
              <w:rPr>
                <w:rFonts w:cs="Calibri"/>
                <w:sz w:val="16"/>
                <w:szCs w:val="16"/>
              </w:rPr>
              <w:t>tmertiri: new usecases</w:t>
            </w:r>
          </w:p>
        </w:tc>
      </w:tr>
      <w:tr w:rsidR="003A4CE0" w:rsidRPr="00E25864" w14:paraId="6A87134F" w14:textId="77777777" w:rsidTr="00570795">
        <w:trPr>
          <w:trHeight w:val="187"/>
          <w:jc w:val="center"/>
        </w:trPr>
        <w:tc>
          <w:tcPr>
            <w:tcW w:w="1792" w:type="dxa"/>
            <w:tcBorders>
              <w:left w:val="single" w:sz="6" w:space="0" w:color="auto"/>
              <w:right w:val="single" w:sz="6" w:space="0" w:color="auto"/>
            </w:tcBorders>
          </w:tcPr>
          <w:p w14:paraId="4DA48BD3"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C95037B" w14:textId="77777777" w:rsidR="003A4CE0" w:rsidRPr="003A4CE0" w:rsidRDefault="00770557" w:rsidP="003A4CE0">
            <w:pPr>
              <w:rPr>
                <w:rFonts w:cs="Arial"/>
                <w:sz w:val="16"/>
                <w:szCs w:val="16"/>
              </w:rPr>
            </w:pPr>
            <w:r w:rsidRPr="003A4CE0">
              <w:rPr>
                <w:rFonts w:cs="Arial"/>
                <w:sz w:val="16"/>
                <w:szCs w:val="16"/>
              </w:rPr>
              <w:t>CAMERA-UC-REQ-331349/A-Press Rear Offset View Button from Rear 360</w:t>
            </w:r>
          </w:p>
        </w:tc>
        <w:tc>
          <w:tcPr>
            <w:tcW w:w="4770" w:type="dxa"/>
            <w:tcBorders>
              <w:top w:val="single" w:sz="6" w:space="0" w:color="auto"/>
              <w:left w:val="single" w:sz="6" w:space="0" w:color="auto"/>
              <w:bottom w:val="single" w:sz="6" w:space="0" w:color="auto"/>
              <w:right w:val="single" w:sz="6" w:space="0" w:color="auto"/>
            </w:tcBorders>
            <w:vAlign w:val="center"/>
          </w:tcPr>
          <w:p w14:paraId="3BB359C1" w14:textId="77777777" w:rsidR="003A4CE0" w:rsidRPr="003A4CE0" w:rsidRDefault="00770557" w:rsidP="003A4CE0">
            <w:pPr>
              <w:rPr>
                <w:rFonts w:cs="Calibri"/>
                <w:sz w:val="16"/>
                <w:szCs w:val="16"/>
              </w:rPr>
            </w:pPr>
            <w:r w:rsidRPr="003A4CE0">
              <w:rPr>
                <w:rFonts w:cs="Calibri"/>
                <w:sz w:val="16"/>
                <w:szCs w:val="16"/>
              </w:rPr>
              <w:t>tmertiri: new usecases Dec 14</w:t>
            </w:r>
          </w:p>
        </w:tc>
      </w:tr>
      <w:tr w:rsidR="003A4CE0" w:rsidRPr="00E25864" w14:paraId="08E3AC44" w14:textId="77777777" w:rsidTr="00570795">
        <w:trPr>
          <w:trHeight w:val="187"/>
          <w:jc w:val="center"/>
        </w:trPr>
        <w:tc>
          <w:tcPr>
            <w:tcW w:w="1792" w:type="dxa"/>
            <w:tcBorders>
              <w:left w:val="single" w:sz="6" w:space="0" w:color="auto"/>
              <w:right w:val="single" w:sz="6" w:space="0" w:color="auto"/>
            </w:tcBorders>
          </w:tcPr>
          <w:p w14:paraId="5AFCA181"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8CCA99B" w14:textId="77777777" w:rsidR="003A4CE0" w:rsidRPr="003A4CE0" w:rsidRDefault="00770557" w:rsidP="003A4CE0">
            <w:pPr>
              <w:rPr>
                <w:rFonts w:cs="Arial"/>
                <w:sz w:val="16"/>
                <w:szCs w:val="16"/>
              </w:rPr>
            </w:pPr>
            <w:r w:rsidRPr="003A4CE0">
              <w:rPr>
                <w:rFonts w:cs="Arial"/>
                <w:sz w:val="16"/>
                <w:szCs w:val="16"/>
              </w:rPr>
              <w:t>CAMERA-UC-REQ-331350/A-Press Rear Offset View Button from Front 360</w:t>
            </w:r>
          </w:p>
        </w:tc>
        <w:tc>
          <w:tcPr>
            <w:tcW w:w="4770" w:type="dxa"/>
            <w:tcBorders>
              <w:top w:val="single" w:sz="6" w:space="0" w:color="auto"/>
              <w:left w:val="single" w:sz="6" w:space="0" w:color="auto"/>
              <w:bottom w:val="single" w:sz="6" w:space="0" w:color="auto"/>
              <w:right w:val="single" w:sz="6" w:space="0" w:color="auto"/>
            </w:tcBorders>
            <w:vAlign w:val="center"/>
          </w:tcPr>
          <w:p w14:paraId="4E936DAF" w14:textId="77777777" w:rsidR="003A4CE0" w:rsidRPr="003A4CE0" w:rsidRDefault="00770557" w:rsidP="003A4CE0">
            <w:pPr>
              <w:rPr>
                <w:rFonts w:cs="Calibri"/>
                <w:sz w:val="16"/>
                <w:szCs w:val="16"/>
              </w:rPr>
            </w:pPr>
            <w:r w:rsidRPr="003A4CE0">
              <w:rPr>
                <w:rFonts w:cs="Calibri"/>
                <w:sz w:val="16"/>
                <w:szCs w:val="16"/>
              </w:rPr>
              <w:t>tmertiri: new usecases</w:t>
            </w:r>
          </w:p>
        </w:tc>
      </w:tr>
      <w:tr w:rsidR="003A4CE0" w:rsidRPr="00E25864" w14:paraId="21910880" w14:textId="77777777" w:rsidTr="00570795">
        <w:trPr>
          <w:trHeight w:val="187"/>
          <w:jc w:val="center"/>
        </w:trPr>
        <w:tc>
          <w:tcPr>
            <w:tcW w:w="1792" w:type="dxa"/>
            <w:tcBorders>
              <w:left w:val="single" w:sz="6" w:space="0" w:color="auto"/>
              <w:right w:val="single" w:sz="6" w:space="0" w:color="auto"/>
            </w:tcBorders>
          </w:tcPr>
          <w:p w14:paraId="21547071"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F6A5A52" w14:textId="77777777" w:rsidR="003A4CE0" w:rsidRPr="003A4CE0" w:rsidRDefault="00770557" w:rsidP="003A4CE0">
            <w:pPr>
              <w:rPr>
                <w:rFonts w:cs="Arial"/>
                <w:sz w:val="16"/>
                <w:szCs w:val="16"/>
              </w:rPr>
            </w:pPr>
            <w:r w:rsidRPr="003A4CE0">
              <w:rPr>
                <w:rFonts w:cs="Arial"/>
                <w:sz w:val="16"/>
                <w:szCs w:val="16"/>
              </w:rPr>
              <w:t>CAMERA-UC-REQ-331351/A-Press Rear Left Corner View Button from Rear 360</w:t>
            </w:r>
          </w:p>
        </w:tc>
        <w:tc>
          <w:tcPr>
            <w:tcW w:w="4770" w:type="dxa"/>
            <w:tcBorders>
              <w:top w:val="single" w:sz="6" w:space="0" w:color="auto"/>
              <w:left w:val="single" w:sz="6" w:space="0" w:color="auto"/>
              <w:bottom w:val="single" w:sz="6" w:space="0" w:color="auto"/>
              <w:right w:val="single" w:sz="6" w:space="0" w:color="auto"/>
            </w:tcBorders>
            <w:vAlign w:val="center"/>
          </w:tcPr>
          <w:p w14:paraId="6E17C943" w14:textId="77777777" w:rsidR="003A4CE0" w:rsidRPr="003A4CE0" w:rsidRDefault="00770557" w:rsidP="003A4CE0">
            <w:pPr>
              <w:rPr>
                <w:rFonts w:cs="Calibri"/>
                <w:sz w:val="16"/>
                <w:szCs w:val="16"/>
              </w:rPr>
            </w:pPr>
            <w:r w:rsidRPr="003A4CE0">
              <w:rPr>
                <w:rFonts w:cs="Calibri"/>
                <w:sz w:val="16"/>
                <w:szCs w:val="16"/>
              </w:rPr>
              <w:t>tmertiri: new usecases</w:t>
            </w:r>
          </w:p>
        </w:tc>
      </w:tr>
      <w:tr w:rsidR="003A4CE0" w:rsidRPr="00E25864" w14:paraId="382027B2" w14:textId="77777777" w:rsidTr="00570795">
        <w:trPr>
          <w:trHeight w:val="187"/>
          <w:jc w:val="center"/>
        </w:trPr>
        <w:tc>
          <w:tcPr>
            <w:tcW w:w="1792" w:type="dxa"/>
            <w:tcBorders>
              <w:left w:val="single" w:sz="6" w:space="0" w:color="auto"/>
              <w:right w:val="single" w:sz="6" w:space="0" w:color="auto"/>
            </w:tcBorders>
          </w:tcPr>
          <w:p w14:paraId="53FFE566"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B105E29" w14:textId="77777777" w:rsidR="003A4CE0" w:rsidRPr="003A4CE0" w:rsidRDefault="00770557" w:rsidP="003A4CE0">
            <w:pPr>
              <w:rPr>
                <w:rFonts w:cs="Arial"/>
                <w:sz w:val="16"/>
                <w:szCs w:val="16"/>
              </w:rPr>
            </w:pPr>
            <w:r w:rsidRPr="003A4CE0">
              <w:rPr>
                <w:rFonts w:cs="Arial"/>
                <w:sz w:val="16"/>
                <w:szCs w:val="16"/>
              </w:rPr>
              <w:t>CAMERA-UC-REQ-331352/A-Press Rear Left Corner View Button from Front 360</w:t>
            </w:r>
          </w:p>
        </w:tc>
        <w:tc>
          <w:tcPr>
            <w:tcW w:w="4770" w:type="dxa"/>
            <w:tcBorders>
              <w:top w:val="single" w:sz="6" w:space="0" w:color="auto"/>
              <w:left w:val="single" w:sz="6" w:space="0" w:color="auto"/>
              <w:bottom w:val="single" w:sz="6" w:space="0" w:color="auto"/>
              <w:right w:val="single" w:sz="6" w:space="0" w:color="auto"/>
            </w:tcBorders>
            <w:vAlign w:val="center"/>
          </w:tcPr>
          <w:p w14:paraId="5DF91825" w14:textId="77777777" w:rsidR="003A4CE0" w:rsidRPr="003A4CE0" w:rsidRDefault="00770557" w:rsidP="003A4CE0">
            <w:pPr>
              <w:rPr>
                <w:rFonts w:cs="Calibri"/>
                <w:sz w:val="16"/>
                <w:szCs w:val="16"/>
              </w:rPr>
            </w:pPr>
            <w:r w:rsidRPr="003A4CE0">
              <w:rPr>
                <w:rFonts w:cs="Calibri"/>
                <w:sz w:val="16"/>
                <w:szCs w:val="16"/>
              </w:rPr>
              <w:t>tmertiri: new usecases</w:t>
            </w:r>
          </w:p>
        </w:tc>
      </w:tr>
      <w:tr w:rsidR="003A4CE0" w:rsidRPr="00E25864" w14:paraId="04A91EC6" w14:textId="77777777" w:rsidTr="00570795">
        <w:trPr>
          <w:trHeight w:val="187"/>
          <w:jc w:val="center"/>
        </w:trPr>
        <w:tc>
          <w:tcPr>
            <w:tcW w:w="1792" w:type="dxa"/>
            <w:tcBorders>
              <w:left w:val="single" w:sz="6" w:space="0" w:color="auto"/>
              <w:right w:val="single" w:sz="6" w:space="0" w:color="auto"/>
            </w:tcBorders>
          </w:tcPr>
          <w:p w14:paraId="449FB2DA"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D9D3135" w14:textId="77777777" w:rsidR="003A4CE0" w:rsidRPr="003A4CE0" w:rsidRDefault="00770557" w:rsidP="003A4CE0">
            <w:pPr>
              <w:rPr>
                <w:rFonts w:cs="Arial"/>
                <w:sz w:val="16"/>
                <w:szCs w:val="16"/>
              </w:rPr>
            </w:pPr>
            <w:r w:rsidRPr="003A4CE0">
              <w:rPr>
                <w:rFonts w:cs="Arial"/>
                <w:sz w:val="16"/>
                <w:szCs w:val="16"/>
              </w:rPr>
              <w:t>CAMERA-UC-REQ-331353/A-Press Rear Right Corner View Button from Rear 360</w:t>
            </w:r>
          </w:p>
        </w:tc>
        <w:tc>
          <w:tcPr>
            <w:tcW w:w="4770" w:type="dxa"/>
            <w:tcBorders>
              <w:top w:val="single" w:sz="6" w:space="0" w:color="auto"/>
              <w:left w:val="single" w:sz="6" w:space="0" w:color="auto"/>
              <w:bottom w:val="single" w:sz="6" w:space="0" w:color="auto"/>
              <w:right w:val="single" w:sz="6" w:space="0" w:color="auto"/>
            </w:tcBorders>
            <w:vAlign w:val="center"/>
          </w:tcPr>
          <w:p w14:paraId="52759A31" w14:textId="77777777" w:rsidR="003A4CE0" w:rsidRPr="003A4CE0" w:rsidRDefault="00770557" w:rsidP="003A4CE0">
            <w:pPr>
              <w:rPr>
                <w:rFonts w:cs="Calibri"/>
                <w:sz w:val="16"/>
                <w:szCs w:val="16"/>
              </w:rPr>
            </w:pPr>
            <w:r w:rsidRPr="003A4CE0">
              <w:rPr>
                <w:rFonts w:cs="Calibri"/>
                <w:sz w:val="16"/>
                <w:szCs w:val="16"/>
              </w:rPr>
              <w:t>tmertiri: new usecases</w:t>
            </w:r>
          </w:p>
        </w:tc>
      </w:tr>
      <w:tr w:rsidR="003A4CE0" w:rsidRPr="00E25864" w14:paraId="736AB49A" w14:textId="77777777" w:rsidTr="00570795">
        <w:trPr>
          <w:trHeight w:val="187"/>
          <w:jc w:val="center"/>
        </w:trPr>
        <w:tc>
          <w:tcPr>
            <w:tcW w:w="1792" w:type="dxa"/>
            <w:tcBorders>
              <w:left w:val="single" w:sz="6" w:space="0" w:color="auto"/>
              <w:right w:val="single" w:sz="6" w:space="0" w:color="auto"/>
            </w:tcBorders>
          </w:tcPr>
          <w:p w14:paraId="670E44A7"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96CB9C0" w14:textId="77777777" w:rsidR="003A4CE0" w:rsidRPr="003A4CE0" w:rsidRDefault="00770557" w:rsidP="003A4CE0">
            <w:pPr>
              <w:rPr>
                <w:rFonts w:cs="Arial"/>
                <w:sz w:val="16"/>
                <w:szCs w:val="16"/>
              </w:rPr>
            </w:pPr>
            <w:r w:rsidRPr="003A4CE0">
              <w:rPr>
                <w:rFonts w:cs="Arial"/>
                <w:sz w:val="16"/>
                <w:szCs w:val="16"/>
              </w:rPr>
              <w:t>CAMERA-UC-REQ-331354/A-Press Rear Right Corner View Button from Front 360</w:t>
            </w:r>
          </w:p>
        </w:tc>
        <w:tc>
          <w:tcPr>
            <w:tcW w:w="4770" w:type="dxa"/>
            <w:tcBorders>
              <w:top w:val="single" w:sz="6" w:space="0" w:color="auto"/>
              <w:left w:val="single" w:sz="6" w:space="0" w:color="auto"/>
              <w:bottom w:val="single" w:sz="6" w:space="0" w:color="auto"/>
              <w:right w:val="single" w:sz="6" w:space="0" w:color="auto"/>
            </w:tcBorders>
            <w:vAlign w:val="center"/>
          </w:tcPr>
          <w:p w14:paraId="4B1EB0A0" w14:textId="77777777" w:rsidR="003A4CE0" w:rsidRPr="003A4CE0" w:rsidRDefault="00770557" w:rsidP="003A4CE0">
            <w:pPr>
              <w:rPr>
                <w:rFonts w:cs="Calibri"/>
                <w:sz w:val="16"/>
                <w:szCs w:val="16"/>
              </w:rPr>
            </w:pPr>
            <w:r w:rsidRPr="003A4CE0">
              <w:rPr>
                <w:rFonts w:cs="Calibri"/>
                <w:sz w:val="16"/>
                <w:szCs w:val="16"/>
              </w:rPr>
              <w:t>tmertiri: new usecases</w:t>
            </w:r>
          </w:p>
        </w:tc>
      </w:tr>
      <w:tr w:rsidR="003A4CE0" w:rsidRPr="00E25864" w14:paraId="11309F9A" w14:textId="77777777" w:rsidTr="00570795">
        <w:trPr>
          <w:trHeight w:val="187"/>
          <w:jc w:val="center"/>
        </w:trPr>
        <w:tc>
          <w:tcPr>
            <w:tcW w:w="1792" w:type="dxa"/>
            <w:tcBorders>
              <w:left w:val="single" w:sz="6" w:space="0" w:color="auto"/>
              <w:right w:val="single" w:sz="6" w:space="0" w:color="auto"/>
            </w:tcBorders>
          </w:tcPr>
          <w:p w14:paraId="5F9F66EA"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13BF94D" w14:textId="77777777" w:rsidR="003A4CE0" w:rsidRPr="003A4CE0" w:rsidRDefault="00770557" w:rsidP="003A4CE0">
            <w:pPr>
              <w:rPr>
                <w:rFonts w:cs="Arial"/>
                <w:sz w:val="16"/>
                <w:szCs w:val="16"/>
              </w:rPr>
            </w:pPr>
            <w:r w:rsidRPr="003A4CE0">
              <w:rPr>
                <w:rFonts w:cs="Arial"/>
                <w:sz w:val="16"/>
                <w:szCs w:val="16"/>
              </w:rPr>
              <w:t>CAMERA-UC-REQ-331356/A-Press Front Offset View Button from Rear 360</w:t>
            </w:r>
          </w:p>
        </w:tc>
        <w:tc>
          <w:tcPr>
            <w:tcW w:w="4770" w:type="dxa"/>
            <w:tcBorders>
              <w:top w:val="single" w:sz="6" w:space="0" w:color="auto"/>
              <w:left w:val="single" w:sz="6" w:space="0" w:color="auto"/>
              <w:bottom w:val="single" w:sz="6" w:space="0" w:color="auto"/>
              <w:right w:val="single" w:sz="6" w:space="0" w:color="auto"/>
            </w:tcBorders>
            <w:vAlign w:val="center"/>
          </w:tcPr>
          <w:p w14:paraId="74D7ADBA" w14:textId="77777777" w:rsidR="003A4CE0" w:rsidRPr="003A4CE0" w:rsidRDefault="00770557" w:rsidP="003A4CE0">
            <w:pPr>
              <w:rPr>
                <w:rFonts w:cs="Calibri"/>
                <w:sz w:val="16"/>
                <w:szCs w:val="16"/>
              </w:rPr>
            </w:pPr>
            <w:r w:rsidRPr="003A4CE0">
              <w:rPr>
                <w:rFonts w:cs="Calibri"/>
                <w:sz w:val="16"/>
                <w:szCs w:val="16"/>
              </w:rPr>
              <w:t>tmertiri: new usecases</w:t>
            </w:r>
          </w:p>
        </w:tc>
      </w:tr>
      <w:tr w:rsidR="003A4CE0" w:rsidRPr="00E25864" w14:paraId="1B4CB5CC" w14:textId="77777777" w:rsidTr="00570795">
        <w:trPr>
          <w:trHeight w:val="187"/>
          <w:jc w:val="center"/>
        </w:trPr>
        <w:tc>
          <w:tcPr>
            <w:tcW w:w="1792" w:type="dxa"/>
            <w:tcBorders>
              <w:left w:val="single" w:sz="6" w:space="0" w:color="auto"/>
              <w:right w:val="single" w:sz="6" w:space="0" w:color="auto"/>
            </w:tcBorders>
          </w:tcPr>
          <w:p w14:paraId="11678CAC"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C8C5F07" w14:textId="77777777" w:rsidR="003A4CE0" w:rsidRPr="003A4CE0" w:rsidRDefault="00770557" w:rsidP="003A4CE0">
            <w:pPr>
              <w:rPr>
                <w:rFonts w:cs="Arial"/>
                <w:sz w:val="16"/>
                <w:szCs w:val="16"/>
              </w:rPr>
            </w:pPr>
            <w:r w:rsidRPr="003A4CE0">
              <w:rPr>
                <w:rFonts w:cs="Arial"/>
                <w:sz w:val="16"/>
                <w:szCs w:val="16"/>
              </w:rPr>
              <w:t>CAMERA-UC-REQ-331360/A-Press Front Offset View Button from Front 360</w:t>
            </w:r>
          </w:p>
        </w:tc>
        <w:tc>
          <w:tcPr>
            <w:tcW w:w="4770" w:type="dxa"/>
            <w:tcBorders>
              <w:top w:val="single" w:sz="6" w:space="0" w:color="auto"/>
              <w:left w:val="single" w:sz="6" w:space="0" w:color="auto"/>
              <w:bottom w:val="single" w:sz="6" w:space="0" w:color="auto"/>
              <w:right w:val="single" w:sz="6" w:space="0" w:color="auto"/>
            </w:tcBorders>
            <w:vAlign w:val="center"/>
          </w:tcPr>
          <w:p w14:paraId="40266064" w14:textId="77777777" w:rsidR="003A4CE0" w:rsidRPr="003A4CE0" w:rsidRDefault="00770557" w:rsidP="003A4CE0">
            <w:pPr>
              <w:rPr>
                <w:rFonts w:cs="Calibri"/>
                <w:sz w:val="16"/>
                <w:szCs w:val="16"/>
              </w:rPr>
            </w:pPr>
            <w:r w:rsidRPr="003A4CE0">
              <w:rPr>
                <w:rFonts w:cs="Calibri"/>
                <w:sz w:val="16"/>
                <w:szCs w:val="16"/>
              </w:rPr>
              <w:t>tmertiri: new usecases</w:t>
            </w:r>
          </w:p>
        </w:tc>
      </w:tr>
      <w:tr w:rsidR="003A4CE0" w:rsidRPr="00E25864" w14:paraId="08FC1FF7" w14:textId="77777777" w:rsidTr="00570795">
        <w:trPr>
          <w:trHeight w:val="187"/>
          <w:jc w:val="center"/>
        </w:trPr>
        <w:tc>
          <w:tcPr>
            <w:tcW w:w="1792" w:type="dxa"/>
            <w:tcBorders>
              <w:left w:val="single" w:sz="6" w:space="0" w:color="auto"/>
              <w:right w:val="single" w:sz="6" w:space="0" w:color="auto"/>
            </w:tcBorders>
          </w:tcPr>
          <w:p w14:paraId="68E701F0"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1424230" w14:textId="77777777" w:rsidR="003A4CE0" w:rsidRPr="003A4CE0" w:rsidRDefault="00770557" w:rsidP="003A4CE0">
            <w:pPr>
              <w:rPr>
                <w:rFonts w:cs="Arial"/>
                <w:sz w:val="16"/>
                <w:szCs w:val="16"/>
              </w:rPr>
            </w:pPr>
            <w:r w:rsidRPr="003A4CE0">
              <w:rPr>
                <w:rFonts w:cs="Arial"/>
                <w:sz w:val="16"/>
                <w:szCs w:val="16"/>
              </w:rPr>
              <w:t>CAMERA-UC-REQ-331365/A-Press Front Left Corner View Button from Rear 360</w:t>
            </w:r>
          </w:p>
        </w:tc>
        <w:tc>
          <w:tcPr>
            <w:tcW w:w="4770" w:type="dxa"/>
            <w:tcBorders>
              <w:top w:val="single" w:sz="6" w:space="0" w:color="auto"/>
              <w:left w:val="single" w:sz="6" w:space="0" w:color="auto"/>
              <w:bottom w:val="single" w:sz="6" w:space="0" w:color="auto"/>
              <w:right w:val="single" w:sz="6" w:space="0" w:color="auto"/>
            </w:tcBorders>
            <w:vAlign w:val="center"/>
          </w:tcPr>
          <w:p w14:paraId="65F1D16D" w14:textId="77777777" w:rsidR="003A4CE0" w:rsidRPr="003A4CE0" w:rsidRDefault="00770557" w:rsidP="003A4CE0">
            <w:pPr>
              <w:rPr>
                <w:rFonts w:cs="Calibri"/>
                <w:sz w:val="16"/>
                <w:szCs w:val="16"/>
              </w:rPr>
            </w:pPr>
            <w:r w:rsidRPr="003A4CE0">
              <w:rPr>
                <w:rFonts w:cs="Calibri"/>
                <w:sz w:val="16"/>
                <w:szCs w:val="16"/>
              </w:rPr>
              <w:t>tmertiri: new usecases</w:t>
            </w:r>
          </w:p>
        </w:tc>
      </w:tr>
      <w:tr w:rsidR="003A4CE0" w:rsidRPr="00E25864" w14:paraId="5BBC0F80" w14:textId="77777777" w:rsidTr="00570795">
        <w:trPr>
          <w:trHeight w:val="187"/>
          <w:jc w:val="center"/>
        </w:trPr>
        <w:tc>
          <w:tcPr>
            <w:tcW w:w="1792" w:type="dxa"/>
            <w:tcBorders>
              <w:left w:val="single" w:sz="6" w:space="0" w:color="auto"/>
              <w:right w:val="single" w:sz="6" w:space="0" w:color="auto"/>
            </w:tcBorders>
          </w:tcPr>
          <w:p w14:paraId="4B62EBBF"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CFACDE3" w14:textId="77777777" w:rsidR="003A4CE0" w:rsidRPr="003A4CE0" w:rsidRDefault="00770557" w:rsidP="003A4CE0">
            <w:pPr>
              <w:rPr>
                <w:rFonts w:cs="Arial"/>
                <w:sz w:val="16"/>
                <w:szCs w:val="16"/>
              </w:rPr>
            </w:pPr>
            <w:r w:rsidRPr="003A4CE0">
              <w:rPr>
                <w:rFonts w:cs="Arial"/>
                <w:sz w:val="16"/>
                <w:szCs w:val="16"/>
              </w:rPr>
              <w:t>CAMERA-UC-REQ-331369/A-Press Front Left Corner View Button from Front 360</w:t>
            </w:r>
          </w:p>
        </w:tc>
        <w:tc>
          <w:tcPr>
            <w:tcW w:w="4770" w:type="dxa"/>
            <w:tcBorders>
              <w:top w:val="single" w:sz="6" w:space="0" w:color="auto"/>
              <w:left w:val="single" w:sz="6" w:space="0" w:color="auto"/>
              <w:bottom w:val="single" w:sz="6" w:space="0" w:color="auto"/>
              <w:right w:val="single" w:sz="6" w:space="0" w:color="auto"/>
            </w:tcBorders>
            <w:vAlign w:val="center"/>
          </w:tcPr>
          <w:p w14:paraId="2CB94C97" w14:textId="77777777" w:rsidR="003A4CE0" w:rsidRPr="003A4CE0" w:rsidRDefault="00770557" w:rsidP="003A4CE0">
            <w:pPr>
              <w:rPr>
                <w:rFonts w:cs="Calibri"/>
                <w:sz w:val="16"/>
                <w:szCs w:val="16"/>
              </w:rPr>
            </w:pPr>
            <w:r w:rsidRPr="003A4CE0">
              <w:rPr>
                <w:rFonts w:cs="Calibri"/>
                <w:sz w:val="16"/>
                <w:szCs w:val="16"/>
              </w:rPr>
              <w:t>tmertiri: new usecases</w:t>
            </w:r>
          </w:p>
        </w:tc>
      </w:tr>
      <w:tr w:rsidR="003A4CE0" w:rsidRPr="00E25864" w14:paraId="14F3B099" w14:textId="77777777" w:rsidTr="00570795">
        <w:trPr>
          <w:trHeight w:val="187"/>
          <w:jc w:val="center"/>
        </w:trPr>
        <w:tc>
          <w:tcPr>
            <w:tcW w:w="1792" w:type="dxa"/>
            <w:tcBorders>
              <w:left w:val="single" w:sz="6" w:space="0" w:color="auto"/>
              <w:right w:val="single" w:sz="6" w:space="0" w:color="auto"/>
            </w:tcBorders>
          </w:tcPr>
          <w:p w14:paraId="58AB88C0"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7AA1321" w14:textId="77777777" w:rsidR="003A4CE0" w:rsidRPr="003A4CE0" w:rsidRDefault="00770557" w:rsidP="003A4CE0">
            <w:pPr>
              <w:rPr>
                <w:rFonts w:cs="Arial"/>
                <w:sz w:val="16"/>
                <w:szCs w:val="16"/>
              </w:rPr>
            </w:pPr>
            <w:r w:rsidRPr="003A4CE0">
              <w:rPr>
                <w:rFonts w:cs="Arial"/>
                <w:sz w:val="16"/>
                <w:szCs w:val="16"/>
              </w:rPr>
              <w:t>CAMERA-UC-REQ-331373/A-Press Front Right Corner View Button from Rear 360</w:t>
            </w:r>
          </w:p>
        </w:tc>
        <w:tc>
          <w:tcPr>
            <w:tcW w:w="4770" w:type="dxa"/>
            <w:tcBorders>
              <w:top w:val="single" w:sz="6" w:space="0" w:color="auto"/>
              <w:left w:val="single" w:sz="6" w:space="0" w:color="auto"/>
              <w:bottom w:val="single" w:sz="6" w:space="0" w:color="auto"/>
              <w:right w:val="single" w:sz="6" w:space="0" w:color="auto"/>
            </w:tcBorders>
            <w:vAlign w:val="center"/>
          </w:tcPr>
          <w:p w14:paraId="62ACA99C" w14:textId="77777777" w:rsidR="003A4CE0" w:rsidRPr="003A4CE0" w:rsidRDefault="00770557" w:rsidP="003A4CE0">
            <w:pPr>
              <w:rPr>
                <w:rFonts w:cs="Calibri"/>
                <w:sz w:val="16"/>
                <w:szCs w:val="16"/>
              </w:rPr>
            </w:pPr>
            <w:r w:rsidRPr="003A4CE0">
              <w:rPr>
                <w:rFonts w:cs="Calibri"/>
                <w:sz w:val="16"/>
                <w:szCs w:val="16"/>
              </w:rPr>
              <w:t>tmertiri: new usecases</w:t>
            </w:r>
          </w:p>
        </w:tc>
      </w:tr>
      <w:tr w:rsidR="003A4CE0" w:rsidRPr="00E25864" w14:paraId="21870DC8" w14:textId="77777777" w:rsidTr="00570795">
        <w:trPr>
          <w:trHeight w:val="187"/>
          <w:jc w:val="center"/>
        </w:trPr>
        <w:tc>
          <w:tcPr>
            <w:tcW w:w="1792" w:type="dxa"/>
            <w:tcBorders>
              <w:left w:val="single" w:sz="6" w:space="0" w:color="auto"/>
              <w:bottom w:val="single" w:sz="4" w:space="0" w:color="auto"/>
              <w:right w:val="single" w:sz="6" w:space="0" w:color="auto"/>
            </w:tcBorders>
          </w:tcPr>
          <w:p w14:paraId="63CA98C6" w14:textId="77777777" w:rsidR="003A4CE0" w:rsidRDefault="00000000" w:rsidP="003A4CE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E53D0CC" w14:textId="77777777" w:rsidR="003A4CE0" w:rsidRPr="003A4CE0" w:rsidRDefault="00770557" w:rsidP="003A4CE0">
            <w:pPr>
              <w:rPr>
                <w:rFonts w:cs="Arial"/>
                <w:sz w:val="16"/>
                <w:szCs w:val="16"/>
              </w:rPr>
            </w:pPr>
            <w:r w:rsidRPr="003A4CE0">
              <w:rPr>
                <w:rFonts w:cs="Arial"/>
                <w:sz w:val="16"/>
                <w:szCs w:val="16"/>
              </w:rPr>
              <w:t>CAMERA-UC-REQ-331374/A-Press Front Right Corner View Button from Front 360</w:t>
            </w:r>
          </w:p>
        </w:tc>
        <w:tc>
          <w:tcPr>
            <w:tcW w:w="4770" w:type="dxa"/>
            <w:tcBorders>
              <w:top w:val="single" w:sz="6" w:space="0" w:color="auto"/>
              <w:left w:val="single" w:sz="6" w:space="0" w:color="auto"/>
              <w:bottom w:val="single" w:sz="6" w:space="0" w:color="auto"/>
              <w:right w:val="single" w:sz="6" w:space="0" w:color="auto"/>
            </w:tcBorders>
            <w:vAlign w:val="center"/>
          </w:tcPr>
          <w:p w14:paraId="207E1F64" w14:textId="77777777" w:rsidR="003A4CE0" w:rsidRPr="003A4CE0" w:rsidRDefault="00770557" w:rsidP="003A4CE0">
            <w:pPr>
              <w:rPr>
                <w:rFonts w:cs="Calibri"/>
                <w:sz w:val="16"/>
                <w:szCs w:val="16"/>
              </w:rPr>
            </w:pPr>
            <w:r w:rsidRPr="003A4CE0">
              <w:rPr>
                <w:rFonts w:cs="Calibri"/>
                <w:sz w:val="16"/>
                <w:szCs w:val="16"/>
              </w:rPr>
              <w:t>tmertiri: new usecases</w:t>
            </w:r>
          </w:p>
        </w:tc>
      </w:tr>
      <w:tr w:rsidR="006E75DA" w14:paraId="276C1C09"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55286BF3" w14:textId="77777777" w:rsidR="006E75DA" w:rsidRDefault="00000000" w:rsidP="005E6851">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0AC22F42" w14:textId="77777777" w:rsidR="006E75DA" w:rsidRDefault="00000000" w:rsidP="005E6851">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569BB29E" w14:textId="77777777" w:rsidR="006E75DA" w:rsidRDefault="00000000" w:rsidP="005E6851">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2E2047B8" w14:textId="77777777" w:rsidR="006E75DA" w:rsidRDefault="00000000" w:rsidP="005E6851">
            <w:pPr>
              <w:spacing w:line="276" w:lineRule="auto"/>
              <w:rPr>
                <w:rFonts w:cs="Arial"/>
                <w:b/>
                <w:sz w:val="16"/>
              </w:rPr>
            </w:pPr>
          </w:p>
        </w:tc>
      </w:tr>
      <w:tr w:rsidR="006E75DA" w:rsidRPr="00715A7A" w14:paraId="019EBE6A"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797C55F7" w14:textId="77777777" w:rsidR="006E75DA" w:rsidRPr="00715A7A" w:rsidRDefault="00770557" w:rsidP="005E6851">
            <w:pPr>
              <w:spacing w:line="276" w:lineRule="auto"/>
              <w:rPr>
                <w:rFonts w:eastAsiaTheme="minorEastAsia" w:cstheme="minorBidi"/>
                <w:b/>
                <w:sz w:val="16"/>
                <w:szCs w:val="16"/>
              </w:rPr>
            </w:pPr>
            <w:r>
              <w:rPr>
                <w:rFonts w:eastAsiaTheme="minorEastAsia" w:cstheme="minorBidi"/>
                <w:b/>
                <w:sz w:val="16"/>
                <w:szCs w:val="16"/>
              </w:rPr>
              <w:t xml:space="preserve">April 26, 2019 </w:t>
            </w:r>
          </w:p>
        </w:tc>
        <w:tc>
          <w:tcPr>
            <w:tcW w:w="990" w:type="dxa"/>
            <w:tcBorders>
              <w:top w:val="single" w:sz="6" w:space="0" w:color="auto"/>
              <w:left w:val="single" w:sz="6" w:space="0" w:color="auto"/>
              <w:bottom w:val="single" w:sz="6" w:space="0" w:color="auto"/>
              <w:right w:val="single" w:sz="6" w:space="0" w:color="auto"/>
            </w:tcBorders>
            <w:hideMark/>
          </w:tcPr>
          <w:p w14:paraId="31FAD69F" w14:textId="77777777" w:rsidR="006E75DA" w:rsidRPr="00715A7A" w:rsidRDefault="00770557" w:rsidP="005E6851">
            <w:pPr>
              <w:spacing w:line="276" w:lineRule="auto"/>
              <w:jc w:val="center"/>
              <w:rPr>
                <w:rFonts w:eastAsiaTheme="minorEastAsia" w:cstheme="minorBidi"/>
                <w:b/>
                <w:sz w:val="16"/>
                <w:szCs w:val="16"/>
              </w:rPr>
            </w:pPr>
            <w:r>
              <w:rPr>
                <w:rFonts w:eastAsiaTheme="minorEastAsia" w:cstheme="minorBidi"/>
                <w:b/>
                <w:sz w:val="16"/>
                <w:szCs w:val="16"/>
              </w:rPr>
              <w:t>1.10</w:t>
            </w:r>
          </w:p>
        </w:tc>
        <w:tc>
          <w:tcPr>
            <w:tcW w:w="8280" w:type="dxa"/>
            <w:gridSpan w:val="2"/>
            <w:tcBorders>
              <w:top w:val="single" w:sz="6" w:space="0" w:color="auto"/>
              <w:left w:val="single" w:sz="6" w:space="0" w:color="auto"/>
              <w:bottom w:val="single" w:sz="6" w:space="0" w:color="auto"/>
              <w:right w:val="single" w:sz="6" w:space="0" w:color="auto"/>
            </w:tcBorders>
          </w:tcPr>
          <w:p w14:paraId="7F086F32" w14:textId="77777777" w:rsidR="006E75DA" w:rsidRPr="00715A7A" w:rsidRDefault="00000000" w:rsidP="005E6851">
            <w:pPr>
              <w:spacing w:line="276" w:lineRule="auto"/>
              <w:rPr>
                <w:rFonts w:cs="Arial"/>
                <w:b/>
                <w:sz w:val="16"/>
                <w:szCs w:val="16"/>
              </w:rPr>
            </w:pPr>
          </w:p>
        </w:tc>
      </w:tr>
      <w:tr w:rsidR="006E75DA" w:rsidRPr="003A4CE0" w14:paraId="7F55A2D9" w14:textId="77777777" w:rsidTr="00570795">
        <w:trPr>
          <w:trHeight w:val="187"/>
          <w:jc w:val="center"/>
        </w:trPr>
        <w:tc>
          <w:tcPr>
            <w:tcW w:w="1792" w:type="dxa"/>
            <w:tcBorders>
              <w:top w:val="single" w:sz="6" w:space="0" w:color="auto"/>
              <w:left w:val="single" w:sz="6" w:space="0" w:color="auto"/>
              <w:right w:val="single" w:sz="6" w:space="0" w:color="auto"/>
            </w:tcBorders>
          </w:tcPr>
          <w:p w14:paraId="41FB95B1" w14:textId="77777777" w:rsidR="006E75DA" w:rsidRDefault="00000000" w:rsidP="006E75DA">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BAA6F15" w14:textId="77777777" w:rsidR="006E75DA" w:rsidRPr="006E75DA" w:rsidRDefault="00770557" w:rsidP="006E75DA">
            <w:pPr>
              <w:rPr>
                <w:rFonts w:cs="Arial"/>
                <w:sz w:val="16"/>
                <w:szCs w:val="16"/>
              </w:rPr>
            </w:pPr>
            <w:r w:rsidRPr="006E75DA">
              <w:rPr>
                <w:rFonts w:cs="Arial"/>
                <w:sz w:val="16"/>
                <w:szCs w:val="16"/>
              </w:rPr>
              <w:t>RVCv2-IR-REQ-014080/E-Rear View Camera Feature ID Definition (TcSE ROIN-287010-3)</w:t>
            </w:r>
          </w:p>
        </w:tc>
        <w:tc>
          <w:tcPr>
            <w:tcW w:w="4770" w:type="dxa"/>
            <w:tcBorders>
              <w:top w:val="single" w:sz="6" w:space="0" w:color="auto"/>
              <w:left w:val="single" w:sz="6" w:space="0" w:color="auto"/>
              <w:bottom w:val="single" w:sz="6" w:space="0" w:color="auto"/>
              <w:right w:val="single" w:sz="6" w:space="0" w:color="auto"/>
            </w:tcBorders>
            <w:vAlign w:val="center"/>
          </w:tcPr>
          <w:p w14:paraId="04745E63" w14:textId="77777777" w:rsidR="006E75DA" w:rsidRPr="006E75DA" w:rsidRDefault="00770557" w:rsidP="006E75DA">
            <w:pPr>
              <w:rPr>
                <w:rFonts w:cs="Calibri"/>
                <w:sz w:val="16"/>
                <w:szCs w:val="16"/>
              </w:rPr>
            </w:pPr>
            <w:r w:rsidRPr="006E75DA">
              <w:rPr>
                <w:rFonts w:cs="Calibri"/>
                <w:sz w:val="16"/>
                <w:szCs w:val="16"/>
              </w:rPr>
              <w:t>tmertiri: added rock crawl views</w:t>
            </w:r>
          </w:p>
        </w:tc>
      </w:tr>
      <w:tr w:rsidR="006E75DA" w:rsidRPr="003A4CE0" w14:paraId="507E7EBE" w14:textId="77777777" w:rsidTr="00570795">
        <w:trPr>
          <w:trHeight w:val="187"/>
          <w:jc w:val="center"/>
        </w:trPr>
        <w:tc>
          <w:tcPr>
            <w:tcW w:w="1792" w:type="dxa"/>
            <w:tcBorders>
              <w:left w:val="single" w:sz="6" w:space="0" w:color="auto"/>
              <w:right w:val="single" w:sz="6" w:space="0" w:color="auto"/>
            </w:tcBorders>
          </w:tcPr>
          <w:p w14:paraId="13556974" w14:textId="77777777" w:rsidR="006E75DA" w:rsidRDefault="00000000" w:rsidP="006E75DA">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EBB3C1D" w14:textId="77777777" w:rsidR="006E75DA" w:rsidRPr="006E75DA" w:rsidRDefault="00770557" w:rsidP="006E75DA">
            <w:pPr>
              <w:rPr>
                <w:rFonts w:cs="Arial"/>
                <w:sz w:val="16"/>
                <w:szCs w:val="16"/>
              </w:rPr>
            </w:pPr>
            <w:r w:rsidRPr="006E75DA">
              <w:rPr>
                <w:rFonts w:cs="Arial"/>
                <w:sz w:val="16"/>
                <w:szCs w:val="16"/>
              </w:rPr>
              <w:t>RVC-MD-REQ-292389/B-GearRvrse_D_Actl</w:t>
            </w:r>
          </w:p>
        </w:tc>
        <w:tc>
          <w:tcPr>
            <w:tcW w:w="4770" w:type="dxa"/>
            <w:tcBorders>
              <w:top w:val="single" w:sz="6" w:space="0" w:color="auto"/>
              <w:left w:val="single" w:sz="6" w:space="0" w:color="auto"/>
              <w:bottom w:val="single" w:sz="6" w:space="0" w:color="auto"/>
              <w:right w:val="single" w:sz="6" w:space="0" w:color="auto"/>
            </w:tcBorders>
            <w:vAlign w:val="center"/>
          </w:tcPr>
          <w:p w14:paraId="7FFE0E7B" w14:textId="77777777" w:rsidR="006E75DA" w:rsidRPr="006E75DA" w:rsidRDefault="00770557" w:rsidP="006E75DA">
            <w:pPr>
              <w:rPr>
                <w:rFonts w:cs="Calibri"/>
                <w:sz w:val="16"/>
                <w:szCs w:val="16"/>
              </w:rPr>
            </w:pPr>
            <w:r w:rsidRPr="006E75DA">
              <w:rPr>
                <w:rFonts w:cs="Calibri"/>
                <w:sz w:val="16"/>
                <w:szCs w:val="16"/>
              </w:rPr>
              <w:t>tmertiri: clarified what to consider as reverse</w:t>
            </w:r>
          </w:p>
        </w:tc>
      </w:tr>
      <w:tr w:rsidR="006E75DA" w:rsidRPr="003A4CE0" w14:paraId="78BD74F7" w14:textId="77777777" w:rsidTr="00570795">
        <w:trPr>
          <w:trHeight w:val="187"/>
          <w:jc w:val="center"/>
        </w:trPr>
        <w:tc>
          <w:tcPr>
            <w:tcW w:w="1792" w:type="dxa"/>
            <w:tcBorders>
              <w:left w:val="single" w:sz="6" w:space="0" w:color="auto"/>
              <w:right w:val="single" w:sz="6" w:space="0" w:color="auto"/>
            </w:tcBorders>
          </w:tcPr>
          <w:p w14:paraId="1FD114D2" w14:textId="77777777" w:rsidR="006E75DA" w:rsidRDefault="00000000" w:rsidP="006E75DA">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3186EF1" w14:textId="77777777" w:rsidR="006E75DA" w:rsidRPr="006E75DA" w:rsidRDefault="00770557" w:rsidP="006E75DA">
            <w:pPr>
              <w:rPr>
                <w:rFonts w:cs="Arial"/>
                <w:sz w:val="16"/>
                <w:szCs w:val="16"/>
              </w:rPr>
            </w:pPr>
            <w:r w:rsidRPr="006E75DA">
              <w:rPr>
                <w:rFonts w:cs="Arial"/>
                <w:sz w:val="16"/>
                <w:szCs w:val="16"/>
              </w:rPr>
              <w:t>DAFVCv1-IR-REQ-014066/E-Driver Assist Front View Camera Feature ID Definition (TcSE ROIN-287061)</w:t>
            </w:r>
          </w:p>
        </w:tc>
        <w:tc>
          <w:tcPr>
            <w:tcW w:w="4770" w:type="dxa"/>
            <w:tcBorders>
              <w:top w:val="single" w:sz="6" w:space="0" w:color="auto"/>
              <w:left w:val="single" w:sz="6" w:space="0" w:color="auto"/>
              <w:bottom w:val="single" w:sz="6" w:space="0" w:color="auto"/>
              <w:right w:val="single" w:sz="6" w:space="0" w:color="auto"/>
            </w:tcBorders>
            <w:vAlign w:val="center"/>
          </w:tcPr>
          <w:p w14:paraId="4B64E54C" w14:textId="77777777" w:rsidR="006E75DA" w:rsidRPr="006E75DA" w:rsidRDefault="00770557" w:rsidP="006E75DA">
            <w:pPr>
              <w:rPr>
                <w:rFonts w:cs="Calibri"/>
                <w:sz w:val="16"/>
                <w:szCs w:val="16"/>
              </w:rPr>
            </w:pPr>
            <w:r w:rsidRPr="006E75DA">
              <w:rPr>
                <w:rFonts w:cs="Calibri"/>
                <w:sz w:val="16"/>
                <w:szCs w:val="16"/>
              </w:rPr>
              <w:t>tmertiri: added rock crawl views</w:t>
            </w:r>
          </w:p>
        </w:tc>
      </w:tr>
      <w:tr w:rsidR="006E75DA" w:rsidRPr="003A4CE0" w14:paraId="693B5A93" w14:textId="77777777" w:rsidTr="00570795">
        <w:trPr>
          <w:trHeight w:val="187"/>
          <w:jc w:val="center"/>
        </w:trPr>
        <w:tc>
          <w:tcPr>
            <w:tcW w:w="1792" w:type="dxa"/>
            <w:tcBorders>
              <w:left w:val="single" w:sz="6" w:space="0" w:color="auto"/>
              <w:right w:val="single" w:sz="6" w:space="0" w:color="auto"/>
            </w:tcBorders>
          </w:tcPr>
          <w:p w14:paraId="173D1833" w14:textId="77777777" w:rsidR="006E75DA" w:rsidRDefault="00000000" w:rsidP="006E75DA">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DD628BB" w14:textId="77777777" w:rsidR="006E75DA" w:rsidRPr="006E75DA" w:rsidRDefault="00770557" w:rsidP="006E75DA">
            <w:pPr>
              <w:rPr>
                <w:rFonts w:cs="Arial"/>
                <w:sz w:val="16"/>
                <w:szCs w:val="16"/>
              </w:rPr>
            </w:pPr>
            <w:r w:rsidRPr="006E75DA">
              <w:rPr>
                <w:rFonts w:cs="Arial"/>
                <w:sz w:val="16"/>
                <w:szCs w:val="16"/>
              </w:rPr>
              <w:t>RVCv2-IIR-REQ-014086/C-VehicleInformation_Tx (TcSE ROIN-282400-2)</w:t>
            </w:r>
          </w:p>
        </w:tc>
        <w:tc>
          <w:tcPr>
            <w:tcW w:w="4770" w:type="dxa"/>
            <w:tcBorders>
              <w:top w:val="single" w:sz="6" w:space="0" w:color="auto"/>
              <w:left w:val="single" w:sz="6" w:space="0" w:color="auto"/>
              <w:bottom w:val="single" w:sz="6" w:space="0" w:color="auto"/>
              <w:right w:val="single" w:sz="6" w:space="0" w:color="auto"/>
            </w:tcBorders>
            <w:vAlign w:val="center"/>
          </w:tcPr>
          <w:p w14:paraId="3BE55D5C" w14:textId="77777777" w:rsidR="006E75DA" w:rsidRPr="006E75DA" w:rsidRDefault="00770557" w:rsidP="006E75DA">
            <w:pPr>
              <w:rPr>
                <w:rFonts w:cs="Calibri"/>
                <w:sz w:val="16"/>
                <w:szCs w:val="16"/>
              </w:rPr>
            </w:pPr>
            <w:r w:rsidRPr="006E75DA">
              <w:rPr>
                <w:rFonts w:cs="Calibri"/>
                <w:sz w:val="16"/>
                <w:szCs w:val="16"/>
              </w:rPr>
              <w:t>tmertiri: Structural change. Added to conent in this structure.</w:t>
            </w:r>
          </w:p>
        </w:tc>
      </w:tr>
      <w:tr w:rsidR="006E75DA" w:rsidRPr="003A4CE0" w14:paraId="48001B50" w14:textId="77777777" w:rsidTr="00570795">
        <w:trPr>
          <w:trHeight w:val="187"/>
          <w:jc w:val="center"/>
        </w:trPr>
        <w:tc>
          <w:tcPr>
            <w:tcW w:w="1792" w:type="dxa"/>
            <w:tcBorders>
              <w:left w:val="single" w:sz="6" w:space="0" w:color="auto"/>
              <w:right w:val="single" w:sz="6" w:space="0" w:color="auto"/>
            </w:tcBorders>
          </w:tcPr>
          <w:p w14:paraId="250EB689" w14:textId="77777777" w:rsidR="006E75DA" w:rsidRDefault="00000000" w:rsidP="006E75DA">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07D6648" w14:textId="77777777" w:rsidR="006E75DA" w:rsidRPr="006E75DA" w:rsidRDefault="00770557" w:rsidP="006E75DA">
            <w:pPr>
              <w:rPr>
                <w:rFonts w:cs="Arial"/>
                <w:sz w:val="16"/>
                <w:szCs w:val="16"/>
              </w:rPr>
            </w:pPr>
            <w:r w:rsidRPr="006E75DA">
              <w:rPr>
                <w:rFonts w:cs="Arial"/>
                <w:sz w:val="16"/>
                <w:szCs w:val="16"/>
              </w:rPr>
              <w:t>MD-REQ-347573/A-PowerMode</w:t>
            </w:r>
          </w:p>
        </w:tc>
        <w:tc>
          <w:tcPr>
            <w:tcW w:w="4770" w:type="dxa"/>
            <w:tcBorders>
              <w:top w:val="single" w:sz="6" w:space="0" w:color="auto"/>
              <w:left w:val="single" w:sz="6" w:space="0" w:color="auto"/>
              <w:bottom w:val="single" w:sz="6" w:space="0" w:color="auto"/>
              <w:right w:val="single" w:sz="6" w:space="0" w:color="auto"/>
            </w:tcBorders>
            <w:vAlign w:val="center"/>
          </w:tcPr>
          <w:p w14:paraId="25C9C10F" w14:textId="77777777" w:rsidR="006E75DA" w:rsidRPr="006E75DA" w:rsidRDefault="00770557" w:rsidP="006E75DA">
            <w:pPr>
              <w:rPr>
                <w:rFonts w:cs="Calibri"/>
                <w:sz w:val="16"/>
                <w:szCs w:val="16"/>
              </w:rPr>
            </w:pPr>
            <w:r w:rsidRPr="006E75DA">
              <w:rPr>
                <w:rFonts w:cs="Calibri"/>
                <w:sz w:val="16"/>
                <w:szCs w:val="16"/>
              </w:rPr>
              <w:t>tmertiri: added for clarification. needed only in CGEA 1.2</w:t>
            </w:r>
          </w:p>
        </w:tc>
      </w:tr>
      <w:tr w:rsidR="006E75DA" w:rsidRPr="003A4CE0" w14:paraId="0A698A47" w14:textId="77777777" w:rsidTr="00570795">
        <w:trPr>
          <w:trHeight w:val="187"/>
          <w:jc w:val="center"/>
        </w:trPr>
        <w:tc>
          <w:tcPr>
            <w:tcW w:w="1792" w:type="dxa"/>
            <w:tcBorders>
              <w:left w:val="single" w:sz="6" w:space="0" w:color="auto"/>
              <w:bottom w:val="single" w:sz="4" w:space="0" w:color="auto"/>
              <w:right w:val="single" w:sz="6" w:space="0" w:color="auto"/>
            </w:tcBorders>
          </w:tcPr>
          <w:p w14:paraId="4724B51D" w14:textId="77777777" w:rsidR="006E75DA" w:rsidRDefault="00000000" w:rsidP="006E75DA">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644E656" w14:textId="77777777" w:rsidR="006E75DA" w:rsidRPr="006E75DA" w:rsidRDefault="00770557" w:rsidP="006E75DA">
            <w:pPr>
              <w:rPr>
                <w:rFonts w:cs="Arial"/>
                <w:sz w:val="16"/>
                <w:szCs w:val="16"/>
              </w:rPr>
            </w:pPr>
            <w:r w:rsidRPr="006E75DA">
              <w:rPr>
                <w:rFonts w:cs="Arial"/>
                <w:sz w:val="16"/>
                <w:szCs w:val="16"/>
              </w:rPr>
              <w:t>RVC-FUR-REQ-014090/G-Display RVC Video (TcSE ROIN-194462-2)</w:t>
            </w:r>
          </w:p>
        </w:tc>
        <w:tc>
          <w:tcPr>
            <w:tcW w:w="4770" w:type="dxa"/>
            <w:tcBorders>
              <w:top w:val="single" w:sz="6" w:space="0" w:color="auto"/>
              <w:left w:val="single" w:sz="6" w:space="0" w:color="auto"/>
              <w:bottom w:val="single" w:sz="6" w:space="0" w:color="auto"/>
              <w:right w:val="single" w:sz="6" w:space="0" w:color="auto"/>
            </w:tcBorders>
            <w:vAlign w:val="center"/>
          </w:tcPr>
          <w:p w14:paraId="7C45520C" w14:textId="77777777" w:rsidR="006E75DA" w:rsidRPr="006E75DA" w:rsidRDefault="00770557" w:rsidP="006E75DA">
            <w:pPr>
              <w:rPr>
                <w:rFonts w:cs="Calibri"/>
                <w:sz w:val="16"/>
                <w:szCs w:val="16"/>
              </w:rPr>
            </w:pPr>
            <w:r w:rsidRPr="006E75DA">
              <w:rPr>
                <w:rFonts w:cs="Calibri"/>
                <w:sz w:val="16"/>
                <w:szCs w:val="16"/>
              </w:rPr>
              <w:t>tmertiri: update the GeaRvrse_D_Actl New Strategy</w:t>
            </w:r>
          </w:p>
        </w:tc>
      </w:tr>
      <w:tr w:rsidR="006A6653" w14:paraId="16AEF2E7"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0DEA7946" w14:textId="77777777" w:rsidR="006A6653" w:rsidRDefault="00000000" w:rsidP="00511E73">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773B1DBC" w14:textId="77777777" w:rsidR="006A6653" w:rsidRDefault="00000000" w:rsidP="00511E73">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31F0B50D" w14:textId="77777777" w:rsidR="006A6653" w:rsidRDefault="00000000" w:rsidP="00511E73">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7A5E8205" w14:textId="77777777" w:rsidR="006A6653" w:rsidRDefault="00000000" w:rsidP="00511E73">
            <w:pPr>
              <w:spacing w:line="276" w:lineRule="auto"/>
              <w:rPr>
                <w:rFonts w:cs="Arial"/>
                <w:b/>
                <w:sz w:val="16"/>
              </w:rPr>
            </w:pPr>
          </w:p>
        </w:tc>
      </w:tr>
      <w:tr w:rsidR="006A6653" w:rsidRPr="00715A7A" w14:paraId="513683B9"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50A94FC6" w14:textId="77777777" w:rsidR="006A6653" w:rsidRPr="00715A7A" w:rsidRDefault="00770557" w:rsidP="00511E73">
            <w:pPr>
              <w:spacing w:line="276" w:lineRule="auto"/>
              <w:rPr>
                <w:rFonts w:eastAsiaTheme="minorEastAsia" w:cstheme="minorBidi"/>
                <w:b/>
                <w:sz w:val="16"/>
                <w:szCs w:val="16"/>
              </w:rPr>
            </w:pPr>
            <w:r>
              <w:rPr>
                <w:rFonts w:eastAsiaTheme="minorEastAsia" w:cstheme="minorBidi"/>
                <w:b/>
                <w:sz w:val="16"/>
                <w:szCs w:val="16"/>
              </w:rPr>
              <w:t>October 2, 2019</w:t>
            </w:r>
          </w:p>
        </w:tc>
        <w:tc>
          <w:tcPr>
            <w:tcW w:w="990" w:type="dxa"/>
            <w:tcBorders>
              <w:top w:val="single" w:sz="6" w:space="0" w:color="auto"/>
              <w:left w:val="single" w:sz="6" w:space="0" w:color="auto"/>
              <w:bottom w:val="single" w:sz="6" w:space="0" w:color="auto"/>
              <w:right w:val="single" w:sz="6" w:space="0" w:color="auto"/>
            </w:tcBorders>
            <w:hideMark/>
          </w:tcPr>
          <w:p w14:paraId="0A664031" w14:textId="77777777" w:rsidR="006A6653" w:rsidRPr="00715A7A" w:rsidRDefault="00770557" w:rsidP="00511E73">
            <w:pPr>
              <w:spacing w:line="276" w:lineRule="auto"/>
              <w:jc w:val="center"/>
              <w:rPr>
                <w:rFonts w:eastAsiaTheme="minorEastAsia" w:cstheme="minorBidi"/>
                <w:b/>
                <w:sz w:val="16"/>
                <w:szCs w:val="16"/>
              </w:rPr>
            </w:pPr>
            <w:r>
              <w:rPr>
                <w:rFonts w:eastAsiaTheme="minorEastAsia" w:cstheme="minorBidi"/>
                <w:b/>
                <w:sz w:val="16"/>
                <w:szCs w:val="16"/>
              </w:rPr>
              <w:t>1.11</w:t>
            </w:r>
          </w:p>
        </w:tc>
        <w:tc>
          <w:tcPr>
            <w:tcW w:w="8280" w:type="dxa"/>
            <w:gridSpan w:val="2"/>
            <w:tcBorders>
              <w:top w:val="single" w:sz="6" w:space="0" w:color="auto"/>
              <w:left w:val="single" w:sz="6" w:space="0" w:color="auto"/>
              <w:bottom w:val="single" w:sz="6" w:space="0" w:color="auto"/>
              <w:right w:val="single" w:sz="6" w:space="0" w:color="auto"/>
            </w:tcBorders>
          </w:tcPr>
          <w:p w14:paraId="0FB94270" w14:textId="77777777" w:rsidR="006A6653" w:rsidRPr="00715A7A" w:rsidRDefault="00000000" w:rsidP="00511E73">
            <w:pPr>
              <w:spacing w:line="276" w:lineRule="auto"/>
              <w:rPr>
                <w:rFonts w:cs="Arial"/>
                <w:b/>
                <w:sz w:val="16"/>
                <w:szCs w:val="16"/>
              </w:rPr>
            </w:pPr>
          </w:p>
        </w:tc>
      </w:tr>
      <w:tr w:rsidR="00155258" w:rsidRPr="003A4CE0" w14:paraId="514DF2C6" w14:textId="77777777" w:rsidTr="00570795">
        <w:trPr>
          <w:trHeight w:val="187"/>
          <w:jc w:val="center"/>
        </w:trPr>
        <w:tc>
          <w:tcPr>
            <w:tcW w:w="1792" w:type="dxa"/>
            <w:tcBorders>
              <w:top w:val="single" w:sz="6" w:space="0" w:color="auto"/>
              <w:left w:val="single" w:sz="6" w:space="0" w:color="auto"/>
              <w:right w:val="single" w:sz="6" w:space="0" w:color="auto"/>
            </w:tcBorders>
          </w:tcPr>
          <w:p w14:paraId="33684386"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1F33410" w14:textId="77777777" w:rsidR="00155258" w:rsidRPr="00155258" w:rsidRDefault="00770557" w:rsidP="00155258">
            <w:pPr>
              <w:rPr>
                <w:rFonts w:cs="Arial"/>
                <w:sz w:val="16"/>
                <w:szCs w:val="16"/>
              </w:rPr>
            </w:pPr>
            <w:r w:rsidRPr="00155258">
              <w:rPr>
                <w:rFonts w:cs="Arial"/>
                <w:sz w:val="16"/>
                <w:szCs w:val="16"/>
              </w:rPr>
              <w:t>RVCv2-IR-REQ-014080/F-Rear View Camera Feature ID Definition (TcSE ROIN-287010-3)</w:t>
            </w:r>
          </w:p>
        </w:tc>
        <w:tc>
          <w:tcPr>
            <w:tcW w:w="4770" w:type="dxa"/>
            <w:tcBorders>
              <w:top w:val="single" w:sz="6" w:space="0" w:color="auto"/>
              <w:left w:val="single" w:sz="6" w:space="0" w:color="auto"/>
              <w:bottom w:val="single" w:sz="6" w:space="0" w:color="auto"/>
              <w:right w:val="single" w:sz="6" w:space="0" w:color="auto"/>
            </w:tcBorders>
            <w:vAlign w:val="center"/>
          </w:tcPr>
          <w:p w14:paraId="2A210F1F" w14:textId="77777777" w:rsidR="00155258" w:rsidRPr="00155258" w:rsidRDefault="00770557" w:rsidP="00155258">
            <w:pPr>
              <w:rPr>
                <w:rFonts w:cs="Calibri"/>
                <w:sz w:val="16"/>
                <w:szCs w:val="16"/>
              </w:rPr>
            </w:pPr>
            <w:r w:rsidRPr="00155258">
              <w:rPr>
                <w:rFonts w:cs="Calibri"/>
                <w:sz w:val="16"/>
                <w:szCs w:val="16"/>
              </w:rPr>
              <w:t>tmertiri: added Views at Speed Configs</w:t>
            </w:r>
          </w:p>
        </w:tc>
      </w:tr>
      <w:tr w:rsidR="00155258" w:rsidRPr="003A4CE0" w14:paraId="5946FE3E" w14:textId="77777777" w:rsidTr="00570795">
        <w:trPr>
          <w:trHeight w:val="187"/>
          <w:jc w:val="center"/>
        </w:trPr>
        <w:tc>
          <w:tcPr>
            <w:tcW w:w="1792" w:type="dxa"/>
            <w:tcBorders>
              <w:left w:val="single" w:sz="6" w:space="0" w:color="auto"/>
              <w:right w:val="single" w:sz="6" w:space="0" w:color="auto"/>
            </w:tcBorders>
          </w:tcPr>
          <w:p w14:paraId="36677FF4"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BA48E4E" w14:textId="77777777" w:rsidR="00155258" w:rsidRPr="00155258" w:rsidRDefault="00770557" w:rsidP="00155258">
            <w:pPr>
              <w:rPr>
                <w:rFonts w:cs="Arial"/>
                <w:sz w:val="16"/>
                <w:szCs w:val="16"/>
              </w:rPr>
            </w:pPr>
            <w:r w:rsidRPr="00155258">
              <w:rPr>
                <w:rFonts w:cs="Arial"/>
                <w:sz w:val="16"/>
                <w:szCs w:val="16"/>
              </w:rPr>
              <w:t>DAFVCv1-IR-REQ-014066/F-Driver Assist Front View Camera Feature ID Definition (TcSE ROIN-287061)</w:t>
            </w:r>
          </w:p>
        </w:tc>
        <w:tc>
          <w:tcPr>
            <w:tcW w:w="4770" w:type="dxa"/>
            <w:tcBorders>
              <w:top w:val="single" w:sz="6" w:space="0" w:color="auto"/>
              <w:left w:val="single" w:sz="6" w:space="0" w:color="auto"/>
              <w:bottom w:val="single" w:sz="6" w:space="0" w:color="auto"/>
              <w:right w:val="single" w:sz="6" w:space="0" w:color="auto"/>
            </w:tcBorders>
            <w:vAlign w:val="center"/>
          </w:tcPr>
          <w:p w14:paraId="32F417EF" w14:textId="77777777" w:rsidR="00155258" w:rsidRPr="00155258" w:rsidRDefault="00770557" w:rsidP="00155258">
            <w:pPr>
              <w:rPr>
                <w:rFonts w:cs="Calibri"/>
                <w:sz w:val="16"/>
                <w:szCs w:val="16"/>
              </w:rPr>
            </w:pPr>
            <w:r w:rsidRPr="00155258">
              <w:rPr>
                <w:rFonts w:cs="Calibri"/>
                <w:sz w:val="16"/>
                <w:szCs w:val="16"/>
              </w:rPr>
              <w:t>tmertiri: adding Views At Speed</w:t>
            </w:r>
          </w:p>
        </w:tc>
      </w:tr>
      <w:tr w:rsidR="00155258" w:rsidRPr="003A4CE0" w14:paraId="00A40AF6" w14:textId="77777777" w:rsidTr="00570795">
        <w:trPr>
          <w:trHeight w:val="187"/>
          <w:jc w:val="center"/>
        </w:trPr>
        <w:tc>
          <w:tcPr>
            <w:tcW w:w="1792" w:type="dxa"/>
            <w:tcBorders>
              <w:left w:val="single" w:sz="6" w:space="0" w:color="auto"/>
              <w:right w:val="single" w:sz="6" w:space="0" w:color="auto"/>
            </w:tcBorders>
          </w:tcPr>
          <w:p w14:paraId="1394893C"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4618E2D" w14:textId="77777777" w:rsidR="00155258" w:rsidRPr="00155258" w:rsidRDefault="00770557" w:rsidP="00155258">
            <w:pPr>
              <w:rPr>
                <w:rFonts w:cs="Arial"/>
                <w:sz w:val="16"/>
                <w:szCs w:val="16"/>
              </w:rPr>
            </w:pPr>
            <w:r w:rsidRPr="00155258">
              <w:rPr>
                <w:rFonts w:cs="Arial"/>
                <w:sz w:val="16"/>
                <w:szCs w:val="16"/>
              </w:rPr>
              <w:t>MD-REQ-331342/B-CamraFrntBttn_D_Stat3</w:t>
            </w:r>
          </w:p>
        </w:tc>
        <w:tc>
          <w:tcPr>
            <w:tcW w:w="4770" w:type="dxa"/>
            <w:tcBorders>
              <w:top w:val="single" w:sz="6" w:space="0" w:color="auto"/>
              <w:left w:val="single" w:sz="6" w:space="0" w:color="auto"/>
              <w:bottom w:val="single" w:sz="6" w:space="0" w:color="auto"/>
              <w:right w:val="single" w:sz="6" w:space="0" w:color="auto"/>
            </w:tcBorders>
            <w:vAlign w:val="center"/>
          </w:tcPr>
          <w:p w14:paraId="6D9823D8" w14:textId="77777777" w:rsidR="00155258" w:rsidRPr="00155258" w:rsidRDefault="00770557" w:rsidP="00155258">
            <w:pPr>
              <w:rPr>
                <w:rFonts w:cs="Calibri"/>
                <w:sz w:val="16"/>
                <w:szCs w:val="16"/>
              </w:rPr>
            </w:pPr>
            <w:r w:rsidRPr="00155258">
              <w:rPr>
                <w:rFonts w:cs="Calibri"/>
                <w:sz w:val="16"/>
                <w:szCs w:val="16"/>
              </w:rPr>
              <w:t>tmertiri: updating requirement. Adding Soft Press origins</w:t>
            </w:r>
          </w:p>
        </w:tc>
      </w:tr>
      <w:tr w:rsidR="00155258" w:rsidRPr="003A4CE0" w14:paraId="2463228B" w14:textId="77777777" w:rsidTr="00570795">
        <w:trPr>
          <w:trHeight w:val="187"/>
          <w:jc w:val="center"/>
        </w:trPr>
        <w:tc>
          <w:tcPr>
            <w:tcW w:w="1792" w:type="dxa"/>
            <w:tcBorders>
              <w:left w:val="single" w:sz="6" w:space="0" w:color="auto"/>
              <w:right w:val="single" w:sz="6" w:space="0" w:color="auto"/>
            </w:tcBorders>
          </w:tcPr>
          <w:p w14:paraId="30452BA7"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8A8668E" w14:textId="77777777" w:rsidR="00155258" w:rsidRPr="00155258" w:rsidRDefault="00770557" w:rsidP="00155258">
            <w:pPr>
              <w:rPr>
                <w:rFonts w:cs="Arial"/>
                <w:sz w:val="16"/>
                <w:szCs w:val="16"/>
              </w:rPr>
            </w:pPr>
            <w:r w:rsidRPr="00155258">
              <w:rPr>
                <w:rFonts w:cs="Arial"/>
                <w:sz w:val="16"/>
                <w:szCs w:val="16"/>
              </w:rPr>
              <w:t>CAMERA-REQ-331344/B-Button Press Logic</w:t>
            </w:r>
          </w:p>
        </w:tc>
        <w:tc>
          <w:tcPr>
            <w:tcW w:w="4770" w:type="dxa"/>
            <w:tcBorders>
              <w:top w:val="single" w:sz="6" w:space="0" w:color="auto"/>
              <w:left w:val="single" w:sz="6" w:space="0" w:color="auto"/>
              <w:bottom w:val="single" w:sz="6" w:space="0" w:color="auto"/>
              <w:right w:val="single" w:sz="6" w:space="0" w:color="auto"/>
            </w:tcBorders>
            <w:vAlign w:val="center"/>
          </w:tcPr>
          <w:p w14:paraId="1F734678" w14:textId="77777777" w:rsidR="00155258" w:rsidRPr="00155258" w:rsidRDefault="00770557" w:rsidP="00155258">
            <w:pPr>
              <w:rPr>
                <w:rFonts w:cs="Calibri"/>
                <w:sz w:val="16"/>
                <w:szCs w:val="16"/>
              </w:rPr>
            </w:pPr>
            <w:r w:rsidRPr="00155258">
              <w:rPr>
                <w:rFonts w:cs="Calibri"/>
                <w:sz w:val="16"/>
                <w:szCs w:val="16"/>
              </w:rPr>
              <w:t>tmertiri: no content changes</w:t>
            </w:r>
          </w:p>
        </w:tc>
      </w:tr>
      <w:tr w:rsidR="00155258" w:rsidRPr="003A4CE0" w14:paraId="750EB254" w14:textId="77777777" w:rsidTr="00570795">
        <w:trPr>
          <w:trHeight w:val="187"/>
          <w:jc w:val="center"/>
        </w:trPr>
        <w:tc>
          <w:tcPr>
            <w:tcW w:w="1792" w:type="dxa"/>
            <w:tcBorders>
              <w:left w:val="single" w:sz="6" w:space="0" w:color="auto"/>
              <w:right w:val="single" w:sz="6" w:space="0" w:color="auto"/>
            </w:tcBorders>
          </w:tcPr>
          <w:p w14:paraId="0A30E3C6"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09EDC07" w14:textId="77777777" w:rsidR="00155258" w:rsidRPr="00155258" w:rsidRDefault="00770557" w:rsidP="00155258">
            <w:pPr>
              <w:rPr>
                <w:rFonts w:cs="Arial"/>
                <w:sz w:val="16"/>
                <w:szCs w:val="16"/>
              </w:rPr>
            </w:pPr>
            <w:r w:rsidRPr="00155258">
              <w:rPr>
                <w:rFonts w:cs="Arial"/>
                <w:sz w:val="16"/>
                <w:szCs w:val="16"/>
              </w:rPr>
              <w:t>CAMERA-REQ-331863/B-Lin Button Client Operation</w:t>
            </w:r>
          </w:p>
        </w:tc>
        <w:tc>
          <w:tcPr>
            <w:tcW w:w="4770" w:type="dxa"/>
            <w:tcBorders>
              <w:top w:val="single" w:sz="6" w:space="0" w:color="auto"/>
              <w:left w:val="single" w:sz="6" w:space="0" w:color="auto"/>
              <w:bottom w:val="single" w:sz="6" w:space="0" w:color="auto"/>
              <w:right w:val="single" w:sz="6" w:space="0" w:color="auto"/>
            </w:tcBorders>
            <w:vAlign w:val="center"/>
          </w:tcPr>
          <w:p w14:paraId="396BBBC1" w14:textId="77777777" w:rsidR="00155258" w:rsidRPr="00155258" w:rsidRDefault="00770557" w:rsidP="00155258">
            <w:pPr>
              <w:rPr>
                <w:rFonts w:cs="Calibri"/>
                <w:sz w:val="16"/>
                <w:szCs w:val="16"/>
              </w:rPr>
            </w:pPr>
            <w:r w:rsidRPr="00155258">
              <w:rPr>
                <w:rFonts w:cs="Calibri"/>
                <w:sz w:val="16"/>
                <w:szCs w:val="16"/>
              </w:rPr>
              <w:t>tmertiri: no content change</w:t>
            </w:r>
          </w:p>
        </w:tc>
      </w:tr>
      <w:tr w:rsidR="00155258" w:rsidRPr="003A4CE0" w14:paraId="1AED2DE1" w14:textId="77777777" w:rsidTr="00570795">
        <w:trPr>
          <w:trHeight w:val="187"/>
          <w:jc w:val="center"/>
        </w:trPr>
        <w:tc>
          <w:tcPr>
            <w:tcW w:w="1792" w:type="dxa"/>
            <w:tcBorders>
              <w:left w:val="single" w:sz="6" w:space="0" w:color="auto"/>
              <w:right w:val="single" w:sz="6" w:space="0" w:color="auto"/>
            </w:tcBorders>
          </w:tcPr>
          <w:p w14:paraId="4FDC2AD7"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C644A5A" w14:textId="77777777" w:rsidR="00155258" w:rsidRPr="00155258" w:rsidRDefault="00770557" w:rsidP="00155258">
            <w:pPr>
              <w:rPr>
                <w:rFonts w:cs="Arial"/>
                <w:sz w:val="16"/>
                <w:szCs w:val="16"/>
              </w:rPr>
            </w:pPr>
            <w:r w:rsidRPr="00155258">
              <w:rPr>
                <w:rFonts w:cs="Arial"/>
                <w:sz w:val="16"/>
                <w:szCs w:val="16"/>
              </w:rPr>
              <w:t>STR-052388/C-Functional Definition (TcSE ROIN-293326-1)</w:t>
            </w:r>
          </w:p>
        </w:tc>
        <w:tc>
          <w:tcPr>
            <w:tcW w:w="4770" w:type="dxa"/>
            <w:tcBorders>
              <w:top w:val="single" w:sz="6" w:space="0" w:color="auto"/>
              <w:left w:val="single" w:sz="6" w:space="0" w:color="auto"/>
              <w:bottom w:val="single" w:sz="6" w:space="0" w:color="auto"/>
              <w:right w:val="single" w:sz="6" w:space="0" w:color="auto"/>
            </w:tcBorders>
            <w:vAlign w:val="center"/>
          </w:tcPr>
          <w:p w14:paraId="3E854D24" w14:textId="77777777" w:rsidR="00155258" w:rsidRPr="00155258" w:rsidRDefault="00770557" w:rsidP="00155258">
            <w:pPr>
              <w:rPr>
                <w:rFonts w:cs="Calibri"/>
                <w:sz w:val="16"/>
                <w:szCs w:val="16"/>
              </w:rPr>
            </w:pPr>
            <w:r w:rsidRPr="00155258">
              <w:rPr>
                <w:rFonts w:cs="Calibri"/>
                <w:sz w:val="16"/>
                <w:szCs w:val="16"/>
              </w:rPr>
              <w:t>tmertiri:revised to allow views at speed function</w:t>
            </w:r>
          </w:p>
        </w:tc>
      </w:tr>
      <w:tr w:rsidR="00155258" w:rsidRPr="003A4CE0" w14:paraId="102DC71C" w14:textId="77777777" w:rsidTr="00570795">
        <w:trPr>
          <w:trHeight w:val="187"/>
          <w:jc w:val="center"/>
        </w:trPr>
        <w:tc>
          <w:tcPr>
            <w:tcW w:w="1792" w:type="dxa"/>
            <w:tcBorders>
              <w:left w:val="single" w:sz="6" w:space="0" w:color="auto"/>
              <w:right w:val="single" w:sz="6" w:space="0" w:color="auto"/>
            </w:tcBorders>
          </w:tcPr>
          <w:p w14:paraId="1805D560"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2D7860A" w14:textId="77777777" w:rsidR="00155258" w:rsidRPr="00155258" w:rsidRDefault="00770557" w:rsidP="00155258">
            <w:pPr>
              <w:rPr>
                <w:rFonts w:cs="Arial"/>
                <w:sz w:val="16"/>
                <w:szCs w:val="16"/>
              </w:rPr>
            </w:pPr>
            <w:r w:rsidRPr="00155258">
              <w:rPr>
                <w:rFonts w:cs="Arial"/>
                <w:sz w:val="16"/>
                <w:szCs w:val="16"/>
              </w:rPr>
              <w:t>STR-669257/A-Views At Speed</w:t>
            </w:r>
          </w:p>
        </w:tc>
        <w:tc>
          <w:tcPr>
            <w:tcW w:w="4770" w:type="dxa"/>
            <w:tcBorders>
              <w:top w:val="single" w:sz="6" w:space="0" w:color="auto"/>
              <w:left w:val="single" w:sz="6" w:space="0" w:color="auto"/>
              <w:bottom w:val="single" w:sz="6" w:space="0" w:color="auto"/>
              <w:right w:val="single" w:sz="6" w:space="0" w:color="auto"/>
            </w:tcBorders>
            <w:vAlign w:val="center"/>
          </w:tcPr>
          <w:p w14:paraId="113DF006" w14:textId="77777777" w:rsidR="00155258" w:rsidRPr="00155258" w:rsidRDefault="00770557" w:rsidP="00155258">
            <w:pPr>
              <w:rPr>
                <w:rFonts w:cs="Calibri"/>
                <w:sz w:val="16"/>
                <w:szCs w:val="16"/>
              </w:rPr>
            </w:pPr>
            <w:r w:rsidRPr="00155258">
              <w:rPr>
                <w:rFonts w:cs="Calibri"/>
                <w:sz w:val="16"/>
                <w:szCs w:val="16"/>
              </w:rPr>
              <w:t>tmertiri: new section</w:t>
            </w:r>
          </w:p>
        </w:tc>
      </w:tr>
      <w:tr w:rsidR="00155258" w:rsidRPr="003A4CE0" w14:paraId="297BEE76" w14:textId="77777777" w:rsidTr="00570795">
        <w:trPr>
          <w:trHeight w:val="187"/>
          <w:jc w:val="center"/>
        </w:trPr>
        <w:tc>
          <w:tcPr>
            <w:tcW w:w="1792" w:type="dxa"/>
            <w:tcBorders>
              <w:left w:val="single" w:sz="6" w:space="0" w:color="auto"/>
              <w:right w:val="single" w:sz="6" w:space="0" w:color="auto"/>
            </w:tcBorders>
          </w:tcPr>
          <w:p w14:paraId="473C481A"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EA6D97F" w14:textId="77777777" w:rsidR="00155258" w:rsidRPr="00155258" w:rsidRDefault="00770557" w:rsidP="00155258">
            <w:pPr>
              <w:rPr>
                <w:rFonts w:cs="Arial"/>
                <w:sz w:val="16"/>
                <w:szCs w:val="16"/>
              </w:rPr>
            </w:pPr>
            <w:r w:rsidRPr="00155258">
              <w:rPr>
                <w:rFonts w:cs="Arial"/>
                <w:sz w:val="16"/>
                <w:szCs w:val="16"/>
              </w:rPr>
              <w:t>CAMERA-FUN-REQ-354982/A-Views At Speed</w:t>
            </w:r>
          </w:p>
        </w:tc>
        <w:tc>
          <w:tcPr>
            <w:tcW w:w="4770" w:type="dxa"/>
            <w:tcBorders>
              <w:top w:val="single" w:sz="6" w:space="0" w:color="auto"/>
              <w:left w:val="single" w:sz="6" w:space="0" w:color="auto"/>
              <w:bottom w:val="single" w:sz="6" w:space="0" w:color="auto"/>
              <w:right w:val="single" w:sz="6" w:space="0" w:color="auto"/>
            </w:tcBorders>
            <w:vAlign w:val="center"/>
          </w:tcPr>
          <w:p w14:paraId="11F2C4FE" w14:textId="77777777" w:rsidR="00155258" w:rsidRPr="00155258" w:rsidRDefault="00770557" w:rsidP="00155258">
            <w:pPr>
              <w:rPr>
                <w:rFonts w:cs="Calibri"/>
                <w:sz w:val="16"/>
                <w:szCs w:val="16"/>
              </w:rPr>
            </w:pPr>
            <w:r w:rsidRPr="00155258">
              <w:rPr>
                <w:rFonts w:cs="Calibri"/>
                <w:sz w:val="16"/>
                <w:szCs w:val="16"/>
              </w:rPr>
              <w:t>tmertiri: new section</w:t>
            </w:r>
          </w:p>
        </w:tc>
      </w:tr>
      <w:tr w:rsidR="00155258" w:rsidRPr="003A4CE0" w14:paraId="014F80B2" w14:textId="77777777" w:rsidTr="00570795">
        <w:trPr>
          <w:trHeight w:val="187"/>
          <w:jc w:val="center"/>
        </w:trPr>
        <w:tc>
          <w:tcPr>
            <w:tcW w:w="1792" w:type="dxa"/>
            <w:tcBorders>
              <w:left w:val="single" w:sz="6" w:space="0" w:color="auto"/>
              <w:right w:val="single" w:sz="6" w:space="0" w:color="auto"/>
            </w:tcBorders>
          </w:tcPr>
          <w:p w14:paraId="1277E276"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C37882F" w14:textId="77777777" w:rsidR="00155258" w:rsidRPr="00155258" w:rsidRDefault="00770557" w:rsidP="00155258">
            <w:pPr>
              <w:rPr>
                <w:rFonts w:cs="Arial"/>
                <w:sz w:val="16"/>
                <w:szCs w:val="16"/>
              </w:rPr>
            </w:pPr>
            <w:r w:rsidRPr="00155258">
              <w:rPr>
                <w:rFonts w:cs="Arial"/>
                <w:sz w:val="16"/>
                <w:szCs w:val="16"/>
              </w:rPr>
              <w:t>STR-669258/A-Requirements</w:t>
            </w:r>
          </w:p>
        </w:tc>
        <w:tc>
          <w:tcPr>
            <w:tcW w:w="4770" w:type="dxa"/>
            <w:tcBorders>
              <w:top w:val="single" w:sz="6" w:space="0" w:color="auto"/>
              <w:left w:val="single" w:sz="6" w:space="0" w:color="auto"/>
              <w:bottom w:val="single" w:sz="6" w:space="0" w:color="auto"/>
              <w:right w:val="single" w:sz="6" w:space="0" w:color="auto"/>
            </w:tcBorders>
            <w:vAlign w:val="center"/>
          </w:tcPr>
          <w:p w14:paraId="19703936" w14:textId="77777777" w:rsidR="00155258" w:rsidRPr="00155258" w:rsidRDefault="00770557" w:rsidP="00155258">
            <w:pPr>
              <w:rPr>
                <w:rFonts w:cs="Calibri"/>
                <w:sz w:val="16"/>
                <w:szCs w:val="16"/>
              </w:rPr>
            </w:pPr>
            <w:r w:rsidRPr="00155258">
              <w:rPr>
                <w:rFonts w:cs="Calibri"/>
                <w:sz w:val="16"/>
                <w:szCs w:val="16"/>
              </w:rPr>
              <w:t>tmertiri: new section</w:t>
            </w:r>
          </w:p>
        </w:tc>
      </w:tr>
      <w:tr w:rsidR="00155258" w:rsidRPr="003A4CE0" w14:paraId="34841175" w14:textId="77777777" w:rsidTr="00570795">
        <w:trPr>
          <w:trHeight w:val="187"/>
          <w:jc w:val="center"/>
        </w:trPr>
        <w:tc>
          <w:tcPr>
            <w:tcW w:w="1792" w:type="dxa"/>
            <w:tcBorders>
              <w:left w:val="single" w:sz="6" w:space="0" w:color="auto"/>
              <w:right w:val="single" w:sz="6" w:space="0" w:color="auto"/>
            </w:tcBorders>
          </w:tcPr>
          <w:p w14:paraId="6208E95B"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AED26D9" w14:textId="77777777" w:rsidR="00155258" w:rsidRPr="00155258" w:rsidRDefault="00770557" w:rsidP="00155258">
            <w:pPr>
              <w:rPr>
                <w:rFonts w:cs="Arial"/>
                <w:sz w:val="16"/>
                <w:szCs w:val="16"/>
              </w:rPr>
            </w:pPr>
            <w:r w:rsidRPr="00155258">
              <w:rPr>
                <w:rFonts w:cs="Arial"/>
                <w:sz w:val="16"/>
                <w:szCs w:val="16"/>
              </w:rPr>
              <w:t>CAMERA-REQ-354992/A-Views At Speed Availability</w:t>
            </w:r>
          </w:p>
        </w:tc>
        <w:tc>
          <w:tcPr>
            <w:tcW w:w="4770" w:type="dxa"/>
            <w:tcBorders>
              <w:top w:val="single" w:sz="6" w:space="0" w:color="auto"/>
              <w:left w:val="single" w:sz="6" w:space="0" w:color="auto"/>
              <w:bottom w:val="single" w:sz="6" w:space="0" w:color="auto"/>
              <w:right w:val="single" w:sz="6" w:space="0" w:color="auto"/>
            </w:tcBorders>
            <w:vAlign w:val="center"/>
          </w:tcPr>
          <w:p w14:paraId="46F80928" w14:textId="77777777" w:rsidR="00155258" w:rsidRPr="00155258" w:rsidRDefault="00770557" w:rsidP="00155258">
            <w:pPr>
              <w:rPr>
                <w:rFonts w:cs="Calibri"/>
                <w:sz w:val="16"/>
                <w:szCs w:val="16"/>
              </w:rPr>
            </w:pPr>
            <w:r w:rsidRPr="00155258">
              <w:rPr>
                <w:rFonts w:cs="Calibri"/>
                <w:sz w:val="16"/>
                <w:szCs w:val="16"/>
              </w:rPr>
              <w:t>tmertiri: new req</w:t>
            </w:r>
          </w:p>
        </w:tc>
      </w:tr>
      <w:tr w:rsidR="00155258" w:rsidRPr="003A4CE0" w14:paraId="4D7BBE96" w14:textId="77777777" w:rsidTr="00570795">
        <w:trPr>
          <w:trHeight w:val="187"/>
          <w:jc w:val="center"/>
        </w:trPr>
        <w:tc>
          <w:tcPr>
            <w:tcW w:w="1792" w:type="dxa"/>
            <w:tcBorders>
              <w:left w:val="single" w:sz="6" w:space="0" w:color="auto"/>
              <w:right w:val="single" w:sz="6" w:space="0" w:color="auto"/>
            </w:tcBorders>
          </w:tcPr>
          <w:p w14:paraId="499E8BBF"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263FAD9" w14:textId="77777777" w:rsidR="00155258" w:rsidRPr="00155258" w:rsidRDefault="00770557" w:rsidP="00155258">
            <w:pPr>
              <w:rPr>
                <w:rFonts w:cs="Arial"/>
                <w:sz w:val="16"/>
                <w:szCs w:val="16"/>
              </w:rPr>
            </w:pPr>
            <w:r w:rsidRPr="00155258">
              <w:rPr>
                <w:rFonts w:cs="Arial"/>
                <w:sz w:val="16"/>
                <w:szCs w:val="16"/>
              </w:rPr>
              <w:t>CAMERA-REQ-354993/A-Views At Speed List</w:t>
            </w:r>
          </w:p>
        </w:tc>
        <w:tc>
          <w:tcPr>
            <w:tcW w:w="4770" w:type="dxa"/>
            <w:tcBorders>
              <w:top w:val="single" w:sz="6" w:space="0" w:color="auto"/>
              <w:left w:val="single" w:sz="6" w:space="0" w:color="auto"/>
              <w:bottom w:val="single" w:sz="6" w:space="0" w:color="auto"/>
              <w:right w:val="single" w:sz="6" w:space="0" w:color="auto"/>
            </w:tcBorders>
            <w:vAlign w:val="center"/>
          </w:tcPr>
          <w:p w14:paraId="309B3638" w14:textId="77777777" w:rsidR="00155258" w:rsidRPr="00155258" w:rsidRDefault="00770557" w:rsidP="00155258">
            <w:pPr>
              <w:rPr>
                <w:rFonts w:cs="Calibri"/>
                <w:sz w:val="16"/>
                <w:szCs w:val="16"/>
              </w:rPr>
            </w:pPr>
            <w:r w:rsidRPr="00155258">
              <w:rPr>
                <w:rFonts w:cs="Calibri"/>
                <w:sz w:val="16"/>
                <w:szCs w:val="16"/>
              </w:rPr>
              <w:t>tmertiri: new req</w:t>
            </w:r>
          </w:p>
        </w:tc>
      </w:tr>
      <w:tr w:rsidR="00155258" w:rsidRPr="003A4CE0" w14:paraId="033DAB52" w14:textId="77777777" w:rsidTr="00570795">
        <w:trPr>
          <w:trHeight w:val="187"/>
          <w:jc w:val="center"/>
        </w:trPr>
        <w:tc>
          <w:tcPr>
            <w:tcW w:w="1792" w:type="dxa"/>
            <w:tcBorders>
              <w:left w:val="single" w:sz="6" w:space="0" w:color="auto"/>
              <w:right w:val="single" w:sz="6" w:space="0" w:color="auto"/>
            </w:tcBorders>
          </w:tcPr>
          <w:p w14:paraId="1F4B5BD5"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90EBDF7" w14:textId="77777777" w:rsidR="00155258" w:rsidRPr="00155258" w:rsidRDefault="00770557" w:rsidP="00155258">
            <w:pPr>
              <w:rPr>
                <w:rFonts w:cs="Arial"/>
                <w:sz w:val="16"/>
                <w:szCs w:val="16"/>
              </w:rPr>
            </w:pPr>
            <w:r w:rsidRPr="00155258">
              <w:rPr>
                <w:rFonts w:cs="Arial"/>
                <w:sz w:val="16"/>
                <w:szCs w:val="16"/>
              </w:rPr>
              <w:t>CAMERA-REQ-358450/A-Off Road Mode Views At Speed</w:t>
            </w:r>
          </w:p>
        </w:tc>
        <w:tc>
          <w:tcPr>
            <w:tcW w:w="4770" w:type="dxa"/>
            <w:tcBorders>
              <w:top w:val="single" w:sz="6" w:space="0" w:color="auto"/>
              <w:left w:val="single" w:sz="6" w:space="0" w:color="auto"/>
              <w:bottom w:val="single" w:sz="6" w:space="0" w:color="auto"/>
              <w:right w:val="single" w:sz="6" w:space="0" w:color="auto"/>
            </w:tcBorders>
            <w:vAlign w:val="center"/>
          </w:tcPr>
          <w:p w14:paraId="359A806D" w14:textId="77777777" w:rsidR="00155258" w:rsidRPr="00155258" w:rsidRDefault="00770557" w:rsidP="00155258">
            <w:pPr>
              <w:rPr>
                <w:rFonts w:cs="Calibri"/>
                <w:sz w:val="16"/>
                <w:szCs w:val="16"/>
              </w:rPr>
            </w:pPr>
            <w:r w:rsidRPr="00155258">
              <w:rPr>
                <w:rFonts w:cs="Calibri"/>
                <w:sz w:val="16"/>
                <w:szCs w:val="16"/>
              </w:rPr>
              <w:t>tmertiri: new req</w:t>
            </w:r>
          </w:p>
        </w:tc>
      </w:tr>
      <w:tr w:rsidR="00155258" w:rsidRPr="003A4CE0" w14:paraId="542DAC02" w14:textId="77777777" w:rsidTr="00570795">
        <w:trPr>
          <w:trHeight w:val="187"/>
          <w:jc w:val="center"/>
        </w:trPr>
        <w:tc>
          <w:tcPr>
            <w:tcW w:w="1792" w:type="dxa"/>
            <w:tcBorders>
              <w:left w:val="single" w:sz="6" w:space="0" w:color="auto"/>
              <w:right w:val="single" w:sz="6" w:space="0" w:color="auto"/>
            </w:tcBorders>
          </w:tcPr>
          <w:p w14:paraId="6FE21478"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F383BD4" w14:textId="77777777" w:rsidR="00155258" w:rsidRPr="00155258" w:rsidRDefault="00770557" w:rsidP="00155258">
            <w:pPr>
              <w:rPr>
                <w:rFonts w:cs="Arial"/>
                <w:sz w:val="16"/>
                <w:szCs w:val="16"/>
              </w:rPr>
            </w:pPr>
            <w:r w:rsidRPr="00155258">
              <w:rPr>
                <w:rFonts w:cs="Arial"/>
                <w:sz w:val="16"/>
                <w:szCs w:val="16"/>
              </w:rPr>
              <w:t>STR-669259/A-Use Cases</w:t>
            </w:r>
          </w:p>
        </w:tc>
        <w:tc>
          <w:tcPr>
            <w:tcW w:w="4770" w:type="dxa"/>
            <w:tcBorders>
              <w:top w:val="single" w:sz="6" w:space="0" w:color="auto"/>
              <w:left w:val="single" w:sz="6" w:space="0" w:color="auto"/>
              <w:bottom w:val="single" w:sz="6" w:space="0" w:color="auto"/>
              <w:right w:val="single" w:sz="6" w:space="0" w:color="auto"/>
            </w:tcBorders>
            <w:vAlign w:val="center"/>
          </w:tcPr>
          <w:p w14:paraId="3B5C04B7" w14:textId="77777777" w:rsidR="00155258" w:rsidRPr="00155258" w:rsidRDefault="00770557" w:rsidP="00155258">
            <w:pPr>
              <w:rPr>
                <w:rFonts w:cs="Calibri"/>
                <w:sz w:val="16"/>
                <w:szCs w:val="16"/>
              </w:rPr>
            </w:pPr>
            <w:r w:rsidRPr="00155258">
              <w:rPr>
                <w:rFonts w:cs="Calibri"/>
                <w:sz w:val="16"/>
                <w:szCs w:val="16"/>
              </w:rPr>
              <w:t>tmertiri: new section</w:t>
            </w:r>
          </w:p>
        </w:tc>
      </w:tr>
      <w:tr w:rsidR="00155258" w:rsidRPr="003A4CE0" w14:paraId="70E579E7" w14:textId="77777777" w:rsidTr="00570795">
        <w:trPr>
          <w:trHeight w:val="187"/>
          <w:jc w:val="center"/>
        </w:trPr>
        <w:tc>
          <w:tcPr>
            <w:tcW w:w="1792" w:type="dxa"/>
            <w:tcBorders>
              <w:left w:val="single" w:sz="6" w:space="0" w:color="auto"/>
              <w:right w:val="single" w:sz="6" w:space="0" w:color="auto"/>
            </w:tcBorders>
          </w:tcPr>
          <w:p w14:paraId="772CA629"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6EF6025" w14:textId="77777777" w:rsidR="00155258" w:rsidRPr="00155258" w:rsidRDefault="00770557" w:rsidP="00155258">
            <w:pPr>
              <w:rPr>
                <w:rFonts w:cs="Arial"/>
                <w:sz w:val="16"/>
                <w:szCs w:val="16"/>
              </w:rPr>
            </w:pPr>
            <w:r w:rsidRPr="00155258">
              <w:rPr>
                <w:rFonts w:cs="Arial"/>
                <w:sz w:val="16"/>
                <w:szCs w:val="16"/>
              </w:rPr>
              <w:t>CAMERA-UC-REQ-355016/A-Views At Speed Trigger</w:t>
            </w:r>
          </w:p>
        </w:tc>
        <w:tc>
          <w:tcPr>
            <w:tcW w:w="4770" w:type="dxa"/>
            <w:tcBorders>
              <w:top w:val="single" w:sz="6" w:space="0" w:color="auto"/>
              <w:left w:val="single" w:sz="6" w:space="0" w:color="auto"/>
              <w:bottom w:val="single" w:sz="6" w:space="0" w:color="auto"/>
              <w:right w:val="single" w:sz="6" w:space="0" w:color="auto"/>
            </w:tcBorders>
            <w:vAlign w:val="center"/>
          </w:tcPr>
          <w:p w14:paraId="284818A0" w14:textId="77777777" w:rsidR="00155258" w:rsidRPr="00155258" w:rsidRDefault="00770557" w:rsidP="00155258">
            <w:pPr>
              <w:rPr>
                <w:rFonts w:cs="Calibri"/>
                <w:sz w:val="16"/>
                <w:szCs w:val="16"/>
              </w:rPr>
            </w:pPr>
            <w:r w:rsidRPr="00155258">
              <w:rPr>
                <w:rFonts w:cs="Calibri"/>
                <w:sz w:val="16"/>
                <w:szCs w:val="16"/>
              </w:rPr>
              <w:t>tmertiri: new usecase</w:t>
            </w:r>
          </w:p>
        </w:tc>
      </w:tr>
      <w:tr w:rsidR="00155258" w:rsidRPr="003A4CE0" w14:paraId="7A479E4F" w14:textId="77777777" w:rsidTr="00570795">
        <w:trPr>
          <w:trHeight w:val="187"/>
          <w:jc w:val="center"/>
        </w:trPr>
        <w:tc>
          <w:tcPr>
            <w:tcW w:w="1792" w:type="dxa"/>
            <w:tcBorders>
              <w:left w:val="single" w:sz="6" w:space="0" w:color="auto"/>
              <w:right w:val="single" w:sz="6" w:space="0" w:color="auto"/>
            </w:tcBorders>
          </w:tcPr>
          <w:p w14:paraId="2E829392"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2641D3B" w14:textId="77777777" w:rsidR="00155258" w:rsidRPr="00155258" w:rsidRDefault="00770557" w:rsidP="00155258">
            <w:pPr>
              <w:rPr>
                <w:rFonts w:cs="Arial"/>
                <w:sz w:val="16"/>
                <w:szCs w:val="16"/>
              </w:rPr>
            </w:pPr>
            <w:r w:rsidRPr="00155258">
              <w:rPr>
                <w:rFonts w:cs="Arial"/>
                <w:sz w:val="16"/>
                <w:szCs w:val="16"/>
              </w:rPr>
              <w:t>STR-669260/A-White Box Views</w:t>
            </w:r>
          </w:p>
        </w:tc>
        <w:tc>
          <w:tcPr>
            <w:tcW w:w="4770" w:type="dxa"/>
            <w:tcBorders>
              <w:top w:val="single" w:sz="6" w:space="0" w:color="auto"/>
              <w:left w:val="single" w:sz="6" w:space="0" w:color="auto"/>
              <w:bottom w:val="single" w:sz="6" w:space="0" w:color="auto"/>
              <w:right w:val="single" w:sz="6" w:space="0" w:color="auto"/>
            </w:tcBorders>
            <w:vAlign w:val="center"/>
          </w:tcPr>
          <w:p w14:paraId="35C24E6E" w14:textId="77777777" w:rsidR="00155258" w:rsidRPr="00155258" w:rsidRDefault="00770557" w:rsidP="00155258">
            <w:pPr>
              <w:rPr>
                <w:rFonts w:cs="Calibri"/>
                <w:sz w:val="16"/>
                <w:szCs w:val="16"/>
              </w:rPr>
            </w:pPr>
            <w:r w:rsidRPr="00155258">
              <w:rPr>
                <w:rFonts w:cs="Calibri"/>
                <w:sz w:val="16"/>
                <w:szCs w:val="16"/>
              </w:rPr>
              <w:t>tmertiri: new section</w:t>
            </w:r>
          </w:p>
        </w:tc>
      </w:tr>
      <w:tr w:rsidR="00155258" w:rsidRPr="003A4CE0" w14:paraId="168C716D" w14:textId="77777777" w:rsidTr="00570795">
        <w:trPr>
          <w:trHeight w:val="187"/>
          <w:jc w:val="center"/>
        </w:trPr>
        <w:tc>
          <w:tcPr>
            <w:tcW w:w="1792" w:type="dxa"/>
            <w:tcBorders>
              <w:left w:val="single" w:sz="6" w:space="0" w:color="auto"/>
              <w:right w:val="single" w:sz="6" w:space="0" w:color="auto"/>
            </w:tcBorders>
          </w:tcPr>
          <w:p w14:paraId="2891406D"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76155A9" w14:textId="77777777" w:rsidR="00155258" w:rsidRPr="00155258" w:rsidRDefault="00770557" w:rsidP="00155258">
            <w:pPr>
              <w:rPr>
                <w:rFonts w:cs="Arial"/>
                <w:sz w:val="16"/>
                <w:szCs w:val="16"/>
              </w:rPr>
            </w:pPr>
            <w:r w:rsidRPr="00155258">
              <w:rPr>
                <w:rFonts w:cs="Arial"/>
                <w:sz w:val="16"/>
                <w:szCs w:val="16"/>
              </w:rPr>
              <w:t>STR-673941/A-Activity Diagram</w:t>
            </w:r>
          </w:p>
        </w:tc>
        <w:tc>
          <w:tcPr>
            <w:tcW w:w="4770" w:type="dxa"/>
            <w:tcBorders>
              <w:top w:val="single" w:sz="6" w:space="0" w:color="auto"/>
              <w:left w:val="single" w:sz="6" w:space="0" w:color="auto"/>
              <w:bottom w:val="single" w:sz="6" w:space="0" w:color="auto"/>
              <w:right w:val="single" w:sz="6" w:space="0" w:color="auto"/>
            </w:tcBorders>
            <w:vAlign w:val="center"/>
          </w:tcPr>
          <w:p w14:paraId="1C2019DA" w14:textId="77777777" w:rsidR="00155258" w:rsidRPr="00155258" w:rsidRDefault="00770557" w:rsidP="00155258">
            <w:pPr>
              <w:rPr>
                <w:rFonts w:cs="Calibri"/>
                <w:sz w:val="16"/>
                <w:szCs w:val="16"/>
              </w:rPr>
            </w:pPr>
            <w:r w:rsidRPr="00155258">
              <w:rPr>
                <w:rFonts w:cs="Calibri"/>
                <w:sz w:val="16"/>
                <w:szCs w:val="16"/>
              </w:rPr>
              <w:t>tmertiri: new diagram</w:t>
            </w:r>
          </w:p>
        </w:tc>
      </w:tr>
      <w:tr w:rsidR="00155258" w:rsidRPr="003A4CE0" w14:paraId="302FB533" w14:textId="77777777" w:rsidTr="00570795">
        <w:trPr>
          <w:trHeight w:val="187"/>
          <w:jc w:val="center"/>
        </w:trPr>
        <w:tc>
          <w:tcPr>
            <w:tcW w:w="1792" w:type="dxa"/>
            <w:tcBorders>
              <w:left w:val="single" w:sz="6" w:space="0" w:color="auto"/>
              <w:right w:val="single" w:sz="6" w:space="0" w:color="auto"/>
            </w:tcBorders>
          </w:tcPr>
          <w:p w14:paraId="24E8230A"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894F233" w14:textId="77777777" w:rsidR="00155258" w:rsidRPr="00155258" w:rsidRDefault="00770557" w:rsidP="00155258">
            <w:pPr>
              <w:rPr>
                <w:rFonts w:cs="Arial"/>
                <w:sz w:val="16"/>
                <w:szCs w:val="16"/>
              </w:rPr>
            </w:pPr>
            <w:r w:rsidRPr="00155258">
              <w:rPr>
                <w:rFonts w:cs="Arial"/>
                <w:sz w:val="16"/>
                <w:szCs w:val="16"/>
              </w:rPr>
              <w:t>CAMERA-ACT-REQ-358468/A-Views At Speed</w:t>
            </w:r>
          </w:p>
        </w:tc>
        <w:tc>
          <w:tcPr>
            <w:tcW w:w="4770" w:type="dxa"/>
            <w:tcBorders>
              <w:top w:val="single" w:sz="6" w:space="0" w:color="auto"/>
              <w:left w:val="single" w:sz="6" w:space="0" w:color="auto"/>
              <w:bottom w:val="single" w:sz="6" w:space="0" w:color="auto"/>
              <w:right w:val="single" w:sz="6" w:space="0" w:color="auto"/>
            </w:tcBorders>
            <w:vAlign w:val="center"/>
          </w:tcPr>
          <w:p w14:paraId="051C77E1" w14:textId="77777777" w:rsidR="00155258" w:rsidRPr="00155258" w:rsidRDefault="00770557" w:rsidP="00155258">
            <w:pPr>
              <w:rPr>
                <w:rFonts w:cs="Calibri"/>
                <w:sz w:val="16"/>
                <w:szCs w:val="16"/>
              </w:rPr>
            </w:pPr>
            <w:r w:rsidRPr="00155258">
              <w:rPr>
                <w:rFonts w:cs="Calibri"/>
                <w:sz w:val="16"/>
                <w:szCs w:val="16"/>
              </w:rPr>
              <w:t>tmertiri: new diagram</w:t>
            </w:r>
          </w:p>
        </w:tc>
      </w:tr>
      <w:tr w:rsidR="00155258" w:rsidRPr="003A4CE0" w14:paraId="5B236466" w14:textId="77777777" w:rsidTr="00570795">
        <w:trPr>
          <w:trHeight w:val="187"/>
          <w:jc w:val="center"/>
        </w:trPr>
        <w:tc>
          <w:tcPr>
            <w:tcW w:w="1792" w:type="dxa"/>
            <w:tcBorders>
              <w:left w:val="single" w:sz="6" w:space="0" w:color="auto"/>
              <w:right w:val="single" w:sz="6" w:space="0" w:color="auto"/>
            </w:tcBorders>
          </w:tcPr>
          <w:p w14:paraId="314743CA"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6006331" w14:textId="77777777" w:rsidR="00155258" w:rsidRPr="00155258" w:rsidRDefault="00770557" w:rsidP="00155258">
            <w:pPr>
              <w:rPr>
                <w:rFonts w:cs="Arial"/>
                <w:sz w:val="16"/>
                <w:szCs w:val="16"/>
              </w:rPr>
            </w:pPr>
            <w:r w:rsidRPr="00155258">
              <w:rPr>
                <w:rFonts w:cs="Arial"/>
                <w:sz w:val="16"/>
                <w:szCs w:val="16"/>
              </w:rPr>
              <w:t>STR-669262/A-Sequence Diagram</w:t>
            </w:r>
          </w:p>
        </w:tc>
        <w:tc>
          <w:tcPr>
            <w:tcW w:w="4770" w:type="dxa"/>
            <w:tcBorders>
              <w:top w:val="single" w:sz="6" w:space="0" w:color="auto"/>
              <w:left w:val="single" w:sz="6" w:space="0" w:color="auto"/>
              <w:bottom w:val="single" w:sz="6" w:space="0" w:color="auto"/>
              <w:right w:val="single" w:sz="6" w:space="0" w:color="auto"/>
            </w:tcBorders>
            <w:vAlign w:val="center"/>
          </w:tcPr>
          <w:p w14:paraId="27EA1B3B" w14:textId="77777777" w:rsidR="00155258" w:rsidRPr="00155258" w:rsidRDefault="00770557" w:rsidP="00155258">
            <w:pPr>
              <w:rPr>
                <w:rFonts w:cs="Calibri"/>
                <w:sz w:val="16"/>
                <w:szCs w:val="16"/>
              </w:rPr>
            </w:pPr>
            <w:r w:rsidRPr="00155258">
              <w:rPr>
                <w:rFonts w:cs="Calibri"/>
                <w:sz w:val="16"/>
                <w:szCs w:val="16"/>
              </w:rPr>
              <w:t>tmertiri: new section</w:t>
            </w:r>
          </w:p>
        </w:tc>
      </w:tr>
      <w:tr w:rsidR="00155258" w:rsidRPr="003A4CE0" w14:paraId="6AF61C86" w14:textId="77777777" w:rsidTr="00570795">
        <w:trPr>
          <w:trHeight w:val="187"/>
          <w:jc w:val="center"/>
        </w:trPr>
        <w:tc>
          <w:tcPr>
            <w:tcW w:w="1792" w:type="dxa"/>
            <w:tcBorders>
              <w:left w:val="single" w:sz="6" w:space="0" w:color="auto"/>
              <w:bottom w:val="single" w:sz="4" w:space="0" w:color="auto"/>
              <w:right w:val="single" w:sz="6" w:space="0" w:color="auto"/>
            </w:tcBorders>
          </w:tcPr>
          <w:p w14:paraId="77CF7F35" w14:textId="77777777" w:rsidR="00155258" w:rsidRDefault="00000000" w:rsidP="00155258">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E501281" w14:textId="77777777" w:rsidR="00155258" w:rsidRPr="00155258" w:rsidRDefault="00770557" w:rsidP="00155258">
            <w:pPr>
              <w:rPr>
                <w:rFonts w:cs="Arial"/>
                <w:sz w:val="16"/>
                <w:szCs w:val="16"/>
              </w:rPr>
            </w:pPr>
            <w:r w:rsidRPr="00155258">
              <w:rPr>
                <w:rFonts w:cs="Arial"/>
                <w:sz w:val="16"/>
                <w:szCs w:val="16"/>
              </w:rPr>
              <w:t>CAMERA-SD-REQ-354994/A-Views At Speed</w:t>
            </w:r>
          </w:p>
        </w:tc>
        <w:tc>
          <w:tcPr>
            <w:tcW w:w="4770" w:type="dxa"/>
            <w:tcBorders>
              <w:top w:val="single" w:sz="6" w:space="0" w:color="auto"/>
              <w:left w:val="single" w:sz="6" w:space="0" w:color="auto"/>
              <w:bottom w:val="single" w:sz="6" w:space="0" w:color="auto"/>
              <w:right w:val="single" w:sz="6" w:space="0" w:color="auto"/>
            </w:tcBorders>
            <w:vAlign w:val="center"/>
          </w:tcPr>
          <w:p w14:paraId="10E2E19E" w14:textId="77777777" w:rsidR="00155258" w:rsidRPr="00155258" w:rsidRDefault="00770557" w:rsidP="00155258">
            <w:pPr>
              <w:rPr>
                <w:rFonts w:cs="Calibri"/>
                <w:sz w:val="16"/>
                <w:szCs w:val="16"/>
              </w:rPr>
            </w:pPr>
            <w:r w:rsidRPr="00155258">
              <w:rPr>
                <w:rFonts w:cs="Calibri"/>
                <w:sz w:val="16"/>
                <w:szCs w:val="16"/>
              </w:rPr>
              <w:t>tmertiri: new SD</w:t>
            </w:r>
          </w:p>
        </w:tc>
      </w:tr>
      <w:tr w:rsidR="00764506" w14:paraId="267EB2D4"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7EB12E5F" w14:textId="77777777" w:rsidR="00764506" w:rsidRDefault="00000000" w:rsidP="003E309F">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6E4CEFB7" w14:textId="77777777" w:rsidR="00764506" w:rsidRDefault="00000000" w:rsidP="003E309F">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18952D67" w14:textId="77777777" w:rsidR="00764506" w:rsidRDefault="00000000" w:rsidP="003E309F">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2DFB8DE1" w14:textId="77777777" w:rsidR="00764506" w:rsidRDefault="00000000" w:rsidP="003E309F">
            <w:pPr>
              <w:spacing w:line="276" w:lineRule="auto"/>
              <w:rPr>
                <w:rFonts w:cs="Arial"/>
                <w:b/>
                <w:sz w:val="16"/>
              </w:rPr>
            </w:pPr>
          </w:p>
        </w:tc>
      </w:tr>
      <w:tr w:rsidR="00764506" w:rsidRPr="00715A7A" w14:paraId="58AE8D8E"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659F2A6F" w14:textId="77777777" w:rsidR="00764506" w:rsidRPr="00715A7A" w:rsidRDefault="00770557" w:rsidP="003E309F">
            <w:pPr>
              <w:spacing w:line="276" w:lineRule="auto"/>
              <w:rPr>
                <w:rFonts w:eastAsiaTheme="minorEastAsia" w:cstheme="minorBidi"/>
                <w:b/>
                <w:sz w:val="16"/>
                <w:szCs w:val="16"/>
              </w:rPr>
            </w:pPr>
            <w:r>
              <w:rPr>
                <w:rFonts w:eastAsiaTheme="minorEastAsia" w:cstheme="minorBidi"/>
                <w:b/>
                <w:sz w:val="16"/>
                <w:szCs w:val="16"/>
              </w:rPr>
              <w:t>March 10, 2020</w:t>
            </w:r>
          </w:p>
        </w:tc>
        <w:tc>
          <w:tcPr>
            <w:tcW w:w="990" w:type="dxa"/>
            <w:tcBorders>
              <w:top w:val="single" w:sz="6" w:space="0" w:color="auto"/>
              <w:left w:val="single" w:sz="6" w:space="0" w:color="auto"/>
              <w:bottom w:val="single" w:sz="6" w:space="0" w:color="auto"/>
              <w:right w:val="single" w:sz="6" w:space="0" w:color="auto"/>
            </w:tcBorders>
            <w:hideMark/>
          </w:tcPr>
          <w:p w14:paraId="262BBFBD" w14:textId="77777777" w:rsidR="00764506" w:rsidRPr="00715A7A" w:rsidRDefault="00770557" w:rsidP="003E309F">
            <w:pPr>
              <w:spacing w:line="276" w:lineRule="auto"/>
              <w:jc w:val="center"/>
              <w:rPr>
                <w:rFonts w:eastAsiaTheme="minorEastAsia" w:cstheme="minorBidi"/>
                <w:b/>
                <w:sz w:val="16"/>
                <w:szCs w:val="16"/>
              </w:rPr>
            </w:pPr>
            <w:r>
              <w:rPr>
                <w:rFonts w:eastAsiaTheme="minorEastAsia" w:cstheme="minorBidi"/>
                <w:b/>
                <w:sz w:val="16"/>
                <w:szCs w:val="16"/>
              </w:rPr>
              <w:t>1.12</w:t>
            </w:r>
          </w:p>
        </w:tc>
        <w:tc>
          <w:tcPr>
            <w:tcW w:w="8280" w:type="dxa"/>
            <w:gridSpan w:val="2"/>
            <w:tcBorders>
              <w:top w:val="single" w:sz="6" w:space="0" w:color="auto"/>
              <w:left w:val="single" w:sz="6" w:space="0" w:color="auto"/>
              <w:bottom w:val="single" w:sz="6" w:space="0" w:color="auto"/>
              <w:right w:val="single" w:sz="6" w:space="0" w:color="auto"/>
            </w:tcBorders>
          </w:tcPr>
          <w:p w14:paraId="77678036" w14:textId="77777777" w:rsidR="00764506" w:rsidRPr="00715A7A" w:rsidRDefault="00000000" w:rsidP="003E309F">
            <w:pPr>
              <w:spacing w:line="276" w:lineRule="auto"/>
              <w:rPr>
                <w:rFonts w:cs="Arial"/>
                <w:b/>
                <w:sz w:val="16"/>
                <w:szCs w:val="16"/>
              </w:rPr>
            </w:pPr>
          </w:p>
        </w:tc>
      </w:tr>
      <w:tr w:rsidR="00764506" w:rsidRPr="00155258" w14:paraId="53B91DFF" w14:textId="77777777" w:rsidTr="00570795">
        <w:trPr>
          <w:trHeight w:val="187"/>
          <w:jc w:val="center"/>
        </w:trPr>
        <w:tc>
          <w:tcPr>
            <w:tcW w:w="1792" w:type="dxa"/>
            <w:tcBorders>
              <w:top w:val="single" w:sz="6" w:space="0" w:color="auto"/>
              <w:left w:val="single" w:sz="6" w:space="0" w:color="auto"/>
              <w:right w:val="single" w:sz="6" w:space="0" w:color="auto"/>
            </w:tcBorders>
          </w:tcPr>
          <w:p w14:paraId="3B7956D4"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904DF7A" w14:textId="77777777" w:rsidR="00764506" w:rsidRPr="00764506" w:rsidRDefault="00770557" w:rsidP="00764506">
            <w:pPr>
              <w:rPr>
                <w:rFonts w:cs="Arial"/>
                <w:sz w:val="16"/>
                <w:szCs w:val="16"/>
              </w:rPr>
            </w:pPr>
            <w:r w:rsidRPr="00764506">
              <w:rPr>
                <w:rFonts w:cs="Arial"/>
                <w:sz w:val="16"/>
                <w:szCs w:val="16"/>
              </w:rPr>
              <w:t>STR-052388/D-Functional Definition (TcSE ROIN-293326-1)</w:t>
            </w:r>
          </w:p>
        </w:tc>
        <w:tc>
          <w:tcPr>
            <w:tcW w:w="4770" w:type="dxa"/>
            <w:tcBorders>
              <w:top w:val="single" w:sz="6" w:space="0" w:color="auto"/>
              <w:left w:val="single" w:sz="6" w:space="0" w:color="auto"/>
              <w:bottom w:val="single" w:sz="6" w:space="0" w:color="auto"/>
              <w:right w:val="single" w:sz="6" w:space="0" w:color="auto"/>
            </w:tcBorders>
            <w:vAlign w:val="center"/>
          </w:tcPr>
          <w:p w14:paraId="0AFE2AB5" w14:textId="77777777" w:rsidR="00764506" w:rsidRPr="00764506" w:rsidRDefault="00770557" w:rsidP="00764506">
            <w:pPr>
              <w:rPr>
                <w:rFonts w:cs="Calibri"/>
                <w:sz w:val="16"/>
                <w:szCs w:val="16"/>
              </w:rPr>
            </w:pPr>
            <w:r w:rsidRPr="00764506">
              <w:rPr>
                <w:rFonts w:cs="Calibri"/>
                <w:sz w:val="16"/>
                <w:szCs w:val="16"/>
              </w:rPr>
              <w:t>tmertiri: add views at speed v2.</w:t>
            </w:r>
          </w:p>
        </w:tc>
      </w:tr>
      <w:tr w:rsidR="00764506" w:rsidRPr="00155258" w14:paraId="46618EC8" w14:textId="77777777" w:rsidTr="00570795">
        <w:trPr>
          <w:trHeight w:val="187"/>
          <w:jc w:val="center"/>
        </w:trPr>
        <w:tc>
          <w:tcPr>
            <w:tcW w:w="1792" w:type="dxa"/>
            <w:tcBorders>
              <w:left w:val="single" w:sz="6" w:space="0" w:color="auto"/>
              <w:right w:val="single" w:sz="6" w:space="0" w:color="auto"/>
            </w:tcBorders>
          </w:tcPr>
          <w:p w14:paraId="7FC09AF9"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B062C69" w14:textId="77777777" w:rsidR="00764506" w:rsidRPr="00764506" w:rsidRDefault="00770557" w:rsidP="00764506">
            <w:pPr>
              <w:rPr>
                <w:rFonts w:cs="Arial"/>
                <w:sz w:val="16"/>
                <w:szCs w:val="16"/>
              </w:rPr>
            </w:pPr>
            <w:r w:rsidRPr="00764506">
              <w:rPr>
                <w:rFonts w:cs="Arial"/>
                <w:sz w:val="16"/>
                <w:szCs w:val="16"/>
              </w:rPr>
              <w:t>STR-669257/B-Views At Speed v1</w:t>
            </w:r>
          </w:p>
        </w:tc>
        <w:tc>
          <w:tcPr>
            <w:tcW w:w="4770" w:type="dxa"/>
            <w:tcBorders>
              <w:top w:val="single" w:sz="6" w:space="0" w:color="auto"/>
              <w:left w:val="single" w:sz="6" w:space="0" w:color="auto"/>
              <w:bottom w:val="single" w:sz="6" w:space="0" w:color="auto"/>
              <w:right w:val="single" w:sz="6" w:space="0" w:color="auto"/>
            </w:tcBorders>
            <w:vAlign w:val="center"/>
          </w:tcPr>
          <w:p w14:paraId="56E265A0" w14:textId="77777777" w:rsidR="00764506" w:rsidRPr="00764506" w:rsidRDefault="00770557" w:rsidP="00764506">
            <w:pPr>
              <w:rPr>
                <w:rFonts w:cs="Calibri"/>
                <w:sz w:val="16"/>
                <w:szCs w:val="16"/>
              </w:rPr>
            </w:pPr>
            <w:r w:rsidRPr="00764506">
              <w:rPr>
                <w:rFonts w:cs="Calibri"/>
                <w:sz w:val="16"/>
                <w:szCs w:val="16"/>
              </w:rPr>
              <w:t>tmertiri: rename the content. V1 was added to the feature for Gen 3.2</w:t>
            </w:r>
          </w:p>
        </w:tc>
      </w:tr>
      <w:tr w:rsidR="00764506" w:rsidRPr="00155258" w14:paraId="791F72AF" w14:textId="77777777" w:rsidTr="00570795">
        <w:trPr>
          <w:trHeight w:val="187"/>
          <w:jc w:val="center"/>
        </w:trPr>
        <w:tc>
          <w:tcPr>
            <w:tcW w:w="1792" w:type="dxa"/>
            <w:tcBorders>
              <w:left w:val="single" w:sz="6" w:space="0" w:color="auto"/>
              <w:right w:val="single" w:sz="6" w:space="0" w:color="auto"/>
            </w:tcBorders>
          </w:tcPr>
          <w:p w14:paraId="27AF5876"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CE17D7D" w14:textId="77777777" w:rsidR="00764506" w:rsidRPr="00764506" w:rsidRDefault="00770557" w:rsidP="00764506">
            <w:pPr>
              <w:rPr>
                <w:rFonts w:cs="Arial"/>
                <w:sz w:val="16"/>
                <w:szCs w:val="16"/>
              </w:rPr>
            </w:pPr>
            <w:r w:rsidRPr="00764506">
              <w:rPr>
                <w:rFonts w:cs="Arial"/>
                <w:sz w:val="16"/>
                <w:szCs w:val="16"/>
              </w:rPr>
              <w:t>CAMERA-FUN-REQ-354982/B-Views At Speed v1</w:t>
            </w:r>
          </w:p>
        </w:tc>
        <w:tc>
          <w:tcPr>
            <w:tcW w:w="4770" w:type="dxa"/>
            <w:tcBorders>
              <w:top w:val="single" w:sz="6" w:space="0" w:color="auto"/>
              <w:left w:val="single" w:sz="6" w:space="0" w:color="auto"/>
              <w:bottom w:val="single" w:sz="6" w:space="0" w:color="auto"/>
              <w:right w:val="single" w:sz="6" w:space="0" w:color="auto"/>
            </w:tcBorders>
            <w:vAlign w:val="center"/>
          </w:tcPr>
          <w:p w14:paraId="4197D6FD" w14:textId="77777777" w:rsidR="00764506" w:rsidRPr="00764506" w:rsidRDefault="00770557" w:rsidP="00764506">
            <w:pPr>
              <w:rPr>
                <w:rFonts w:cs="Calibri"/>
                <w:sz w:val="16"/>
                <w:szCs w:val="16"/>
              </w:rPr>
            </w:pPr>
            <w:r w:rsidRPr="00764506">
              <w:rPr>
                <w:rFonts w:cs="Calibri"/>
                <w:sz w:val="16"/>
                <w:szCs w:val="16"/>
              </w:rPr>
              <w:t>tmertiri: rename requirement</w:t>
            </w:r>
          </w:p>
        </w:tc>
      </w:tr>
      <w:tr w:rsidR="00764506" w:rsidRPr="00155258" w14:paraId="023ECD2D" w14:textId="77777777" w:rsidTr="00570795">
        <w:trPr>
          <w:trHeight w:val="187"/>
          <w:jc w:val="center"/>
        </w:trPr>
        <w:tc>
          <w:tcPr>
            <w:tcW w:w="1792" w:type="dxa"/>
            <w:tcBorders>
              <w:left w:val="single" w:sz="6" w:space="0" w:color="auto"/>
              <w:right w:val="single" w:sz="6" w:space="0" w:color="auto"/>
            </w:tcBorders>
          </w:tcPr>
          <w:p w14:paraId="467FAE6B"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B5308AD" w14:textId="77777777" w:rsidR="00764506" w:rsidRPr="00764506" w:rsidRDefault="00770557" w:rsidP="00764506">
            <w:pPr>
              <w:rPr>
                <w:rFonts w:cs="Arial"/>
                <w:sz w:val="16"/>
                <w:szCs w:val="16"/>
              </w:rPr>
            </w:pPr>
            <w:r w:rsidRPr="00764506">
              <w:rPr>
                <w:rFonts w:cs="Arial"/>
                <w:sz w:val="16"/>
                <w:szCs w:val="16"/>
              </w:rPr>
              <w:t>CAMERA-REQ-354993/B-Views At Speed v1 List</w:t>
            </w:r>
          </w:p>
        </w:tc>
        <w:tc>
          <w:tcPr>
            <w:tcW w:w="4770" w:type="dxa"/>
            <w:tcBorders>
              <w:top w:val="single" w:sz="6" w:space="0" w:color="auto"/>
              <w:left w:val="single" w:sz="6" w:space="0" w:color="auto"/>
              <w:bottom w:val="single" w:sz="6" w:space="0" w:color="auto"/>
              <w:right w:val="single" w:sz="6" w:space="0" w:color="auto"/>
            </w:tcBorders>
            <w:vAlign w:val="center"/>
          </w:tcPr>
          <w:p w14:paraId="2B80AB77" w14:textId="77777777" w:rsidR="00764506" w:rsidRPr="00764506" w:rsidRDefault="00770557" w:rsidP="00764506">
            <w:pPr>
              <w:rPr>
                <w:rFonts w:cs="Calibri"/>
                <w:sz w:val="16"/>
                <w:szCs w:val="16"/>
              </w:rPr>
            </w:pPr>
            <w:r w:rsidRPr="00764506">
              <w:rPr>
                <w:rFonts w:cs="Calibri"/>
                <w:sz w:val="16"/>
                <w:szCs w:val="16"/>
              </w:rPr>
              <w:t>tmertiri: rename and remove update table</w:t>
            </w:r>
          </w:p>
        </w:tc>
      </w:tr>
      <w:tr w:rsidR="00764506" w:rsidRPr="00155258" w14:paraId="69AC2943" w14:textId="77777777" w:rsidTr="00570795">
        <w:trPr>
          <w:trHeight w:val="187"/>
          <w:jc w:val="center"/>
        </w:trPr>
        <w:tc>
          <w:tcPr>
            <w:tcW w:w="1792" w:type="dxa"/>
            <w:tcBorders>
              <w:left w:val="single" w:sz="6" w:space="0" w:color="auto"/>
              <w:right w:val="single" w:sz="6" w:space="0" w:color="auto"/>
            </w:tcBorders>
          </w:tcPr>
          <w:p w14:paraId="3E51DBC3"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568AC52" w14:textId="77777777" w:rsidR="00764506" w:rsidRPr="00764506" w:rsidRDefault="00770557" w:rsidP="00764506">
            <w:pPr>
              <w:rPr>
                <w:rFonts w:cs="Arial"/>
                <w:sz w:val="16"/>
                <w:szCs w:val="16"/>
              </w:rPr>
            </w:pPr>
            <w:r w:rsidRPr="00764506">
              <w:rPr>
                <w:rFonts w:cs="Arial"/>
                <w:sz w:val="16"/>
                <w:szCs w:val="16"/>
              </w:rPr>
              <w:t>CAMERA-REQ-358450/B-Off Road Mode Views At Speed</w:t>
            </w:r>
          </w:p>
        </w:tc>
        <w:tc>
          <w:tcPr>
            <w:tcW w:w="4770" w:type="dxa"/>
            <w:tcBorders>
              <w:top w:val="single" w:sz="6" w:space="0" w:color="auto"/>
              <w:left w:val="single" w:sz="6" w:space="0" w:color="auto"/>
              <w:bottom w:val="single" w:sz="6" w:space="0" w:color="auto"/>
              <w:right w:val="single" w:sz="6" w:space="0" w:color="auto"/>
            </w:tcBorders>
            <w:vAlign w:val="center"/>
          </w:tcPr>
          <w:p w14:paraId="7BA7A685" w14:textId="77777777" w:rsidR="00764506" w:rsidRPr="00764506" w:rsidRDefault="00770557" w:rsidP="00764506">
            <w:pPr>
              <w:rPr>
                <w:rFonts w:cs="Calibri"/>
                <w:sz w:val="16"/>
                <w:szCs w:val="16"/>
              </w:rPr>
            </w:pPr>
            <w:r w:rsidRPr="00764506">
              <w:rPr>
                <w:rFonts w:cs="Calibri"/>
                <w:sz w:val="16"/>
                <w:szCs w:val="16"/>
              </w:rPr>
              <w:t>tmertiri: new requirement</w:t>
            </w:r>
          </w:p>
        </w:tc>
      </w:tr>
      <w:tr w:rsidR="00764506" w:rsidRPr="00155258" w14:paraId="5C8BA4DB" w14:textId="77777777" w:rsidTr="00570795">
        <w:trPr>
          <w:trHeight w:val="187"/>
          <w:jc w:val="center"/>
        </w:trPr>
        <w:tc>
          <w:tcPr>
            <w:tcW w:w="1792" w:type="dxa"/>
            <w:tcBorders>
              <w:left w:val="single" w:sz="6" w:space="0" w:color="auto"/>
              <w:right w:val="single" w:sz="6" w:space="0" w:color="auto"/>
            </w:tcBorders>
          </w:tcPr>
          <w:p w14:paraId="0CB7CD61"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24EB425" w14:textId="77777777" w:rsidR="00764506" w:rsidRPr="00764506" w:rsidRDefault="00770557" w:rsidP="00764506">
            <w:pPr>
              <w:rPr>
                <w:rFonts w:cs="Arial"/>
                <w:sz w:val="16"/>
                <w:szCs w:val="16"/>
              </w:rPr>
            </w:pPr>
            <w:r w:rsidRPr="00764506">
              <w:rPr>
                <w:rFonts w:cs="Arial"/>
                <w:sz w:val="16"/>
                <w:szCs w:val="16"/>
              </w:rPr>
              <w:t>CAMERA-UC-REQ-355016/B-Views At Speed Trigger</w:t>
            </w:r>
          </w:p>
        </w:tc>
        <w:tc>
          <w:tcPr>
            <w:tcW w:w="4770" w:type="dxa"/>
            <w:tcBorders>
              <w:top w:val="single" w:sz="6" w:space="0" w:color="auto"/>
              <w:left w:val="single" w:sz="6" w:space="0" w:color="auto"/>
              <w:bottom w:val="single" w:sz="6" w:space="0" w:color="auto"/>
              <w:right w:val="single" w:sz="6" w:space="0" w:color="auto"/>
            </w:tcBorders>
            <w:vAlign w:val="center"/>
          </w:tcPr>
          <w:p w14:paraId="2061A1DF" w14:textId="77777777" w:rsidR="00764506" w:rsidRPr="00764506" w:rsidRDefault="00770557" w:rsidP="00764506">
            <w:pPr>
              <w:rPr>
                <w:rFonts w:cs="Calibri"/>
                <w:sz w:val="16"/>
                <w:szCs w:val="16"/>
              </w:rPr>
            </w:pPr>
            <w:r w:rsidRPr="00764506">
              <w:rPr>
                <w:rFonts w:cs="Calibri"/>
                <w:sz w:val="16"/>
                <w:szCs w:val="16"/>
              </w:rPr>
              <w:t>tmertiri: update usecase</w:t>
            </w:r>
          </w:p>
        </w:tc>
      </w:tr>
      <w:tr w:rsidR="00764506" w:rsidRPr="00155258" w14:paraId="710DC1FE" w14:textId="77777777" w:rsidTr="00570795">
        <w:trPr>
          <w:trHeight w:val="187"/>
          <w:jc w:val="center"/>
        </w:trPr>
        <w:tc>
          <w:tcPr>
            <w:tcW w:w="1792" w:type="dxa"/>
            <w:tcBorders>
              <w:left w:val="single" w:sz="6" w:space="0" w:color="auto"/>
              <w:right w:val="single" w:sz="6" w:space="0" w:color="auto"/>
            </w:tcBorders>
          </w:tcPr>
          <w:p w14:paraId="744042EB"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05417A6" w14:textId="77777777" w:rsidR="00764506" w:rsidRPr="00764506" w:rsidRDefault="00770557" w:rsidP="00764506">
            <w:pPr>
              <w:rPr>
                <w:rFonts w:cs="Arial"/>
                <w:sz w:val="16"/>
                <w:szCs w:val="16"/>
              </w:rPr>
            </w:pPr>
            <w:r w:rsidRPr="00764506">
              <w:rPr>
                <w:rFonts w:cs="Arial"/>
                <w:sz w:val="16"/>
                <w:szCs w:val="16"/>
              </w:rPr>
              <w:t>CAMERA-ACT-REQ-358468/B-Views At Speed v1</w:t>
            </w:r>
          </w:p>
        </w:tc>
        <w:tc>
          <w:tcPr>
            <w:tcW w:w="4770" w:type="dxa"/>
            <w:tcBorders>
              <w:top w:val="single" w:sz="6" w:space="0" w:color="auto"/>
              <w:left w:val="single" w:sz="6" w:space="0" w:color="auto"/>
              <w:bottom w:val="single" w:sz="6" w:space="0" w:color="auto"/>
              <w:right w:val="single" w:sz="6" w:space="0" w:color="auto"/>
            </w:tcBorders>
            <w:vAlign w:val="center"/>
          </w:tcPr>
          <w:p w14:paraId="151C12E6" w14:textId="77777777" w:rsidR="00764506" w:rsidRPr="00764506" w:rsidRDefault="00770557" w:rsidP="00764506">
            <w:pPr>
              <w:rPr>
                <w:rFonts w:cs="Calibri"/>
                <w:sz w:val="16"/>
                <w:szCs w:val="16"/>
              </w:rPr>
            </w:pPr>
            <w:r w:rsidRPr="00764506">
              <w:rPr>
                <w:rFonts w:cs="Calibri"/>
                <w:sz w:val="16"/>
                <w:szCs w:val="16"/>
              </w:rPr>
              <w:t>tmertiri: update diagram</w:t>
            </w:r>
          </w:p>
        </w:tc>
      </w:tr>
      <w:tr w:rsidR="00764506" w:rsidRPr="00155258" w14:paraId="3E53471B" w14:textId="77777777" w:rsidTr="00570795">
        <w:trPr>
          <w:trHeight w:val="187"/>
          <w:jc w:val="center"/>
        </w:trPr>
        <w:tc>
          <w:tcPr>
            <w:tcW w:w="1792" w:type="dxa"/>
            <w:tcBorders>
              <w:left w:val="single" w:sz="6" w:space="0" w:color="auto"/>
              <w:right w:val="single" w:sz="6" w:space="0" w:color="auto"/>
            </w:tcBorders>
          </w:tcPr>
          <w:p w14:paraId="37D80F35"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6CC2750" w14:textId="77777777" w:rsidR="00764506" w:rsidRPr="00764506" w:rsidRDefault="00770557" w:rsidP="00764506">
            <w:pPr>
              <w:rPr>
                <w:rFonts w:cs="Arial"/>
                <w:sz w:val="16"/>
                <w:szCs w:val="16"/>
              </w:rPr>
            </w:pPr>
            <w:r w:rsidRPr="00764506">
              <w:rPr>
                <w:rFonts w:cs="Arial"/>
                <w:sz w:val="16"/>
                <w:szCs w:val="16"/>
              </w:rPr>
              <w:t>CAMERA-SD-REQ-354994/B-Views At Speed v1</w:t>
            </w:r>
          </w:p>
        </w:tc>
        <w:tc>
          <w:tcPr>
            <w:tcW w:w="4770" w:type="dxa"/>
            <w:tcBorders>
              <w:top w:val="single" w:sz="6" w:space="0" w:color="auto"/>
              <w:left w:val="single" w:sz="6" w:space="0" w:color="auto"/>
              <w:bottom w:val="single" w:sz="6" w:space="0" w:color="auto"/>
              <w:right w:val="single" w:sz="6" w:space="0" w:color="auto"/>
            </w:tcBorders>
            <w:vAlign w:val="center"/>
          </w:tcPr>
          <w:p w14:paraId="110D17B5" w14:textId="77777777" w:rsidR="00764506" w:rsidRPr="00764506" w:rsidRDefault="00770557" w:rsidP="00764506">
            <w:pPr>
              <w:rPr>
                <w:rFonts w:cs="Calibri"/>
                <w:sz w:val="16"/>
                <w:szCs w:val="16"/>
              </w:rPr>
            </w:pPr>
            <w:r w:rsidRPr="00764506">
              <w:rPr>
                <w:rFonts w:cs="Calibri"/>
                <w:sz w:val="16"/>
                <w:szCs w:val="16"/>
              </w:rPr>
              <w:t>tmertiri: update the parameters</w:t>
            </w:r>
          </w:p>
        </w:tc>
      </w:tr>
      <w:tr w:rsidR="00764506" w:rsidRPr="00155258" w14:paraId="7F4E185E" w14:textId="77777777" w:rsidTr="00570795">
        <w:trPr>
          <w:trHeight w:val="187"/>
          <w:jc w:val="center"/>
        </w:trPr>
        <w:tc>
          <w:tcPr>
            <w:tcW w:w="1792" w:type="dxa"/>
            <w:tcBorders>
              <w:left w:val="single" w:sz="6" w:space="0" w:color="auto"/>
              <w:right w:val="single" w:sz="6" w:space="0" w:color="auto"/>
            </w:tcBorders>
          </w:tcPr>
          <w:p w14:paraId="1BDBB42C"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69BBBE6" w14:textId="77777777" w:rsidR="00764506" w:rsidRPr="00764506" w:rsidRDefault="00770557" w:rsidP="00764506">
            <w:pPr>
              <w:rPr>
                <w:rFonts w:cs="Arial"/>
                <w:sz w:val="16"/>
                <w:szCs w:val="16"/>
              </w:rPr>
            </w:pPr>
            <w:r w:rsidRPr="00764506">
              <w:rPr>
                <w:rFonts w:cs="Arial"/>
                <w:sz w:val="16"/>
                <w:szCs w:val="16"/>
              </w:rPr>
              <w:t>735207/A-Views At Speed V2</w:t>
            </w:r>
          </w:p>
        </w:tc>
        <w:tc>
          <w:tcPr>
            <w:tcW w:w="4770" w:type="dxa"/>
            <w:tcBorders>
              <w:top w:val="single" w:sz="6" w:space="0" w:color="auto"/>
              <w:left w:val="single" w:sz="6" w:space="0" w:color="auto"/>
              <w:bottom w:val="single" w:sz="6" w:space="0" w:color="auto"/>
              <w:right w:val="single" w:sz="6" w:space="0" w:color="auto"/>
            </w:tcBorders>
            <w:vAlign w:val="center"/>
          </w:tcPr>
          <w:p w14:paraId="2F843E12" w14:textId="77777777" w:rsidR="00764506" w:rsidRPr="00764506" w:rsidRDefault="00770557" w:rsidP="00764506">
            <w:pPr>
              <w:rPr>
                <w:rFonts w:cs="Calibri"/>
                <w:sz w:val="16"/>
                <w:szCs w:val="16"/>
              </w:rPr>
            </w:pPr>
            <w:r w:rsidRPr="00764506">
              <w:rPr>
                <w:rFonts w:cs="Calibri"/>
                <w:sz w:val="16"/>
                <w:szCs w:val="16"/>
              </w:rPr>
              <w:t>tmertiri: new Views at Speed V2 are applicable for FNV2</w:t>
            </w:r>
          </w:p>
        </w:tc>
      </w:tr>
      <w:tr w:rsidR="00764506" w:rsidRPr="00155258" w14:paraId="7BE95822" w14:textId="77777777" w:rsidTr="00570795">
        <w:trPr>
          <w:trHeight w:val="187"/>
          <w:jc w:val="center"/>
        </w:trPr>
        <w:tc>
          <w:tcPr>
            <w:tcW w:w="1792" w:type="dxa"/>
            <w:tcBorders>
              <w:left w:val="single" w:sz="6" w:space="0" w:color="auto"/>
              <w:right w:val="single" w:sz="6" w:space="0" w:color="auto"/>
            </w:tcBorders>
          </w:tcPr>
          <w:p w14:paraId="7209DA90"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F12AF6F" w14:textId="77777777" w:rsidR="00764506" w:rsidRPr="00764506" w:rsidRDefault="00770557" w:rsidP="00764506">
            <w:pPr>
              <w:rPr>
                <w:rFonts w:cs="Arial"/>
                <w:sz w:val="16"/>
                <w:szCs w:val="16"/>
              </w:rPr>
            </w:pPr>
            <w:r w:rsidRPr="00764506">
              <w:rPr>
                <w:rFonts w:cs="Arial"/>
                <w:sz w:val="16"/>
                <w:szCs w:val="16"/>
              </w:rPr>
              <w:t>CAMERA-FUN-REQ-381834/A-Views At Speed V2</w:t>
            </w:r>
          </w:p>
        </w:tc>
        <w:tc>
          <w:tcPr>
            <w:tcW w:w="4770" w:type="dxa"/>
            <w:tcBorders>
              <w:top w:val="single" w:sz="6" w:space="0" w:color="auto"/>
              <w:left w:val="single" w:sz="6" w:space="0" w:color="auto"/>
              <w:bottom w:val="single" w:sz="6" w:space="0" w:color="auto"/>
              <w:right w:val="single" w:sz="6" w:space="0" w:color="auto"/>
            </w:tcBorders>
            <w:vAlign w:val="center"/>
          </w:tcPr>
          <w:p w14:paraId="0AE12F89" w14:textId="77777777" w:rsidR="00764506" w:rsidRPr="00764506" w:rsidRDefault="00770557" w:rsidP="00764506">
            <w:pPr>
              <w:rPr>
                <w:rFonts w:cs="Calibri"/>
                <w:sz w:val="16"/>
                <w:szCs w:val="16"/>
              </w:rPr>
            </w:pPr>
            <w:r w:rsidRPr="00764506">
              <w:rPr>
                <w:rFonts w:cs="Calibri"/>
                <w:sz w:val="16"/>
                <w:szCs w:val="16"/>
              </w:rPr>
              <w:t>tmertiri: new funcion</w:t>
            </w:r>
          </w:p>
        </w:tc>
      </w:tr>
      <w:tr w:rsidR="00764506" w:rsidRPr="00155258" w14:paraId="3F24699F" w14:textId="77777777" w:rsidTr="00570795">
        <w:trPr>
          <w:trHeight w:val="187"/>
          <w:jc w:val="center"/>
        </w:trPr>
        <w:tc>
          <w:tcPr>
            <w:tcW w:w="1792" w:type="dxa"/>
            <w:tcBorders>
              <w:left w:val="single" w:sz="6" w:space="0" w:color="auto"/>
              <w:right w:val="single" w:sz="6" w:space="0" w:color="auto"/>
            </w:tcBorders>
          </w:tcPr>
          <w:p w14:paraId="41E7077D"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717190E" w14:textId="77777777" w:rsidR="00764506" w:rsidRPr="00764506" w:rsidRDefault="00770557" w:rsidP="00764506">
            <w:pPr>
              <w:rPr>
                <w:rFonts w:cs="Arial"/>
                <w:sz w:val="16"/>
                <w:szCs w:val="16"/>
              </w:rPr>
            </w:pPr>
            <w:r w:rsidRPr="00764506">
              <w:rPr>
                <w:rFonts w:cs="Arial"/>
                <w:sz w:val="16"/>
                <w:szCs w:val="16"/>
              </w:rPr>
              <w:t>CAMERA-REQ-381833/A-Views At Speed V2 Enumerations</w:t>
            </w:r>
          </w:p>
        </w:tc>
        <w:tc>
          <w:tcPr>
            <w:tcW w:w="4770" w:type="dxa"/>
            <w:tcBorders>
              <w:top w:val="single" w:sz="6" w:space="0" w:color="auto"/>
              <w:left w:val="single" w:sz="6" w:space="0" w:color="auto"/>
              <w:bottom w:val="single" w:sz="6" w:space="0" w:color="auto"/>
              <w:right w:val="single" w:sz="6" w:space="0" w:color="auto"/>
            </w:tcBorders>
            <w:vAlign w:val="center"/>
          </w:tcPr>
          <w:p w14:paraId="2C291557" w14:textId="77777777" w:rsidR="00764506" w:rsidRPr="00764506" w:rsidRDefault="00770557" w:rsidP="00764506">
            <w:pPr>
              <w:rPr>
                <w:rFonts w:cs="Calibri"/>
                <w:sz w:val="16"/>
                <w:szCs w:val="16"/>
              </w:rPr>
            </w:pPr>
            <w:r w:rsidRPr="00764506">
              <w:rPr>
                <w:rFonts w:cs="Calibri"/>
                <w:sz w:val="16"/>
                <w:szCs w:val="16"/>
              </w:rPr>
              <w:t>tmertiri: new requirement</w:t>
            </w:r>
          </w:p>
        </w:tc>
      </w:tr>
      <w:tr w:rsidR="00764506" w:rsidRPr="00155258" w14:paraId="10C3FF8B" w14:textId="77777777" w:rsidTr="00570795">
        <w:trPr>
          <w:trHeight w:val="187"/>
          <w:jc w:val="center"/>
        </w:trPr>
        <w:tc>
          <w:tcPr>
            <w:tcW w:w="1792" w:type="dxa"/>
            <w:tcBorders>
              <w:left w:val="single" w:sz="6" w:space="0" w:color="auto"/>
              <w:right w:val="single" w:sz="6" w:space="0" w:color="auto"/>
            </w:tcBorders>
          </w:tcPr>
          <w:p w14:paraId="72F4C962"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3DE9F86" w14:textId="77777777" w:rsidR="00764506" w:rsidRPr="00764506" w:rsidRDefault="00770557" w:rsidP="00764506">
            <w:pPr>
              <w:rPr>
                <w:rFonts w:cs="Arial"/>
                <w:sz w:val="16"/>
                <w:szCs w:val="16"/>
              </w:rPr>
            </w:pPr>
            <w:r w:rsidRPr="00764506">
              <w:rPr>
                <w:rFonts w:cs="Arial"/>
                <w:sz w:val="16"/>
                <w:szCs w:val="16"/>
              </w:rPr>
              <w:t>CAMERA-REQ-382183/A-Views at Speed Deactivation</w:t>
            </w:r>
          </w:p>
        </w:tc>
        <w:tc>
          <w:tcPr>
            <w:tcW w:w="4770" w:type="dxa"/>
            <w:tcBorders>
              <w:top w:val="single" w:sz="6" w:space="0" w:color="auto"/>
              <w:left w:val="single" w:sz="6" w:space="0" w:color="auto"/>
              <w:bottom w:val="single" w:sz="6" w:space="0" w:color="auto"/>
              <w:right w:val="single" w:sz="6" w:space="0" w:color="auto"/>
            </w:tcBorders>
            <w:vAlign w:val="center"/>
          </w:tcPr>
          <w:p w14:paraId="7E9AB94F" w14:textId="77777777" w:rsidR="00764506" w:rsidRPr="00764506" w:rsidRDefault="00770557" w:rsidP="00764506">
            <w:pPr>
              <w:rPr>
                <w:rFonts w:cs="Calibri"/>
                <w:sz w:val="16"/>
                <w:szCs w:val="16"/>
              </w:rPr>
            </w:pPr>
            <w:r w:rsidRPr="00764506">
              <w:rPr>
                <w:rFonts w:cs="Calibri"/>
                <w:sz w:val="16"/>
                <w:szCs w:val="16"/>
              </w:rPr>
              <w:t>tmertiri: new requirement</w:t>
            </w:r>
          </w:p>
        </w:tc>
      </w:tr>
      <w:tr w:rsidR="00764506" w:rsidRPr="00155258" w14:paraId="0A79C7D0" w14:textId="77777777" w:rsidTr="00570795">
        <w:trPr>
          <w:trHeight w:val="187"/>
          <w:jc w:val="center"/>
        </w:trPr>
        <w:tc>
          <w:tcPr>
            <w:tcW w:w="1792" w:type="dxa"/>
            <w:tcBorders>
              <w:left w:val="single" w:sz="6" w:space="0" w:color="auto"/>
              <w:right w:val="single" w:sz="6" w:space="0" w:color="auto"/>
            </w:tcBorders>
          </w:tcPr>
          <w:p w14:paraId="4A2F2414"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D87F008" w14:textId="77777777" w:rsidR="00764506" w:rsidRPr="00764506" w:rsidRDefault="00770557" w:rsidP="00764506">
            <w:pPr>
              <w:rPr>
                <w:rFonts w:cs="Arial"/>
                <w:sz w:val="16"/>
                <w:szCs w:val="16"/>
              </w:rPr>
            </w:pPr>
            <w:r w:rsidRPr="00764506">
              <w:rPr>
                <w:rFonts w:cs="Arial"/>
                <w:sz w:val="16"/>
                <w:szCs w:val="16"/>
              </w:rPr>
              <w:t>734944/A-UseCases</w:t>
            </w:r>
          </w:p>
        </w:tc>
        <w:tc>
          <w:tcPr>
            <w:tcW w:w="4770" w:type="dxa"/>
            <w:tcBorders>
              <w:top w:val="single" w:sz="6" w:space="0" w:color="auto"/>
              <w:left w:val="single" w:sz="6" w:space="0" w:color="auto"/>
              <w:bottom w:val="single" w:sz="6" w:space="0" w:color="auto"/>
              <w:right w:val="single" w:sz="6" w:space="0" w:color="auto"/>
            </w:tcBorders>
            <w:vAlign w:val="center"/>
          </w:tcPr>
          <w:p w14:paraId="33101170"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61F525A5" w14:textId="77777777" w:rsidTr="00570795">
        <w:trPr>
          <w:trHeight w:val="187"/>
          <w:jc w:val="center"/>
        </w:trPr>
        <w:tc>
          <w:tcPr>
            <w:tcW w:w="1792" w:type="dxa"/>
            <w:tcBorders>
              <w:left w:val="single" w:sz="6" w:space="0" w:color="auto"/>
              <w:right w:val="single" w:sz="6" w:space="0" w:color="auto"/>
            </w:tcBorders>
          </w:tcPr>
          <w:p w14:paraId="7CF32D08"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8138E22" w14:textId="77777777" w:rsidR="00764506" w:rsidRPr="00764506" w:rsidRDefault="00770557" w:rsidP="00764506">
            <w:pPr>
              <w:rPr>
                <w:rFonts w:cs="Arial"/>
                <w:sz w:val="16"/>
                <w:szCs w:val="16"/>
              </w:rPr>
            </w:pPr>
            <w:r w:rsidRPr="00764506">
              <w:rPr>
                <w:rFonts w:cs="Arial"/>
                <w:sz w:val="16"/>
                <w:szCs w:val="16"/>
              </w:rPr>
              <w:t>CAMERA-UC-REQ-381763/A-RCOD Transition from Below Speed to Above Speed on 360 Variants</w:t>
            </w:r>
          </w:p>
        </w:tc>
        <w:tc>
          <w:tcPr>
            <w:tcW w:w="4770" w:type="dxa"/>
            <w:tcBorders>
              <w:top w:val="single" w:sz="6" w:space="0" w:color="auto"/>
              <w:left w:val="single" w:sz="6" w:space="0" w:color="auto"/>
              <w:bottom w:val="single" w:sz="6" w:space="0" w:color="auto"/>
              <w:right w:val="single" w:sz="6" w:space="0" w:color="auto"/>
            </w:tcBorders>
            <w:vAlign w:val="center"/>
          </w:tcPr>
          <w:p w14:paraId="41407C81"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0E1B40F7" w14:textId="77777777" w:rsidTr="00570795">
        <w:trPr>
          <w:trHeight w:val="187"/>
          <w:jc w:val="center"/>
        </w:trPr>
        <w:tc>
          <w:tcPr>
            <w:tcW w:w="1792" w:type="dxa"/>
            <w:tcBorders>
              <w:left w:val="single" w:sz="6" w:space="0" w:color="auto"/>
              <w:right w:val="single" w:sz="6" w:space="0" w:color="auto"/>
            </w:tcBorders>
          </w:tcPr>
          <w:p w14:paraId="14B22168"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0B84CEE" w14:textId="77777777" w:rsidR="00764506" w:rsidRPr="00764506" w:rsidRDefault="00770557" w:rsidP="00764506">
            <w:pPr>
              <w:rPr>
                <w:rFonts w:cs="Arial"/>
                <w:sz w:val="16"/>
                <w:szCs w:val="16"/>
              </w:rPr>
            </w:pPr>
            <w:r w:rsidRPr="00764506">
              <w:rPr>
                <w:rFonts w:cs="Arial"/>
                <w:sz w:val="16"/>
                <w:szCs w:val="16"/>
              </w:rPr>
              <w:t>CAMERA-UC-REQ-381770/A-Hitch Transition from Below Speed to Above Speed on 360 Variants</w:t>
            </w:r>
          </w:p>
        </w:tc>
        <w:tc>
          <w:tcPr>
            <w:tcW w:w="4770" w:type="dxa"/>
            <w:tcBorders>
              <w:top w:val="single" w:sz="6" w:space="0" w:color="auto"/>
              <w:left w:val="single" w:sz="6" w:space="0" w:color="auto"/>
              <w:bottom w:val="single" w:sz="6" w:space="0" w:color="auto"/>
              <w:right w:val="single" w:sz="6" w:space="0" w:color="auto"/>
            </w:tcBorders>
            <w:vAlign w:val="center"/>
          </w:tcPr>
          <w:p w14:paraId="096BF824"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6968526F" w14:textId="77777777" w:rsidTr="00570795">
        <w:trPr>
          <w:trHeight w:val="187"/>
          <w:jc w:val="center"/>
        </w:trPr>
        <w:tc>
          <w:tcPr>
            <w:tcW w:w="1792" w:type="dxa"/>
            <w:tcBorders>
              <w:left w:val="single" w:sz="6" w:space="0" w:color="auto"/>
              <w:right w:val="single" w:sz="6" w:space="0" w:color="auto"/>
            </w:tcBorders>
          </w:tcPr>
          <w:p w14:paraId="46980CEF"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235186C" w14:textId="77777777" w:rsidR="00764506" w:rsidRPr="00764506" w:rsidRDefault="00770557" w:rsidP="00764506">
            <w:pPr>
              <w:rPr>
                <w:rFonts w:cs="Arial"/>
                <w:sz w:val="16"/>
                <w:szCs w:val="16"/>
              </w:rPr>
            </w:pPr>
            <w:r w:rsidRPr="00764506">
              <w:rPr>
                <w:rFonts w:cs="Arial"/>
                <w:sz w:val="16"/>
                <w:szCs w:val="16"/>
              </w:rPr>
              <w:t>CAMERA-UC-REQ-381808/A-Aux Transition from Below Speed to Above Speed on 360 Variants</w:t>
            </w:r>
          </w:p>
        </w:tc>
        <w:tc>
          <w:tcPr>
            <w:tcW w:w="4770" w:type="dxa"/>
            <w:tcBorders>
              <w:top w:val="single" w:sz="6" w:space="0" w:color="auto"/>
              <w:left w:val="single" w:sz="6" w:space="0" w:color="auto"/>
              <w:bottom w:val="single" w:sz="6" w:space="0" w:color="auto"/>
              <w:right w:val="single" w:sz="6" w:space="0" w:color="auto"/>
            </w:tcBorders>
            <w:vAlign w:val="center"/>
          </w:tcPr>
          <w:p w14:paraId="59F6BAC7"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28F2B375" w14:textId="77777777" w:rsidTr="00570795">
        <w:trPr>
          <w:trHeight w:val="187"/>
          <w:jc w:val="center"/>
        </w:trPr>
        <w:tc>
          <w:tcPr>
            <w:tcW w:w="1792" w:type="dxa"/>
            <w:tcBorders>
              <w:left w:val="single" w:sz="6" w:space="0" w:color="auto"/>
              <w:right w:val="single" w:sz="6" w:space="0" w:color="auto"/>
            </w:tcBorders>
          </w:tcPr>
          <w:p w14:paraId="622F6CF9"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07487F0" w14:textId="77777777" w:rsidR="00764506" w:rsidRPr="00764506" w:rsidRDefault="00770557" w:rsidP="00764506">
            <w:pPr>
              <w:rPr>
                <w:rFonts w:cs="Arial"/>
                <w:sz w:val="16"/>
                <w:szCs w:val="16"/>
              </w:rPr>
            </w:pPr>
            <w:r w:rsidRPr="00764506">
              <w:rPr>
                <w:rFonts w:cs="Arial"/>
                <w:sz w:val="16"/>
                <w:szCs w:val="16"/>
              </w:rPr>
              <w:t>CAMERA-UC-REQ-381809/A-CHMSL Transition from Below Speed to Above Speed on 360 Variants</w:t>
            </w:r>
          </w:p>
        </w:tc>
        <w:tc>
          <w:tcPr>
            <w:tcW w:w="4770" w:type="dxa"/>
            <w:tcBorders>
              <w:top w:val="single" w:sz="6" w:space="0" w:color="auto"/>
              <w:left w:val="single" w:sz="6" w:space="0" w:color="auto"/>
              <w:bottom w:val="single" w:sz="6" w:space="0" w:color="auto"/>
              <w:right w:val="single" w:sz="6" w:space="0" w:color="auto"/>
            </w:tcBorders>
            <w:vAlign w:val="center"/>
          </w:tcPr>
          <w:p w14:paraId="218FE937"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2F2FE206" w14:textId="77777777" w:rsidTr="00570795">
        <w:trPr>
          <w:trHeight w:val="187"/>
          <w:jc w:val="center"/>
        </w:trPr>
        <w:tc>
          <w:tcPr>
            <w:tcW w:w="1792" w:type="dxa"/>
            <w:tcBorders>
              <w:left w:val="single" w:sz="6" w:space="0" w:color="auto"/>
              <w:right w:val="single" w:sz="6" w:space="0" w:color="auto"/>
            </w:tcBorders>
          </w:tcPr>
          <w:p w14:paraId="01DB4621"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41E236C" w14:textId="77777777" w:rsidR="00764506" w:rsidRPr="00764506" w:rsidRDefault="00770557" w:rsidP="00764506">
            <w:pPr>
              <w:rPr>
                <w:rFonts w:cs="Arial"/>
                <w:sz w:val="16"/>
                <w:szCs w:val="16"/>
              </w:rPr>
            </w:pPr>
            <w:r w:rsidRPr="00764506">
              <w:rPr>
                <w:rFonts w:cs="Arial"/>
                <w:sz w:val="16"/>
                <w:szCs w:val="16"/>
              </w:rPr>
              <w:t>CAMERA-UC-REQ-381810/A-Views at Speed above Speed Menu Options on 360 Variants</w:t>
            </w:r>
          </w:p>
        </w:tc>
        <w:tc>
          <w:tcPr>
            <w:tcW w:w="4770" w:type="dxa"/>
            <w:tcBorders>
              <w:top w:val="single" w:sz="6" w:space="0" w:color="auto"/>
              <w:left w:val="single" w:sz="6" w:space="0" w:color="auto"/>
              <w:bottom w:val="single" w:sz="6" w:space="0" w:color="auto"/>
              <w:right w:val="single" w:sz="6" w:space="0" w:color="auto"/>
            </w:tcBorders>
            <w:vAlign w:val="center"/>
          </w:tcPr>
          <w:p w14:paraId="2341D25C"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1E8CC633" w14:textId="77777777" w:rsidTr="00570795">
        <w:trPr>
          <w:trHeight w:val="187"/>
          <w:jc w:val="center"/>
        </w:trPr>
        <w:tc>
          <w:tcPr>
            <w:tcW w:w="1792" w:type="dxa"/>
            <w:tcBorders>
              <w:left w:val="single" w:sz="6" w:space="0" w:color="auto"/>
              <w:right w:val="single" w:sz="6" w:space="0" w:color="auto"/>
            </w:tcBorders>
          </w:tcPr>
          <w:p w14:paraId="5AFEC869"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B5B41E0" w14:textId="77777777" w:rsidR="00764506" w:rsidRPr="00764506" w:rsidRDefault="00770557" w:rsidP="00764506">
            <w:pPr>
              <w:rPr>
                <w:rFonts w:cs="Arial"/>
                <w:sz w:val="16"/>
                <w:szCs w:val="16"/>
              </w:rPr>
            </w:pPr>
            <w:r w:rsidRPr="00764506">
              <w:rPr>
                <w:rFonts w:cs="Arial"/>
                <w:sz w:val="16"/>
                <w:szCs w:val="16"/>
              </w:rPr>
              <w:t>CAMERA-UC-REQ-381811/A-RCOD Activation Above Speed on 360 Variants</w:t>
            </w:r>
          </w:p>
        </w:tc>
        <w:tc>
          <w:tcPr>
            <w:tcW w:w="4770" w:type="dxa"/>
            <w:tcBorders>
              <w:top w:val="single" w:sz="6" w:space="0" w:color="auto"/>
              <w:left w:val="single" w:sz="6" w:space="0" w:color="auto"/>
              <w:bottom w:val="single" w:sz="6" w:space="0" w:color="auto"/>
              <w:right w:val="single" w:sz="6" w:space="0" w:color="auto"/>
            </w:tcBorders>
            <w:vAlign w:val="center"/>
          </w:tcPr>
          <w:p w14:paraId="76FB377E"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6EC9DCD3" w14:textId="77777777" w:rsidTr="00570795">
        <w:trPr>
          <w:trHeight w:val="187"/>
          <w:jc w:val="center"/>
        </w:trPr>
        <w:tc>
          <w:tcPr>
            <w:tcW w:w="1792" w:type="dxa"/>
            <w:tcBorders>
              <w:left w:val="single" w:sz="6" w:space="0" w:color="auto"/>
              <w:right w:val="single" w:sz="6" w:space="0" w:color="auto"/>
            </w:tcBorders>
          </w:tcPr>
          <w:p w14:paraId="199C5BE3"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E7DC046" w14:textId="77777777" w:rsidR="00764506" w:rsidRPr="00764506" w:rsidRDefault="00770557" w:rsidP="00764506">
            <w:pPr>
              <w:rPr>
                <w:rFonts w:cs="Arial"/>
                <w:sz w:val="16"/>
                <w:szCs w:val="16"/>
              </w:rPr>
            </w:pPr>
            <w:r w:rsidRPr="00764506">
              <w:rPr>
                <w:rFonts w:cs="Arial"/>
                <w:sz w:val="16"/>
                <w:szCs w:val="16"/>
              </w:rPr>
              <w:t>CAMERA-UC-REQ-381812/A-Hitch Activation Above Speed on 360 Variants</w:t>
            </w:r>
          </w:p>
        </w:tc>
        <w:tc>
          <w:tcPr>
            <w:tcW w:w="4770" w:type="dxa"/>
            <w:tcBorders>
              <w:top w:val="single" w:sz="6" w:space="0" w:color="auto"/>
              <w:left w:val="single" w:sz="6" w:space="0" w:color="auto"/>
              <w:bottom w:val="single" w:sz="6" w:space="0" w:color="auto"/>
              <w:right w:val="single" w:sz="6" w:space="0" w:color="auto"/>
            </w:tcBorders>
            <w:vAlign w:val="center"/>
          </w:tcPr>
          <w:p w14:paraId="594608BB"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6303E1EC" w14:textId="77777777" w:rsidTr="00570795">
        <w:trPr>
          <w:trHeight w:val="187"/>
          <w:jc w:val="center"/>
        </w:trPr>
        <w:tc>
          <w:tcPr>
            <w:tcW w:w="1792" w:type="dxa"/>
            <w:tcBorders>
              <w:left w:val="single" w:sz="6" w:space="0" w:color="auto"/>
              <w:right w:val="single" w:sz="6" w:space="0" w:color="auto"/>
            </w:tcBorders>
          </w:tcPr>
          <w:p w14:paraId="51298443"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0C3D0B0" w14:textId="77777777" w:rsidR="00764506" w:rsidRPr="00764506" w:rsidRDefault="00770557" w:rsidP="00764506">
            <w:pPr>
              <w:rPr>
                <w:rFonts w:cs="Arial"/>
                <w:sz w:val="16"/>
                <w:szCs w:val="16"/>
              </w:rPr>
            </w:pPr>
            <w:r w:rsidRPr="00764506">
              <w:rPr>
                <w:rFonts w:cs="Arial"/>
                <w:sz w:val="16"/>
                <w:szCs w:val="16"/>
              </w:rPr>
              <w:t>CAMERA-UC-REQ-381813/A-Aux Activation Above Speed on 360 Variants</w:t>
            </w:r>
          </w:p>
        </w:tc>
        <w:tc>
          <w:tcPr>
            <w:tcW w:w="4770" w:type="dxa"/>
            <w:tcBorders>
              <w:top w:val="single" w:sz="6" w:space="0" w:color="auto"/>
              <w:left w:val="single" w:sz="6" w:space="0" w:color="auto"/>
              <w:bottom w:val="single" w:sz="6" w:space="0" w:color="auto"/>
              <w:right w:val="single" w:sz="6" w:space="0" w:color="auto"/>
            </w:tcBorders>
            <w:vAlign w:val="center"/>
          </w:tcPr>
          <w:p w14:paraId="3329BB51"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0263754C" w14:textId="77777777" w:rsidTr="00570795">
        <w:trPr>
          <w:trHeight w:val="187"/>
          <w:jc w:val="center"/>
        </w:trPr>
        <w:tc>
          <w:tcPr>
            <w:tcW w:w="1792" w:type="dxa"/>
            <w:tcBorders>
              <w:left w:val="single" w:sz="6" w:space="0" w:color="auto"/>
              <w:right w:val="single" w:sz="6" w:space="0" w:color="auto"/>
            </w:tcBorders>
          </w:tcPr>
          <w:p w14:paraId="26FF1039"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21E2D5B" w14:textId="77777777" w:rsidR="00764506" w:rsidRPr="00764506" w:rsidRDefault="00770557" w:rsidP="00764506">
            <w:pPr>
              <w:rPr>
                <w:rFonts w:cs="Arial"/>
                <w:sz w:val="16"/>
                <w:szCs w:val="16"/>
              </w:rPr>
            </w:pPr>
            <w:r w:rsidRPr="00764506">
              <w:rPr>
                <w:rFonts w:cs="Arial"/>
                <w:sz w:val="16"/>
                <w:szCs w:val="16"/>
              </w:rPr>
              <w:t>CAMERA-UC-REQ-381814/A-CHMSL Activation Above Speed on 360 Variants</w:t>
            </w:r>
          </w:p>
        </w:tc>
        <w:tc>
          <w:tcPr>
            <w:tcW w:w="4770" w:type="dxa"/>
            <w:tcBorders>
              <w:top w:val="single" w:sz="6" w:space="0" w:color="auto"/>
              <w:left w:val="single" w:sz="6" w:space="0" w:color="auto"/>
              <w:bottom w:val="single" w:sz="6" w:space="0" w:color="auto"/>
              <w:right w:val="single" w:sz="6" w:space="0" w:color="auto"/>
            </w:tcBorders>
            <w:vAlign w:val="center"/>
          </w:tcPr>
          <w:p w14:paraId="7ABEBCF1"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472AA397" w14:textId="77777777" w:rsidTr="00570795">
        <w:trPr>
          <w:trHeight w:val="187"/>
          <w:jc w:val="center"/>
        </w:trPr>
        <w:tc>
          <w:tcPr>
            <w:tcW w:w="1792" w:type="dxa"/>
            <w:tcBorders>
              <w:left w:val="single" w:sz="6" w:space="0" w:color="auto"/>
              <w:right w:val="single" w:sz="6" w:space="0" w:color="auto"/>
            </w:tcBorders>
          </w:tcPr>
          <w:p w14:paraId="3C978EF2"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D53A572" w14:textId="77777777" w:rsidR="00764506" w:rsidRPr="00764506" w:rsidRDefault="00770557" w:rsidP="00764506">
            <w:pPr>
              <w:rPr>
                <w:rFonts w:cs="Arial"/>
                <w:sz w:val="16"/>
                <w:szCs w:val="16"/>
              </w:rPr>
            </w:pPr>
            <w:r w:rsidRPr="00764506">
              <w:rPr>
                <w:rFonts w:cs="Arial"/>
                <w:sz w:val="16"/>
                <w:szCs w:val="16"/>
              </w:rPr>
              <w:t>CAMERA-UC-REQ-381815/A-RCOD Transition from Above Speed to Below Speed</w:t>
            </w:r>
          </w:p>
        </w:tc>
        <w:tc>
          <w:tcPr>
            <w:tcW w:w="4770" w:type="dxa"/>
            <w:tcBorders>
              <w:top w:val="single" w:sz="6" w:space="0" w:color="auto"/>
              <w:left w:val="single" w:sz="6" w:space="0" w:color="auto"/>
              <w:bottom w:val="single" w:sz="6" w:space="0" w:color="auto"/>
              <w:right w:val="single" w:sz="6" w:space="0" w:color="auto"/>
            </w:tcBorders>
            <w:vAlign w:val="center"/>
          </w:tcPr>
          <w:p w14:paraId="2CFED47E"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387844DF" w14:textId="77777777" w:rsidTr="00570795">
        <w:trPr>
          <w:trHeight w:val="187"/>
          <w:jc w:val="center"/>
        </w:trPr>
        <w:tc>
          <w:tcPr>
            <w:tcW w:w="1792" w:type="dxa"/>
            <w:tcBorders>
              <w:left w:val="single" w:sz="6" w:space="0" w:color="auto"/>
              <w:right w:val="single" w:sz="6" w:space="0" w:color="auto"/>
            </w:tcBorders>
          </w:tcPr>
          <w:p w14:paraId="49D2AC13"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2203509" w14:textId="77777777" w:rsidR="00764506" w:rsidRPr="00764506" w:rsidRDefault="00770557" w:rsidP="00764506">
            <w:pPr>
              <w:rPr>
                <w:rFonts w:cs="Arial"/>
                <w:sz w:val="16"/>
                <w:szCs w:val="16"/>
              </w:rPr>
            </w:pPr>
            <w:r w:rsidRPr="00764506">
              <w:rPr>
                <w:rFonts w:cs="Arial"/>
                <w:sz w:val="16"/>
                <w:szCs w:val="16"/>
              </w:rPr>
              <w:t>CAMERA-UC-REQ-381816/A-Hitch Transition from Above Speed to Below Speed</w:t>
            </w:r>
          </w:p>
        </w:tc>
        <w:tc>
          <w:tcPr>
            <w:tcW w:w="4770" w:type="dxa"/>
            <w:tcBorders>
              <w:top w:val="single" w:sz="6" w:space="0" w:color="auto"/>
              <w:left w:val="single" w:sz="6" w:space="0" w:color="auto"/>
              <w:bottom w:val="single" w:sz="6" w:space="0" w:color="auto"/>
              <w:right w:val="single" w:sz="6" w:space="0" w:color="auto"/>
            </w:tcBorders>
            <w:vAlign w:val="center"/>
          </w:tcPr>
          <w:p w14:paraId="189F75D6"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4A79E5A5" w14:textId="77777777" w:rsidTr="00570795">
        <w:trPr>
          <w:trHeight w:val="187"/>
          <w:jc w:val="center"/>
        </w:trPr>
        <w:tc>
          <w:tcPr>
            <w:tcW w:w="1792" w:type="dxa"/>
            <w:tcBorders>
              <w:left w:val="single" w:sz="6" w:space="0" w:color="auto"/>
              <w:right w:val="single" w:sz="6" w:space="0" w:color="auto"/>
            </w:tcBorders>
          </w:tcPr>
          <w:p w14:paraId="78F6E657"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2EF94D0" w14:textId="77777777" w:rsidR="00764506" w:rsidRPr="00764506" w:rsidRDefault="00770557" w:rsidP="00764506">
            <w:pPr>
              <w:rPr>
                <w:rFonts w:cs="Arial"/>
                <w:sz w:val="16"/>
                <w:szCs w:val="16"/>
              </w:rPr>
            </w:pPr>
            <w:r w:rsidRPr="00764506">
              <w:rPr>
                <w:rFonts w:cs="Arial"/>
                <w:sz w:val="16"/>
                <w:szCs w:val="16"/>
              </w:rPr>
              <w:t>CAMERA-UC-REQ-381818/A-Aux Transition from Above Speed to Below Speed</w:t>
            </w:r>
          </w:p>
        </w:tc>
        <w:tc>
          <w:tcPr>
            <w:tcW w:w="4770" w:type="dxa"/>
            <w:tcBorders>
              <w:top w:val="single" w:sz="6" w:space="0" w:color="auto"/>
              <w:left w:val="single" w:sz="6" w:space="0" w:color="auto"/>
              <w:bottom w:val="single" w:sz="6" w:space="0" w:color="auto"/>
              <w:right w:val="single" w:sz="6" w:space="0" w:color="auto"/>
            </w:tcBorders>
            <w:vAlign w:val="center"/>
          </w:tcPr>
          <w:p w14:paraId="2C2CB71F"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30444831" w14:textId="77777777" w:rsidTr="00570795">
        <w:trPr>
          <w:trHeight w:val="187"/>
          <w:jc w:val="center"/>
        </w:trPr>
        <w:tc>
          <w:tcPr>
            <w:tcW w:w="1792" w:type="dxa"/>
            <w:tcBorders>
              <w:left w:val="single" w:sz="6" w:space="0" w:color="auto"/>
              <w:right w:val="single" w:sz="6" w:space="0" w:color="auto"/>
            </w:tcBorders>
          </w:tcPr>
          <w:p w14:paraId="416BCC6C"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F8E3123" w14:textId="77777777" w:rsidR="00764506" w:rsidRPr="00764506" w:rsidRDefault="00770557" w:rsidP="00764506">
            <w:pPr>
              <w:rPr>
                <w:rFonts w:cs="Arial"/>
                <w:sz w:val="16"/>
                <w:szCs w:val="16"/>
              </w:rPr>
            </w:pPr>
            <w:r w:rsidRPr="00764506">
              <w:rPr>
                <w:rFonts w:cs="Arial"/>
                <w:sz w:val="16"/>
                <w:szCs w:val="16"/>
              </w:rPr>
              <w:t>CAMERA-UC-REQ-381817/A-CHMSL Transition from Above Speed to Below Speed</w:t>
            </w:r>
          </w:p>
        </w:tc>
        <w:tc>
          <w:tcPr>
            <w:tcW w:w="4770" w:type="dxa"/>
            <w:tcBorders>
              <w:top w:val="single" w:sz="6" w:space="0" w:color="auto"/>
              <w:left w:val="single" w:sz="6" w:space="0" w:color="auto"/>
              <w:bottom w:val="single" w:sz="6" w:space="0" w:color="auto"/>
              <w:right w:val="single" w:sz="6" w:space="0" w:color="auto"/>
            </w:tcBorders>
            <w:vAlign w:val="center"/>
          </w:tcPr>
          <w:p w14:paraId="6CFFE6C0" w14:textId="77777777" w:rsidR="00764506" w:rsidRPr="00764506" w:rsidRDefault="00770557" w:rsidP="00764506">
            <w:pPr>
              <w:rPr>
                <w:rFonts w:cs="Calibri"/>
                <w:sz w:val="16"/>
                <w:szCs w:val="16"/>
              </w:rPr>
            </w:pPr>
            <w:r w:rsidRPr="00764506">
              <w:rPr>
                <w:rFonts w:cs="Calibri"/>
                <w:sz w:val="16"/>
                <w:szCs w:val="16"/>
              </w:rPr>
              <w:t>tmertiri: new usecase</w:t>
            </w:r>
          </w:p>
        </w:tc>
      </w:tr>
      <w:tr w:rsidR="00764506" w:rsidRPr="00155258" w14:paraId="54589073" w14:textId="77777777" w:rsidTr="00570795">
        <w:trPr>
          <w:trHeight w:val="187"/>
          <w:jc w:val="center"/>
        </w:trPr>
        <w:tc>
          <w:tcPr>
            <w:tcW w:w="1792" w:type="dxa"/>
            <w:tcBorders>
              <w:left w:val="single" w:sz="6" w:space="0" w:color="auto"/>
              <w:right w:val="single" w:sz="6" w:space="0" w:color="auto"/>
            </w:tcBorders>
          </w:tcPr>
          <w:p w14:paraId="46923DC4"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3586A5B" w14:textId="77777777" w:rsidR="00764506" w:rsidRPr="00764506" w:rsidRDefault="00770557" w:rsidP="00764506">
            <w:pPr>
              <w:rPr>
                <w:rFonts w:cs="Arial"/>
                <w:sz w:val="16"/>
                <w:szCs w:val="16"/>
              </w:rPr>
            </w:pPr>
            <w:r w:rsidRPr="00764506">
              <w:rPr>
                <w:rFonts w:cs="Arial"/>
                <w:sz w:val="16"/>
                <w:szCs w:val="16"/>
              </w:rPr>
              <w:t>734946/A-White Box Views</w:t>
            </w:r>
          </w:p>
        </w:tc>
        <w:tc>
          <w:tcPr>
            <w:tcW w:w="4770" w:type="dxa"/>
            <w:tcBorders>
              <w:top w:val="single" w:sz="6" w:space="0" w:color="auto"/>
              <w:left w:val="single" w:sz="6" w:space="0" w:color="auto"/>
              <w:bottom w:val="single" w:sz="6" w:space="0" w:color="auto"/>
              <w:right w:val="single" w:sz="6" w:space="0" w:color="auto"/>
            </w:tcBorders>
            <w:vAlign w:val="center"/>
          </w:tcPr>
          <w:p w14:paraId="21F52351" w14:textId="77777777" w:rsidR="00764506" w:rsidRPr="00764506" w:rsidRDefault="00770557" w:rsidP="00764506">
            <w:pPr>
              <w:rPr>
                <w:rFonts w:cs="Calibri"/>
                <w:sz w:val="16"/>
                <w:szCs w:val="16"/>
              </w:rPr>
            </w:pPr>
            <w:r w:rsidRPr="00764506">
              <w:rPr>
                <w:rFonts w:cs="Calibri"/>
                <w:sz w:val="16"/>
                <w:szCs w:val="16"/>
              </w:rPr>
              <w:t>tmertiri: new diagram</w:t>
            </w:r>
          </w:p>
        </w:tc>
      </w:tr>
      <w:tr w:rsidR="00764506" w:rsidRPr="00155258" w14:paraId="5774B3FB" w14:textId="77777777" w:rsidTr="00570795">
        <w:trPr>
          <w:trHeight w:val="187"/>
          <w:jc w:val="center"/>
        </w:trPr>
        <w:tc>
          <w:tcPr>
            <w:tcW w:w="1792" w:type="dxa"/>
            <w:tcBorders>
              <w:left w:val="single" w:sz="6" w:space="0" w:color="auto"/>
              <w:right w:val="single" w:sz="6" w:space="0" w:color="auto"/>
            </w:tcBorders>
          </w:tcPr>
          <w:p w14:paraId="64AA6431"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7D29286" w14:textId="77777777" w:rsidR="00764506" w:rsidRPr="00764506" w:rsidRDefault="00770557" w:rsidP="00764506">
            <w:pPr>
              <w:rPr>
                <w:rFonts w:cs="Arial"/>
                <w:sz w:val="16"/>
                <w:szCs w:val="16"/>
              </w:rPr>
            </w:pPr>
            <w:r w:rsidRPr="00764506">
              <w:rPr>
                <w:rFonts w:cs="Arial"/>
                <w:sz w:val="16"/>
                <w:szCs w:val="16"/>
              </w:rPr>
              <w:t>734947/A-Activity Diagram</w:t>
            </w:r>
          </w:p>
        </w:tc>
        <w:tc>
          <w:tcPr>
            <w:tcW w:w="4770" w:type="dxa"/>
            <w:tcBorders>
              <w:top w:val="single" w:sz="6" w:space="0" w:color="auto"/>
              <w:left w:val="single" w:sz="6" w:space="0" w:color="auto"/>
              <w:bottom w:val="single" w:sz="6" w:space="0" w:color="auto"/>
              <w:right w:val="single" w:sz="6" w:space="0" w:color="auto"/>
            </w:tcBorders>
            <w:vAlign w:val="center"/>
          </w:tcPr>
          <w:p w14:paraId="644C2001" w14:textId="77777777" w:rsidR="00764506" w:rsidRPr="00764506" w:rsidRDefault="00770557" w:rsidP="00764506">
            <w:pPr>
              <w:rPr>
                <w:rFonts w:cs="Calibri"/>
                <w:sz w:val="16"/>
                <w:szCs w:val="16"/>
              </w:rPr>
            </w:pPr>
            <w:r w:rsidRPr="00764506">
              <w:rPr>
                <w:rFonts w:cs="Calibri"/>
                <w:sz w:val="16"/>
                <w:szCs w:val="16"/>
              </w:rPr>
              <w:t>tmertiri: new diagram</w:t>
            </w:r>
          </w:p>
        </w:tc>
      </w:tr>
      <w:tr w:rsidR="00764506" w:rsidRPr="00155258" w14:paraId="495E1E91" w14:textId="77777777" w:rsidTr="00570795">
        <w:trPr>
          <w:trHeight w:val="187"/>
          <w:jc w:val="center"/>
        </w:trPr>
        <w:tc>
          <w:tcPr>
            <w:tcW w:w="1792" w:type="dxa"/>
            <w:tcBorders>
              <w:left w:val="single" w:sz="6" w:space="0" w:color="auto"/>
              <w:right w:val="single" w:sz="6" w:space="0" w:color="auto"/>
            </w:tcBorders>
          </w:tcPr>
          <w:p w14:paraId="33299A6C"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E15ECD6" w14:textId="77777777" w:rsidR="00764506" w:rsidRPr="00764506" w:rsidRDefault="00770557" w:rsidP="00764506">
            <w:pPr>
              <w:rPr>
                <w:rFonts w:cs="Arial"/>
                <w:sz w:val="16"/>
                <w:szCs w:val="16"/>
              </w:rPr>
            </w:pPr>
            <w:r w:rsidRPr="00764506">
              <w:rPr>
                <w:rFonts w:cs="Arial"/>
                <w:sz w:val="16"/>
                <w:szCs w:val="16"/>
              </w:rPr>
              <w:t>CAMERA-ACT-REQ-381772/A-Views At Speed Gen 4</w:t>
            </w:r>
          </w:p>
        </w:tc>
        <w:tc>
          <w:tcPr>
            <w:tcW w:w="4770" w:type="dxa"/>
            <w:tcBorders>
              <w:top w:val="single" w:sz="6" w:space="0" w:color="auto"/>
              <w:left w:val="single" w:sz="6" w:space="0" w:color="auto"/>
              <w:bottom w:val="single" w:sz="6" w:space="0" w:color="auto"/>
              <w:right w:val="single" w:sz="6" w:space="0" w:color="auto"/>
            </w:tcBorders>
            <w:vAlign w:val="center"/>
          </w:tcPr>
          <w:p w14:paraId="0A2BB226" w14:textId="77777777" w:rsidR="00764506" w:rsidRPr="00764506" w:rsidRDefault="00770557" w:rsidP="00764506">
            <w:pPr>
              <w:rPr>
                <w:rFonts w:cs="Calibri"/>
                <w:sz w:val="16"/>
                <w:szCs w:val="16"/>
              </w:rPr>
            </w:pPr>
            <w:r w:rsidRPr="00764506">
              <w:rPr>
                <w:rFonts w:cs="Calibri"/>
                <w:sz w:val="16"/>
                <w:szCs w:val="16"/>
              </w:rPr>
              <w:t>tmertiri: new diagram</w:t>
            </w:r>
          </w:p>
        </w:tc>
      </w:tr>
      <w:tr w:rsidR="00764506" w:rsidRPr="00155258" w14:paraId="73705FC0" w14:textId="77777777" w:rsidTr="00570795">
        <w:trPr>
          <w:trHeight w:val="187"/>
          <w:jc w:val="center"/>
        </w:trPr>
        <w:tc>
          <w:tcPr>
            <w:tcW w:w="1792" w:type="dxa"/>
            <w:tcBorders>
              <w:left w:val="single" w:sz="6" w:space="0" w:color="auto"/>
              <w:right w:val="single" w:sz="6" w:space="0" w:color="auto"/>
            </w:tcBorders>
          </w:tcPr>
          <w:p w14:paraId="3AC77472"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0CB161B" w14:textId="77777777" w:rsidR="00764506" w:rsidRPr="00764506" w:rsidRDefault="00770557" w:rsidP="00764506">
            <w:pPr>
              <w:rPr>
                <w:rFonts w:cs="Arial"/>
                <w:sz w:val="16"/>
                <w:szCs w:val="16"/>
              </w:rPr>
            </w:pPr>
            <w:r w:rsidRPr="00764506">
              <w:rPr>
                <w:rFonts w:cs="Arial"/>
                <w:sz w:val="16"/>
                <w:szCs w:val="16"/>
              </w:rPr>
              <w:t>734948/A-Sequence Diagram</w:t>
            </w:r>
          </w:p>
        </w:tc>
        <w:tc>
          <w:tcPr>
            <w:tcW w:w="4770" w:type="dxa"/>
            <w:tcBorders>
              <w:top w:val="single" w:sz="6" w:space="0" w:color="auto"/>
              <w:left w:val="single" w:sz="6" w:space="0" w:color="auto"/>
              <w:bottom w:val="single" w:sz="6" w:space="0" w:color="auto"/>
              <w:right w:val="single" w:sz="6" w:space="0" w:color="auto"/>
            </w:tcBorders>
            <w:vAlign w:val="center"/>
          </w:tcPr>
          <w:p w14:paraId="5A1BB15F" w14:textId="77777777" w:rsidR="00764506" w:rsidRPr="00764506" w:rsidRDefault="00770557" w:rsidP="00764506">
            <w:pPr>
              <w:rPr>
                <w:rFonts w:cs="Calibri"/>
                <w:sz w:val="16"/>
                <w:szCs w:val="16"/>
              </w:rPr>
            </w:pPr>
            <w:r w:rsidRPr="00764506">
              <w:rPr>
                <w:rFonts w:cs="Calibri"/>
                <w:sz w:val="16"/>
                <w:szCs w:val="16"/>
              </w:rPr>
              <w:t>tmertiri: new diagram</w:t>
            </w:r>
          </w:p>
        </w:tc>
      </w:tr>
      <w:tr w:rsidR="00764506" w:rsidRPr="00155258" w14:paraId="3DB3133F" w14:textId="77777777" w:rsidTr="00570795">
        <w:trPr>
          <w:trHeight w:val="187"/>
          <w:jc w:val="center"/>
        </w:trPr>
        <w:tc>
          <w:tcPr>
            <w:tcW w:w="1792" w:type="dxa"/>
            <w:tcBorders>
              <w:left w:val="single" w:sz="6" w:space="0" w:color="auto"/>
              <w:right w:val="single" w:sz="6" w:space="0" w:color="auto"/>
            </w:tcBorders>
          </w:tcPr>
          <w:p w14:paraId="39164B93"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75E25F0" w14:textId="77777777" w:rsidR="00764506" w:rsidRPr="00764506" w:rsidRDefault="00770557" w:rsidP="00764506">
            <w:pPr>
              <w:rPr>
                <w:rFonts w:cs="Arial"/>
                <w:sz w:val="16"/>
                <w:szCs w:val="16"/>
              </w:rPr>
            </w:pPr>
            <w:r w:rsidRPr="00764506">
              <w:rPr>
                <w:rFonts w:cs="Arial"/>
                <w:sz w:val="16"/>
                <w:szCs w:val="16"/>
              </w:rPr>
              <w:t>CAMERA-SD-REQ-381773/A-Views At Speed Gen 4</w:t>
            </w:r>
          </w:p>
        </w:tc>
        <w:tc>
          <w:tcPr>
            <w:tcW w:w="4770" w:type="dxa"/>
            <w:tcBorders>
              <w:top w:val="single" w:sz="6" w:space="0" w:color="auto"/>
              <w:left w:val="single" w:sz="6" w:space="0" w:color="auto"/>
              <w:bottom w:val="single" w:sz="6" w:space="0" w:color="auto"/>
              <w:right w:val="single" w:sz="6" w:space="0" w:color="auto"/>
            </w:tcBorders>
            <w:vAlign w:val="center"/>
          </w:tcPr>
          <w:p w14:paraId="61E2325D" w14:textId="77777777" w:rsidR="00764506" w:rsidRPr="00764506" w:rsidRDefault="00770557" w:rsidP="00764506">
            <w:pPr>
              <w:rPr>
                <w:rFonts w:cs="Calibri"/>
                <w:sz w:val="16"/>
                <w:szCs w:val="16"/>
              </w:rPr>
            </w:pPr>
            <w:r w:rsidRPr="00764506">
              <w:rPr>
                <w:rFonts w:cs="Calibri"/>
                <w:sz w:val="16"/>
                <w:szCs w:val="16"/>
              </w:rPr>
              <w:t>tmertiri: new diagram</w:t>
            </w:r>
          </w:p>
        </w:tc>
      </w:tr>
      <w:tr w:rsidR="00764506" w:rsidRPr="00155258" w14:paraId="30959A0A" w14:textId="77777777" w:rsidTr="00570795">
        <w:trPr>
          <w:trHeight w:val="187"/>
          <w:jc w:val="center"/>
        </w:trPr>
        <w:tc>
          <w:tcPr>
            <w:tcW w:w="1792" w:type="dxa"/>
            <w:tcBorders>
              <w:left w:val="single" w:sz="6" w:space="0" w:color="auto"/>
              <w:right w:val="single" w:sz="6" w:space="0" w:color="auto"/>
            </w:tcBorders>
          </w:tcPr>
          <w:p w14:paraId="19F61C39"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1A5835D" w14:textId="77777777" w:rsidR="00764506" w:rsidRPr="00764506" w:rsidRDefault="00770557" w:rsidP="00764506">
            <w:pPr>
              <w:rPr>
                <w:rFonts w:cs="Arial"/>
                <w:sz w:val="16"/>
                <w:szCs w:val="16"/>
              </w:rPr>
            </w:pPr>
            <w:r w:rsidRPr="00764506">
              <w:rPr>
                <w:rFonts w:cs="Arial"/>
                <w:sz w:val="16"/>
                <w:szCs w:val="16"/>
              </w:rPr>
              <w:t>738691/A-CHMSL IOD</w:t>
            </w:r>
          </w:p>
        </w:tc>
        <w:tc>
          <w:tcPr>
            <w:tcW w:w="4770" w:type="dxa"/>
            <w:tcBorders>
              <w:top w:val="single" w:sz="6" w:space="0" w:color="auto"/>
              <w:left w:val="single" w:sz="6" w:space="0" w:color="auto"/>
              <w:bottom w:val="single" w:sz="6" w:space="0" w:color="auto"/>
              <w:right w:val="single" w:sz="6" w:space="0" w:color="auto"/>
            </w:tcBorders>
            <w:vAlign w:val="center"/>
          </w:tcPr>
          <w:p w14:paraId="15AD334C" w14:textId="77777777" w:rsidR="00764506" w:rsidRPr="00764506" w:rsidRDefault="00770557" w:rsidP="00764506">
            <w:pPr>
              <w:rPr>
                <w:rFonts w:cs="Calibri"/>
                <w:sz w:val="16"/>
                <w:szCs w:val="16"/>
              </w:rPr>
            </w:pPr>
            <w:r w:rsidRPr="00764506">
              <w:rPr>
                <w:rFonts w:cs="Calibri"/>
                <w:sz w:val="16"/>
                <w:szCs w:val="16"/>
              </w:rPr>
              <w:t>tmertiri: new section</w:t>
            </w:r>
          </w:p>
        </w:tc>
      </w:tr>
      <w:tr w:rsidR="00764506" w:rsidRPr="00155258" w14:paraId="74EAAA9A" w14:textId="77777777" w:rsidTr="00570795">
        <w:trPr>
          <w:trHeight w:val="187"/>
          <w:jc w:val="center"/>
        </w:trPr>
        <w:tc>
          <w:tcPr>
            <w:tcW w:w="1792" w:type="dxa"/>
            <w:tcBorders>
              <w:left w:val="single" w:sz="6" w:space="0" w:color="auto"/>
              <w:right w:val="single" w:sz="6" w:space="0" w:color="auto"/>
            </w:tcBorders>
          </w:tcPr>
          <w:p w14:paraId="76434AA5"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E93940E" w14:textId="77777777" w:rsidR="00764506" w:rsidRPr="00764506" w:rsidRDefault="00770557" w:rsidP="00764506">
            <w:pPr>
              <w:rPr>
                <w:rFonts w:cs="Arial"/>
                <w:sz w:val="16"/>
                <w:szCs w:val="16"/>
              </w:rPr>
            </w:pPr>
            <w:r w:rsidRPr="00764506">
              <w:rPr>
                <w:rFonts w:cs="Arial"/>
                <w:sz w:val="16"/>
                <w:szCs w:val="16"/>
              </w:rPr>
              <w:t>FUN-REQ-382683/A-CHMSL IOD</w:t>
            </w:r>
          </w:p>
        </w:tc>
        <w:tc>
          <w:tcPr>
            <w:tcW w:w="4770" w:type="dxa"/>
            <w:tcBorders>
              <w:top w:val="single" w:sz="6" w:space="0" w:color="auto"/>
              <w:left w:val="single" w:sz="6" w:space="0" w:color="auto"/>
              <w:bottom w:val="single" w:sz="6" w:space="0" w:color="auto"/>
              <w:right w:val="single" w:sz="6" w:space="0" w:color="auto"/>
            </w:tcBorders>
            <w:vAlign w:val="center"/>
          </w:tcPr>
          <w:p w14:paraId="4EA39728" w14:textId="77777777" w:rsidR="00764506" w:rsidRPr="00764506" w:rsidRDefault="00770557" w:rsidP="00764506">
            <w:pPr>
              <w:rPr>
                <w:rFonts w:cs="Calibri"/>
                <w:sz w:val="16"/>
                <w:szCs w:val="16"/>
              </w:rPr>
            </w:pPr>
            <w:r w:rsidRPr="00764506">
              <w:rPr>
                <w:rFonts w:cs="Calibri"/>
                <w:sz w:val="16"/>
                <w:szCs w:val="16"/>
              </w:rPr>
              <w:t>tmertiri: new function</w:t>
            </w:r>
          </w:p>
        </w:tc>
      </w:tr>
      <w:tr w:rsidR="00764506" w:rsidRPr="00155258" w14:paraId="6C3FF3F9" w14:textId="77777777" w:rsidTr="00570795">
        <w:trPr>
          <w:trHeight w:val="187"/>
          <w:jc w:val="center"/>
        </w:trPr>
        <w:tc>
          <w:tcPr>
            <w:tcW w:w="1792" w:type="dxa"/>
            <w:tcBorders>
              <w:left w:val="single" w:sz="6" w:space="0" w:color="auto"/>
              <w:right w:val="single" w:sz="6" w:space="0" w:color="auto"/>
            </w:tcBorders>
          </w:tcPr>
          <w:p w14:paraId="699FC450"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13B2055" w14:textId="77777777" w:rsidR="00764506" w:rsidRPr="00764506" w:rsidRDefault="00770557" w:rsidP="00764506">
            <w:pPr>
              <w:rPr>
                <w:rFonts w:cs="Arial"/>
                <w:sz w:val="16"/>
                <w:szCs w:val="16"/>
              </w:rPr>
            </w:pPr>
            <w:r w:rsidRPr="00764506">
              <w:rPr>
                <w:rFonts w:cs="Arial"/>
                <w:sz w:val="16"/>
                <w:szCs w:val="16"/>
              </w:rPr>
              <w:t>CAMERA-REQ-382684/A-CHMSL IOD Config Values</w:t>
            </w:r>
          </w:p>
        </w:tc>
        <w:tc>
          <w:tcPr>
            <w:tcW w:w="4770" w:type="dxa"/>
            <w:tcBorders>
              <w:top w:val="single" w:sz="6" w:space="0" w:color="auto"/>
              <w:left w:val="single" w:sz="6" w:space="0" w:color="auto"/>
              <w:bottom w:val="single" w:sz="6" w:space="0" w:color="auto"/>
              <w:right w:val="single" w:sz="6" w:space="0" w:color="auto"/>
            </w:tcBorders>
            <w:vAlign w:val="center"/>
          </w:tcPr>
          <w:p w14:paraId="44542C9A" w14:textId="77777777" w:rsidR="00764506" w:rsidRPr="00764506" w:rsidRDefault="00770557" w:rsidP="00764506">
            <w:pPr>
              <w:rPr>
                <w:rFonts w:cs="Calibri"/>
                <w:sz w:val="16"/>
                <w:szCs w:val="16"/>
              </w:rPr>
            </w:pPr>
            <w:r w:rsidRPr="00764506">
              <w:rPr>
                <w:rFonts w:cs="Calibri"/>
                <w:sz w:val="16"/>
                <w:szCs w:val="16"/>
              </w:rPr>
              <w:t>tmertiri: new requirement</w:t>
            </w:r>
          </w:p>
        </w:tc>
      </w:tr>
      <w:tr w:rsidR="00764506" w:rsidRPr="00155258" w14:paraId="0F3428B6" w14:textId="77777777" w:rsidTr="00570795">
        <w:trPr>
          <w:trHeight w:val="187"/>
          <w:jc w:val="center"/>
        </w:trPr>
        <w:tc>
          <w:tcPr>
            <w:tcW w:w="1792" w:type="dxa"/>
            <w:tcBorders>
              <w:left w:val="single" w:sz="6" w:space="0" w:color="auto"/>
              <w:right w:val="single" w:sz="6" w:space="0" w:color="auto"/>
            </w:tcBorders>
          </w:tcPr>
          <w:p w14:paraId="6C7F841A"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2FBC1F8" w14:textId="77777777" w:rsidR="00764506" w:rsidRPr="00764506" w:rsidRDefault="00770557" w:rsidP="00764506">
            <w:pPr>
              <w:rPr>
                <w:rFonts w:cs="Arial"/>
                <w:sz w:val="16"/>
                <w:szCs w:val="16"/>
              </w:rPr>
            </w:pPr>
            <w:r w:rsidRPr="00764506">
              <w:rPr>
                <w:rFonts w:cs="Arial"/>
                <w:sz w:val="16"/>
                <w:szCs w:val="16"/>
              </w:rPr>
              <w:t>738641/A-UseCases</w:t>
            </w:r>
          </w:p>
        </w:tc>
        <w:tc>
          <w:tcPr>
            <w:tcW w:w="4770" w:type="dxa"/>
            <w:tcBorders>
              <w:top w:val="single" w:sz="6" w:space="0" w:color="auto"/>
              <w:left w:val="single" w:sz="6" w:space="0" w:color="auto"/>
              <w:bottom w:val="single" w:sz="6" w:space="0" w:color="auto"/>
              <w:right w:val="single" w:sz="6" w:space="0" w:color="auto"/>
            </w:tcBorders>
            <w:vAlign w:val="center"/>
          </w:tcPr>
          <w:p w14:paraId="3F4D2FEB" w14:textId="77777777" w:rsidR="00764506" w:rsidRPr="00764506" w:rsidRDefault="00770557" w:rsidP="00764506">
            <w:pPr>
              <w:rPr>
                <w:rFonts w:cs="Calibri"/>
                <w:sz w:val="16"/>
                <w:szCs w:val="16"/>
              </w:rPr>
            </w:pPr>
            <w:r w:rsidRPr="00764506">
              <w:rPr>
                <w:rFonts w:cs="Calibri"/>
                <w:sz w:val="16"/>
                <w:szCs w:val="16"/>
              </w:rPr>
              <w:t>tmertiri: new usecases</w:t>
            </w:r>
          </w:p>
        </w:tc>
      </w:tr>
      <w:tr w:rsidR="00764506" w:rsidRPr="00155258" w14:paraId="43EA12EC" w14:textId="77777777" w:rsidTr="00570795">
        <w:trPr>
          <w:trHeight w:val="187"/>
          <w:jc w:val="center"/>
        </w:trPr>
        <w:tc>
          <w:tcPr>
            <w:tcW w:w="1792" w:type="dxa"/>
            <w:tcBorders>
              <w:left w:val="single" w:sz="6" w:space="0" w:color="auto"/>
              <w:right w:val="single" w:sz="6" w:space="0" w:color="auto"/>
            </w:tcBorders>
          </w:tcPr>
          <w:p w14:paraId="5F0A7587"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F4BAAB7" w14:textId="77777777" w:rsidR="00764506" w:rsidRPr="00764506" w:rsidRDefault="00770557" w:rsidP="00764506">
            <w:pPr>
              <w:rPr>
                <w:rFonts w:cs="Arial"/>
                <w:sz w:val="16"/>
                <w:szCs w:val="16"/>
              </w:rPr>
            </w:pPr>
            <w:r w:rsidRPr="00764506">
              <w:rPr>
                <w:rFonts w:cs="Arial"/>
                <w:sz w:val="16"/>
                <w:szCs w:val="16"/>
              </w:rPr>
              <w:t>CAMERA-UC-REQ-382686/A-CHMSL IOD Activation</w:t>
            </w:r>
          </w:p>
        </w:tc>
        <w:tc>
          <w:tcPr>
            <w:tcW w:w="4770" w:type="dxa"/>
            <w:tcBorders>
              <w:top w:val="single" w:sz="6" w:space="0" w:color="auto"/>
              <w:left w:val="single" w:sz="6" w:space="0" w:color="auto"/>
              <w:bottom w:val="single" w:sz="6" w:space="0" w:color="auto"/>
              <w:right w:val="single" w:sz="6" w:space="0" w:color="auto"/>
            </w:tcBorders>
            <w:vAlign w:val="center"/>
          </w:tcPr>
          <w:p w14:paraId="04E0ECD3" w14:textId="77777777" w:rsidR="00764506" w:rsidRPr="00764506" w:rsidRDefault="00770557" w:rsidP="00764506">
            <w:pPr>
              <w:rPr>
                <w:rFonts w:cs="Calibri"/>
                <w:sz w:val="16"/>
                <w:szCs w:val="16"/>
              </w:rPr>
            </w:pPr>
            <w:r w:rsidRPr="00764506">
              <w:rPr>
                <w:rFonts w:cs="Calibri"/>
                <w:sz w:val="16"/>
                <w:szCs w:val="16"/>
              </w:rPr>
              <w:t>tmertiri: new usecases</w:t>
            </w:r>
          </w:p>
        </w:tc>
      </w:tr>
      <w:tr w:rsidR="00764506" w:rsidRPr="00155258" w14:paraId="52EEF641" w14:textId="77777777" w:rsidTr="00570795">
        <w:trPr>
          <w:trHeight w:val="187"/>
          <w:jc w:val="center"/>
        </w:trPr>
        <w:tc>
          <w:tcPr>
            <w:tcW w:w="1792" w:type="dxa"/>
            <w:tcBorders>
              <w:left w:val="single" w:sz="6" w:space="0" w:color="auto"/>
              <w:right w:val="single" w:sz="6" w:space="0" w:color="auto"/>
            </w:tcBorders>
          </w:tcPr>
          <w:p w14:paraId="05E4D163"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6417ACA" w14:textId="77777777" w:rsidR="00764506" w:rsidRPr="00764506" w:rsidRDefault="00770557" w:rsidP="00764506">
            <w:pPr>
              <w:rPr>
                <w:rFonts w:cs="Arial"/>
                <w:sz w:val="16"/>
                <w:szCs w:val="16"/>
              </w:rPr>
            </w:pPr>
            <w:r w:rsidRPr="00764506">
              <w:rPr>
                <w:rFonts w:cs="Arial"/>
                <w:sz w:val="16"/>
                <w:szCs w:val="16"/>
              </w:rPr>
              <w:t>CAMERA-UC-REQ-382687/A-CHMSL IOD Deactivation Via Client</w:t>
            </w:r>
          </w:p>
        </w:tc>
        <w:tc>
          <w:tcPr>
            <w:tcW w:w="4770" w:type="dxa"/>
            <w:tcBorders>
              <w:top w:val="single" w:sz="6" w:space="0" w:color="auto"/>
              <w:left w:val="single" w:sz="6" w:space="0" w:color="auto"/>
              <w:bottom w:val="single" w:sz="6" w:space="0" w:color="auto"/>
              <w:right w:val="single" w:sz="6" w:space="0" w:color="auto"/>
            </w:tcBorders>
            <w:vAlign w:val="center"/>
          </w:tcPr>
          <w:p w14:paraId="0910573A" w14:textId="77777777" w:rsidR="00764506" w:rsidRPr="00764506" w:rsidRDefault="00770557" w:rsidP="00764506">
            <w:pPr>
              <w:rPr>
                <w:rFonts w:cs="Calibri"/>
                <w:sz w:val="16"/>
                <w:szCs w:val="16"/>
              </w:rPr>
            </w:pPr>
            <w:r w:rsidRPr="00764506">
              <w:rPr>
                <w:rFonts w:cs="Calibri"/>
                <w:sz w:val="16"/>
                <w:szCs w:val="16"/>
              </w:rPr>
              <w:t>tmertiri: new usecases</w:t>
            </w:r>
          </w:p>
        </w:tc>
      </w:tr>
      <w:tr w:rsidR="00764506" w:rsidRPr="00155258" w14:paraId="1FDBF23E" w14:textId="77777777" w:rsidTr="00570795">
        <w:trPr>
          <w:trHeight w:val="187"/>
          <w:jc w:val="center"/>
        </w:trPr>
        <w:tc>
          <w:tcPr>
            <w:tcW w:w="1792" w:type="dxa"/>
            <w:tcBorders>
              <w:left w:val="single" w:sz="6" w:space="0" w:color="auto"/>
              <w:right w:val="single" w:sz="6" w:space="0" w:color="auto"/>
            </w:tcBorders>
          </w:tcPr>
          <w:p w14:paraId="3469FF92"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17E435A" w14:textId="77777777" w:rsidR="00764506" w:rsidRPr="00764506" w:rsidRDefault="00770557" w:rsidP="00764506">
            <w:pPr>
              <w:rPr>
                <w:rFonts w:cs="Arial"/>
                <w:sz w:val="16"/>
                <w:szCs w:val="16"/>
              </w:rPr>
            </w:pPr>
            <w:r w:rsidRPr="00764506">
              <w:rPr>
                <w:rFonts w:cs="Arial"/>
                <w:sz w:val="16"/>
                <w:szCs w:val="16"/>
              </w:rPr>
              <w:t>CAMERA-UC-REQ-382688/A-Returning to CHMSL IOD from Parking Feature</w:t>
            </w:r>
          </w:p>
        </w:tc>
        <w:tc>
          <w:tcPr>
            <w:tcW w:w="4770" w:type="dxa"/>
            <w:tcBorders>
              <w:top w:val="single" w:sz="6" w:space="0" w:color="auto"/>
              <w:left w:val="single" w:sz="6" w:space="0" w:color="auto"/>
              <w:bottom w:val="single" w:sz="6" w:space="0" w:color="auto"/>
              <w:right w:val="single" w:sz="6" w:space="0" w:color="auto"/>
            </w:tcBorders>
            <w:vAlign w:val="center"/>
          </w:tcPr>
          <w:p w14:paraId="43EAC031" w14:textId="77777777" w:rsidR="00764506" w:rsidRPr="00764506" w:rsidRDefault="00770557" w:rsidP="00764506">
            <w:pPr>
              <w:rPr>
                <w:rFonts w:cs="Calibri"/>
                <w:sz w:val="16"/>
                <w:szCs w:val="16"/>
              </w:rPr>
            </w:pPr>
            <w:r w:rsidRPr="00764506">
              <w:rPr>
                <w:rFonts w:cs="Calibri"/>
                <w:sz w:val="16"/>
                <w:szCs w:val="16"/>
              </w:rPr>
              <w:t>tmertiri: new usecases</w:t>
            </w:r>
          </w:p>
        </w:tc>
      </w:tr>
      <w:tr w:rsidR="00764506" w:rsidRPr="00155258" w14:paraId="3CA44C8A" w14:textId="77777777" w:rsidTr="00570795">
        <w:trPr>
          <w:trHeight w:val="187"/>
          <w:jc w:val="center"/>
        </w:trPr>
        <w:tc>
          <w:tcPr>
            <w:tcW w:w="1792" w:type="dxa"/>
            <w:tcBorders>
              <w:left w:val="single" w:sz="6" w:space="0" w:color="auto"/>
              <w:right w:val="single" w:sz="6" w:space="0" w:color="auto"/>
            </w:tcBorders>
          </w:tcPr>
          <w:p w14:paraId="53E8F137"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A7AA9C4" w14:textId="77777777" w:rsidR="00764506" w:rsidRPr="00764506" w:rsidRDefault="00770557" w:rsidP="00764506">
            <w:pPr>
              <w:rPr>
                <w:rFonts w:cs="Arial"/>
                <w:sz w:val="16"/>
                <w:szCs w:val="16"/>
              </w:rPr>
            </w:pPr>
            <w:r w:rsidRPr="00764506">
              <w:rPr>
                <w:rFonts w:cs="Arial"/>
                <w:sz w:val="16"/>
                <w:szCs w:val="16"/>
              </w:rPr>
              <w:t>738655/A-White Box View</w:t>
            </w:r>
          </w:p>
        </w:tc>
        <w:tc>
          <w:tcPr>
            <w:tcW w:w="4770" w:type="dxa"/>
            <w:tcBorders>
              <w:top w:val="single" w:sz="6" w:space="0" w:color="auto"/>
              <w:left w:val="single" w:sz="6" w:space="0" w:color="auto"/>
              <w:bottom w:val="single" w:sz="6" w:space="0" w:color="auto"/>
              <w:right w:val="single" w:sz="6" w:space="0" w:color="auto"/>
            </w:tcBorders>
            <w:vAlign w:val="center"/>
          </w:tcPr>
          <w:p w14:paraId="3ECF956D" w14:textId="77777777" w:rsidR="00764506" w:rsidRPr="00764506" w:rsidRDefault="00770557" w:rsidP="00764506">
            <w:pPr>
              <w:rPr>
                <w:rFonts w:cs="Calibri"/>
                <w:sz w:val="16"/>
                <w:szCs w:val="16"/>
              </w:rPr>
            </w:pPr>
            <w:r w:rsidRPr="00764506">
              <w:rPr>
                <w:rFonts w:cs="Calibri"/>
                <w:sz w:val="16"/>
                <w:szCs w:val="16"/>
              </w:rPr>
              <w:t>tmertiri: new section</w:t>
            </w:r>
          </w:p>
        </w:tc>
      </w:tr>
      <w:tr w:rsidR="00764506" w:rsidRPr="00155258" w14:paraId="2C2B4AF3" w14:textId="77777777" w:rsidTr="00570795">
        <w:trPr>
          <w:trHeight w:val="187"/>
          <w:jc w:val="center"/>
        </w:trPr>
        <w:tc>
          <w:tcPr>
            <w:tcW w:w="1792" w:type="dxa"/>
            <w:tcBorders>
              <w:left w:val="single" w:sz="6" w:space="0" w:color="auto"/>
              <w:right w:val="single" w:sz="6" w:space="0" w:color="auto"/>
            </w:tcBorders>
          </w:tcPr>
          <w:p w14:paraId="06193117"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F7CE280" w14:textId="77777777" w:rsidR="00764506" w:rsidRPr="00764506" w:rsidRDefault="00770557" w:rsidP="00764506">
            <w:pPr>
              <w:rPr>
                <w:rFonts w:cs="Arial"/>
                <w:sz w:val="16"/>
                <w:szCs w:val="16"/>
              </w:rPr>
            </w:pPr>
            <w:r w:rsidRPr="00764506">
              <w:rPr>
                <w:rFonts w:cs="Arial"/>
                <w:sz w:val="16"/>
                <w:szCs w:val="16"/>
              </w:rPr>
              <w:t>738652/A-Activity Diagram</w:t>
            </w:r>
          </w:p>
        </w:tc>
        <w:tc>
          <w:tcPr>
            <w:tcW w:w="4770" w:type="dxa"/>
            <w:tcBorders>
              <w:top w:val="single" w:sz="6" w:space="0" w:color="auto"/>
              <w:left w:val="single" w:sz="6" w:space="0" w:color="auto"/>
              <w:bottom w:val="single" w:sz="6" w:space="0" w:color="auto"/>
              <w:right w:val="single" w:sz="6" w:space="0" w:color="auto"/>
            </w:tcBorders>
            <w:vAlign w:val="center"/>
          </w:tcPr>
          <w:p w14:paraId="450A033E" w14:textId="77777777" w:rsidR="00764506" w:rsidRPr="00764506" w:rsidRDefault="00770557" w:rsidP="00764506">
            <w:pPr>
              <w:rPr>
                <w:rFonts w:cs="Calibri"/>
                <w:sz w:val="16"/>
                <w:szCs w:val="16"/>
              </w:rPr>
            </w:pPr>
            <w:r w:rsidRPr="00764506">
              <w:rPr>
                <w:rFonts w:cs="Calibri"/>
                <w:sz w:val="16"/>
                <w:szCs w:val="16"/>
              </w:rPr>
              <w:t>tmertiri: new section</w:t>
            </w:r>
          </w:p>
        </w:tc>
      </w:tr>
      <w:tr w:rsidR="00764506" w:rsidRPr="00155258" w14:paraId="49512D60" w14:textId="77777777" w:rsidTr="00570795">
        <w:trPr>
          <w:trHeight w:val="187"/>
          <w:jc w:val="center"/>
        </w:trPr>
        <w:tc>
          <w:tcPr>
            <w:tcW w:w="1792" w:type="dxa"/>
            <w:tcBorders>
              <w:left w:val="single" w:sz="6" w:space="0" w:color="auto"/>
              <w:right w:val="single" w:sz="6" w:space="0" w:color="auto"/>
            </w:tcBorders>
          </w:tcPr>
          <w:p w14:paraId="13E7158F"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332DB27" w14:textId="77777777" w:rsidR="00764506" w:rsidRPr="00764506" w:rsidRDefault="00770557" w:rsidP="00764506">
            <w:pPr>
              <w:rPr>
                <w:rFonts w:cs="Arial"/>
                <w:sz w:val="16"/>
                <w:szCs w:val="16"/>
              </w:rPr>
            </w:pPr>
            <w:r w:rsidRPr="00764506">
              <w:rPr>
                <w:rFonts w:cs="Arial"/>
                <w:sz w:val="16"/>
                <w:szCs w:val="16"/>
              </w:rPr>
              <w:t>CAMERA-ACT-REQ-382730/A-CHMSL IOD Operation</w:t>
            </w:r>
          </w:p>
        </w:tc>
        <w:tc>
          <w:tcPr>
            <w:tcW w:w="4770" w:type="dxa"/>
            <w:tcBorders>
              <w:top w:val="single" w:sz="6" w:space="0" w:color="auto"/>
              <w:left w:val="single" w:sz="6" w:space="0" w:color="auto"/>
              <w:bottom w:val="single" w:sz="6" w:space="0" w:color="auto"/>
              <w:right w:val="single" w:sz="6" w:space="0" w:color="auto"/>
            </w:tcBorders>
            <w:vAlign w:val="center"/>
          </w:tcPr>
          <w:p w14:paraId="710E3697" w14:textId="77777777" w:rsidR="00764506" w:rsidRPr="00764506" w:rsidRDefault="00770557" w:rsidP="00764506">
            <w:pPr>
              <w:rPr>
                <w:rFonts w:cs="Calibri"/>
                <w:sz w:val="16"/>
                <w:szCs w:val="16"/>
              </w:rPr>
            </w:pPr>
            <w:r w:rsidRPr="00764506">
              <w:rPr>
                <w:rFonts w:cs="Calibri"/>
                <w:sz w:val="16"/>
                <w:szCs w:val="16"/>
              </w:rPr>
              <w:t>tmertiri: new diagram</w:t>
            </w:r>
          </w:p>
        </w:tc>
      </w:tr>
      <w:tr w:rsidR="00764506" w:rsidRPr="00155258" w14:paraId="646D9810" w14:textId="77777777" w:rsidTr="00570795">
        <w:trPr>
          <w:trHeight w:val="187"/>
          <w:jc w:val="center"/>
        </w:trPr>
        <w:tc>
          <w:tcPr>
            <w:tcW w:w="1792" w:type="dxa"/>
            <w:tcBorders>
              <w:left w:val="single" w:sz="6" w:space="0" w:color="auto"/>
              <w:right w:val="single" w:sz="6" w:space="0" w:color="auto"/>
            </w:tcBorders>
          </w:tcPr>
          <w:p w14:paraId="4A4692B7"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0776454" w14:textId="77777777" w:rsidR="00764506" w:rsidRPr="00764506" w:rsidRDefault="00770557" w:rsidP="00764506">
            <w:pPr>
              <w:rPr>
                <w:rFonts w:cs="Arial"/>
                <w:sz w:val="16"/>
                <w:szCs w:val="16"/>
              </w:rPr>
            </w:pPr>
            <w:r w:rsidRPr="00764506">
              <w:rPr>
                <w:rFonts w:cs="Arial"/>
                <w:sz w:val="16"/>
                <w:szCs w:val="16"/>
              </w:rPr>
              <w:t>738654/A-Sequence Diagrams</w:t>
            </w:r>
          </w:p>
        </w:tc>
        <w:tc>
          <w:tcPr>
            <w:tcW w:w="4770" w:type="dxa"/>
            <w:tcBorders>
              <w:top w:val="single" w:sz="6" w:space="0" w:color="auto"/>
              <w:left w:val="single" w:sz="6" w:space="0" w:color="auto"/>
              <w:bottom w:val="single" w:sz="6" w:space="0" w:color="auto"/>
              <w:right w:val="single" w:sz="6" w:space="0" w:color="auto"/>
            </w:tcBorders>
            <w:vAlign w:val="center"/>
          </w:tcPr>
          <w:p w14:paraId="4F50A8EE" w14:textId="77777777" w:rsidR="00764506" w:rsidRPr="00764506" w:rsidRDefault="00770557" w:rsidP="00764506">
            <w:pPr>
              <w:rPr>
                <w:rFonts w:cs="Calibri"/>
                <w:sz w:val="16"/>
                <w:szCs w:val="16"/>
              </w:rPr>
            </w:pPr>
            <w:r w:rsidRPr="00764506">
              <w:rPr>
                <w:rFonts w:cs="Calibri"/>
                <w:sz w:val="16"/>
                <w:szCs w:val="16"/>
              </w:rPr>
              <w:t>tmertiri: new section</w:t>
            </w:r>
          </w:p>
        </w:tc>
      </w:tr>
      <w:tr w:rsidR="00764506" w:rsidRPr="00155258" w14:paraId="29FAE97F" w14:textId="77777777" w:rsidTr="00570795">
        <w:trPr>
          <w:trHeight w:val="187"/>
          <w:jc w:val="center"/>
        </w:trPr>
        <w:tc>
          <w:tcPr>
            <w:tcW w:w="1792" w:type="dxa"/>
            <w:tcBorders>
              <w:left w:val="single" w:sz="6" w:space="0" w:color="auto"/>
              <w:bottom w:val="single" w:sz="4" w:space="0" w:color="auto"/>
              <w:right w:val="single" w:sz="6" w:space="0" w:color="auto"/>
            </w:tcBorders>
          </w:tcPr>
          <w:p w14:paraId="5B6F8357" w14:textId="77777777" w:rsidR="00764506" w:rsidRDefault="00000000" w:rsidP="00764506">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00E7F2A" w14:textId="77777777" w:rsidR="00764506" w:rsidRPr="00764506" w:rsidRDefault="00770557" w:rsidP="00764506">
            <w:pPr>
              <w:rPr>
                <w:rFonts w:cs="Arial"/>
                <w:sz w:val="16"/>
                <w:szCs w:val="16"/>
              </w:rPr>
            </w:pPr>
            <w:r w:rsidRPr="00764506">
              <w:rPr>
                <w:rFonts w:cs="Arial"/>
                <w:sz w:val="16"/>
                <w:szCs w:val="16"/>
              </w:rPr>
              <w:t>CAMERA-SD-REQ-382731/A-CHMSL IOD Operation</w:t>
            </w:r>
          </w:p>
        </w:tc>
        <w:tc>
          <w:tcPr>
            <w:tcW w:w="4770" w:type="dxa"/>
            <w:tcBorders>
              <w:top w:val="single" w:sz="6" w:space="0" w:color="auto"/>
              <w:left w:val="single" w:sz="6" w:space="0" w:color="auto"/>
              <w:bottom w:val="single" w:sz="6" w:space="0" w:color="auto"/>
              <w:right w:val="single" w:sz="6" w:space="0" w:color="auto"/>
            </w:tcBorders>
            <w:vAlign w:val="center"/>
          </w:tcPr>
          <w:p w14:paraId="273150F1" w14:textId="77777777" w:rsidR="00764506" w:rsidRPr="00764506" w:rsidRDefault="00770557" w:rsidP="00764506">
            <w:pPr>
              <w:rPr>
                <w:rFonts w:cs="Calibri"/>
                <w:sz w:val="16"/>
                <w:szCs w:val="16"/>
              </w:rPr>
            </w:pPr>
            <w:r w:rsidRPr="00764506">
              <w:rPr>
                <w:rFonts w:cs="Calibri"/>
                <w:sz w:val="16"/>
                <w:szCs w:val="16"/>
              </w:rPr>
              <w:t>tmertiri: new diagram</w:t>
            </w:r>
          </w:p>
        </w:tc>
      </w:tr>
      <w:tr w:rsidR="00CC4B30" w14:paraId="26C4F4EA"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19DC6C9B" w14:textId="77777777" w:rsidR="00CC4B30" w:rsidRDefault="00000000" w:rsidP="00CD5DE6">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383F2404" w14:textId="77777777" w:rsidR="00CC4B30" w:rsidRDefault="00000000" w:rsidP="00CD5DE6">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69557FA6" w14:textId="77777777" w:rsidR="00CC4B30" w:rsidRDefault="00000000" w:rsidP="00CD5DE6">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100EE71D" w14:textId="77777777" w:rsidR="00CC4B30" w:rsidRDefault="00000000" w:rsidP="00CD5DE6">
            <w:pPr>
              <w:spacing w:line="276" w:lineRule="auto"/>
              <w:rPr>
                <w:rFonts w:cs="Arial"/>
                <w:b/>
                <w:sz w:val="16"/>
              </w:rPr>
            </w:pPr>
          </w:p>
        </w:tc>
      </w:tr>
      <w:tr w:rsidR="00CC4B30" w:rsidRPr="00715A7A" w14:paraId="76CF7EC2"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6CF48361" w14:textId="77777777" w:rsidR="00CC4B30" w:rsidRPr="00715A7A" w:rsidRDefault="00770557" w:rsidP="00CD5DE6">
            <w:pPr>
              <w:spacing w:line="276" w:lineRule="auto"/>
              <w:rPr>
                <w:rFonts w:eastAsiaTheme="minorEastAsia" w:cstheme="minorBidi"/>
                <w:b/>
                <w:sz w:val="16"/>
                <w:szCs w:val="16"/>
              </w:rPr>
            </w:pPr>
            <w:r>
              <w:rPr>
                <w:rFonts w:eastAsiaTheme="minorEastAsia" w:cstheme="minorBidi"/>
                <w:b/>
                <w:sz w:val="16"/>
                <w:szCs w:val="16"/>
              </w:rPr>
              <w:t>August 19, 2020</w:t>
            </w:r>
          </w:p>
        </w:tc>
        <w:tc>
          <w:tcPr>
            <w:tcW w:w="990" w:type="dxa"/>
            <w:tcBorders>
              <w:top w:val="single" w:sz="6" w:space="0" w:color="auto"/>
              <w:left w:val="single" w:sz="6" w:space="0" w:color="auto"/>
              <w:bottom w:val="single" w:sz="6" w:space="0" w:color="auto"/>
              <w:right w:val="single" w:sz="6" w:space="0" w:color="auto"/>
            </w:tcBorders>
            <w:hideMark/>
          </w:tcPr>
          <w:p w14:paraId="7B61204A" w14:textId="77777777" w:rsidR="00CC4B30" w:rsidRPr="00715A7A" w:rsidRDefault="00770557" w:rsidP="00CD5DE6">
            <w:pPr>
              <w:spacing w:line="276" w:lineRule="auto"/>
              <w:jc w:val="center"/>
              <w:rPr>
                <w:rFonts w:eastAsiaTheme="minorEastAsia" w:cstheme="minorBidi"/>
                <w:b/>
                <w:sz w:val="16"/>
                <w:szCs w:val="16"/>
              </w:rPr>
            </w:pPr>
            <w:r>
              <w:rPr>
                <w:rFonts w:eastAsiaTheme="minorEastAsia" w:cstheme="minorBidi"/>
                <w:b/>
                <w:sz w:val="16"/>
                <w:szCs w:val="16"/>
              </w:rPr>
              <w:t>1.13</w:t>
            </w:r>
          </w:p>
        </w:tc>
        <w:tc>
          <w:tcPr>
            <w:tcW w:w="8280" w:type="dxa"/>
            <w:gridSpan w:val="2"/>
            <w:tcBorders>
              <w:top w:val="single" w:sz="6" w:space="0" w:color="auto"/>
              <w:left w:val="single" w:sz="6" w:space="0" w:color="auto"/>
              <w:bottom w:val="single" w:sz="6" w:space="0" w:color="auto"/>
              <w:right w:val="single" w:sz="6" w:space="0" w:color="auto"/>
            </w:tcBorders>
          </w:tcPr>
          <w:p w14:paraId="5820A10E" w14:textId="77777777" w:rsidR="00CC4B30" w:rsidRPr="00715A7A" w:rsidRDefault="00000000" w:rsidP="00CD5DE6">
            <w:pPr>
              <w:spacing w:line="276" w:lineRule="auto"/>
              <w:rPr>
                <w:rFonts w:cs="Arial"/>
                <w:b/>
                <w:sz w:val="16"/>
                <w:szCs w:val="16"/>
              </w:rPr>
            </w:pPr>
          </w:p>
        </w:tc>
      </w:tr>
      <w:tr w:rsidR="00CC4B30" w:rsidRPr="00764506" w14:paraId="623D9D3F" w14:textId="77777777" w:rsidTr="00570795">
        <w:trPr>
          <w:trHeight w:val="187"/>
          <w:jc w:val="center"/>
        </w:trPr>
        <w:tc>
          <w:tcPr>
            <w:tcW w:w="1792" w:type="dxa"/>
            <w:tcBorders>
              <w:top w:val="single" w:sz="6" w:space="0" w:color="auto"/>
              <w:left w:val="single" w:sz="6" w:space="0" w:color="auto"/>
              <w:right w:val="single" w:sz="6" w:space="0" w:color="auto"/>
            </w:tcBorders>
          </w:tcPr>
          <w:p w14:paraId="113ECF2B"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19E4D4F" w14:textId="77777777" w:rsidR="00CC4B30" w:rsidRPr="00CC4B30" w:rsidRDefault="00770557" w:rsidP="00CC4B30">
            <w:pPr>
              <w:rPr>
                <w:rFonts w:cs="Arial"/>
                <w:sz w:val="16"/>
                <w:szCs w:val="16"/>
              </w:rPr>
            </w:pPr>
            <w:r w:rsidRPr="00CC4B30">
              <w:rPr>
                <w:rFonts w:cs="Arial"/>
                <w:sz w:val="16"/>
                <w:szCs w:val="16"/>
              </w:rPr>
              <w:t>RVCv2-IIR-REQ-014082/C-RearViewCameraClient_Rx (TcSE ROIN-282396-3)</w:t>
            </w:r>
          </w:p>
        </w:tc>
        <w:tc>
          <w:tcPr>
            <w:tcW w:w="4770" w:type="dxa"/>
            <w:tcBorders>
              <w:top w:val="single" w:sz="6" w:space="0" w:color="auto"/>
              <w:left w:val="single" w:sz="6" w:space="0" w:color="auto"/>
              <w:bottom w:val="single" w:sz="6" w:space="0" w:color="auto"/>
              <w:right w:val="single" w:sz="6" w:space="0" w:color="auto"/>
            </w:tcBorders>
            <w:vAlign w:val="center"/>
          </w:tcPr>
          <w:p w14:paraId="21089B61" w14:textId="77777777" w:rsidR="00CC4B30" w:rsidRPr="00CC4B30" w:rsidRDefault="00770557" w:rsidP="00CC4B30">
            <w:pPr>
              <w:rPr>
                <w:rFonts w:cs="Calibri"/>
                <w:sz w:val="16"/>
                <w:szCs w:val="16"/>
              </w:rPr>
            </w:pPr>
            <w:r w:rsidRPr="00CC4B30">
              <w:rPr>
                <w:rFonts w:cs="Calibri"/>
                <w:sz w:val="16"/>
                <w:szCs w:val="16"/>
              </w:rPr>
              <w:t>tmertiri: adding new signals for RVC ON check</w:t>
            </w:r>
          </w:p>
        </w:tc>
      </w:tr>
      <w:tr w:rsidR="00CC4B30" w:rsidRPr="00764506" w14:paraId="2131BC51" w14:textId="77777777" w:rsidTr="00570795">
        <w:trPr>
          <w:trHeight w:val="187"/>
          <w:jc w:val="center"/>
        </w:trPr>
        <w:tc>
          <w:tcPr>
            <w:tcW w:w="1792" w:type="dxa"/>
            <w:tcBorders>
              <w:left w:val="single" w:sz="6" w:space="0" w:color="auto"/>
              <w:right w:val="single" w:sz="6" w:space="0" w:color="auto"/>
            </w:tcBorders>
          </w:tcPr>
          <w:p w14:paraId="70C65EE3"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53324FA" w14:textId="77777777" w:rsidR="00CC4B30" w:rsidRPr="00CC4B30" w:rsidRDefault="00770557" w:rsidP="00CC4B30">
            <w:pPr>
              <w:rPr>
                <w:rFonts w:cs="Arial"/>
                <w:sz w:val="16"/>
                <w:szCs w:val="16"/>
              </w:rPr>
            </w:pPr>
            <w:r w:rsidRPr="00CC4B30">
              <w:rPr>
                <w:rFonts w:cs="Arial"/>
                <w:sz w:val="16"/>
                <w:szCs w:val="16"/>
              </w:rPr>
              <w:t>MD-REQ-395472/A-GearLvrPos_D_Actl_UB</w:t>
            </w:r>
          </w:p>
        </w:tc>
        <w:tc>
          <w:tcPr>
            <w:tcW w:w="4770" w:type="dxa"/>
            <w:tcBorders>
              <w:top w:val="single" w:sz="6" w:space="0" w:color="auto"/>
              <w:left w:val="single" w:sz="6" w:space="0" w:color="auto"/>
              <w:bottom w:val="single" w:sz="6" w:space="0" w:color="auto"/>
              <w:right w:val="single" w:sz="6" w:space="0" w:color="auto"/>
            </w:tcBorders>
            <w:vAlign w:val="center"/>
          </w:tcPr>
          <w:p w14:paraId="161E3DB3" w14:textId="77777777" w:rsidR="00CC4B30" w:rsidRPr="00CC4B30" w:rsidRDefault="00770557" w:rsidP="00CC4B30">
            <w:pPr>
              <w:rPr>
                <w:rFonts w:cs="Calibri"/>
                <w:sz w:val="16"/>
                <w:szCs w:val="16"/>
              </w:rPr>
            </w:pPr>
            <w:r w:rsidRPr="00CC4B30">
              <w:rPr>
                <w:rFonts w:cs="Calibri"/>
                <w:sz w:val="16"/>
                <w:szCs w:val="16"/>
              </w:rPr>
              <w:t>tmertiri: new signal</w:t>
            </w:r>
          </w:p>
        </w:tc>
      </w:tr>
      <w:tr w:rsidR="00CC4B30" w:rsidRPr="00764506" w14:paraId="6D915A1C" w14:textId="77777777" w:rsidTr="00570795">
        <w:trPr>
          <w:trHeight w:val="187"/>
          <w:jc w:val="center"/>
        </w:trPr>
        <w:tc>
          <w:tcPr>
            <w:tcW w:w="1792" w:type="dxa"/>
            <w:tcBorders>
              <w:left w:val="single" w:sz="6" w:space="0" w:color="auto"/>
              <w:right w:val="single" w:sz="6" w:space="0" w:color="auto"/>
            </w:tcBorders>
          </w:tcPr>
          <w:p w14:paraId="0C12436D"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3B15177" w14:textId="77777777" w:rsidR="00CC4B30" w:rsidRPr="00CC4B30" w:rsidRDefault="00770557" w:rsidP="00CC4B30">
            <w:pPr>
              <w:rPr>
                <w:rFonts w:cs="Arial"/>
                <w:sz w:val="16"/>
                <w:szCs w:val="16"/>
              </w:rPr>
            </w:pPr>
            <w:r w:rsidRPr="00CC4B30">
              <w:rPr>
                <w:rFonts w:cs="Arial"/>
                <w:sz w:val="16"/>
                <w:szCs w:val="16"/>
              </w:rPr>
              <w:t>MD-REQ-395473/A-VehVActlEng_D_Qf</w:t>
            </w:r>
          </w:p>
        </w:tc>
        <w:tc>
          <w:tcPr>
            <w:tcW w:w="4770" w:type="dxa"/>
            <w:tcBorders>
              <w:top w:val="single" w:sz="6" w:space="0" w:color="auto"/>
              <w:left w:val="single" w:sz="6" w:space="0" w:color="auto"/>
              <w:bottom w:val="single" w:sz="6" w:space="0" w:color="auto"/>
              <w:right w:val="single" w:sz="6" w:space="0" w:color="auto"/>
            </w:tcBorders>
            <w:vAlign w:val="center"/>
          </w:tcPr>
          <w:p w14:paraId="348F03CB" w14:textId="77777777" w:rsidR="00CC4B30" w:rsidRPr="00CC4B30" w:rsidRDefault="00770557" w:rsidP="00CC4B30">
            <w:pPr>
              <w:rPr>
                <w:rFonts w:cs="Calibri"/>
                <w:sz w:val="16"/>
                <w:szCs w:val="16"/>
              </w:rPr>
            </w:pPr>
            <w:r w:rsidRPr="00CC4B30">
              <w:rPr>
                <w:rFonts w:cs="Calibri"/>
                <w:sz w:val="16"/>
                <w:szCs w:val="16"/>
              </w:rPr>
              <w:t>tmertiri: new signal</w:t>
            </w:r>
          </w:p>
        </w:tc>
      </w:tr>
      <w:tr w:rsidR="00CC4B30" w:rsidRPr="00764506" w14:paraId="118EC5D2" w14:textId="77777777" w:rsidTr="00570795">
        <w:trPr>
          <w:trHeight w:val="187"/>
          <w:jc w:val="center"/>
        </w:trPr>
        <w:tc>
          <w:tcPr>
            <w:tcW w:w="1792" w:type="dxa"/>
            <w:tcBorders>
              <w:left w:val="single" w:sz="6" w:space="0" w:color="auto"/>
              <w:right w:val="single" w:sz="6" w:space="0" w:color="auto"/>
            </w:tcBorders>
          </w:tcPr>
          <w:p w14:paraId="7C3ADC6E"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9275654" w14:textId="77777777" w:rsidR="00CC4B30" w:rsidRPr="00CC4B30" w:rsidRDefault="00770557" w:rsidP="00CC4B30">
            <w:pPr>
              <w:rPr>
                <w:rFonts w:cs="Arial"/>
                <w:sz w:val="16"/>
                <w:szCs w:val="16"/>
              </w:rPr>
            </w:pPr>
            <w:r w:rsidRPr="00CC4B30">
              <w:rPr>
                <w:rFonts w:cs="Arial"/>
                <w:sz w:val="16"/>
                <w:szCs w:val="16"/>
              </w:rPr>
              <w:t>MD-REQ-395474/A-GearPos_D_Trg_UB</w:t>
            </w:r>
          </w:p>
        </w:tc>
        <w:tc>
          <w:tcPr>
            <w:tcW w:w="4770" w:type="dxa"/>
            <w:tcBorders>
              <w:top w:val="single" w:sz="6" w:space="0" w:color="auto"/>
              <w:left w:val="single" w:sz="6" w:space="0" w:color="auto"/>
              <w:bottom w:val="single" w:sz="6" w:space="0" w:color="auto"/>
              <w:right w:val="single" w:sz="6" w:space="0" w:color="auto"/>
            </w:tcBorders>
            <w:vAlign w:val="center"/>
          </w:tcPr>
          <w:p w14:paraId="7527C3C8" w14:textId="77777777" w:rsidR="00CC4B30" w:rsidRPr="00CC4B30" w:rsidRDefault="00770557" w:rsidP="00CC4B30">
            <w:pPr>
              <w:rPr>
                <w:rFonts w:cs="Calibri"/>
                <w:sz w:val="16"/>
                <w:szCs w:val="16"/>
              </w:rPr>
            </w:pPr>
            <w:r w:rsidRPr="00CC4B30">
              <w:rPr>
                <w:rFonts w:cs="Calibri"/>
                <w:sz w:val="16"/>
                <w:szCs w:val="16"/>
              </w:rPr>
              <w:t>tmertiri: new signal</w:t>
            </w:r>
          </w:p>
        </w:tc>
      </w:tr>
      <w:tr w:rsidR="00CC4B30" w:rsidRPr="00764506" w14:paraId="00291A12" w14:textId="77777777" w:rsidTr="00570795">
        <w:trPr>
          <w:trHeight w:val="187"/>
          <w:jc w:val="center"/>
        </w:trPr>
        <w:tc>
          <w:tcPr>
            <w:tcW w:w="1792" w:type="dxa"/>
            <w:tcBorders>
              <w:left w:val="single" w:sz="6" w:space="0" w:color="auto"/>
              <w:right w:val="single" w:sz="6" w:space="0" w:color="auto"/>
            </w:tcBorders>
          </w:tcPr>
          <w:p w14:paraId="2D47CE00"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6B69F22" w14:textId="77777777" w:rsidR="00CC4B30" w:rsidRPr="00CC4B30" w:rsidRDefault="00770557" w:rsidP="00CC4B30">
            <w:pPr>
              <w:rPr>
                <w:rFonts w:cs="Arial"/>
                <w:sz w:val="16"/>
                <w:szCs w:val="16"/>
              </w:rPr>
            </w:pPr>
            <w:r w:rsidRPr="00CC4B30">
              <w:rPr>
                <w:rFonts w:cs="Arial"/>
                <w:sz w:val="16"/>
                <w:szCs w:val="16"/>
              </w:rPr>
              <w:t>DAFVCv1-IIR-REQ-014069/D-DriverAssistFrontViewCameraClient_Rx (TcSE ROIN-282847-2)</w:t>
            </w:r>
          </w:p>
        </w:tc>
        <w:tc>
          <w:tcPr>
            <w:tcW w:w="4770" w:type="dxa"/>
            <w:tcBorders>
              <w:top w:val="single" w:sz="6" w:space="0" w:color="auto"/>
              <w:left w:val="single" w:sz="6" w:space="0" w:color="auto"/>
              <w:bottom w:val="single" w:sz="6" w:space="0" w:color="auto"/>
              <w:right w:val="single" w:sz="6" w:space="0" w:color="auto"/>
            </w:tcBorders>
            <w:vAlign w:val="center"/>
          </w:tcPr>
          <w:p w14:paraId="1703999F" w14:textId="77777777" w:rsidR="00CC4B30" w:rsidRPr="00CC4B30" w:rsidRDefault="00770557" w:rsidP="00CC4B30">
            <w:pPr>
              <w:rPr>
                <w:rFonts w:cs="Calibri"/>
                <w:sz w:val="16"/>
                <w:szCs w:val="16"/>
              </w:rPr>
            </w:pPr>
            <w:r w:rsidRPr="00CC4B30">
              <w:rPr>
                <w:rFonts w:cs="Calibri"/>
                <w:sz w:val="16"/>
                <w:szCs w:val="16"/>
              </w:rPr>
              <w:t>tmertiri: added new md for FNVSS table</w:t>
            </w:r>
          </w:p>
        </w:tc>
      </w:tr>
      <w:tr w:rsidR="00CC4B30" w:rsidRPr="00764506" w14:paraId="6C5068F7" w14:textId="77777777" w:rsidTr="00570795">
        <w:trPr>
          <w:trHeight w:val="187"/>
          <w:jc w:val="center"/>
        </w:trPr>
        <w:tc>
          <w:tcPr>
            <w:tcW w:w="1792" w:type="dxa"/>
            <w:tcBorders>
              <w:left w:val="single" w:sz="6" w:space="0" w:color="auto"/>
              <w:right w:val="single" w:sz="6" w:space="0" w:color="auto"/>
            </w:tcBorders>
          </w:tcPr>
          <w:p w14:paraId="43D9C595"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47DC2F2" w14:textId="77777777" w:rsidR="00CC4B30" w:rsidRPr="00CC4B30" w:rsidRDefault="00770557" w:rsidP="00CC4B30">
            <w:pPr>
              <w:rPr>
                <w:rFonts w:cs="Arial"/>
                <w:sz w:val="16"/>
                <w:szCs w:val="16"/>
              </w:rPr>
            </w:pPr>
            <w:r w:rsidRPr="00CC4B30">
              <w:rPr>
                <w:rFonts w:cs="Arial"/>
                <w:sz w:val="16"/>
                <w:szCs w:val="16"/>
              </w:rPr>
              <w:t>RVCv2-IIR-REQ-014086/D-VehicleInformation_Tx (TcSE ROIN-282400-2)</w:t>
            </w:r>
          </w:p>
        </w:tc>
        <w:tc>
          <w:tcPr>
            <w:tcW w:w="4770" w:type="dxa"/>
            <w:tcBorders>
              <w:top w:val="single" w:sz="6" w:space="0" w:color="auto"/>
              <w:left w:val="single" w:sz="6" w:space="0" w:color="auto"/>
              <w:bottom w:val="single" w:sz="6" w:space="0" w:color="auto"/>
              <w:right w:val="single" w:sz="6" w:space="0" w:color="auto"/>
            </w:tcBorders>
            <w:vAlign w:val="center"/>
          </w:tcPr>
          <w:p w14:paraId="37AC694C" w14:textId="77777777" w:rsidR="00CC4B30" w:rsidRPr="00CC4B30" w:rsidRDefault="00770557" w:rsidP="00CC4B30">
            <w:pPr>
              <w:rPr>
                <w:rFonts w:cs="Calibri"/>
                <w:sz w:val="16"/>
                <w:szCs w:val="16"/>
              </w:rPr>
            </w:pPr>
            <w:r w:rsidRPr="00CC4B30">
              <w:rPr>
                <w:rFonts w:cs="Calibri"/>
                <w:sz w:val="16"/>
                <w:szCs w:val="16"/>
              </w:rPr>
              <w:t>tmertiri: added new md for FNVSS table</w:t>
            </w:r>
          </w:p>
        </w:tc>
      </w:tr>
      <w:tr w:rsidR="00CC4B30" w:rsidRPr="00764506" w14:paraId="64608E93" w14:textId="77777777" w:rsidTr="00570795">
        <w:trPr>
          <w:trHeight w:val="187"/>
          <w:jc w:val="center"/>
        </w:trPr>
        <w:tc>
          <w:tcPr>
            <w:tcW w:w="1792" w:type="dxa"/>
            <w:tcBorders>
              <w:left w:val="single" w:sz="6" w:space="0" w:color="auto"/>
              <w:right w:val="single" w:sz="6" w:space="0" w:color="auto"/>
            </w:tcBorders>
          </w:tcPr>
          <w:p w14:paraId="63D7BC32"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65BBCBA" w14:textId="77777777" w:rsidR="00CC4B30" w:rsidRPr="00CC4B30" w:rsidRDefault="00770557" w:rsidP="00CC4B30">
            <w:pPr>
              <w:rPr>
                <w:rFonts w:cs="Arial"/>
                <w:sz w:val="16"/>
                <w:szCs w:val="16"/>
              </w:rPr>
            </w:pPr>
            <w:r w:rsidRPr="00CC4B30">
              <w:rPr>
                <w:rFonts w:cs="Arial"/>
                <w:sz w:val="16"/>
                <w:szCs w:val="16"/>
              </w:rPr>
              <w:t>STR-052388/E-Functional Definition (TcSE ROIN-293326-1)</w:t>
            </w:r>
          </w:p>
        </w:tc>
        <w:tc>
          <w:tcPr>
            <w:tcW w:w="4770" w:type="dxa"/>
            <w:tcBorders>
              <w:top w:val="single" w:sz="6" w:space="0" w:color="auto"/>
              <w:left w:val="single" w:sz="6" w:space="0" w:color="auto"/>
              <w:bottom w:val="single" w:sz="6" w:space="0" w:color="auto"/>
              <w:right w:val="single" w:sz="6" w:space="0" w:color="auto"/>
            </w:tcBorders>
            <w:vAlign w:val="center"/>
          </w:tcPr>
          <w:p w14:paraId="6864215B" w14:textId="77777777" w:rsidR="00CC4B30" w:rsidRPr="00CC4B30" w:rsidRDefault="00770557" w:rsidP="00CC4B30">
            <w:pPr>
              <w:rPr>
                <w:rFonts w:cs="Calibri"/>
                <w:sz w:val="16"/>
                <w:szCs w:val="16"/>
              </w:rPr>
            </w:pPr>
            <w:r w:rsidRPr="00CC4B30">
              <w:rPr>
                <w:rFonts w:cs="Calibri"/>
                <w:sz w:val="16"/>
                <w:szCs w:val="16"/>
              </w:rPr>
              <w:t>tmertiri: Added usecases for Reverse Gear Strategy</w:t>
            </w:r>
          </w:p>
        </w:tc>
      </w:tr>
      <w:tr w:rsidR="00CC4B30" w:rsidRPr="00764506" w14:paraId="494B8F50" w14:textId="77777777" w:rsidTr="00570795">
        <w:trPr>
          <w:trHeight w:val="187"/>
          <w:jc w:val="center"/>
        </w:trPr>
        <w:tc>
          <w:tcPr>
            <w:tcW w:w="1792" w:type="dxa"/>
            <w:tcBorders>
              <w:left w:val="single" w:sz="6" w:space="0" w:color="auto"/>
              <w:right w:val="single" w:sz="6" w:space="0" w:color="auto"/>
            </w:tcBorders>
          </w:tcPr>
          <w:p w14:paraId="674A9A88"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4173A49" w14:textId="77777777" w:rsidR="00CC4B30" w:rsidRPr="00CC4B30" w:rsidRDefault="00770557" w:rsidP="00CC4B30">
            <w:pPr>
              <w:rPr>
                <w:rFonts w:cs="Arial"/>
                <w:sz w:val="16"/>
                <w:szCs w:val="16"/>
              </w:rPr>
            </w:pPr>
            <w:r w:rsidRPr="00CC4B30">
              <w:rPr>
                <w:rFonts w:cs="Arial"/>
                <w:sz w:val="16"/>
                <w:szCs w:val="16"/>
              </w:rPr>
              <w:t>RVC-FUR-REQ-014090/H-Display RVC Video (TcSE ROIN-194462-2)</w:t>
            </w:r>
          </w:p>
        </w:tc>
        <w:tc>
          <w:tcPr>
            <w:tcW w:w="4770" w:type="dxa"/>
            <w:tcBorders>
              <w:top w:val="single" w:sz="6" w:space="0" w:color="auto"/>
              <w:left w:val="single" w:sz="6" w:space="0" w:color="auto"/>
              <w:bottom w:val="single" w:sz="6" w:space="0" w:color="auto"/>
              <w:right w:val="single" w:sz="6" w:space="0" w:color="auto"/>
            </w:tcBorders>
            <w:vAlign w:val="center"/>
          </w:tcPr>
          <w:p w14:paraId="7A23C50D" w14:textId="77777777" w:rsidR="00CC4B30" w:rsidRPr="00CC4B30" w:rsidRDefault="00770557" w:rsidP="00CC4B30">
            <w:pPr>
              <w:rPr>
                <w:rFonts w:cs="Calibri"/>
                <w:sz w:val="16"/>
                <w:szCs w:val="16"/>
              </w:rPr>
            </w:pPr>
            <w:r w:rsidRPr="00CC4B30">
              <w:rPr>
                <w:rFonts w:cs="Calibri"/>
                <w:sz w:val="16"/>
                <w:szCs w:val="16"/>
              </w:rPr>
              <w:t>tmertiri: update table for new  automatic transmission RVC state</w:t>
            </w:r>
          </w:p>
        </w:tc>
      </w:tr>
      <w:tr w:rsidR="00CC4B30" w:rsidRPr="00764506" w14:paraId="78014E37" w14:textId="77777777" w:rsidTr="00570795">
        <w:trPr>
          <w:trHeight w:val="187"/>
          <w:jc w:val="center"/>
        </w:trPr>
        <w:tc>
          <w:tcPr>
            <w:tcW w:w="1792" w:type="dxa"/>
            <w:tcBorders>
              <w:left w:val="single" w:sz="6" w:space="0" w:color="auto"/>
              <w:right w:val="single" w:sz="6" w:space="0" w:color="auto"/>
            </w:tcBorders>
          </w:tcPr>
          <w:p w14:paraId="72C5D92F"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B29DA35" w14:textId="77777777" w:rsidR="00CC4B30" w:rsidRPr="00CC4B30" w:rsidRDefault="00770557" w:rsidP="00CC4B30">
            <w:pPr>
              <w:rPr>
                <w:rFonts w:cs="Arial"/>
                <w:sz w:val="16"/>
                <w:szCs w:val="16"/>
              </w:rPr>
            </w:pPr>
            <w:r w:rsidRPr="00CC4B30">
              <w:rPr>
                <w:rFonts w:cs="Arial"/>
                <w:sz w:val="16"/>
                <w:szCs w:val="16"/>
              </w:rPr>
              <w:t>RVC-FUN-REQ-395521/A-Reverse Gear Strategy</w:t>
            </w:r>
          </w:p>
        </w:tc>
        <w:tc>
          <w:tcPr>
            <w:tcW w:w="4770" w:type="dxa"/>
            <w:tcBorders>
              <w:top w:val="single" w:sz="6" w:space="0" w:color="auto"/>
              <w:left w:val="single" w:sz="6" w:space="0" w:color="auto"/>
              <w:bottom w:val="single" w:sz="6" w:space="0" w:color="auto"/>
              <w:right w:val="single" w:sz="6" w:space="0" w:color="auto"/>
            </w:tcBorders>
            <w:vAlign w:val="center"/>
          </w:tcPr>
          <w:p w14:paraId="7FA50016" w14:textId="77777777" w:rsidR="00CC4B30" w:rsidRPr="00CC4B30" w:rsidRDefault="00770557" w:rsidP="00CC4B30">
            <w:pPr>
              <w:rPr>
                <w:rFonts w:cs="Calibri"/>
                <w:sz w:val="16"/>
                <w:szCs w:val="16"/>
              </w:rPr>
            </w:pPr>
            <w:r w:rsidRPr="00CC4B30">
              <w:rPr>
                <w:rFonts w:cs="Calibri"/>
                <w:sz w:val="16"/>
                <w:szCs w:val="16"/>
              </w:rPr>
              <w:t>tmertiri: new structure</w:t>
            </w:r>
          </w:p>
        </w:tc>
      </w:tr>
      <w:tr w:rsidR="00CC4B30" w:rsidRPr="00764506" w14:paraId="162162EE" w14:textId="77777777" w:rsidTr="00570795">
        <w:trPr>
          <w:trHeight w:val="187"/>
          <w:jc w:val="center"/>
        </w:trPr>
        <w:tc>
          <w:tcPr>
            <w:tcW w:w="1792" w:type="dxa"/>
            <w:tcBorders>
              <w:left w:val="single" w:sz="6" w:space="0" w:color="auto"/>
              <w:right w:val="single" w:sz="6" w:space="0" w:color="auto"/>
            </w:tcBorders>
          </w:tcPr>
          <w:p w14:paraId="6522887E"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8DB34FE" w14:textId="77777777" w:rsidR="00CC4B30" w:rsidRPr="00CC4B30" w:rsidRDefault="00770557" w:rsidP="00CC4B30">
            <w:pPr>
              <w:rPr>
                <w:rFonts w:cs="Arial"/>
                <w:sz w:val="16"/>
                <w:szCs w:val="16"/>
              </w:rPr>
            </w:pPr>
            <w:r w:rsidRPr="00CC4B30">
              <w:rPr>
                <w:rFonts w:cs="Arial"/>
                <w:sz w:val="16"/>
                <w:szCs w:val="16"/>
              </w:rPr>
              <w:t>788109/A-Use Cases</w:t>
            </w:r>
          </w:p>
        </w:tc>
        <w:tc>
          <w:tcPr>
            <w:tcW w:w="4770" w:type="dxa"/>
            <w:tcBorders>
              <w:top w:val="single" w:sz="6" w:space="0" w:color="auto"/>
              <w:left w:val="single" w:sz="6" w:space="0" w:color="auto"/>
              <w:bottom w:val="single" w:sz="6" w:space="0" w:color="auto"/>
              <w:right w:val="single" w:sz="6" w:space="0" w:color="auto"/>
            </w:tcBorders>
            <w:vAlign w:val="center"/>
          </w:tcPr>
          <w:p w14:paraId="0C8CF1B5" w14:textId="77777777" w:rsidR="00CC4B30" w:rsidRPr="00CC4B30" w:rsidRDefault="00770557" w:rsidP="00CC4B30">
            <w:pPr>
              <w:rPr>
                <w:rFonts w:cs="Calibri"/>
                <w:sz w:val="16"/>
                <w:szCs w:val="16"/>
              </w:rPr>
            </w:pPr>
            <w:r w:rsidRPr="00CC4B30">
              <w:rPr>
                <w:rFonts w:cs="Calibri"/>
                <w:sz w:val="16"/>
                <w:szCs w:val="16"/>
              </w:rPr>
              <w:t>tmertiri: new structure</w:t>
            </w:r>
          </w:p>
        </w:tc>
      </w:tr>
      <w:tr w:rsidR="00CC4B30" w:rsidRPr="00764506" w14:paraId="3AC9E526" w14:textId="77777777" w:rsidTr="00570795">
        <w:trPr>
          <w:trHeight w:val="187"/>
          <w:jc w:val="center"/>
        </w:trPr>
        <w:tc>
          <w:tcPr>
            <w:tcW w:w="1792" w:type="dxa"/>
            <w:tcBorders>
              <w:left w:val="single" w:sz="6" w:space="0" w:color="auto"/>
              <w:right w:val="single" w:sz="6" w:space="0" w:color="auto"/>
            </w:tcBorders>
          </w:tcPr>
          <w:p w14:paraId="19DD0474"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F008E43" w14:textId="77777777" w:rsidR="00CC4B30" w:rsidRPr="00CC4B30" w:rsidRDefault="00770557" w:rsidP="00CC4B30">
            <w:pPr>
              <w:rPr>
                <w:rFonts w:cs="Arial"/>
                <w:sz w:val="16"/>
                <w:szCs w:val="16"/>
              </w:rPr>
            </w:pPr>
            <w:r w:rsidRPr="00CC4B30">
              <w:rPr>
                <w:rFonts w:cs="Arial"/>
                <w:sz w:val="16"/>
                <w:szCs w:val="16"/>
              </w:rPr>
              <w:t>RVC-UC-REQ-395465/A-Reverse Gear Strategy on Automatic Transmission Vehicles - Moving Below 16.09 KPH</w:t>
            </w:r>
          </w:p>
        </w:tc>
        <w:tc>
          <w:tcPr>
            <w:tcW w:w="4770" w:type="dxa"/>
            <w:tcBorders>
              <w:top w:val="single" w:sz="6" w:space="0" w:color="auto"/>
              <w:left w:val="single" w:sz="6" w:space="0" w:color="auto"/>
              <w:bottom w:val="single" w:sz="6" w:space="0" w:color="auto"/>
              <w:right w:val="single" w:sz="6" w:space="0" w:color="auto"/>
            </w:tcBorders>
            <w:vAlign w:val="center"/>
          </w:tcPr>
          <w:p w14:paraId="635E7C0D" w14:textId="77777777" w:rsidR="00CC4B30" w:rsidRPr="00CC4B30" w:rsidRDefault="00770557" w:rsidP="00CC4B30">
            <w:pPr>
              <w:rPr>
                <w:rFonts w:cs="Calibri"/>
                <w:sz w:val="16"/>
                <w:szCs w:val="16"/>
              </w:rPr>
            </w:pPr>
            <w:r w:rsidRPr="00CC4B30">
              <w:rPr>
                <w:rFonts w:cs="Calibri"/>
                <w:sz w:val="16"/>
                <w:szCs w:val="16"/>
              </w:rPr>
              <w:t>tmertiri: new usecase</w:t>
            </w:r>
          </w:p>
        </w:tc>
      </w:tr>
      <w:tr w:rsidR="00CC4B30" w:rsidRPr="00764506" w14:paraId="08D04220" w14:textId="77777777" w:rsidTr="00570795">
        <w:trPr>
          <w:trHeight w:val="187"/>
          <w:jc w:val="center"/>
        </w:trPr>
        <w:tc>
          <w:tcPr>
            <w:tcW w:w="1792" w:type="dxa"/>
            <w:tcBorders>
              <w:left w:val="single" w:sz="6" w:space="0" w:color="auto"/>
              <w:right w:val="single" w:sz="6" w:space="0" w:color="auto"/>
            </w:tcBorders>
          </w:tcPr>
          <w:p w14:paraId="6E68C841"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4D76391" w14:textId="77777777" w:rsidR="00CC4B30" w:rsidRPr="00CC4B30" w:rsidRDefault="00770557" w:rsidP="00CC4B30">
            <w:pPr>
              <w:rPr>
                <w:rFonts w:cs="Arial"/>
                <w:sz w:val="16"/>
                <w:szCs w:val="16"/>
              </w:rPr>
            </w:pPr>
            <w:r w:rsidRPr="00CC4B30">
              <w:rPr>
                <w:rFonts w:cs="Arial"/>
                <w:sz w:val="16"/>
                <w:szCs w:val="16"/>
              </w:rPr>
              <w:t>RVC-UC-REQ-395468/A-Reverse Gear Strategy on Automatic Transmission Vehicles - Moving Above 16.09 KPH</w:t>
            </w:r>
          </w:p>
        </w:tc>
        <w:tc>
          <w:tcPr>
            <w:tcW w:w="4770" w:type="dxa"/>
            <w:tcBorders>
              <w:top w:val="single" w:sz="6" w:space="0" w:color="auto"/>
              <w:left w:val="single" w:sz="6" w:space="0" w:color="auto"/>
              <w:bottom w:val="single" w:sz="6" w:space="0" w:color="auto"/>
              <w:right w:val="single" w:sz="6" w:space="0" w:color="auto"/>
            </w:tcBorders>
            <w:vAlign w:val="center"/>
          </w:tcPr>
          <w:p w14:paraId="1613988E" w14:textId="77777777" w:rsidR="00CC4B30" w:rsidRPr="00CC4B30" w:rsidRDefault="00770557" w:rsidP="00CC4B30">
            <w:pPr>
              <w:rPr>
                <w:rFonts w:cs="Calibri"/>
                <w:sz w:val="16"/>
                <w:szCs w:val="16"/>
              </w:rPr>
            </w:pPr>
            <w:r w:rsidRPr="00CC4B30">
              <w:rPr>
                <w:rFonts w:cs="Calibri"/>
                <w:sz w:val="16"/>
                <w:szCs w:val="16"/>
              </w:rPr>
              <w:t>tmertiri: new usecase</w:t>
            </w:r>
          </w:p>
        </w:tc>
      </w:tr>
      <w:tr w:rsidR="00CC4B30" w:rsidRPr="00764506" w14:paraId="35228801" w14:textId="77777777" w:rsidTr="00570795">
        <w:trPr>
          <w:trHeight w:val="187"/>
          <w:jc w:val="center"/>
        </w:trPr>
        <w:tc>
          <w:tcPr>
            <w:tcW w:w="1792" w:type="dxa"/>
            <w:tcBorders>
              <w:left w:val="single" w:sz="6" w:space="0" w:color="auto"/>
              <w:right w:val="single" w:sz="6" w:space="0" w:color="auto"/>
            </w:tcBorders>
          </w:tcPr>
          <w:p w14:paraId="3885847E"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5389875" w14:textId="77777777" w:rsidR="00CC4B30" w:rsidRPr="00CC4B30" w:rsidRDefault="00770557" w:rsidP="00CC4B30">
            <w:pPr>
              <w:rPr>
                <w:rFonts w:cs="Arial"/>
                <w:sz w:val="16"/>
                <w:szCs w:val="16"/>
              </w:rPr>
            </w:pPr>
            <w:r w:rsidRPr="00CC4B30">
              <w:rPr>
                <w:rFonts w:cs="Arial"/>
                <w:sz w:val="16"/>
                <w:szCs w:val="16"/>
              </w:rPr>
              <w:t>RVC-UC-REQ-395466/A-Reverse Gear Strategy on Automatic Transmission Vehicles - Shift Above 16.09 KPH and Deceleration Below 16.09 KPH</w:t>
            </w:r>
          </w:p>
        </w:tc>
        <w:tc>
          <w:tcPr>
            <w:tcW w:w="4770" w:type="dxa"/>
            <w:tcBorders>
              <w:top w:val="single" w:sz="6" w:space="0" w:color="auto"/>
              <w:left w:val="single" w:sz="6" w:space="0" w:color="auto"/>
              <w:bottom w:val="single" w:sz="6" w:space="0" w:color="auto"/>
              <w:right w:val="single" w:sz="6" w:space="0" w:color="auto"/>
            </w:tcBorders>
            <w:vAlign w:val="center"/>
          </w:tcPr>
          <w:p w14:paraId="173DB3AC" w14:textId="77777777" w:rsidR="00CC4B30" w:rsidRPr="00CC4B30" w:rsidRDefault="00770557" w:rsidP="00CC4B30">
            <w:pPr>
              <w:rPr>
                <w:rFonts w:cs="Calibri"/>
                <w:sz w:val="16"/>
                <w:szCs w:val="16"/>
              </w:rPr>
            </w:pPr>
            <w:r w:rsidRPr="00CC4B30">
              <w:rPr>
                <w:rFonts w:cs="Calibri"/>
                <w:sz w:val="16"/>
                <w:szCs w:val="16"/>
              </w:rPr>
              <w:t>tmertiri: new usecase</w:t>
            </w:r>
          </w:p>
        </w:tc>
      </w:tr>
      <w:tr w:rsidR="00CC4B30" w:rsidRPr="00764506" w14:paraId="7C31A637" w14:textId="77777777" w:rsidTr="00570795">
        <w:trPr>
          <w:trHeight w:val="187"/>
          <w:jc w:val="center"/>
        </w:trPr>
        <w:tc>
          <w:tcPr>
            <w:tcW w:w="1792" w:type="dxa"/>
            <w:tcBorders>
              <w:left w:val="single" w:sz="6" w:space="0" w:color="auto"/>
              <w:right w:val="single" w:sz="6" w:space="0" w:color="auto"/>
            </w:tcBorders>
          </w:tcPr>
          <w:p w14:paraId="08C862E3"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A864DC0" w14:textId="77777777" w:rsidR="00CC4B30" w:rsidRPr="00CC4B30" w:rsidRDefault="00770557" w:rsidP="00CC4B30">
            <w:pPr>
              <w:rPr>
                <w:rFonts w:cs="Arial"/>
                <w:sz w:val="16"/>
                <w:szCs w:val="16"/>
              </w:rPr>
            </w:pPr>
            <w:r w:rsidRPr="00CC4B30">
              <w:rPr>
                <w:rFonts w:cs="Arial"/>
                <w:sz w:val="16"/>
                <w:szCs w:val="16"/>
              </w:rPr>
              <w:t>RVC-UC-REQ-395467/A-Reverse Gear Strategy on Automatic Transmission Vehicles - Vehicle Speed Unavailable or is Not OK</w:t>
            </w:r>
          </w:p>
        </w:tc>
        <w:tc>
          <w:tcPr>
            <w:tcW w:w="4770" w:type="dxa"/>
            <w:tcBorders>
              <w:top w:val="single" w:sz="6" w:space="0" w:color="auto"/>
              <w:left w:val="single" w:sz="6" w:space="0" w:color="auto"/>
              <w:bottom w:val="single" w:sz="6" w:space="0" w:color="auto"/>
              <w:right w:val="single" w:sz="6" w:space="0" w:color="auto"/>
            </w:tcBorders>
            <w:vAlign w:val="center"/>
          </w:tcPr>
          <w:p w14:paraId="5D616377" w14:textId="77777777" w:rsidR="00CC4B30" w:rsidRPr="00CC4B30" w:rsidRDefault="00770557" w:rsidP="00CC4B30">
            <w:pPr>
              <w:rPr>
                <w:rFonts w:cs="Calibri"/>
                <w:sz w:val="16"/>
                <w:szCs w:val="16"/>
              </w:rPr>
            </w:pPr>
            <w:r w:rsidRPr="00CC4B30">
              <w:rPr>
                <w:rFonts w:cs="Calibri"/>
                <w:sz w:val="16"/>
                <w:szCs w:val="16"/>
              </w:rPr>
              <w:t>tmertiri: new usecase</w:t>
            </w:r>
          </w:p>
        </w:tc>
      </w:tr>
      <w:tr w:rsidR="00CC4B30" w:rsidRPr="00764506" w14:paraId="072FD023" w14:textId="77777777" w:rsidTr="00570795">
        <w:trPr>
          <w:trHeight w:val="187"/>
          <w:jc w:val="center"/>
        </w:trPr>
        <w:tc>
          <w:tcPr>
            <w:tcW w:w="1792" w:type="dxa"/>
            <w:tcBorders>
              <w:left w:val="single" w:sz="6" w:space="0" w:color="auto"/>
              <w:right w:val="single" w:sz="6" w:space="0" w:color="auto"/>
            </w:tcBorders>
          </w:tcPr>
          <w:p w14:paraId="17C291F4"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E660ECA" w14:textId="77777777" w:rsidR="00CC4B30" w:rsidRPr="00CC4B30" w:rsidRDefault="00770557" w:rsidP="00CC4B30">
            <w:pPr>
              <w:rPr>
                <w:rFonts w:cs="Arial"/>
                <w:sz w:val="16"/>
                <w:szCs w:val="16"/>
              </w:rPr>
            </w:pPr>
            <w:r w:rsidRPr="00CC4B30">
              <w:rPr>
                <w:rFonts w:cs="Arial"/>
                <w:sz w:val="16"/>
                <w:szCs w:val="16"/>
              </w:rPr>
              <w:t>RVC-UC-REQ-395469/A-Reverse Gear Strategy on Automatic Transmission Vehicles - Exit Criteria when Gear Shifter Position is not Reverse</w:t>
            </w:r>
          </w:p>
        </w:tc>
        <w:tc>
          <w:tcPr>
            <w:tcW w:w="4770" w:type="dxa"/>
            <w:tcBorders>
              <w:top w:val="single" w:sz="6" w:space="0" w:color="auto"/>
              <w:left w:val="single" w:sz="6" w:space="0" w:color="auto"/>
              <w:bottom w:val="single" w:sz="6" w:space="0" w:color="auto"/>
              <w:right w:val="single" w:sz="6" w:space="0" w:color="auto"/>
            </w:tcBorders>
            <w:vAlign w:val="center"/>
          </w:tcPr>
          <w:p w14:paraId="4C522A5B" w14:textId="77777777" w:rsidR="00CC4B30" w:rsidRPr="00CC4B30" w:rsidRDefault="00770557" w:rsidP="00CC4B30">
            <w:pPr>
              <w:rPr>
                <w:rFonts w:cs="Calibri"/>
                <w:sz w:val="16"/>
                <w:szCs w:val="16"/>
              </w:rPr>
            </w:pPr>
            <w:r w:rsidRPr="00CC4B30">
              <w:rPr>
                <w:rFonts w:cs="Calibri"/>
                <w:sz w:val="16"/>
                <w:szCs w:val="16"/>
              </w:rPr>
              <w:t>tmertiri: new usecase</w:t>
            </w:r>
          </w:p>
        </w:tc>
      </w:tr>
      <w:tr w:rsidR="00CC4B30" w:rsidRPr="00764506" w14:paraId="085F3158" w14:textId="77777777" w:rsidTr="00570795">
        <w:trPr>
          <w:trHeight w:val="187"/>
          <w:jc w:val="center"/>
        </w:trPr>
        <w:tc>
          <w:tcPr>
            <w:tcW w:w="1792" w:type="dxa"/>
            <w:tcBorders>
              <w:left w:val="single" w:sz="6" w:space="0" w:color="auto"/>
              <w:bottom w:val="single" w:sz="4" w:space="0" w:color="auto"/>
              <w:right w:val="single" w:sz="6" w:space="0" w:color="auto"/>
            </w:tcBorders>
          </w:tcPr>
          <w:p w14:paraId="5050717B" w14:textId="77777777" w:rsidR="00CC4B30" w:rsidRDefault="00000000" w:rsidP="00CC4B30">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91E6050" w14:textId="77777777" w:rsidR="00CC4B30" w:rsidRPr="00CC4B30" w:rsidRDefault="00770557" w:rsidP="00CC4B30">
            <w:pPr>
              <w:rPr>
                <w:rFonts w:cs="Arial"/>
                <w:sz w:val="16"/>
                <w:szCs w:val="16"/>
              </w:rPr>
            </w:pPr>
            <w:r w:rsidRPr="00CC4B30">
              <w:rPr>
                <w:rFonts w:cs="Arial"/>
                <w:sz w:val="16"/>
                <w:szCs w:val="16"/>
              </w:rPr>
              <w:t>RVC-UC-REQ-395470/A-Exit Criteria when RVC is active, Gear Shifter is in Reverse, and the vehicle is moving forward above 16.09 KPH</w:t>
            </w:r>
          </w:p>
        </w:tc>
        <w:tc>
          <w:tcPr>
            <w:tcW w:w="4770" w:type="dxa"/>
            <w:tcBorders>
              <w:top w:val="single" w:sz="6" w:space="0" w:color="auto"/>
              <w:left w:val="single" w:sz="6" w:space="0" w:color="auto"/>
              <w:bottom w:val="single" w:sz="6" w:space="0" w:color="auto"/>
              <w:right w:val="single" w:sz="6" w:space="0" w:color="auto"/>
            </w:tcBorders>
            <w:vAlign w:val="center"/>
          </w:tcPr>
          <w:p w14:paraId="5D61B4BA" w14:textId="77777777" w:rsidR="00CC4B30" w:rsidRPr="00CC4B30" w:rsidRDefault="00770557" w:rsidP="00CC4B30">
            <w:pPr>
              <w:rPr>
                <w:rFonts w:cs="Calibri"/>
                <w:sz w:val="16"/>
                <w:szCs w:val="16"/>
              </w:rPr>
            </w:pPr>
            <w:r w:rsidRPr="00CC4B30">
              <w:rPr>
                <w:rFonts w:cs="Calibri"/>
                <w:sz w:val="16"/>
                <w:szCs w:val="16"/>
              </w:rPr>
              <w:t>tmertiri: new usecase</w:t>
            </w:r>
          </w:p>
        </w:tc>
      </w:tr>
      <w:tr w:rsidR="00B305C9" w14:paraId="57A2D053"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46F4B46A" w14:textId="77777777" w:rsidR="00B305C9" w:rsidRDefault="00000000" w:rsidP="00AD5D52">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34BA303C" w14:textId="77777777" w:rsidR="00B305C9" w:rsidRDefault="00000000" w:rsidP="00AD5D52">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65D92C96" w14:textId="77777777" w:rsidR="00B305C9" w:rsidRDefault="00000000" w:rsidP="00AD5D52">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57905892" w14:textId="77777777" w:rsidR="00B305C9" w:rsidRDefault="00000000" w:rsidP="00AD5D52">
            <w:pPr>
              <w:spacing w:line="276" w:lineRule="auto"/>
              <w:rPr>
                <w:rFonts w:cs="Arial"/>
                <w:b/>
                <w:sz w:val="16"/>
              </w:rPr>
            </w:pPr>
          </w:p>
        </w:tc>
      </w:tr>
      <w:tr w:rsidR="00B305C9" w:rsidRPr="00715A7A" w14:paraId="33AB7F68"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1C1EE096" w14:textId="77777777" w:rsidR="00B305C9" w:rsidRPr="00715A7A" w:rsidRDefault="00770557" w:rsidP="00AD5D52">
            <w:pPr>
              <w:spacing w:line="276" w:lineRule="auto"/>
              <w:rPr>
                <w:rFonts w:eastAsiaTheme="minorEastAsia" w:cstheme="minorBidi"/>
                <w:b/>
                <w:sz w:val="16"/>
                <w:szCs w:val="16"/>
              </w:rPr>
            </w:pPr>
            <w:r>
              <w:rPr>
                <w:rFonts w:eastAsiaTheme="minorEastAsia" w:cstheme="minorBidi"/>
                <w:b/>
                <w:sz w:val="16"/>
                <w:szCs w:val="16"/>
              </w:rPr>
              <w:t>March 31, 2021</w:t>
            </w:r>
          </w:p>
        </w:tc>
        <w:tc>
          <w:tcPr>
            <w:tcW w:w="990" w:type="dxa"/>
            <w:tcBorders>
              <w:top w:val="single" w:sz="6" w:space="0" w:color="auto"/>
              <w:left w:val="single" w:sz="6" w:space="0" w:color="auto"/>
              <w:bottom w:val="single" w:sz="6" w:space="0" w:color="auto"/>
              <w:right w:val="single" w:sz="6" w:space="0" w:color="auto"/>
            </w:tcBorders>
            <w:hideMark/>
          </w:tcPr>
          <w:p w14:paraId="679AAB90" w14:textId="77777777" w:rsidR="00B305C9" w:rsidRPr="00715A7A" w:rsidRDefault="00770557" w:rsidP="00AD5D52">
            <w:pPr>
              <w:spacing w:line="276" w:lineRule="auto"/>
              <w:jc w:val="center"/>
              <w:rPr>
                <w:rFonts w:eastAsiaTheme="minorEastAsia" w:cstheme="minorBidi"/>
                <w:b/>
                <w:sz w:val="16"/>
                <w:szCs w:val="16"/>
              </w:rPr>
            </w:pPr>
            <w:r>
              <w:rPr>
                <w:rFonts w:eastAsiaTheme="minorEastAsia" w:cstheme="minorBidi"/>
                <w:b/>
                <w:sz w:val="16"/>
                <w:szCs w:val="16"/>
              </w:rPr>
              <w:t>1.14</w:t>
            </w:r>
          </w:p>
        </w:tc>
        <w:tc>
          <w:tcPr>
            <w:tcW w:w="8280" w:type="dxa"/>
            <w:gridSpan w:val="2"/>
            <w:tcBorders>
              <w:top w:val="single" w:sz="6" w:space="0" w:color="auto"/>
              <w:left w:val="single" w:sz="6" w:space="0" w:color="auto"/>
              <w:bottom w:val="single" w:sz="6" w:space="0" w:color="auto"/>
              <w:right w:val="single" w:sz="6" w:space="0" w:color="auto"/>
            </w:tcBorders>
          </w:tcPr>
          <w:p w14:paraId="33B4A1AF" w14:textId="77777777" w:rsidR="00B305C9" w:rsidRPr="00715A7A" w:rsidRDefault="00000000" w:rsidP="00AD5D52">
            <w:pPr>
              <w:spacing w:line="276" w:lineRule="auto"/>
              <w:rPr>
                <w:rFonts w:cs="Arial"/>
                <w:b/>
                <w:sz w:val="16"/>
                <w:szCs w:val="16"/>
              </w:rPr>
            </w:pPr>
          </w:p>
        </w:tc>
      </w:tr>
      <w:tr w:rsidR="00B305C9" w:rsidRPr="00CC4B30" w14:paraId="2820E27A" w14:textId="77777777" w:rsidTr="00570795">
        <w:trPr>
          <w:trHeight w:val="187"/>
          <w:jc w:val="center"/>
        </w:trPr>
        <w:tc>
          <w:tcPr>
            <w:tcW w:w="1792" w:type="dxa"/>
            <w:tcBorders>
              <w:top w:val="single" w:sz="6" w:space="0" w:color="auto"/>
              <w:left w:val="single" w:sz="6" w:space="0" w:color="auto"/>
              <w:right w:val="single" w:sz="6" w:space="0" w:color="auto"/>
            </w:tcBorders>
          </w:tcPr>
          <w:p w14:paraId="55438189"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9CD4CEC" w14:textId="77777777" w:rsidR="00B305C9" w:rsidRPr="00B305C9" w:rsidRDefault="00770557" w:rsidP="00B305C9">
            <w:pPr>
              <w:rPr>
                <w:rFonts w:cs="Arial"/>
                <w:sz w:val="16"/>
                <w:szCs w:val="16"/>
              </w:rPr>
            </w:pPr>
            <w:r w:rsidRPr="00B305C9">
              <w:rPr>
                <w:rFonts w:cs="Arial"/>
                <w:sz w:val="16"/>
                <w:szCs w:val="16"/>
              </w:rPr>
              <w:t>STR-052384/B-Architectural Design (TcSE ROIN-293311-1)</w:t>
            </w:r>
          </w:p>
        </w:tc>
        <w:tc>
          <w:tcPr>
            <w:tcW w:w="4770" w:type="dxa"/>
            <w:tcBorders>
              <w:top w:val="single" w:sz="6" w:space="0" w:color="auto"/>
              <w:left w:val="single" w:sz="6" w:space="0" w:color="auto"/>
              <w:bottom w:val="single" w:sz="6" w:space="0" w:color="auto"/>
              <w:right w:val="single" w:sz="6" w:space="0" w:color="auto"/>
            </w:tcBorders>
            <w:vAlign w:val="center"/>
          </w:tcPr>
          <w:p w14:paraId="740CBFA4" w14:textId="77777777" w:rsidR="00B305C9" w:rsidRPr="00B305C9" w:rsidRDefault="00770557" w:rsidP="00B305C9">
            <w:pPr>
              <w:rPr>
                <w:rFonts w:cs="Calibri"/>
                <w:sz w:val="16"/>
                <w:szCs w:val="16"/>
              </w:rPr>
            </w:pPr>
            <w:r w:rsidRPr="00B305C9">
              <w:rPr>
                <w:rFonts w:cs="Calibri"/>
                <w:sz w:val="16"/>
                <w:szCs w:val="16"/>
              </w:rPr>
              <w:t>tmertiri: added new signals and elements</w:t>
            </w:r>
          </w:p>
        </w:tc>
      </w:tr>
      <w:tr w:rsidR="00B305C9" w:rsidRPr="00CC4B30" w14:paraId="1F44430F" w14:textId="77777777" w:rsidTr="00570795">
        <w:trPr>
          <w:trHeight w:val="187"/>
          <w:jc w:val="center"/>
        </w:trPr>
        <w:tc>
          <w:tcPr>
            <w:tcW w:w="1792" w:type="dxa"/>
            <w:tcBorders>
              <w:left w:val="single" w:sz="6" w:space="0" w:color="auto"/>
              <w:right w:val="single" w:sz="6" w:space="0" w:color="auto"/>
            </w:tcBorders>
          </w:tcPr>
          <w:p w14:paraId="109D2B61"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895DF88" w14:textId="77777777" w:rsidR="00B305C9" w:rsidRPr="00B305C9" w:rsidRDefault="00770557" w:rsidP="00B305C9">
            <w:pPr>
              <w:rPr>
                <w:rFonts w:cs="Arial"/>
                <w:sz w:val="16"/>
                <w:szCs w:val="16"/>
              </w:rPr>
            </w:pPr>
            <w:r w:rsidRPr="00B305C9">
              <w:rPr>
                <w:rFonts w:cs="Arial"/>
                <w:sz w:val="16"/>
                <w:szCs w:val="16"/>
              </w:rPr>
              <w:t>CAMERA-CLD-REQ-412756/A-Camera Client</w:t>
            </w:r>
          </w:p>
        </w:tc>
        <w:tc>
          <w:tcPr>
            <w:tcW w:w="4770" w:type="dxa"/>
            <w:tcBorders>
              <w:top w:val="single" w:sz="6" w:space="0" w:color="auto"/>
              <w:left w:val="single" w:sz="6" w:space="0" w:color="auto"/>
              <w:bottom w:val="single" w:sz="6" w:space="0" w:color="auto"/>
              <w:right w:val="single" w:sz="6" w:space="0" w:color="auto"/>
            </w:tcBorders>
            <w:vAlign w:val="center"/>
          </w:tcPr>
          <w:p w14:paraId="28AD668F" w14:textId="77777777" w:rsidR="00B305C9" w:rsidRPr="00B305C9" w:rsidRDefault="00770557" w:rsidP="00B305C9">
            <w:pPr>
              <w:rPr>
                <w:rFonts w:cs="Calibri"/>
                <w:sz w:val="16"/>
                <w:szCs w:val="16"/>
              </w:rPr>
            </w:pPr>
            <w:r w:rsidRPr="00B305C9">
              <w:rPr>
                <w:rFonts w:cs="Calibri"/>
                <w:sz w:val="16"/>
                <w:szCs w:val="16"/>
              </w:rPr>
              <w:t>tmertiri: added generic class</w:t>
            </w:r>
          </w:p>
        </w:tc>
      </w:tr>
      <w:tr w:rsidR="00B305C9" w:rsidRPr="00CC4B30" w14:paraId="3AD04C5D" w14:textId="77777777" w:rsidTr="00570795">
        <w:trPr>
          <w:trHeight w:val="187"/>
          <w:jc w:val="center"/>
        </w:trPr>
        <w:tc>
          <w:tcPr>
            <w:tcW w:w="1792" w:type="dxa"/>
            <w:tcBorders>
              <w:left w:val="single" w:sz="6" w:space="0" w:color="auto"/>
              <w:right w:val="single" w:sz="6" w:space="0" w:color="auto"/>
            </w:tcBorders>
          </w:tcPr>
          <w:p w14:paraId="18CD5864"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8C4A1D0" w14:textId="77777777" w:rsidR="00B305C9" w:rsidRPr="00B305C9" w:rsidRDefault="00770557" w:rsidP="00B305C9">
            <w:pPr>
              <w:rPr>
                <w:rFonts w:cs="Arial"/>
                <w:sz w:val="16"/>
                <w:szCs w:val="16"/>
              </w:rPr>
            </w:pPr>
            <w:r w:rsidRPr="00B305C9">
              <w:rPr>
                <w:rFonts w:cs="Arial"/>
                <w:sz w:val="16"/>
                <w:szCs w:val="16"/>
              </w:rPr>
              <w:t>CAMERA-CLD-REQ-412757/A-Camera Server</w:t>
            </w:r>
          </w:p>
        </w:tc>
        <w:tc>
          <w:tcPr>
            <w:tcW w:w="4770" w:type="dxa"/>
            <w:tcBorders>
              <w:top w:val="single" w:sz="6" w:space="0" w:color="auto"/>
              <w:left w:val="single" w:sz="6" w:space="0" w:color="auto"/>
              <w:bottom w:val="single" w:sz="6" w:space="0" w:color="auto"/>
              <w:right w:val="single" w:sz="6" w:space="0" w:color="auto"/>
            </w:tcBorders>
            <w:vAlign w:val="center"/>
          </w:tcPr>
          <w:p w14:paraId="4A8065DB" w14:textId="77777777" w:rsidR="00B305C9" w:rsidRPr="00B305C9" w:rsidRDefault="00770557" w:rsidP="00B305C9">
            <w:pPr>
              <w:rPr>
                <w:rFonts w:cs="Calibri"/>
                <w:sz w:val="16"/>
                <w:szCs w:val="16"/>
              </w:rPr>
            </w:pPr>
            <w:r w:rsidRPr="00B305C9">
              <w:rPr>
                <w:rFonts w:cs="Calibri"/>
                <w:sz w:val="16"/>
                <w:szCs w:val="16"/>
              </w:rPr>
              <w:t>tmertiri: added generic class</w:t>
            </w:r>
          </w:p>
        </w:tc>
      </w:tr>
      <w:tr w:rsidR="00B305C9" w:rsidRPr="00CC4B30" w14:paraId="3EE8BF02" w14:textId="77777777" w:rsidTr="00570795">
        <w:trPr>
          <w:trHeight w:val="187"/>
          <w:jc w:val="center"/>
        </w:trPr>
        <w:tc>
          <w:tcPr>
            <w:tcW w:w="1792" w:type="dxa"/>
            <w:tcBorders>
              <w:left w:val="single" w:sz="6" w:space="0" w:color="auto"/>
              <w:right w:val="single" w:sz="6" w:space="0" w:color="auto"/>
            </w:tcBorders>
          </w:tcPr>
          <w:p w14:paraId="640E6266"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6E1E25C" w14:textId="77777777" w:rsidR="00B305C9" w:rsidRPr="00B305C9" w:rsidRDefault="00770557" w:rsidP="00B305C9">
            <w:pPr>
              <w:rPr>
                <w:rFonts w:cs="Arial"/>
                <w:sz w:val="16"/>
                <w:szCs w:val="16"/>
              </w:rPr>
            </w:pPr>
            <w:r w:rsidRPr="00B305C9">
              <w:rPr>
                <w:rFonts w:cs="Arial"/>
                <w:sz w:val="16"/>
                <w:szCs w:val="16"/>
              </w:rPr>
              <w:t>879418/A-Turn Signal View Logical Mapping Table</w:t>
            </w:r>
          </w:p>
        </w:tc>
        <w:tc>
          <w:tcPr>
            <w:tcW w:w="4770" w:type="dxa"/>
            <w:tcBorders>
              <w:top w:val="single" w:sz="6" w:space="0" w:color="auto"/>
              <w:left w:val="single" w:sz="6" w:space="0" w:color="auto"/>
              <w:bottom w:val="single" w:sz="6" w:space="0" w:color="auto"/>
              <w:right w:val="single" w:sz="6" w:space="0" w:color="auto"/>
            </w:tcBorders>
            <w:vAlign w:val="center"/>
          </w:tcPr>
          <w:p w14:paraId="72B5AE33"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58253F0B" w14:textId="77777777" w:rsidTr="00570795">
        <w:trPr>
          <w:trHeight w:val="187"/>
          <w:jc w:val="center"/>
        </w:trPr>
        <w:tc>
          <w:tcPr>
            <w:tcW w:w="1792" w:type="dxa"/>
            <w:tcBorders>
              <w:left w:val="single" w:sz="6" w:space="0" w:color="auto"/>
              <w:right w:val="single" w:sz="6" w:space="0" w:color="auto"/>
            </w:tcBorders>
          </w:tcPr>
          <w:p w14:paraId="01F47989"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AE72D07" w14:textId="77777777" w:rsidR="00B305C9" w:rsidRPr="00B305C9" w:rsidRDefault="00770557" w:rsidP="00B305C9">
            <w:pPr>
              <w:rPr>
                <w:rFonts w:cs="Arial"/>
                <w:sz w:val="16"/>
                <w:szCs w:val="16"/>
              </w:rPr>
            </w:pPr>
            <w:r w:rsidRPr="00B305C9">
              <w:rPr>
                <w:rFonts w:cs="Arial"/>
                <w:sz w:val="16"/>
                <w:szCs w:val="16"/>
              </w:rPr>
              <w:t>879419/A-CTA Split View Logical Mapping Table</w:t>
            </w:r>
          </w:p>
        </w:tc>
        <w:tc>
          <w:tcPr>
            <w:tcW w:w="4770" w:type="dxa"/>
            <w:tcBorders>
              <w:top w:val="single" w:sz="6" w:space="0" w:color="auto"/>
              <w:left w:val="single" w:sz="6" w:space="0" w:color="auto"/>
              <w:bottom w:val="single" w:sz="6" w:space="0" w:color="auto"/>
              <w:right w:val="single" w:sz="6" w:space="0" w:color="auto"/>
            </w:tcBorders>
            <w:vAlign w:val="center"/>
          </w:tcPr>
          <w:p w14:paraId="31B71820"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2EBAEE0A" w14:textId="77777777" w:rsidTr="00570795">
        <w:trPr>
          <w:trHeight w:val="187"/>
          <w:jc w:val="center"/>
        </w:trPr>
        <w:tc>
          <w:tcPr>
            <w:tcW w:w="1792" w:type="dxa"/>
            <w:tcBorders>
              <w:left w:val="single" w:sz="6" w:space="0" w:color="auto"/>
              <w:right w:val="single" w:sz="6" w:space="0" w:color="auto"/>
            </w:tcBorders>
          </w:tcPr>
          <w:p w14:paraId="27F06469"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C48DAB3" w14:textId="77777777" w:rsidR="00B305C9" w:rsidRPr="00B305C9" w:rsidRDefault="00770557" w:rsidP="00B305C9">
            <w:pPr>
              <w:rPr>
                <w:rFonts w:cs="Arial"/>
                <w:sz w:val="16"/>
                <w:szCs w:val="16"/>
              </w:rPr>
            </w:pPr>
            <w:r w:rsidRPr="00B305C9">
              <w:rPr>
                <w:rFonts w:cs="Arial"/>
                <w:sz w:val="16"/>
                <w:szCs w:val="16"/>
              </w:rPr>
              <w:t>CAMERA-IIR-REQ-412758/A-Camera Client Tx</w:t>
            </w:r>
          </w:p>
        </w:tc>
        <w:tc>
          <w:tcPr>
            <w:tcW w:w="4770" w:type="dxa"/>
            <w:tcBorders>
              <w:top w:val="single" w:sz="6" w:space="0" w:color="auto"/>
              <w:left w:val="single" w:sz="6" w:space="0" w:color="auto"/>
              <w:bottom w:val="single" w:sz="6" w:space="0" w:color="auto"/>
              <w:right w:val="single" w:sz="6" w:space="0" w:color="auto"/>
            </w:tcBorders>
            <w:vAlign w:val="center"/>
          </w:tcPr>
          <w:p w14:paraId="21FAD49A" w14:textId="77777777" w:rsidR="00B305C9" w:rsidRPr="00B305C9" w:rsidRDefault="00770557" w:rsidP="00B305C9">
            <w:pPr>
              <w:rPr>
                <w:rFonts w:cs="Calibri"/>
                <w:sz w:val="16"/>
                <w:szCs w:val="16"/>
              </w:rPr>
            </w:pPr>
            <w:r w:rsidRPr="00B305C9">
              <w:rPr>
                <w:rFonts w:cs="Calibri"/>
                <w:sz w:val="16"/>
                <w:szCs w:val="16"/>
              </w:rPr>
              <w:t>tmertiri: added generic simplified iir</w:t>
            </w:r>
          </w:p>
        </w:tc>
      </w:tr>
      <w:tr w:rsidR="00B305C9" w:rsidRPr="00CC4B30" w14:paraId="28718259" w14:textId="77777777" w:rsidTr="00570795">
        <w:trPr>
          <w:trHeight w:val="187"/>
          <w:jc w:val="center"/>
        </w:trPr>
        <w:tc>
          <w:tcPr>
            <w:tcW w:w="1792" w:type="dxa"/>
            <w:tcBorders>
              <w:left w:val="single" w:sz="6" w:space="0" w:color="auto"/>
              <w:right w:val="single" w:sz="6" w:space="0" w:color="auto"/>
            </w:tcBorders>
          </w:tcPr>
          <w:p w14:paraId="544AC428"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3541A28" w14:textId="77777777" w:rsidR="00B305C9" w:rsidRPr="00B305C9" w:rsidRDefault="00770557" w:rsidP="00B305C9">
            <w:pPr>
              <w:rPr>
                <w:rFonts w:cs="Arial"/>
                <w:sz w:val="16"/>
                <w:szCs w:val="16"/>
              </w:rPr>
            </w:pPr>
            <w:r w:rsidRPr="00B305C9">
              <w:rPr>
                <w:rFonts w:cs="Arial"/>
                <w:sz w:val="16"/>
                <w:szCs w:val="16"/>
              </w:rPr>
              <w:t>MD-REQ-410094/A-LMnuRq</w:t>
            </w:r>
          </w:p>
        </w:tc>
        <w:tc>
          <w:tcPr>
            <w:tcW w:w="4770" w:type="dxa"/>
            <w:tcBorders>
              <w:top w:val="single" w:sz="6" w:space="0" w:color="auto"/>
              <w:left w:val="single" w:sz="6" w:space="0" w:color="auto"/>
              <w:bottom w:val="single" w:sz="6" w:space="0" w:color="auto"/>
              <w:right w:val="single" w:sz="6" w:space="0" w:color="auto"/>
            </w:tcBorders>
            <w:vAlign w:val="center"/>
          </w:tcPr>
          <w:p w14:paraId="5C7C5263"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315A89F2" w14:textId="77777777" w:rsidTr="00570795">
        <w:trPr>
          <w:trHeight w:val="187"/>
          <w:jc w:val="center"/>
        </w:trPr>
        <w:tc>
          <w:tcPr>
            <w:tcW w:w="1792" w:type="dxa"/>
            <w:tcBorders>
              <w:left w:val="single" w:sz="6" w:space="0" w:color="auto"/>
              <w:right w:val="single" w:sz="6" w:space="0" w:color="auto"/>
            </w:tcBorders>
          </w:tcPr>
          <w:p w14:paraId="25A256C4"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FE76D26" w14:textId="77777777" w:rsidR="00B305C9" w:rsidRPr="00B305C9" w:rsidRDefault="00770557" w:rsidP="00B305C9">
            <w:pPr>
              <w:rPr>
                <w:rFonts w:cs="Arial"/>
                <w:sz w:val="16"/>
                <w:szCs w:val="16"/>
              </w:rPr>
            </w:pPr>
            <w:r w:rsidRPr="00B305C9">
              <w:rPr>
                <w:rFonts w:cs="Arial"/>
                <w:sz w:val="16"/>
                <w:szCs w:val="16"/>
              </w:rPr>
              <w:t>MD-REQ-411949/A-CTASVRq</w:t>
            </w:r>
          </w:p>
        </w:tc>
        <w:tc>
          <w:tcPr>
            <w:tcW w:w="4770" w:type="dxa"/>
            <w:tcBorders>
              <w:top w:val="single" w:sz="6" w:space="0" w:color="auto"/>
              <w:left w:val="single" w:sz="6" w:space="0" w:color="auto"/>
              <w:bottom w:val="single" w:sz="6" w:space="0" w:color="auto"/>
              <w:right w:val="single" w:sz="6" w:space="0" w:color="auto"/>
            </w:tcBorders>
            <w:vAlign w:val="center"/>
          </w:tcPr>
          <w:p w14:paraId="4C5343BD"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402D63CD" w14:textId="77777777" w:rsidTr="00570795">
        <w:trPr>
          <w:trHeight w:val="187"/>
          <w:jc w:val="center"/>
        </w:trPr>
        <w:tc>
          <w:tcPr>
            <w:tcW w:w="1792" w:type="dxa"/>
            <w:tcBorders>
              <w:left w:val="single" w:sz="6" w:space="0" w:color="auto"/>
              <w:right w:val="single" w:sz="6" w:space="0" w:color="auto"/>
            </w:tcBorders>
          </w:tcPr>
          <w:p w14:paraId="796ACC0C"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122DEF9" w14:textId="77777777" w:rsidR="00B305C9" w:rsidRPr="00B305C9" w:rsidRDefault="00770557" w:rsidP="00B305C9">
            <w:pPr>
              <w:rPr>
                <w:rFonts w:cs="Arial"/>
                <w:sz w:val="16"/>
                <w:szCs w:val="16"/>
              </w:rPr>
            </w:pPr>
            <w:r w:rsidRPr="00B305C9">
              <w:rPr>
                <w:rFonts w:cs="Arial"/>
                <w:sz w:val="16"/>
                <w:szCs w:val="16"/>
              </w:rPr>
              <w:t>CAMERA-IIR-REQ-412759/A-Camera Client Rx</w:t>
            </w:r>
          </w:p>
        </w:tc>
        <w:tc>
          <w:tcPr>
            <w:tcW w:w="4770" w:type="dxa"/>
            <w:tcBorders>
              <w:top w:val="single" w:sz="6" w:space="0" w:color="auto"/>
              <w:left w:val="single" w:sz="6" w:space="0" w:color="auto"/>
              <w:bottom w:val="single" w:sz="6" w:space="0" w:color="auto"/>
              <w:right w:val="single" w:sz="6" w:space="0" w:color="auto"/>
            </w:tcBorders>
            <w:vAlign w:val="center"/>
          </w:tcPr>
          <w:p w14:paraId="01D0BE9E" w14:textId="77777777" w:rsidR="00B305C9" w:rsidRPr="00B305C9" w:rsidRDefault="00770557" w:rsidP="00B305C9">
            <w:pPr>
              <w:rPr>
                <w:rFonts w:cs="Calibri"/>
                <w:sz w:val="16"/>
                <w:szCs w:val="16"/>
              </w:rPr>
            </w:pPr>
            <w:r w:rsidRPr="00B305C9">
              <w:rPr>
                <w:rFonts w:cs="Calibri"/>
                <w:sz w:val="16"/>
                <w:szCs w:val="16"/>
              </w:rPr>
              <w:t>tmertiri: added generic simplified iir</w:t>
            </w:r>
          </w:p>
        </w:tc>
      </w:tr>
      <w:tr w:rsidR="00B305C9" w:rsidRPr="00CC4B30" w14:paraId="4477E9E1" w14:textId="77777777" w:rsidTr="00570795">
        <w:trPr>
          <w:trHeight w:val="187"/>
          <w:jc w:val="center"/>
        </w:trPr>
        <w:tc>
          <w:tcPr>
            <w:tcW w:w="1792" w:type="dxa"/>
            <w:tcBorders>
              <w:left w:val="single" w:sz="6" w:space="0" w:color="auto"/>
              <w:right w:val="single" w:sz="6" w:space="0" w:color="auto"/>
            </w:tcBorders>
          </w:tcPr>
          <w:p w14:paraId="285A965A"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646D43C" w14:textId="77777777" w:rsidR="00B305C9" w:rsidRPr="00B305C9" w:rsidRDefault="00770557" w:rsidP="00B305C9">
            <w:pPr>
              <w:rPr>
                <w:rFonts w:cs="Arial"/>
                <w:sz w:val="16"/>
                <w:szCs w:val="16"/>
              </w:rPr>
            </w:pPr>
            <w:r w:rsidRPr="00B305C9">
              <w:rPr>
                <w:rFonts w:cs="Arial"/>
                <w:sz w:val="16"/>
                <w:szCs w:val="16"/>
              </w:rPr>
              <w:t>MD-REQ-410095/A-LTviewSt</w:t>
            </w:r>
          </w:p>
        </w:tc>
        <w:tc>
          <w:tcPr>
            <w:tcW w:w="4770" w:type="dxa"/>
            <w:tcBorders>
              <w:top w:val="single" w:sz="6" w:space="0" w:color="auto"/>
              <w:left w:val="single" w:sz="6" w:space="0" w:color="auto"/>
              <w:bottom w:val="single" w:sz="6" w:space="0" w:color="auto"/>
              <w:right w:val="single" w:sz="6" w:space="0" w:color="auto"/>
            </w:tcBorders>
            <w:vAlign w:val="center"/>
          </w:tcPr>
          <w:p w14:paraId="5648DDF5"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30471903" w14:textId="77777777" w:rsidTr="00570795">
        <w:trPr>
          <w:trHeight w:val="187"/>
          <w:jc w:val="center"/>
        </w:trPr>
        <w:tc>
          <w:tcPr>
            <w:tcW w:w="1792" w:type="dxa"/>
            <w:tcBorders>
              <w:left w:val="single" w:sz="6" w:space="0" w:color="auto"/>
              <w:right w:val="single" w:sz="6" w:space="0" w:color="auto"/>
            </w:tcBorders>
          </w:tcPr>
          <w:p w14:paraId="47542977"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2C79413" w14:textId="77777777" w:rsidR="00B305C9" w:rsidRPr="00B305C9" w:rsidRDefault="00770557" w:rsidP="00B305C9">
            <w:pPr>
              <w:rPr>
                <w:rFonts w:cs="Arial"/>
                <w:sz w:val="16"/>
                <w:szCs w:val="16"/>
              </w:rPr>
            </w:pPr>
            <w:r w:rsidRPr="00B305C9">
              <w:rPr>
                <w:rFonts w:cs="Arial"/>
                <w:sz w:val="16"/>
                <w:szCs w:val="16"/>
              </w:rPr>
              <w:t>MD-REQ-410096/A-LSodLSt</w:t>
            </w:r>
          </w:p>
        </w:tc>
        <w:tc>
          <w:tcPr>
            <w:tcW w:w="4770" w:type="dxa"/>
            <w:tcBorders>
              <w:top w:val="single" w:sz="6" w:space="0" w:color="auto"/>
              <w:left w:val="single" w:sz="6" w:space="0" w:color="auto"/>
              <w:bottom w:val="single" w:sz="6" w:space="0" w:color="auto"/>
              <w:right w:val="single" w:sz="6" w:space="0" w:color="auto"/>
            </w:tcBorders>
            <w:vAlign w:val="center"/>
          </w:tcPr>
          <w:p w14:paraId="3D884836"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537D4C54" w14:textId="77777777" w:rsidTr="00570795">
        <w:trPr>
          <w:trHeight w:val="187"/>
          <w:jc w:val="center"/>
        </w:trPr>
        <w:tc>
          <w:tcPr>
            <w:tcW w:w="1792" w:type="dxa"/>
            <w:tcBorders>
              <w:left w:val="single" w:sz="6" w:space="0" w:color="auto"/>
              <w:right w:val="single" w:sz="6" w:space="0" w:color="auto"/>
            </w:tcBorders>
          </w:tcPr>
          <w:p w14:paraId="329746F5"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089E7B0" w14:textId="77777777" w:rsidR="00B305C9" w:rsidRPr="00B305C9" w:rsidRDefault="00770557" w:rsidP="00B305C9">
            <w:pPr>
              <w:rPr>
                <w:rFonts w:cs="Arial"/>
                <w:sz w:val="16"/>
                <w:szCs w:val="16"/>
              </w:rPr>
            </w:pPr>
            <w:r w:rsidRPr="00B305C9">
              <w:rPr>
                <w:rFonts w:cs="Arial"/>
                <w:sz w:val="16"/>
                <w:szCs w:val="16"/>
              </w:rPr>
              <w:t>MD-REQ-410097/A-LSodRSt</w:t>
            </w:r>
          </w:p>
        </w:tc>
        <w:tc>
          <w:tcPr>
            <w:tcW w:w="4770" w:type="dxa"/>
            <w:tcBorders>
              <w:top w:val="single" w:sz="6" w:space="0" w:color="auto"/>
              <w:left w:val="single" w:sz="6" w:space="0" w:color="auto"/>
              <w:bottom w:val="single" w:sz="6" w:space="0" w:color="auto"/>
              <w:right w:val="single" w:sz="6" w:space="0" w:color="auto"/>
            </w:tcBorders>
            <w:vAlign w:val="center"/>
          </w:tcPr>
          <w:p w14:paraId="758A3E19"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4875A342" w14:textId="77777777" w:rsidTr="00570795">
        <w:trPr>
          <w:trHeight w:val="187"/>
          <w:jc w:val="center"/>
        </w:trPr>
        <w:tc>
          <w:tcPr>
            <w:tcW w:w="1792" w:type="dxa"/>
            <w:tcBorders>
              <w:left w:val="single" w:sz="6" w:space="0" w:color="auto"/>
              <w:right w:val="single" w:sz="6" w:space="0" w:color="auto"/>
            </w:tcBorders>
          </w:tcPr>
          <w:p w14:paraId="08E6071D"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BAB99C8" w14:textId="77777777" w:rsidR="00B305C9" w:rsidRPr="00B305C9" w:rsidRDefault="00770557" w:rsidP="00B305C9">
            <w:pPr>
              <w:rPr>
                <w:rFonts w:cs="Arial"/>
                <w:sz w:val="16"/>
                <w:szCs w:val="16"/>
              </w:rPr>
            </w:pPr>
            <w:r w:rsidRPr="00B305C9">
              <w:rPr>
                <w:rFonts w:cs="Arial"/>
                <w:sz w:val="16"/>
                <w:szCs w:val="16"/>
              </w:rPr>
              <w:t>MD-REQ-411950/A-CTASVSt</w:t>
            </w:r>
          </w:p>
        </w:tc>
        <w:tc>
          <w:tcPr>
            <w:tcW w:w="4770" w:type="dxa"/>
            <w:tcBorders>
              <w:top w:val="single" w:sz="6" w:space="0" w:color="auto"/>
              <w:left w:val="single" w:sz="6" w:space="0" w:color="auto"/>
              <w:bottom w:val="single" w:sz="6" w:space="0" w:color="auto"/>
              <w:right w:val="single" w:sz="6" w:space="0" w:color="auto"/>
            </w:tcBorders>
            <w:vAlign w:val="center"/>
          </w:tcPr>
          <w:p w14:paraId="01377AFB"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3B8C1DE5" w14:textId="77777777" w:rsidTr="00570795">
        <w:trPr>
          <w:trHeight w:val="187"/>
          <w:jc w:val="center"/>
        </w:trPr>
        <w:tc>
          <w:tcPr>
            <w:tcW w:w="1792" w:type="dxa"/>
            <w:tcBorders>
              <w:left w:val="single" w:sz="6" w:space="0" w:color="auto"/>
              <w:right w:val="single" w:sz="6" w:space="0" w:color="auto"/>
            </w:tcBorders>
          </w:tcPr>
          <w:p w14:paraId="6404FE08"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E926328" w14:textId="77777777" w:rsidR="00B305C9" w:rsidRPr="00B305C9" w:rsidRDefault="00770557" w:rsidP="00B305C9">
            <w:pPr>
              <w:rPr>
                <w:rFonts w:cs="Arial"/>
                <w:sz w:val="16"/>
                <w:szCs w:val="16"/>
              </w:rPr>
            </w:pPr>
            <w:r w:rsidRPr="00B305C9">
              <w:rPr>
                <w:rFonts w:cs="Arial"/>
                <w:sz w:val="16"/>
                <w:szCs w:val="16"/>
              </w:rPr>
              <w:t>STR-052388/F-Functional Definition (TcSE ROIN-293326-1)</w:t>
            </w:r>
          </w:p>
        </w:tc>
        <w:tc>
          <w:tcPr>
            <w:tcW w:w="4770" w:type="dxa"/>
            <w:tcBorders>
              <w:top w:val="single" w:sz="6" w:space="0" w:color="auto"/>
              <w:left w:val="single" w:sz="6" w:space="0" w:color="auto"/>
              <w:bottom w:val="single" w:sz="6" w:space="0" w:color="auto"/>
              <w:right w:val="single" w:sz="6" w:space="0" w:color="auto"/>
            </w:tcBorders>
            <w:vAlign w:val="center"/>
          </w:tcPr>
          <w:p w14:paraId="40F2BEBD" w14:textId="77777777" w:rsidR="00B305C9" w:rsidRPr="00B305C9" w:rsidRDefault="00770557" w:rsidP="00B305C9">
            <w:pPr>
              <w:rPr>
                <w:rFonts w:cs="Calibri"/>
                <w:sz w:val="16"/>
                <w:szCs w:val="16"/>
              </w:rPr>
            </w:pPr>
            <w:r w:rsidRPr="00B305C9">
              <w:rPr>
                <w:rFonts w:cs="Calibri"/>
                <w:sz w:val="16"/>
                <w:szCs w:val="16"/>
              </w:rPr>
              <w:t>tmertiri: added many new functions</w:t>
            </w:r>
          </w:p>
        </w:tc>
      </w:tr>
      <w:tr w:rsidR="00B305C9" w:rsidRPr="00CC4B30" w14:paraId="1753AEBA" w14:textId="77777777" w:rsidTr="00570795">
        <w:trPr>
          <w:trHeight w:val="187"/>
          <w:jc w:val="center"/>
        </w:trPr>
        <w:tc>
          <w:tcPr>
            <w:tcW w:w="1792" w:type="dxa"/>
            <w:tcBorders>
              <w:left w:val="single" w:sz="6" w:space="0" w:color="auto"/>
              <w:right w:val="single" w:sz="6" w:space="0" w:color="auto"/>
            </w:tcBorders>
          </w:tcPr>
          <w:p w14:paraId="0963ADBD"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00CF371" w14:textId="77777777" w:rsidR="00B305C9" w:rsidRPr="00B305C9" w:rsidRDefault="00770557" w:rsidP="00B305C9">
            <w:pPr>
              <w:rPr>
                <w:rFonts w:cs="Arial"/>
                <w:sz w:val="16"/>
                <w:szCs w:val="16"/>
              </w:rPr>
            </w:pPr>
            <w:r w:rsidRPr="00B305C9">
              <w:rPr>
                <w:rFonts w:cs="Arial"/>
                <w:sz w:val="16"/>
                <w:szCs w:val="16"/>
              </w:rPr>
              <w:t>882163/A-Turn Signal View</w:t>
            </w:r>
          </w:p>
        </w:tc>
        <w:tc>
          <w:tcPr>
            <w:tcW w:w="4770" w:type="dxa"/>
            <w:tcBorders>
              <w:top w:val="single" w:sz="6" w:space="0" w:color="auto"/>
              <w:left w:val="single" w:sz="6" w:space="0" w:color="auto"/>
              <w:bottom w:val="single" w:sz="6" w:space="0" w:color="auto"/>
              <w:right w:val="single" w:sz="6" w:space="0" w:color="auto"/>
            </w:tcBorders>
            <w:vAlign w:val="center"/>
          </w:tcPr>
          <w:p w14:paraId="1BE41058" w14:textId="77777777" w:rsidR="00B305C9" w:rsidRPr="00B305C9" w:rsidRDefault="00770557" w:rsidP="00B305C9">
            <w:pPr>
              <w:rPr>
                <w:rFonts w:cs="Calibri"/>
                <w:sz w:val="16"/>
                <w:szCs w:val="16"/>
              </w:rPr>
            </w:pPr>
            <w:r w:rsidRPr="00B305C9">
              <w:rPr>
                <w:rFonts w:cs="Calibri"/>
                <w:sz w:val="16"/>
                <w:szCs w:val="16"/>
              </w:rPr>
              <w:t>tmertiri: New structure with new content</w:t>
            </w:r>
          </w:p>
        </w:tc>
      </w:tr>
      <w:tr w:rsidR="00B305C9" w:rsidRPr="00CC4B30" w14:paraId="0E87BAE9" w14:textId="77777777" w:rsidTr="00570795">
        <w:trPr>
          <w:trHeight w:val="187"/>
          <w:jc w:val="center"/>
        </w:trPr>
        <w:tc>
          <w:tcPr>
            <w:tcW w:w="1792" w:type="dxa"/>
            <w:tcBorders>
              <w:left w:val="single" w:sz="6" w:space="0" w:color="auto"/>
              <w:right w:val="single" w:sz="6" w:space="0" w:color="auto"/>
            </w:tcBorders>
          </w:tcPr>
          <w:p w14:paraId="0062D63D"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AC18C44" w14:textId="77777777" w:rsidR="00B305C9" w:rsidRPr="00B305C9" w:rsidRDefault="00770557" w:rsidP="00B305C9">
            <w:pPr>
              <w:rPr>
                <w:rFonts w:cs="Arial"/>
                <w:sz w:val="16"/>
                <w:szCs w:val="16"/>
              </w:rPr>
            </w:pPr>
            <w:r w:rsidRPr="00B305C9">
              <w:rPr>
                <w:rFonts w:cs="Arial"/>
                <w:sz w:val="16"/>
                <w:szCs w:val="16"/>
              </w:rPr>
              <w:t>FUN-REQ-410168/A-Turn Signal View</w:t>
            </w:r>
          </w:p>
        </w:tc>
        <w:tc>
          <w:tcPr>
            <w:tcW w:w="4770" w:type="dxa"/>
            <w:tcBorders>
              <w:top w:val="single" w:sz="6" w:space="0" w:color="auto"/>
              <w:left w:val="single" w:sz="6" w:space="0" w:color="auto"/>
              <w:bottom w:val="single" w:sz="6" w:space="0" w:color="auto"/>
              <w:right w:val="single" w:sz="6" w:space="0" w:color="auto"/>
            </w:tcBorders>
            <w:vAlign w:val="center"/>
          </w:tcPr>
          <w:p w14:paraId="1E2F100E"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637DC8C7" w14:textId="77777777" w:rsidTr="00570795">
        <w:trPr>
          <w:trHeight w:val="187"/>
          <w:jc w:val="center"/>
        </w:trPr>
        <w:tc>
          <w:tcPr>
            <w:tcW w:w="1792" w:type="dxa"/>
            <w:tcBorders>
              <w:left w:val="single" w:sz="6" w:space="0" w:color="auto"/>
              <w:right w:val="single" w:sz="6" w:space="0" w:color="auto"/>
            </w:tcBorders>
          </w:tcPr>
          <w:p w14:paraId="081A3D9C"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1BA4FA7" w14:textId="77777777" w:rsidR="00B305C9" w:rsidRPr="00B305C9" w:rsidRDefault="00770557" w:rsidP="00B305C9">
            <w:pPr>
              <w:rPr>
                <w:rFonts w:cs="Arial"/>
                <w:sz w:val="16"/>
                <w:szCs w:val="16"/>
              </w:rPr>
            </w:pPr>
            <w:r w:rsidRPr="00B305C9">
              <w:rPr>
                <w:rFonts w:cs="Arial"/>
                <w:sz w:val="16"/>
                <w:szCs w:val="16"/>
              </w:rPr>
              <w:t>881818/A-Functional Definition</w:t>
            </w:r>
          </w:p>
        </w:tc>
        <w:tc>
          <w:tcPr>
            <w:tcW w:w="4770" w:type="dxa"/>
            <w:tcBorders>
              <w:top w:val="single" w:sz="6" w:space="0" w:color="auto"/>
              <w:left w:val="single" w:sz="6" w:space="0" w:color="auto"/>
              <w:bottom w:val="single" w:sz="6" w:space="0" w:color="auto"/>
              <w:right w:val="single" w:sz="6" w:space="0" w:color="auto"/>
            </w:tcBorders>
            <w:vAlign w:val="center"/>
          </w:tcPr>
          <w:p w14:paraId="138EAC89"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6D18FE59" w14:textId="77777777" w:rsidTr="00570795">
        <w:trPr>
          <w:trHeight w:val="187"/>
          <w:jc w:val="center"/>
        </w:trPr>
        <w:tc>
          <w:tcPr>
            <w:tcW w:w="1792" w:type="dxa"/>
            <w:tcBorders>
              <w:left w:val="single" w:sz="6" w:space="0" w:color="auto"/>
              <w:right w:val="single" w:sz="6" w:space="0" w:color="auto"/>
            </w:tcBorders>
          </w:tcPr>
          <w:p w14:paraId="6B8C5F4B"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330BAC2" w14:textId="77777777" w:rsidR="00B305C9" w:rsidRPr="00B305C9" w:rsidRDefault="00770557" w:rsidP="00B305C9">
            <w:pPr>
              <w:rPr>
                <w:rFonts w:cs="Arial"/>
                <w:sz w:val="16"/>
                <w:szCs w:val="16"/>
              </w:rPr>
            </w:pPr>
            <w:r w:rsidRPr="00B305C9">
              <w:rPr>
                <w:rFonts w:cs="Arial"/>
                <w:sz w:val="16"/>
                <w:szCs w:val="16"/>
              </w:rPr>
              <w:t>882149/A-Requirements</w:t>
            </w:r>
          </w:p>
        </w:tc>
        <w:tc>
          <w:tcPr>
            <w:tcW w:w="4770" w:type="dxa"/>
            <w:tcBorders>
              <w:top w:val="single" w:sz="6" w:space="0" w:color="auto"/>
              <w:left w:val="single" w:sz="6" w:space="0" w:color="auto"/>
              <w:bottom w:val="single" w:sz="6" w:space="0" w:color="auto"/>
              <w:right w:val="single" w:sz="6" w:space="0" w:color="auto"/>
            </w:tcBorders>
            <w:vAlign w:val="center"/>
          </w:tcPr>
          <w:p w14:paraId="7F795759"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5C0942EE" w14:textId="77777777" w:rsidTr="00570795">
        <w:trPr>
          <w:trHeight w:val="187"/>
          <w:jc w:val="center"/>
        </w:trPr>
        <w:tc>
          <w:tcPr>
            <w:tcW w:w="1792" w:type="dxa"/>
            <w:tcBorders>
              <w:left w:val="single" w:sz="6" w:space="0" w:color="auto"/>
              <w:right w:val="single" w:sz="6" w:space="0" w:color="auto"/>
            </w:tcBorders>
          </w:tcPr>
          <w:p w14:paraId="72E28767"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77169FC" w14:textId="77777777" w:rsidR="00B305C9" w:rsidRPr="00B305C9" w:rsidRDefault="00770557" w:rsidP="00B305C9">
            <w:pPr>
              <w:rPr>
                <w:rFonts w:cs="Arial"/>
                <w:sz w:val="16"/>
                <w:szCs w:val="16"/>
              </w:rPr>
            </w:pPr>
            <w:r w:rsidRPr="00B305C9">
              <w:rPr>
                <w:rFonts w:cs="Arial"/>
                <w:sz w:val="16"/>
                <w:szCs w:val="16"/>
              </w:rPr>
              <w:t>CAMERA-REQ-410098/A-Trailer Turn Signal View - Menu Setting Updates</w:t>
            </w:r>
          </w:p>
        </w:tc>
        <w:tc>
          <w:tcPr>
            <w:tcW w:w="4770" w:type="dxa"/>
            <w:tcBorders>
              <w:top w:val="single" w:sz="6" w:space="0" w:color="auto"/>
              <w:left w:val="single" w:sz="6" w:space="0" w:color="auto"/>
              <w:bottom w:val="single" w:sz="6" w:space="0" w:color="auto"/>
              <w:right w:val="single" w:sz="6" w:space="0" w:color="auto"/>
            </w:tcBorders>
            <w:vAlign w:val="center"/>
          </w:tcPr>
          <w:p w14:paraId="54FBD438"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052CA9C3" w14:textId="77777777" w:rsidTr="00570795">
        <w:trPr>
          <w:trHeight w:val="187"/>
          <w:jc w:val="center"/>
        </w:trPr>
        <w:tc>
          <w:tcPr>
            <w:tcW w:w="1792" w:type="dxa"/>
            <w:tcBorders>
              <w:left w:val="single" w:sz="6" w:space="0" w:color="auto"/>
              <w:right w:val="single" w:sz="6" w:space="0" w:color="auto"/>
            </w:tcBorders>
          </w:tcPr>
          <w:p w14:paraId="6A599573"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9C759B0" w14:textId="77777777" w:rsidR="00B305C9" w:rsidRPr="00B305C9" w:rsidRDefault="00770557" w:rsidP="00B305C9">
            <w:pPr>
              <w:rPr>
                <w:rFonts w:cs="Arial"/>
                <w:sz w:val="16"/>
                <w:szCs w:val="16"/>
              </w:rPr>
            </w:pPr>
            <w:r w:rsidRPr="00B305C9">
              <w:rPr>
                <w:rFonts w:cs="Arial"/>
                <w:sz w:val="16"/>
                <w:szCs w:val="16"/>
              </w:rPr>
              <w:t>CAMERA-REQ-410099/A-Trailer Turn Signal View - Menu Grayed Out</w:t>
            </w:r>
          </w:p>
        </w:tc>
        <w:tc>
          <w:tcPr>
            <w:tcW w:w="4770" w:type="dxa"/>
            <w:tcBorders>
              <w:top w:val="single" w:sz="6" w:space="0" w:color="auto"/>
              <w:left w:val="single" w:sz="6" w:space="0" w:color="auto"/>
              <w:bottom w:val="single" w:sz="6" w:space="0" w:color="auto"/>
              <w:right w:val="single" w:sz="6" w:space="0" w:color="auto"/>
            </w:tcBorders>
            <w:vAlign w:val="center"/>
          </w:tcPr>
          <w:p w14:paraId="3FC8608C"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46AD05F6" w14:textId="77777777" w:rsidTr="00570795">
        <w:trPr>
          <w:trHeight w:val="187"/>
          <w:jc w:val="center"/>
        </w:trPr>
        <w:tc>
          <w:tcPr>
            <w:tcW w:w="1792" w:type="dxa"/>
            <w:tcBorders>
              <w:left w:val="single" w:sz="6" w:space="0" w:color="auto"/>
              <w:right w:val="single" w:sz="6" w:space="0" w:color="auto"/>
            </w:tcBorders>
          </w:tcPr>
          <w:p w14:paraId="1D795B95"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3BB3061" w14:textId="77777777" w:rsidR="00B305C9" w:rsidRPr="00B305C9" w:rsidRDefault="00770557" w:rsidP="00B305C9">
            <w:pPr>
              <w:rPr>
                <w:rFonts w:cs="Arial"/>
                <w:sz w:val="16"/>
                <w:szCs w:val="16"/>
              </w:rPr>
            </w:pPr>
            <w:r w:rsidRPr="00B305C9">
              <w:rPr>
                <w:rFonts w:cs="Arial"/>
                <w:sz w:val="16"/>
                <w:szCs w:val="16"/>
              </w:rPr>
              <w:t>CAMERA-REQ-410101/A-Trailer Turn Signal View - Grayed Out Menu Displays Off</w:t>
            </w:r>
          </w:p>
        </w:tc>
        <w:tc>
          <w:tcPr>
            <w:tcW w:w="4770" w:type="dxa"/>
            <w:tcBorders>
              <w:top w:val="single" w:sz="6" w:space="0" w:color="auto"/>
              <w:left w:val="single" w:sz="6" w:space="0" w:color="auto"/>
              <w:bottom w:val="single" w:sz="6" w:space="0" w:color="auto"/>
              <w:right w:val="single" w:sz="6" w:space="0" w:color="auto"/>
            </w:tcBorders>
            <w:vAlign w:val="center"/>
          </w:tcPr>
          <w:p w14:paraId="4F3BDD7E"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01E24264" w14:textId="77777777" w:rsidTr="00570795">
        <w:trPr>
          <w:trHeight w:val="187"/>
          <w:jc w:val="center"/>
        </w:trPr>
        <w:tc>
          <w:tcPr>
            <w:tcW w:w="1792" w:type="dxa"/>
            <w:tcBorders>
              <w:left w:val="single" w:sz="6" w:space="0" w:color="auto"/>
              <w:right w:val="single" w:sz="6" w:space="0" w:color="auto"/>
            </w:tcBorders>
          </w:tcPr>
          <w:p w14:paraId="76CA8A60"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32B872D" w14:textId="77777777" w:rsidR="00B305C9" w:rsidRPr="00B305C9" w:rsidRDefault="00770557" w:rsidP="00B305C9">
            <w:pPr>
              <w:rPr>
                <w:rFonts w:cs="Arial"/>
                <w:sz w:val="16"/>
                <w:szCs w:val="16"/>
              </w:rPr>
            </w:pPr>
            <w:r w:rsidRPr="00B305C9">
              <w:rPr>
                <w:rFonts w:cs="Arial"/>
                <w:sz w:val="16"/>
                <w:szCs w:val="16"/>
              </w:rPr>
              <w:t>CAMERA-REQ-410102/A-Trailer Turn Signal View - No User Change to Menu</w:t>
            </w:r>
          </w:p>
        </w:tc>
        <w:tc>
          <w:tcPr>
            <w:tcW w:w="4770" w:type="dxa"/>
            <w:tcBorders>
              <w:top w:val="single" w:sz="6" w:space="0" w:color="auto"/>
              <w:left w:val="single" w:sz="6" w:space="0" w:color="auto"/>
              <w:bottom w:val="single" w:sz="6" w:space="0" w:color="auto"/>
              <w:right w:val="single" w:sz="6" w:space="0" w:color="auto"/>
            </w:tcBorders>
            <w:vAlign w:val="center"/>
          </w:tcPr>
          <w:p w14:paraId="47ED9E64"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7CB506B9" w14:textId="77777777" w:rsidTr="00570795">
        <w:trPr>
          <w:trHeight w:val="187"/>
          <w:jc w:val="center"/>
        </w:trPr>
        <w:tc>
          <w:tcPr>
            <w:tcW w:w="1792" w:type="dxa"/>
            <w:tcBorders>
              <w:left w:val="single" w:sz="6" w:space="0" w:color="auto"/>
              <w:right w:val="single" w:sz="6" w:space="0" w:color="auto"/>
            </w:tcBorders>
          </w:tcPr>
          <w:p w14:paraId="6019A48F"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2CADE90" w14:textId="77777777" w:rsidR="00B305C9" w:rsidRPr="00B305C9" w:rsidRDefault="00770557" w:rsidP="00B305C9">
            <w:pPr>
              <w:rPr>
                <w:rFonts w:cs="Arial"/>
                <w:sz w:val="16"/>
                <w:szCs w:val="16"/>
              </w:rPr>
            </w:pPr>
            <w:r w:rsidRPr="00B305C9">
              <w:rPr>
                <w:rFonts w:cs="Arial"/>
                <w:sz w:val="16"/>
                <w:szCs w:val="16"/>
              </w:rPr>
              <w:t>CAMERA-REQ-410103/A-Menu Setting Change - Missing Message</w:t>
            </w:r>
          </w:p>
        </w:tc>
        <w:tc>
          <w:tcPr>
            <w:tcW w:w="4770" w:type="dxa"/>
            <w:tcBorders>
              <w:top w:val="single" w:sz="6" w:space="0" w:color="auto"/>
              <w:left w:val="single" w:sz="6" w:space="0" w:color="auto"/>
              <w:bottom w:val="single" w:sz="6" w:space="0" w:color="auto"/>
              <w:right w:val="single" w:sz="6" w:space="0" w:color="auto"/>
            </w:tcBorders>
            <w:vAlign w:val="center"/>
          </w:tcPr>
          <w:p w14:paraId="4BC91846"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58CAA0F7" w14:textId="77777777" w:rsidTr="00570795">
        <w:trPr>
          <w:trHeight w:val="187"/>
          <w:jc w:val="center"/>
        </w:trPr>
        <w:tc>
          <w:tcPr>
            <w:tcW w:w="1792" w:type="dxa"/>
            <w:tcBorders>
              <w:left w:val="single" w:sz="6" w:space="0" w:color="auto"/>
              <w:right w:val="single" w:sz="6" w:space="0" w:color="auto"/>
            </w:tcBorders>
          </w:tcPr>
          <w:p w14:paraId="47CFEA7B"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E635384" w14:textId="77777777" w:rsidR="00B305C9" w:rsidRPr="00B305C9" w:rsidRDefault="00770557" w:rsidP="00B305C9">
            <w:pPr>
              <w:rPr>
                <w:rFonts w:cs="Arial"/>
                <w:sz w:val="16"/>
                <w:szCs w:val="16"/>
              </w:rPr>
            </w:pPr>
            <w:r w:rsidRPr="00B305C9">
              <w:rPr>
                <w:rFonts w:cs="Arial"/>
                <w:sz w:val="16"/>
                <w:szCs w:val="16"/>
              </w:rPr>
              <w:t>CAMERA-REQ-410104/A-Menu Setting Change - Message Agreement Timeout</w:t>
            </w:r>
          </w:p>
        </w:tc>
        <w:tc>
          <w:tcPr>
            <w:tcW w:w="4770" w:type="dxa"/>
            <w:tcBorders>
              <w:top w:val="single" w:sz="6" w:space="0" w:color="auto"/>
              <w:left w:val="single" w:sz="6" w:space="0" w:color="auto"/>
              <w:bottom w:val="single" w:sz="6" w:space="0" w:color="auto"/>
              <w:right w:val="single" w:sz="6" w:space="0" w:color="auto"/>
            </w:tcBorders>
            <w:vAlign w:val="center"/>
          </w:tcPr>
          <w:p w14:paraId="1387B8D6"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716D21BC" w14:textId="77777777" w:rsidTr="00570795">
        <w:trPr>
          <w:trHeight w:val="187"/>
          <w:jc w:val="center"/>
        </w:trPr>
        <w:tc>
          <w:tcPr>
            <w:tcW w:w="1792" w:type="dxa"/>
            <w:tcBorders>
              <w:left w:val="single" w:sz="6" w:space="0" w:color="auto"/>
              <w:right w:val="single" w:sz="6" w:space="0" w:color="auto"/>
            </w:tcBorders>
          </w:tcPr>
          <w:p w14:paraId="708DF88C"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1850461" w14:textId="77777777" w:rsidR="00B305C9" w:rsidRPr="00B305C9" w:rsidRDefault="00770557" w:rsidP="00B305C9">
            <w:pPr>
              <w:rPr>
                <w:rFonts w:cs="Arial"/>
                <w:sz w:val="16"/>
                <w:szCs w:val="16"/>
              </w:rPr>
            </w:pPr>
            <w:r w:rsidRPr="00B305C9">
              <w:rPr>
                <w:rFonts w:cs="Arial"/>
                <w:sz w:val="16"/>
                <w:szCs w:val="16"/>
              </w:rPr>
              <w:t>CAMERA-REQ-410105/A-Menu Setting based on Server Feature Memory</w:t>
            </w:r>
          </w:p>
        </w:tc>
        <w:tc>
          <w:tcPr>
            <w:tcW w:w="4770" w:type="dxa"/>
            <w:tcBorders>
              <w:top w:val="single" w:sz="6" w:space="0" w:color="auto"/>
              <w:left w:val="single" w:sz="6" w:space="0" w:color="auto"/>
              <w:bottom w:val="single" w:sz="6" w:space="0" w:color="auto"/>
              <w:right w:val="single" w:sz="6" w:space="0" w:color="auto"/>
            </w:tcBorders>
            <w:vAlign w:val="center"/>
          </w:tcPr>
          <w:p w14:paraId="3705B7E8"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23688A56" w14:textId="77777777" w:rsidTr="00570795">
        <w:trPr>
          <w:trHeight w:val="187"/>
          <w:jc w:val="center"/>
        </w:trPr>
        <w:tc>
          <w:tcPr>
            <w:tcW w:w="1792" w:type="dxa"/>
            <w:tcBorders>
              <w:left w:val="single" w:sz="6" w:space="0" w:color="auto"/>
              <w:right w:val="single" w:sz="6" w:space="0" w:color="auto"/>
            </w:tcBorders>
          </w:tcPr>
          <w:p w14:paraId="02B41D11"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2CBBAB7" w14:textId="77777777" w:rsidR="00B305C9" w:rsidRPr="00B305C9" w:rsidRDefault="00770557" w:rsidP="00B305C9">
            <w:pPr>
              <w:rPr>
                <w:rFonts w:cs="Arial"/>
                <w:sz w:val="16"/>
                <w:szCs w:val="16"/>
              </w:rPr>
            </w:pPr>
            <w:r w:rsidRPr="00B305C9">
              <w:rPr>
                <w:rFonts w:cs="Arial"/>
                <w:sz w:val="16"/>
                <w:szCs w:val="16"/>
              </w:rPr>
              <w:t>CAMERA-REQ-410106/A-Trailer Turn Signal View - Menu Setting Change - ON to OFF</w:t>
            </w:r>
          </w:p>
        </w:tc>
        <w:tc>
          <w:tcPr>
            <w:tcW w:w="4770" w:type="dxa"/>
            <w:tcBorders>
              <w:top w:val="single" w:sz="6" w:space="0" w:color="auto"/>
              <w:left w:val="single" w:sz="6" w:space="0" w:color="auto"/>
              <w:bottom w:val="single" w:sz="6" w:space="0" w:color="auto"/>
              <w:right w:val="single" w:sz="6" w:space="0" w:color="auto"/>
            </w:tcBorders>
            <w:vAlign w:val="center"/>
          </w:tcPr>
          <w:p w14:paraId="6CC6D865"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33F15A41" w14:textId="77777777" w:rsidTr="00570795">
        <w:trPr>
          <w:trHeight w:val="187"/>
          <w:jc w:val="center"/>
        </w:trPr>
        <w:tc>
          <w:tcPr>
            <w:tcW w:w="1792" w:type="dxa"/>
            <w:tcBorders>
              <w:left w:val="single" w:sz="6" w:space="0" w:color="auto"/>
              <w:right w:val="single" w:sz="6" w:space="0" w:color="auto"/>
            </w:tcBorders>
          </w:tcPr>
          <w:p w14:paraId="7C8FD197"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4689195" w14:textId="77777777" w:rsidR="00B305C9" w:rsidRPr="00B305C9" w:rsidRDefault="00770557" w:rsidP="00B305C9">
            <w:pPr>
              <w:rPr>
                <w:rFonts w:cs="Arial"/>
                <w:sz w:val="16"/>
                <w:szCs w:val="16"/>
              </w:rPr>
            </w:pPr>
            <w:r w:rsidRPr="00B305C9">
              <w:rPr>
                <w:rFonts w:cs="Arial"/>
                <w:sz w:val="16"/>
                <w:szCs w:val="16"/>
              </w:rPr>
              <w:t>CAMERA-REQ-410107/A-Trailer Turn Signal View - Menu Setting Change - OFF to ON</w:t>
            </w:r>
          </w:p>
        </w:tc>
        <w:tc>
          <w:tcPr>
            <w:tcW w:w="4770" w:type="dxa"/>
            <w:tcBorders>
              <w:top w:val="single" w:sz="6" w:space="0" w:color="auto"/>
              <w:left w:val="single" w:sz="6" w:space="0" w:color="auto"/>
              <w:bottom w:val="single" w:sz="6" w:space="0" w:color="auto"/>
              <w:right w:val="single" w:sz="6" w:space="0" w:color="auto"/>
            </w:tcBorders>
            <w:vAlign w:val="center"/>
          </w:tcPr>
          <w:p w14:paraId="2AA5C132"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28DBE4C9" w14:textId="77777777" w:rsidTr="00570795">
        <w:trPr>
          <w:trHeight w:val="187"/>
          <w:jc w:val="center"/>
        </w:trPr>
        <w:tc>
          <w:tcPr>
            <w:tcW w:w="1792" w:type="dxa"/>
            <w:tcBorders>
              <w:left w:val="single" w:sz="6" w:space="0" w:color="auto"/>
              <w:right w:val="single" w:sz="6" w:space="0" w:color="auto"/>
            </w:tcBorders>
          </w:tcPr>
          <w:p w14:paraId="4D204734"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A587CB1" w14:textId="77777777" w:rsidR="00B305C9" w:rsidRPr="00B305C9" w:rsidRDefault="00770557" w:rsidP="00B305C9">
            <w:pPr>
              <w:rPr>
                <w:rFonts w:cs="Arial"/>
                <w:sz w:val="16"/>
                <w:szCs w:val="16"/>
              </w:rPr>
            </w:pPr>
            <w:r w:rsidRPr="00B305C9">
              <w:rPr>
                <w:rFonts w:cs="Arial"/>
                <w:sz w:val="16"/>
                <w:szCs w:val="16"/>
              </w:rPr>
              <w:t>CAMERA-REQ-410108/A-Menu Setting Change - Parity THEN Revert to NULL</w:t>
            </w:r>
          </w:p>
        </w:tc>
        <w:tc>
          <w:tcPr>
            <w:tcW w:w="4770" w:type="dxa"/>
            <w:tcBorders>
              <w:top w:val="single" w:sz="6" w:space="0" w:color="auto"/>
              <w:left w:val="single" w:sz="6" w:space="0" w:color="auto"/>
              <w:bottom w:val="single" w:sz="6" w:space="0" w:color="auto"/>
              <w:right w:val="single" w:sz="6" w:space="0" w:color="auto"/>
            </w:tcBorders>
            <w:vAlign w:val="center"/>
          </w:tcPr>
          <w:p w14:paraId="5FB4743B"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266ABC3B" w14:textId="77777777" w:rsidTr="00570795">
        <w:trPr>
          <w:trHeight w:val="187"/>
          <w:jc w:val="center"/>
        </w:trPr>
        <w:tc>
          <w:tcPr>
            <w:tcW w:w="1792" w:type="dxa"/>
            <w:tcBorders>
              <w:left w:val="single" w:sz="6" w:space="0" w:color="auto"/>
              <w:right w:val="single" w:sz="6" w:space="0" w:color="auto"/>
            </w:tcBorders>
          </w:tcPr>
          <w:p w14:paraId="16E4B555"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F0D4E33" w14:textId="77777777" w:rsidR="00B305C9" w:rsidRPr="00B305C9" w:rsidRDefault="00770557" w:rsidP="00B305C9">
            <w:pPr>
              <w:rPr>
                <w:rFonts w:cs="Arial"/>
                <w:sz w:val="16"/>
                <w:szCs w:val="16"/>
              </w:rPr>
            </w:pPr>
            <w:r w:rsidRPr="00B305C9">
              <w:rPr>
                <w:rFonts w:cs="Arial"/>
                <w:sz w:val="16"/>
                <w:szCs w:val="16"/>
              </w:rPr>
              <w:t>CAMERA-REQ-410109/A-Trailer Turn Signal View LEFT Activation - NO Blind Spot Threat Reported</w:t>
            </w:r>
          </w:p>
        </w:tc>
        <w:tc>
          <w:tcPr>
            <w:tcW w:w="4770" w:type="dxa"/>
            <w:tcBorders>
              <w:top w:val="single" w:sz="6" w:space="0" w:color="auto"/>
              <w:left w:val="single" w:sz="6" w:space="0" w:color="auto"/>
              <w:bottom w:val="single" w:sz="6" w:space="0" w:color="auto"/>
              <w:right w:val="single" w:sz="6" w:space="0" w:color="auto"/>
            </w:tcBorders>
            <w:vAlign w:val="center"/>
          </w:tcPr>
          <w:p w14:paraId="1C7DEFF1"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6EB2C599" w14:textId="77777777" w:rsidTr="00570795">
        <w:trPr>
          <w:trHeight w:val="187"/>
          <w:jc w:val="center"/>
        </w:trPr>
        <w:tc>
          <w:tcPr>
            <w:tcW w:w="1792" w:type="dxa"/>
            <w:tcBorders>
              <w:left w:val="single" w:sz="6" w:space="0" w:color="auto"/>
              <w:right w:val="single" w:sz="6" w:space="0" w:color="auto"/>
            </w:tcBorders>
          </w:tcPr>
          <w:p w14:paraId="67C3E871"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1B91C0D" w14:textId="77777777" w:rsidR="00B305C9" w:rsidRPr="00B305C9" w:rsidRDefault="00770557" w:rsidP="00B305C9">
            <w:pPr>
              <w:rPr>
                <w:rFonts w:cs="Arial"/>
                <w:sz w:val="16"/>
                <w:szCs w:val="16"/>
              </w:rPr>
            </w:pPr>
            <w:r w:rsidRPr="00B305C9">
              <w:rPr>
                <w:rFonts w:cs="Arial"/>
                <w:sz w:val="16"/>
                <w:szCs w:val="16"/>
              </w:rPr>
              <w:t>CAMERA-REQ-410110/A-Trailer Turn Signal View LEFT Activation -  Blind Spot Threat Reported</w:t>
            </w:r>
          </w:p>
        </w:tc>
        <w:tc>
          <w:tcPr>
            <w:tcW w:w="4770" w:type="dxa"/>
            <w:tcBorders>
              <w:top w:val="single" w:sz="6" w:space="0" w:color="auto"/>
              <w:left w:val="single" w:sz="6" w:space="0" w:color="auto"/>
              <w:bottom w:val="single" w:sz="6" w:space="0" w:color="auto"/>
              <w:right w:val="single" w:sz="6" w:space="0" w:color="auto"/>
            </w:tcBorders>
            <w:vAlign w:val="center"/>
          </w:tcPr>
          <w:p w14:paraId="1576193C"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1C6D2F6B" w14:textId="77777777" w:rsidTr="00570795">
        <w:trPr>
          <w:trHeight w:val="187"/>
          <w:jc w:val="center"/>
        </w:trPr>
        <w:tc>
          <w:tcPr>
            <w:tcW w:w="1792" w:type="dxa"/>
            <w:tcBorders>
              <w:left w:val="single" w:sz="6" w:space="0" w:color="auto"/>
              <w:right w:val="single" w:sz="6" w:space="0" w:color="auto"/>
            </w:tcBorders>
          </w:tcPr>
          <w:p w14:paraId="5B535E44"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8542EE5" w14:textId="77777777" w:rsidR="00B305C9" w:rsidRPr="00B305C9" w:rsidRDefault="00770557" w:rsidP="00B305C9">
            <w:pPr>
              <w:rPr>
                <w:rFonts w:cs="Arial"/>
                <w:sz w:val="16"/>
                <w:szCs w:val="16"/>
              </w:rPr>
            </w:pPr>
            <w:r w:rsidRPr="00B305C9">
              <w:rPr>
                <w:rFonts w:cs="Arial"/>
                <w:sz w:val="16"/>
                <w:szCs w:val="16"/>
              </w:rPr>
              <w:t>CAMERA-REQ-410111/A-Trailer Turn Signal View RIGHT Activation - NO Blind Spot Threat Reported</w:t>
            </w:r>
          </w:p>
        </w:tc>
        <w:tc>
          <w:tcPr>
            <w:tcW w:w="4770" w:type="dxa"/>
            <w:tcBorders>
              <w:top w:val="single" w:sz="6" w:space="0" w:color="auto"/>
              <w:left w:val="single" w:sz="6" w:space="0" w:color="auto"/>
              <w:bottom w:val="single" w:sz="6" w:space="0" w:color="auto"/>
              <w:right w:val="single" w:sz="6" w:space="0" w:color="auto"/>
            </w:tcBorders>
            <w:vAlign w:val="center"/>
          </w:tcPr>
          <w:p w14:paraId="4097D903"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6BEB326B" w14:textId="77777777" w:rsidTr="00570795">
        <w:trPr>
          <w:trHeight w:val="187"/>
          <w:jc w:val="center"/>
        </w:trPr>
        <w:tc>
          <w:tcPr>
            <w:tcW w:w="1792" w:type="dxa"/>
            <w:tcBorders>
              <w:left w:val="single" w:sz="6" w:space="0" w:color="auto"/>
              <w:right w:val="single" w:sz="6" w:space="0" w:color="auto"/>
            </w:tcBorders>
          </w:tcPr>
          <w:p w14:paraId="23C0E1DB"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9A55B10" w14:textId="77777777" w:rsidR="00B305C9" w:rsidRPr="00B305C9" w:rsidRDefault="00770557" w:rsidP="00B305C9">
            <w:pPr>
              <w:rPr>
                <w:rFonts w:cs="Arial"/>
                <w:sz w:val="16"/>
                <w:szCs w:val="16"/>
              </w:rPr>
            </w:pPr>
            <w:r w:rsidRPr="00B305C9">
              <w:rPr>
                <w:rFonts w:cs="Arial"/>
                <w:sz w:val="16"/>
                <w:szCs w:val="16"/>
              </w:rPr>
              <w:t>CAMERA-REQ-410112/A-- Trailer Turn Signal View RIGHT Activation -  Blind Spot Threat Reported</w:t>
            </w:r>
          </w:p>
        </w:tc>
        <w:tc>
          <w:tcPr>
            <w:tcW w:w="4770" w:type="dxa"/>
            <w:tcBorders>
              <w:top w:val="single" w:sz="6" w:space="0" w:color="auto"/>
              <w:left w:val="single" w:sz="6" w:space="0" w:color="auto"/>
              <w:bottom w:val="single" w:sz="6" w:space="0" w:color="auto"/>
              <w:right w:val="single" w:sz="6" w:space="0" w:color="auto"/>
            </w:tcBorders>
            <w:vAlign w:val="center"/>
          </w:tcPr>
          <w:p w14:paraId="17A339C0" w14:textId="77777777" w:rsidR="00B305C9" w:rsidRPr="00B305C9" w:rsidRDefault="00770557" w:rsidP="00B305C9">
            <w:pPr>
              <w:rPr>
                <w:rFonts w:cs="Calibri"/>
                <w:sz w:val="16"/>
                <w:szCs w:val="16"/>
              </w:rPr>
            </w:pPr>
            <w:r w:rsidRPr="00B305C9">
              <w:rPr>
                <w:rFonts w:cs="Calibri"/>
                <w:sz w:val="16"/>
                <w:szCs w:val="16"/>
              </w:rPr>
              <w:t>tmertiri: Trailer Signal View function related changestmertiri: Trailer Signal View function related changes</w:t>
            </w:r>
          </w:p>
        </w:tc>
      </w:tr>
      <w:tr w:rsidR="00B305C9" w:rsidRPr="00CC4B30" w14:paraId="7EEA52A4" w14:textId="77777777" w:rsidTr="00570795">
        <w:trPr>
          <w:trHeight w:val="187"/>
          <w:jc w:val="center"/>
        </w:trPr>
        <w:tc>
          <w:tcPr>
            <w:tcW w:w="1792" w:type="dxa"/>
            <w:tcBorders>
              <w:left w:val="single" w:sz="6" w:space="0" w:color="auto"/>
              <w:right w:val="single" w:sz="6" w:space="0" w:color="auto"/>
            </w:tcBorders>
          </w:tcPr>
          <w:p w14:paraId="38FA3180"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149D470" w14:textId="77777777" w:rsidR="00B305C9" w:rsidRPr="00B305C9" w:rsidRDefault="00770557" w:rsidP="00B305C9">
            <w:pPr>
              <w:rPr>
                <w:rFonts w:cs="Arial"/>
                <w:sz w:val="16"/>
                <w:szCs w:val="16"/>
              </w:rPr>
            </w:pPr>
            <w:r w:rsidRPr="00B305C9">
              <w:rPr>
                <w:rFonts w:cs="Arial"/>
                <w:sz w:val="16"/>
                <w:szCs w:val="16"/>
              </w:rPr>
              <w:t>881910/A-Use Cases</w:t>
            </w:r>
          </w:p>
        </w:tc>
        <w:tc>
          <w:tcPr>
            <w:tcW w:w="4770" w:type="dxa"/>
            <w:tcBorders>
              <w:top w:val="single" w:sz="6" w:space="0" w:color="auto"/>
              <w:left w:val="single" w:sz="6" w:space="0" w:color="auto"/>
              <w:bottom w:val="single" w:sz="6" w:space="0" w:color="auto"/>
              <w:right w:val="single" w:sz="6" w:space="0" w:color="auto"/>
            </w:tcBorders>
            <w:vAlign w:val="center"/>
          </w:tcPr>
          <w:p w14:paraId="3867BDD4"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086AEE48" w14:textId="77777777" w:rsidTr="00570795">
        <w:trPr>
          <w:trHeight w:val="187"/>
          <w:jc w:val="center"/>
        </w:trPr>
        <w:tc>
          <w:tcPr>
            <w:tcW w:w="1792" w:type="dxa"/>
            <w:tcBorders>
              <w:left w:val="single" w:sz="6" w:space="0" w:color="auto"/>
              <w:right w:val="single" w:sz="6" w:space="0" w:color="auto"/>
            </w:tcBorders>
          </w:tcPr>
          <w:p w14:paraId="7E715B9B"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DD4373A" w14:textId="77777777" w:rsidR="00B305C9" w:rsidRPr="00B305C9" w:rsidRDefault="00770557" w:rsidP="00B305C9">
            <w:pPr>
              <w:rPr>
                <w:rFonts w:cs="Arial"/>
                <w:sz w:val="16"/>
                <w:szCs w:val="16"/>
              </w:rPr>
            </w:pPr>
            <w:r w:rsidRPr="00B305C9">
              <w:rPr>
                <w:rFonts w:cs="Arial"/>
                <w:sz w:val="16"/>
                <w:szCs w:val="16"/>
              </w:rPr>
              <w:t>CAMERA-UC-REQ-409518/A-Trailer Turn Signal View Missing Signal</w:t>
            </w:r>
          </w:p>
        </w:tc>
        <w:tc>
          <w:tcPr>
            <w:tcW w:w="4770" w:type="dxa"/>
            <w:tcBorders>
              <w:top w:val="single" w:sz="6" w:space="0" w:color="auto"/>
              <w:left w:val="single" w:sz="6" w:space="0" w:color="auto"/>
              <w:bottom w:val="single" w:sz="6" w:space="0" w:color="auto"/>
              <w:right w:val="single" w:sz="6" w:space="0" w:color="auto"/>
            </w:tcBorders>
            <w:vAlign w:val="center"/>
          </w:tcPr>
          <w:p w14:paraId="315797E5"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5EF6C342" w14:textId="77777777" w:rsidTr="00570795">
        <w:trPr>
          <w:trHeight w:val="187"/>
          <w:jc w:val="center"/>
        </w:trPr>
        <w:tc>
          <w:tcPr>
            <w:tcW w:w="1792" w:type="dxa"/>
            <w:tcBorders>
              <w:left w:val="single" w:sz="6" w:space="0" w:color="auto"/>
              <w:right w:val="single" w:sz="6" w:space="0" w:color="auto"/>
            </w:tcBorders>
          </w:tcPr>
          <w:p w14:paraId="0943FB94"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01711D1" w14:textId="77777777" w:rsidR="00B305C9" w:rsidRPr="00B305C9" w:rsidRDefault="00770557" w:rsidP="00B305C9">
            <w:pPr>
              <w:rPr>
                <w:rFonts w:cs="Arial"/>
                <w:sz w:val="16"/>
                <w:szCs w:val="16"/>
              </w:rPr>
            </w:pPr>
            <w:r w:rsidRPr="00B305C9">
              <w:rPr>
                <w:rFonts w:cs="Arial"/>
                <w:sz w:val="16"/>
                <w:szCs w:val="16"/>
              </w:rPr>
              <w:t>CAMERA-UC-REQ-409519/A-Trailer Turn Signal View Setting Change</w:t>
            </w:r>
          </w:p>
        </w:tc>
        <w:tc>
          <w:tcPr>
            <w:tcW w:w="4770" w:type="dxa"/>
            <w:tcBorders>
              <w:top w:val="single" w:sz="6" w:space="0" w:color="auto"/>
              <w:left w:val="single" w:sz="6" w:space="0" w:color="auto"/>
              <w:bottom w:val="single" w:sz="6" w:space="0" w:color="auto"/>
              <w:right w:val="single" w:sz="6" w:space="0" w:color="auto"/>
            </w:tcBorders>
            <w:vAlign w:val="center"/>
          </w:tcPr>
          <w:p w14:paraId="6013497A"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6C2FC18B" w14:textId="77777777" w:rsidTr="00570795">
        <w:trPr>
          <w:trHeight w:val="187"/>
          <w:jc w:val="center"/>
        </w:trPr>
        <w:tc>
          <w:tcPr>
            <w:tcW w:w="1792" w:type="dxa"/>
            <w:tcBorders>
              <w:left w:val="single" w:sz="6" w:space="0" w:color="auto"/>
              <w:right w:val="single" w:sz="6" w:space="0" w:color="auto"/>
            </w:tcBorders>
          </w:tcPr>
          <w:p w14:paraId="3BAD9112"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CA32E11" w14:textId="77777777" w:rsidR="00B305C9" w:rsidRPr="00B305C9" w:rsidRDefault="00770557" w:rsidP="00B305C9">
            <w:pPr>
              <w:rPr>
                <w:rFonts w:cs="Arial"/>
                <w:sz w:val="16"/>
                <w:szCs w:val="16"/>
              </w:rPr>
            </w:pPr>
            <w:r w:rsidRPr="00B305C9">
              <w:rPr>
                <w:rFonts w:cs="Arial"/>
                <w:sz w:val="16"/>
                <w:szCs w:val="16"/>
              </w:rPr>
              <w:t>CAMERA-UC-REQ-409520/A-Trailer Turn Signal View because of Cancel "X" Button Press</w:t>
            </w:r>
          </w:p>
        </w:tc>
        <w:tc>
          <w:tcPr>
            <w:tcW w:w="4770" w:type="dxa"/>
            <w:tcBorders>
              <w:top w:val="single" w:sz="6" w:space="0" w:color="auto"/>
              <w:left w:val="single" w:sz="6" w:space="0" w:color="auto"/>
              <w:bottom w:val="single" w:sz="6" w:space="0" w:color="auto"/>
              <w:right w:val="single" w:sz="6" w:space="0" w:color="auto"/>
            </w:tcBorders>
            <w:vAlign w:val="center"/>
          </w:tcPr>
          <w:p w14:paraId="6B2B0370"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7D6C058F" w14:textId="77777777" w:rsidTr="00570795">
        <w:trPr>
          <w:trHeight w:val="187"/>
          <w:jc w:val="center"/>
        </w:trPr>
        <w:tc>
          <w:tcPr>
            <w:tcW w:w="1792" w:type="dxa"/>
            <w:tcBorders>
              <w:left w:val="single" w:sz="6" w:space="0" w:color="auto"/>
              <w:right w:val="single" w:sz="6" w:space="0" w:color="auto"/>
            </w:tcBorders>
          </w:tcPr>
          <w:p w14:paraId="7F20D406"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972E4FD" w14:textId="77777777" w:rsidR="00B305C9" w:rsidRPr="00B305C9" w:rsidRDefault="00770557" w:rsidP="00B305C9">
            <w:pPr>
              <w:rPr>
                <w:rFonts w:cs="Arial"/>
                <w:sz w:val="16"/>
                <w:szCs w:val="16"/>
              </w:rPr>
            </w:pPr>
            <w:r w:rsidRPr="00B305C9">
              <w:rPr>
                <w:rFonts w:cs="Arial"/>
                <w:sz w:val="16"/>
                <w:szCs w:val="16"/>
              </w:rPr>
              <w:t>CAMERA-UC-REQ-409521/A-Trailer Turn Signal View due to Shift Reverse</w:t>
            </w:r>
          </w:p>
        </w:tc>
        <w:tc>
          <w:tcPr>
            <w:tcW w:w="4770" w:type="dxa"/>
            <w:tcBorders>
              <w:top w:val="single" w:sz="6" w:space="0" w:color="auto"/>
              <w:left w:val="single" w:sz="6" w:space="0" w:color="auto"/>
              <w:bottom w:val="single" w:sz="6" w:space="0" w:color="auto"/>
              <w:right w:val="single" w:sz="6" w:space="0" w:color="auto"/>
            </w:tcBorders>
            <w:vAlign w:val="center"/>
          </w:tcPr>
          <w:p w14:paraId="37C78CA9"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0C3C2D7F" w14:textId="77777777" w:rsidTr="00570795">
        <w:trPr>
          <w:trHeight w:val="187"/>
          <w:jc w:val="center"/>
        </w:trPr>
        <w:tc>
          <w:tcPr>
            <w:tcW w:w="1792" w:type="dxa"/>
            <w:tcBorders>
              <w:left w:val="single" w:sz="6" w:space="0" w:color="auto"/>
              <w:right w:val="single" w:sz="6" w:space="0" w:color="auto"/>
            </w:tcBorders>
          </w:tcPr>
          <w:p w14:paraId="341E3ACF"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6C2D46B" w14:textId="77777777" w:rsidR="00B305C9" w:rsidRPr="00B305C9" w:rsidRDefault="00770557" w:rsidP="00B305C9">
            <w:pPr>
              <w:rPr>
                <w:rFonts w:cs="Arial"/>
                <w:sz w:val="16"/>
                <w:szCs w:val="16"/>
              </w:rPr>
            </w:pPr>
            <w:r w:rsidRPr="00B305C9">
              <w:rPr>
                <w:rFonts w:cs="Arial"/>
                <w:sz w:val="16"/>
                <w:szCs w:val="16"/>
              </w:rPr>
              <w:t>CAMERA-UC-REQ-410090/A-Trailer Turn Signal View Menu Setting based on Server Feature Memory</w:t>
            </w:r>
          </w:p>
        </w:tc>
        <w:tc>
          <w:tcPr>
            <w:tcW w:w="4770" w:type="dxa"/>
            <w:tcBorders>
              <w:top w:val="single" w:sz="6" w:space="0" w:color="auto"/>
              <w:left w:val="single" w:sz="6" w:space="0" w:color="auto"/>
              <w:bottom w:val="single" w:sz="6" w:space="0" w:color="auto"/>
              <w:right w:val="single" w:sz="6" w:space="0" w:color="auto"/>
            </w:tcBorders>
            <w:vAlign w:val="center"/>
          </w:tcPr>
          <w:p w14:paraId="7B5BCFB4"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4542072A" w14:textId="77777777" w:rsidTr="00570795">
        <w:trPr>
          <w:trHeight w:val="187"/>
          <w:jc w:val="center"/>
        </w:trPr>
        <w:tc>
          <w:tcPr>
            <w:tcW w:w="1792" w:type="dxa"/>
            <w:tcBorders>
              <w:left w:val="single" w:sz="6" w:space="0" w:color="auto"/>
              <w:right w:val="single" w:sz="6" w:space="0" w:color="auto"/>
            </w:tcBorders>
          </w:tcPr>
          <w:p w14:paraId="7BAA1369"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6B79EC7" w14:textId="77777777" w:rsidR="00B305C9" w:rsidRPr="00B305C9" w:rsidRDefault="00770557" w:rsidP="00B305C9">
            <w:pPr>
              <w:rPr>
                <w:rFonts w:cs="Arial"/>
                <w:sz w:val="16"/>
                <w:szCs w:val="16"/>
              </w:rPr>
            </w:pPr>
            <w:r w:rsidRPr="00B305C9">
              <w:rPr>
                <w:rFonts w:cs="Arial"/>
                <w:sz w:val="16"/>
                <w:szCs w:val="16"/>
              </w:rPr>
              <w:t>881918/A-White Box Views</w:t>
            </w:r>
          </w:p>
        </w:tc>
        <w:tc>
          <w:tcPr>
            <w:tcW w:w="4770" w:type="dxa"/>
            <w:tcBorders>
              <w:top w:val="single" w:sz="6" w:space="0" w:color="auto"/>
              <w:left w:val="single" w:sz="6" w:space="0" w:color="auto"/>
              <w:bottom w:val="single" w:sz="6" w:space="0" w:color="auto"/>
              <w:right w:val="single" w:sz="6" w:space="0" w:color="auto"/>
            </w:tcBorders>
            <w:vAlign w:val="center"/>
          </w:tcPr>
          <w:p w14:paraId="0D53070C"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4E920854" w14:textId="77777777" w:rsidTr="00570795">
        <w:trPr>
          <w:trHeight w:val="187"/>
          <w:jc w:val="center"/>
        </w:trPr>
        <w:tc>
          <w:tcPr>
            <w:tcW w:w="1792" w:type="dxa"/>
            <w:tcBorders>
              <w:left w:val="single" w:sz="6" w:space="0" w:color="auto"/>
              <w:right w:val="single" w:sz="6" w:space="0" w:color="auto"/>
            </w:tcBorders>
          </w:tcPr>
          <w:p w14:paraId="1119ABC1"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0DEC842" w14:textId="77777777" w:rsidR="00B305C9" w:rsidRPr="00B305C9" w:rsidRDefault="00770557" w:rsidP="00B305C9">
            <w:pPr>
              <w:rPr>
                <w:rFonts w:cs="Arial"/>
                <w:sz w:val="16"/>
                <w:szCs w:val="16"/>
              </w:rPr>
            </w:pPr>
            <w:r w:rsidRPr="00B305C9">
              <w:rPr>
                <w:rFonts w:cs="Arial"/>
                <w:sz w:val="16"/>
                <w:szCs w:val="16"/>
              </w:rPr>
              <w:t>881919/A-Activity Diagrams</w:t>
            </w:r>
          </w:p>
        </w:tc>
        <w:tc>
          <w:tcPr>
            <w:tcW w:w="4770" w:type="dxa"/>
            <w:tcBorders>
              <w:top w:val="single" w:sz="6" w:space="0" w:color="auto"/>
              <w:left w:val="single" w:sz="6" w:space="0" w:color="auto"/>
              <w:bottom w:val="single" w:sz="6" w:space="0" w:color="auto"/>
              <w:right w:val="single" w:sz="6" w:space="0" w:color="auto"/>
            </w:tcBorders>
            <w:vAlign w:val="center"/>
          </w:tcPr>
          <w:p w14:paraId="1DB547D9"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3A5628EB" w14:textId="77777777" w:rsidTr="00570795">
        <w:trPr>
          <w:trHeight w:val="187"/>
          <w:jc w:val="center"/>
        </w:trPr>
        <w:tc>
          <w:tcPr>
            <w:tcW w:w="1792" w:type="dxa"/>
            <w:tcBorders>
              <w:left w:val="single" w:sz="6" w:space="0" w:color="auto"/>
              <w:right w:val="single" w:sz="6" w:space="0" w:color="auto"/>
            </w:tcBorders>
          </w:tcPr>
          <w:p w14:paraId="535656B5"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2492F94" w14:textId="77777777" w:rsidR="00B305C9" w:rsidRPr="00B305C9" w:rsidRDefault="00770557" w:rsidP="00B305C9">
            <w:pPr>
              <w:rPr>
                <w:rFonts w:cs="Arial"/>
                <w:sz w:val="16"/>
                <w:szCs w:val="16"/>
              </w:rPr>
            </w:pPr>
            <w:r w:rsidRPr="00B305C9">
              <w:rPr>
                <w:rFonts w:cs="Arial"/>
                <w:sz w:val="16"/>
                <w:szCs w:val="16"/>
              </w:rPr>
              <w:t>CAMERA-ACT-REQ-411945/A-Operate TSV</w:t>
            </w:r>
          </w:p>
        </w:tc>
        <w:tc>
          <w:tcPr>
            <w:tcW w:w="4770" w:type="dxa"/>
            <w:tcBorders>
              <w:top w:val="single" w:sz="6" w:space="0" w:color="auto"/>
              <w:left w:val="single" w:sz="6" w:space="0" w:color="auto"/>
              <w:bottom w:val="single" w:sz="6" w:space="0" w:color="auto"/>
              <w:right w:val="single" w:sz="6" w:space="0" w:color="auto"/>
            </w:tcBorders>
            <w:vAlign w:val="center"/>
          </w:tcPr>
          <w:p w14:paraId="3CB301BB" w14:textId="77777777" w:rsidR="00B305C9" w:rsidRPr="00B305C9" w:rsidRDefault="00770557" w:rsidP="00B305C9">
            <w:pPr>
              <w:rPr>
                <w:rFonts w:cs="Calibri"/>
                <w:sz w:val="16"/>
                <w:szCs w:val="16"/>
              </w:rPr>
            </w:pPr>
            <w:r w:rsidRPr="00B305C9">
              <w:rPr>
                <w:rFonts w:cs="Calibri"/>
                <w:sz w:val="16"/>
                <w:szCs w:val="16"/>
              </w:rPr>
              <w:t>tmertiri: Trailer Signal View function related changestmertiri: Trailer Signal View function related changes</w:t>
            </w:r>
          </w:p>
        </w:tc>
      </w:tr>
      <w:tr w:rsidR="00B305C9" w:rsidRPr="00CC4B30" w14:paraId="2270A591" w14:textId="77777777" w:rsidTr="00570795">
        <w:trPr>
          <w:trHeight w:val="187"/>
          <w:jc w:val="center"/>
        </w:trPr>
        <w:tc>
          <w:tcPr>
            <w:tcW w:w="1792" w:type="dxa"/>
            <w:tcBorders>
              <w:left w:val="single" w:sz="6" w:space="0" w:color="auto"/>
              <w:right w:val="single" w:sz="6" w:space="0" w:color="auto"/>
            </w:tcBorders>
          </w:tcPr>
          <w:p w14:paraId="166C8BE0"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D3ED54F" w14:textId="77777777" w:rsidR="00B305C9" w:rsidRPr="00B305C9" w:rsidRDefault="00770557" w:rsidP="00B305C9">
            <w:pPr>
              <w:rPr>
                <w:rFonts w:cs="Arial"/>
                <w:sz w:val="16"/>
                <w:szCs w:val="16"/>
              </w:rPr>
            </w:pPr>
            <w:r w:rsidRPr="00B305C9">
              <w:rPr>
                <w:rFonts w:cs="Arial"/>
                <w:sz w:val="16"/>
                <w:szCs w:val="16"/>
              </w:rPr>
              <w:t>CAMERA-ACT-REQ-411947/A-Disable TSV</w:t>
            </w:r>
          </w:p>
        </w:tc>
        <w:tc>
          <w:tcPr>
            <w:tcW w:w="4770" w:type="dxa"/>
            <w:tcBorders>
              <w:top w:val="single" w:sz="6" w:space="0" w:color="auto"/>
              <w:left w:val="single" w:sz="6" w:space="0" w:color="auto"/>
              <w:bottom w:val="single" w:sz="6" w:space="0" w:color="auto"/>
              <w:right w:val="single" w:sz="6" w:space="0" w:color="auto"/>
            </w:tcBorders>
            <w:vAlign w:val="center"/>
          </w:tcPr>
          <w:p w14:paraId="4E8A15BC"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443A2C86" w14:textId="77777777" w:rsidTr="00570795">
        <w:trPr>
          <w:trHeight w:val="187"/>
          <w:jc w:val="center"/>
        </w:trPr>
        <w:tc>
          <w:tcPr>
            <w:tcW w:w="1792" w:type="dxa"/>
            <w:tcBorders>
              <w:left w:val="single" w:sz="6" w:space="0" w:color="auto"/>
              <w:right w:val="single" w:sz="6" w:space="0" w:color="auto"/>
            </w:tcBorders>
          </w:tcPr>
          <w:p w14:paraId="568C5E1A"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202EEA6" w14:textId="77777777" w:rsidR="00B305C9" w:rsidRPr="00B305C9" w:rsidRDefault="00770557" w:rsidP="00B305C9">
            <w:pPr>
              <w:rPr>
                <w:rFonts w:cs="Arial"/>
                <w:sz w:val="16"/>
                <w:szCs w:val="16"/>
              </w:rPr>
            </w:pPr>
            <w:r w:rsidRPr="00B305C9">
              <w:rPr>
                <w:rFonts w:cs="Arial"/>
                <w:sz w:val="16"/>
                <w:szCs w:val="16"/>
              </w:rPr>
              <w:t>881923/A-Sequence Diagrams</w:t>
            </w:r>
          </w:p>
        </w:tc>
        <w:tc>
          <w:tcPr>
            <w:tcW w:w="4770" w:type="dxa"/>
            <w:tcBorders>
              <w:top w:val="single" w:sz="6" w:space="0" w:color="auto"/>
              <w:left w:val="single" w:sz="6" w:space="0" w:color="auto"/>
              <w:bottom w:val="single" w:sz="6" w:space="0" w:color="auto"/>
              <w:right w:val="single" w:sz="6" w:space="0" w:color="auto"/>
            </w:tcBorders>
            <w:vAlign w:val="center"/>
          </w:tcPr>
          <w:p w14:paraId="258A4307"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7C758FAE" w14:textId="77777777" w:rsidTr="00570795">
        <w:trPr>
          <w:trHeight w:val="187"/>
          <w:jc w:val="center"/>
        </w:trPr>
        <w:tc>
          <w:tcPr>
            <w:tcW w:w="1792" w:type="dxa"/>
            <w:tcBorders>
              <w:left w:val="single" w:sz="6" w:space="0" w:color="auto"/>
              <w:right w:val="single" w:sz="6" w:space="0" w:color="auto"/>
            </w:tcBorders>
          </w:tcPr>
          <w:p w14:paraId="06CAE760"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11B076C" w14:textId="77777777" w:rsidR="00B305C9" w:rsidRPr="00B305C9" w:rsidRDefault="00770557" w:rsidP="00B305C9">
            <w:pPr>
              <w:rPr>
                <w:rFonts w:cs="Arial"/>
                <w:sz w:val="16"/>
                <w:szCs w:val="16"/>
              </w:rPr>
            </w:pPr>
            <w:r w:rsidRPr="00B305C9">
              <w:rPr>
                <w:rFonts w:cs="Arial"/>
                <w:sz w:val="16"/>
                <w:szCs w:val="16"/>
              </w:rPr>
              <w:t>CAMERA-SD-REQ-411946/A-Operate TSV</w:t>
            </w:r>
          </w:p>
        </w:tc>
        <w:tc>
          <w:tcPr>
            <w:tcW w:w="4770" w:type="dxa"/>
            <w:tcBorders>
              <w:top w:val="single" w:sz="6" w:space="0" w:color="auto"/>
              <w:left w:val="single" w:sz="6" w:space="0" w:color="auto"/>
              <w:bottom w:val="single" w:sz="6" w:space="0" w:color="auto"/>
              <w:right w:val="single" w:sz="6" w:space="0" w:color="auto"/>
            </w:tcBorders>
            <w:vAlign w:val="center"/>
          </w:tcPr>
          <w:p w14:paraId="74F880E4"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3AC120FE" w14:textId="77777777" w:rsidTr="00570795">
        <w:trPr>
          <w:trHeight w:val="187"/>
          <w:jc w:val="center"/>
        </w:trPr>
        <w:tc>
          <w:tcPr>
            <w:tcW w:w="1792" w:type="dxa"/>
            <w:tcBorders>
              <w:left w:val="single" w:sz="6" w:space="0" w:color="auto"/>
              <w:right w:val="single" w:sz="6" w:space="0" w:color="auto"/>
            </w:tcBorders>
          </w:tcPr>
          <w:p w14:paraId="4515F2EF"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61583E0" w14:textId="77777777" w:rsidR="00B305C9" w:rsidRPr="00B305C9" w:rsidRDefault="00770557" w:rsidP="00B305C9">
            <w:pPr>
              <w:rPr>
                <w:rFonts w:cs="Arial"/>
                <w:sz w:val="16"/>
                <w:szCs w:val="16"/>
              </w:rPr>
            </w:pPr>
            <w:r w:rsidRPr="00B305C9">
              <w:rPr>
                <w:rFonts w:cs="Arial"/>
                <w:sz w:val="16"/>
                <w:szCs w:val="16"/>
              </w:rPr>
              <w:t>CAMERA-SD-REQ-411948/A-Disable TSV</w:t>
            </w:r>
          </w:p>
        </w:tc>
        <w:tc>
          <w:tcPr>
            <w:tcW w:w="4770" w:type="dxa"/>
            <w:tcBorders>
              <w:top w:val="single" w:sz="6" w:space="0" w:color="auto"/>
              <w:left w:val="single" w:sz="6" w:space="0" w:color="auto"/>
              <w:bottom w:val="single" w:sz="6" w:space="0" w:color="auto"/>
              <w:right w:val="single" w:sz="6" w:space="0" w:color="auto"/>
            </w:tcBorders>
            <w:vAlign w:val="center"/>
          </w:tcPr>
          <w:p w14:paraId="32712C66" w14:textId="77777777" w:rsidR="00B305C9" w:rsidRPr="00B305C9" w:rsidRDefault="00770557" w:rsidP="00B305C9">
            <w:pPr>
              <w:rPr>
                <w:rFonts w:cs="Calibri"/>
                <w:sz w:val="16"/>
                <w:szCs w:val="16"/>
              </w:rPr>
            </w:pPr>
            <w:r w:rsidRPr="00B305C9">
              <w:rPr>
                <w:rFonts w:cs="Calibri"/>
                <w:sz w:val="16"/>
                <w:szCs w:val="16"/>
              </w:rPr>
              <w:t>tmertiri: Trailer Signal View function related changes</w:t>
            </w:r>
          </w:p>
        </w:tc>
      </w:tr>
      <w:tr w:rsidR="00B305C9" w:rsidRPr="00CC4B30" w14:paraId="4C2438FC" w14:textId="77777777" w:rsidTr="00570795">
        <w:trPr>
          <w:trHeight w:val="187"/>
          <w:jc w:val="center"/>
        </w:trPr>
        <w:tc>
          <w:tcPr>
            <w:tcW w:w="1792" w:type="dxa"/>
            <w:tcBorders>
              <w:left w:val="single" w:sz="6" w:space="0" w:color="auto"/>
              <w:right w:val="single" w:sz="6" w:space="0" w:color="auto"/>
            </w:tcBorders>
          </w:tcPr>
          <w:p w14:paraId="1E1B853F"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0D3749E" w14:textId="77777777" w:rsidR="00B305C9" w:rsidRPr="00B305C9" w:rsidRDefault="00770557" w:rsidP="00B305C9">
            <w:pPr>
              <w:rPr>
                <w:rFonts w:cs="Arial"/>
                <w:sz w:val="16"/>
                <w:szCs w:val="16"/>
              </w:rPr>
            </w:pPr>
            <w:r w:rsidRPr="00B305C9">
              <w:rPr>
                <w:rFonts w:cs="Arial"/>
                <w:sz w:val="16"/>
                <w:szCs w:val="16"/>
              </w:rPr>
              <w:t>882164/A-CTA 180 Multicamera</w:t>
            </w:r>
          </w:p>
        </w:tc>
        <w:tc>
          <w:tcPr>
            <w:tcW w:w="4770" w:type="dxa"/>
            <w:tcBorders>
              <w:top w:val="single" w:sz="6" w:space="0" w:color="auto"/>
              <w:left w:val="single" w:sz="6" w:space="0" w:color="auto"/>
              <w:bottom w:val="single" w:sz="6" w:space="0" w:color="auto"/>
              <w:right w:val="single" w:sz="6" w:space="0" w:color="auto"/>
            </w:tcBorders>
            <w:vAlign w:val="center"/>
          </w:tcPr>
          <w:p w14:paraId="6B2D83BF" w14:textId="77777777" w:rsidR="00B305C9" w:rsidRPr="00B305C9" w:rsidRDefault="00770557" w:rsidP="00B305C9">
            <w:pPr>
              <w:rPr>
                <w:rFonts w:cs="Calibri"/>
                <w:sz w:val="16"/>
                <w:szCs w:val="16"/>
              </w:rPr>
            </w:pPr>
            <w:r w:rsidRPr="00B305C9">
              <w:rPr>
                <w:rFonts w:cs="Calibri"/>
                <w:sz w:val="16"/>
                <w:szCs w:val="16"/>
              </w:rPr>
              <w:t>tmertiri: New structure with new content</w:t>
            </w:r>
          </w:p>
        </w:tc>
      </w:tr>
      <w:tr w:rsidR="00B305C9" w:rsidRPr="00CC4B30" w14:paraId="79A2DCFC" w14:textId="77777777" w:rsidTr="00570795">
        <w:trPr>
          <w:trHeight w:val="187"/>
          <w:jc w:val="center"/>
        </w:trPr>
        <w:tc>
          <w:tcPr>
            <w:tcW w:w="1792" w:type="dxa"/>
            <w:tcBorders>
              <w:left w:val="single" w:sz="6" w:space="0" w:color="auto"/>
              <w:right w:val="single" w:sz="6" w:space="0" w:color="auto"/>
            </w:tcBorders>
          </w:tcPr>
          <w:p w14:paraId="24AB0C77"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10A00CE" w14:textId="77777777" w:rsidR="00B305C9" w:rsidRPr="00B305C9" w:rsidRDefault="00770557" w:rsidP="00B305C9">
            <w:pPr>
              <w:rPr>
                <w:rFonts w:cs="Arial"/>
                <w:sz w:val="16"/>
                <w:szCs w:val="16"/>
              </w:rPr>
            </w:pPr>
            <w:r w:rsidRPr="00B305C9">
              <w:rPr>
                <w:rFonts w:cs="Arial"/>
                <w:sz w:val="16"/>
                <w:szCs w:val="16"/>
              </w:rPr>
              <w:t>FUN-REQ-410169/A-CTA 180 Multicamera</w:t>
            </w:r>
          </w:p>
        </w:tc>
        <w:tc>
          <w:tcPr>
            <w:tcW w:w="4770" w:type="dxa"/>
            <w:tcBorders>
              <w:top w:val="single" w:sz="6" w:space="0" w:color="auto"/>
              <w:left w:val="single" w:sz="6" w:space="0" w:color="auto"/>
              <w:bottom w:val="single" w:sz="6" w:space="0" w:color="auto"/>
              <w:right w:val="single" w:sz="6" w:space="0" w:color="auto"/>
            </w:tcBorders>
            <w:vAlign w:val="center"/>
          </w:tcPr>
          <w:p w14:paraId="07CDB4EF"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6755319A" w14:textId="77777777" w:rsidTr="00570795">
        <w:trPr>
          <w:trHeight w:val="187"/>
          <w:jc w:val="center"/>
        </w:trPr>
        <w:tc>
          <w:tcPr>
            <w:tcW w:w="1792" w:type="dxa"/>
            <w:tcBorders>
              <w:left w:val="single" w:sz="6" w:space="0" w:color="auto"/>
              <w:right w:val="single" w:sz="6" w:space="0" w:color="auto"/>
            </w:tcBorders>
          </w:tcPr>
          <w:p w14:paraId="7804972B"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32854EA" w14:textId="77777777" w:rsidR="00B305C9" w:rsidRPr="00B305C9" w:rsidRDefault="00770557" w:rsidP="00B305C9">
            <w:pPr>
              <w:rPr>
                <w:rFonts w:cs="Arial"/>
                <w:sz w:val="16"/>
                <w:szCs w:val="16"/>
              </w:rPr>
            </w:pPr>
            <w:r w:rsidRPr="00B305C9">
              <w:rPr>
                <w:rFonts w:cs="Arial"/>
                <w:sz w:val="16"/>
                <w:szCs w:val="16"/>
              </w:rPr>
              <w:t>881819/A-Functional Definition</w:t>
            </w:r>
          </w:p>
        </w:tc>
        <w:tc>
          <w:tcPr>
            <w:tcW w:w="4770" w:type="dxa"/>
            <w:tcBorders>
              <w:top w:val="single" w:sz="6" w:space="0" w:color="auto"/>
              <w:left w:val="single" w:sz="6" w:space="0" w:color="auto"/>
              <w:bottom w:val="single" w:sz="6" w:space="0" w:color="auto"/>
              <w:right w:val="single" w:sz="6" w:space="0" w:color="auto"/>
            </w:tcBorders>
            <w:vAlign w:val="center"/>
          </w:tcPr>
          <w:p w14:paraId="1D4E7E6F"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5BF44C70" w14:textId="77777777" w:rsidTr="00570795">
        <w:trPr>
          <w:trHeight w:val="187"/>
          <w:jc w:val="center"/>
        </w:trPr>
        <w:tc>
          <w:tcPr>
            <w:tcW w:w="1792" w:type="dxa"/>
            <w:tcBorders>
              <w:left w:val="single" w:sz="6" w:space="0" w:color="auto"/>
              <w:right w:val="single" w:sz="6" w:space="0" w:color="auto"/>
            </w:tcBorders>
          </w:tcPr>
          <w:p w14:paraId="4A5CD383"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62B1803" w14:textId="77777777" w:rsidR="00B305C9" w:rsidRPr="00B305C9" w:rsidRDefault="00770557" w:rsidP="00B305C9">
            <w:pPr>
              <w:rPr>
                <w:rFonts w:cs="Arial"/>
                <w:sz w:val="16"/>
                <w:szCs w:val="16"/>
              </w:rPr>
            </w:pPr>
            <w:r w:rsidRPr="00B305C9">
              <w:rPr>
                <w:rFonts w:cs="Arial"/>
                <w:sz w:val="16"/>
                <w:szCs w:val="16"/>
              </w:rPr>
              <w:t>881911/A-Use Cases</w:t>
            </w:r>
          </w:p>
        </w:tc>
        <w:tc>
          <w:tcPr>
            <w:tcW w:w="4770" w:type="dxa"/>
            <w:tcBorders>
              <w:top w:val="single" w:sz="6" w:space="0" w:color="auto"/>
              <w:left w:val="single" w:sz="6" w:space="0" w:color="auto"/>
              <w:bottom w:val="single" w:sz="6" w:space="0" w:color="auto"/>
              <w:right w:val="single" w:sz="6" w:space="0" w:color="auto"/>
            </w:tcBorders>
            <w:vAlign w:val="center"/>
          </w:tcPr>
          <w:p w14:paraId="1E45199D"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68E46F84" w14:textId="77777777" w:rsidTr="00570795">
        <w:trPr>
          <w:trHeight w:val="187"/>
          <w:jc w:val="center"/>
        </w:trPr>
        <w:tc>
          <w:tcPr>
            <w:tcW w:w="1792" w:type="dxa"/>
            <w:tcBorders>
              <w:left w:val="single" w:sz="6" w:space="0" w:color="auto"/>
              <w:right w:val="single" w:sz="6" w:space="0" w:color="auto"/>
            </w:tcBorders>
          </w:tcPr>
          <w:p w14:paraId="46254B90"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FD0BC37" w14:textId="77777777" w:rsidR="00B305C9" w:rsidRPr="00B305C9" w:rsidRDefault="00770557" w:rsidP="00B305C9">
            <w:pPr>
              <w:rPr>
                <w:rFonts w:cs="Arial"/>
                <w:sz w:val="16"/>
                <w:szCs w:val="16"/>
              </w:rPr>
            </w:pPr>
            <w:r w:rsidRPr="00B305C9">
              <w:rPr>
                <w:rFonts w:cs="Arial"/>
                <w:sz w:val="16"/>
                <w:szCs w:val="16"/>
              </w:rPr>
              <w:t>CAMERA-UC-REQ-410120/A-Menu to be not available</w:t>
            </w:r>
          </w:p>
        </w:tc>
        <w:tc>
          <w:tcPr>
            <w:tcW w:w="4770" w:type="dxa"/>
            <w:tcBorders>
              <w:top w:val="single" w:sz="6" w:space="0" w:color="auto"/>
              <w:left w:val="single" w:sz="6" w:space="0" w:color="auto"/>
              <w:bottom w:val="single" w:sz="6" w:space="0" w:color="auto"/>
              <w:right w:val="single" w:sz="6" w:space="0" w:color="auto"/>
            </w:tcBorders>
            <w:vAlign w:val="center"/>
          </w:tcPr>
          <w:p w14:paraId="25D148D9"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0071801B" w14:textId="77777777" w:rsidTr="00570795">
        <w:trPr>
          <w:trHeight w:val="187"/>
          <w:jc w:val="center"/>
        </w:trPr>
        <w:tc>
          <w:tcPr>
            <w:tcW w:w="1792" w:type="dxa"/>
            <w:tcBorders>
              <w:left w:val="single" w:sz="6" w:space="0" w:color="auto"/>
              <w:right w:val="single" w:sz="6" w:space="0" w:color="auto"/>
            </w:tcBorders>
          </w:tcPr>
          <w:p w14:paraId="1E970E1F"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40575B5" w14:textId="77777777" w:rsidR="00B305C9" w:rsidRPr="00B305C9" w:rsidRDefault="00770557" w:rsidP="00B305C9">
            <w:pPr>
              <w:rPr>
                <w:rFonts w:cs="Arial"/>
                <w:sz w:val="16"/>
                <w:szCs w:val="16"/>
              </w:rPr>
            </w:pPr>
            <w:r w:rsidRPr="00B305C9">
              <w:rPr>
                <w:rFonts w:cs="Arial"/>
                <w:sz w:val="16"/>
                <w:szCs w:val="16"/>
              </w:rPr>
              <w:t>CAMERA-UC-REQ-410121/A-Menu to be available in Settings</w:t>
            </w:r>
          </w:p>
        </w:tc>
        <w:tc>
          <w:tcPr>
            <w:tcW w:w="4770" w:type="dxa"/>
            <w:tcBorders>
              <w:top w:val="single" w:sz="6" w:space="0" w:color="auto"/>
              <w:left w:val="single" w:sz="6" w:space="0" w:color="auto"/>
              <w:bottom w:val="single" w:sz="6" w:space="0" w:color="auto"/>
              <w:right w:val="single" w:sz="6" w:space="0" w:color="auto"/>
            </w:tcBorders>
            <w:vAlign w:val="center"/>
          </w:tcPr>
          <w:p w14:paraId="00816E4F"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10D53CFD" w14:textId="77777777" w:rsidTr="00570795">
        <w:trPr>
          <w:trHeight w:val="187"/>
          <w:jc w:val="center"/>
        </w:trPr>
        <w:tc>
          <w:tcPr>
            <w:tcW w:w="1792" w:type="dxa"/>
            <w:tcBorders>
              <w:left w:val="single" w:sz="6" w:space="0" w:color="auto"/>
              <w:right w:val="single" w:sz="6" w:space="0" w:color="auto"/>
            </w:tcBorders>
          </w:tcPr>
          <w:p w14:paraId="1D4C3027"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EE00AD1" w14:textId="77777777" w:rsidR="00B305C9" w:rsidRPr="00B305C9" w:rsidRDefault="00770557" w:rsidP="00B305C9">
            <w:pPr>
              <w:rPr>
                <w:rFonts w:cs="Arial"/>
                <w:sz w:val="16"/>
                <w:szCs w:val="16"/>
              </w:rPr>
            </w:pPr>
            <w:r w:rsidRPr="00B305C9">
              <w:rPr>
                <w:rFonts w:cs="Arial"/>
                <w:sz w:val="16"/>
                <w:szCs w:val="16"/>
              </w:rPr>
              <w:t>CAMERA-UC-REQ-410122/A-Activating Feature via Settings menu</w:t>
            </w:r>
          </w:p>
        </w:tc>
        <w:tc>
          <w:tcPr>
            <w:tcW w:w="4770" w:type="dxa"/>
            <w:tcBorders>
              <w:top w:val="single" w:sz="6" w:space="0" w:color="auto"/>
              <w:left w:val="single" w:sz="6" w:space="0" w:color="auto"/>
              <w:bottom w:val="single" w:sz="6" w:space="0" w:color="auto"/>
              <w:right w:val="single" w:sz="6" w:space="0" w:color="auto"/>
            </w:tcBorders>
            <w:vAlign w:val="center"/>
          </w:tcPr>
          <w:p w14:paraId="440BB96C" w14:textId="77777777" w:rsidR="00B305C9" w:rsidRPr="00B305C9" w:rsidRDefault="00770557" w:rsidP="00B305C9">
            <w:pPr>
              <w:rPr>
                <w:rFonts w:cs="Calibri"/>
                <w:sz w:val="16"/>
                <w:szCs w:val="16"/>
              </w:rPr>
            </w:pPr>
            <w:r w:rsidRPr="00B305C9">
              <w:rPr>
                <w:rFonts w:cs="Calibri"/>
                <w:sz w:val="16"/>
                <w:szCs w:val="16"/>
              </w:rPr>
              <w:t>tmertiri: CTA 180 related changestmertiri: CTA 180 related changes</w:t>
            </w:r>
          </w:p>
        </w:tc>
      </w:tr>
      <w:tr w:rsidR="00B305C9" w:rsidRPr="00CC4B30" w14:paraId="1FCF9676" w14:textId="77777777" w:rsidTr="00570795">
        <w:trPr>
          <w:trHeight w:val="187"/>
          <w:jc w:val="center"/>
        </w:trPr>
        <w:tc>
          <w:tcPr>
            <w:tcW w:w="1792" w:type="dxa"/>
            <w:tcBorders>
              <w:left w:val="single" w:sz="6" w:space="0" w:color="auto"/>
              <w:right w:val="single" w:sz="6" w:space="0" w:color="auto"/>
            </w:tcBorders>
          </w:tcPr>
          <w:p w14:paraId="5F91827C"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C47C14F" w14:textId="77777777" w:rsidR="00B305C9" w:rsidRPr="00B305C9" w:rsidRDefault="00770557" w:rsidP="00B305C9">
            <w:pPr>
              <w:rPr>
                <w:rFonts w:cs="Arial"/>
                <w:sz w:val="16"/>
                <w:szCs w:val="16"/>
              </w:rPr>
            </w:pPr>
            <w:r w:rsidRPr="00B305C9">
              <w:rPr>
                <w:rFonts w:cs="Arial"/>
                <w:sz w:val="16"/>
                <w:szCs w:val="16"/>
              </w:rPr>
              <w:t>CAMERA-UC-REQ-410123/A-De-activating Feature via Settings menu</w:t>
            </w:r>
          </w:p>
        </w:tc>
        <w:tc>
          <w:tcPr>
            <w:tcW w:w="4770" w:type="dxa"/>
            <w:tcBorders>
              <w:top w:val="single" w:sz="6" w:space="0" w:color="auto"/>
              <w:left w:val="single" w:sz="6" w:space="0" w:color="auto"/>
              <w:bottom w:val="single" w:sz="6" w:space="0" w:color="auto"/>
              <w:right w:val="single" w:sz="6" w:space="0" w:color="auto"/>
            </w:tcBorders>
            <w:vAlign w:val="center"/>
          </w:tcPr>
          <w:p w14:paraId="17CFF3FB"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566988A3" w14:textId="77777777" w:rsidTr="00570795">
        <w:trPr>
          <w:trHeight w:val="187"/>
          <w:jc w:val="center"/>
        </w:trPr>
        <w:tc>
          <w:tcPr>
            <w:tcW w:w="1792" w:type="dxa"/>
            <w:tcBorders>
              <w:left w:val="single" w:sz="6" w:space="0" w:color="auto"/>
              <w:right w:val="single" w:sz="6" w:space="0" w:color="auto"/>
            </w:tcBorders>
          </w:tcPr>
          <w:p w14:paraId="79CC0222"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27AC751" w14:textId="77777777" w:rsidR="00B305C9" w:rsidRPr="00B305C9" w:rsidRDefault="00770557" w:rsidP="00B305C9">
            <w:pPr>
              <w:rPr>
                <w:rFonts w:cs="Arial"/>
                <w:sz w:val="16"/>
                <w:szCs w:val="16"/>
              </w:rPr>
            </w:pPr>
            <w:r w:rsidRPr="00B305C9">
              <w:rPr>
                <w:rFonts w:cs="Arial"/>
                <w:sz w:val="16"/>
                <w:szCs w:val="16"/>
              </w:rPr>
              <w:t>CAMERA-UC-REQ-410124/A-No Switching when not in Reverse Gear</w:t>
            </w:r>
          </w:p>
        </w:tc>
        <w:tc>
          <w:tcPr>
            <w:tcW w:w="4770" w:type="dxa"/>
            <w:tcBorders>
              <w:top w:val="single" w:sz="6" w:space="0" w:color="auto"/>
              <w:left w:val="single" w:sz="6" w:space="0" w:color="auto"/>
              <w:bottom w:val="single" w:sz="6" w:space="0" w:color="auto"/>
              <w:right w:val="single" w:sz="6" w:space="0" w:color="auto"/>
            </w:tcBorders>
            <w:vAlign w:val="center"/>
          </w:tcPr>
          <w:p w14:paraId="5B3D36BB"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0AE8A3DB" w14:textId="77777777" w:rsidTr="00570795">
        <w:trPr>
          <w:trHeight w:val="187"/>
          <w:jc w:val="center"/>
        </w:trPr>
        <w:tc>
          <w:tcPr>
            <w:tcW w:w="1792" w:type="dxa"/>
            <w:tcBorders>
              <w:left w:val="single" w:sz="6" w:space="0" w:color="auto"/>
              <w:right w:val="single" w:sz="6" w:space="0" w:color="auto"/>
            </w:tcBorders>
          </w:tcPr>
          <w:p w14:paraId="29ABB3DA"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B1F757B" w14:textId="77777777" w:rsidR="00B305C9" w:rsidRPr="00B305C9" w:rsidRDefault="00770557" w:rsidP="00B305C9">
            <w:pPr>
              <w:rPr>
                <w:rFonts w:cs="Arial"/>
                <w:sz w:val="16"/>
                <w:szCs w:val="16"/>
              </w:rPr>
            </w:pPr>
            <w:r w:rsidRPr="00B305C9">
              <w:rPr>
                <w:rFonts w:cs="Arial"/>
                <w:sz w:val="16"/>
                <w:szCs w:val="16"/>
              </w:rPr>
              <w:t>CAMERA-UC-REQ-410125/A-View switching due to a CTA Event</w:t>
            </w:r>
          </w:p>
        </w:tc>
        <w:tc>
          <w:tcPr>
            <w:tcW w:w="4770" w:type="dxa"/>
            <w:tcBorders>
              <w:top w:val="single" w:sz="6" w:space="0" w:color="auto"/>
              <w:left w:val="single" w:sz="6" w:space="0" w:color="auto"/>
              <w:bottom w:val="single" w:sz="6" w:space="0" w:color="auto"/>
              <w:right w:val="single" w:sz="6" w:space="0" w:color="auto"/>
            </w:tcBorders>
            <w:vAlign w:val="center"/>
          </w:tcPr>
          <w:p w14:paraId="40EACDDE"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48F616A2" w14:textId="77777777" w:rsidTr="00570795">
        <w:trPr>
          <w:trHeight w:val="187"/>
          <w:jc w:val="center"/>
        </w:trPr>
        <w:tc>
          <w:tcPr>
            <w:tcW w:w="1792" w:type="dxa"/>
            <w:tcBorders>
              <w:left w:val="single" w:sz="6" w:space="0" w:color="auto"/>
              <w:right w:val="single" w:sz="6" w:space="0" w:color="auto"/>
            </w:tcBorders>
          </w:tcPr>
          <w:p w14:paraId="19E2B2BF"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8F006FB" w14:textId="77777777" w:rsidR="00B305C9" w:rsidRPr="00B305C9" w:rsidRDefault="00770557" w:rsidP="00B305C9">
            <w:pPr>
              <w:rPr>
                <w:rFonts w:cs="Arial"/>
                <w:sz w:val="16"/>
                <w:szCs w:val="16"/>
              </w:rPr>
            </w:pPr>
            <w:r w:rsidRPr="00B305C9">
              <w:rPr>
                <w:rFonts w:cs="Arial"/>
                <w:sz w:val="16"/>
                <w:szCs w:val="16"/>
              </w:rPr>
              <w:t>CAMERA-UC-REQ-410126/A-Switching to last known view after a CTA Event</w:t>
            </w:r>
          </w:p>
        </w:tc>
        <w:tc>
          <w:tcPr>
            <w:tcW w:w="4770" w:type="dxa"/>
            <w:tcBorders>
              <w:top w:val="single" w:sz="6" w:space="0" w:color="auto"/>
              <w:left w:val="single" w:sz="6" w:space="0" w:color="auto"/>
              <w:bottom w:val="single" w:sz="6" w:space="0" w:color="auto"/>
              <w:right w:val="single" w:sz="6" w:space="0" w:color="auto"/>
            </w:tcBorders>
            <w:vAlign w:val="center"/>
          </w:tcPr>
          <w:p w14:paraId="1B488A80"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0B789EAF" w14:textId="77777777" w:rsidTr="00570795">
        <w:trPr>
          <w:trHeight w:val="187"/>
          <w:jc w:val="center"/>
        </w:trPr>
        <w:tc>
          <w:tcPr>
            <w:tcW w:w="1792" w:type="dxa"/>
            <w:tcBorders>
              <w:left w:val="single" w:sz="6" w:space="0" w:color="auto"/>
              <w:right w:val="single" w:sz="6" w:space="0" w:color="auto"/>
            </w:tcBorders>
          </w:tcPr>
          <w:p w14:paraId="23CF1F4B"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BF03CF0" w14:textId="77777777" w:rsidR="00B305C9" w:rsidRPr="00B305C9" w:rsidRDefault="00770557" w:rsidP="00B305C9">
            <w:pPr>
              <w:rPr>
                <w:rFonts w:cs="Arial"/>
                <w:sz w:val="16"/>
                <w:szCs w:val="16"/>
              </w:rPr>
            </w:pPr>
            <w:r w:rsidRPr="00B305C9">
              <w:rPr>
                <w:rFonts w:cs="Arial"/>
                <w:sz w:val="16"/>
                <w:szCs w:val="16"/>
              </w:rPr>
              <w:t>CAMERA-UC-REQ-410127/A-Missing Signal</w:t>
            </w:r>
          </w:p>
        </w:tc>
        <w:tc>
          <w:tcPr>
            <w:tcW w:w="4770" w:type="dxa"/>
            <w:tcBorders>
              <w:top w:val="single" w:sz="6" w:space="0" w:color="auto"/>
              <w:left w:val="single" w:sz="6" w:space="0" w:color="auto"/>
              <w:bottom w:val="single" w:sz="6" w:space="0" w:color="auto"/>
              <w:right w:val="single" w:sz="6" w:space="0" w:color="auto"/>
            </w:tcBorders>
            <w:vAlign w:val="center"/>
          </w:tcPr>
          <w:p w14:paraId="2A5EA1F9"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3E63B850" w14:textId="77777777" w:rsidTr="00570795">
        <w:trPr>
          <w:trHeight w:val="187"/>
          <w:jc w:val="center"/>
        </w:trPr>
        <w:tc>
          <w:tcPr>
            <w:tcW w:w="1792" w:type="dxa"/>
            <w:tcBorders>
              <w:left w:val="single" w:sz="6" w:space="0" w:color="auto"/>
              <w:right w:val="single" w:sz="6" w:space="0" w:color="auto"/>
            </w:tcBorders>
          </w:tcPr>
          <w:p w14:paraId="2D6C4F28"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F25721F" w14:textId="77777777" w:rsidR="00B305C9" w:rsidRPr="00B305C9" w:rsidRDefault="00770557" w:rsidP="00B305C9">
            <w:pPr>
              <w:rPr>
                <w:rFonts w:cs="Arial"/>
                <w:sz w:val="16"/>
                <w:szCs w:val="16"/>
              </w:rPr>
            </w:pPr>
            <w:r w:rsidRPr="00B305C9">
              <w:rPr>
                <w:rFonts w:cs="Arial"/>
                <w:sz w:val="16"/>
                <w:szCs w:val="16"/>
              </w:rPr>
              <w:t>881915/A-White Box Views</w:t>
            </w:r>
          </w:p>
        </w:tc>
        <w:tc>
          <w:tcPr>
            <w:tcW w:w="4770" w:type="dxa"/>
            <w:tcBorders>
              <w:top w:val="single" w:sz="6" w:space="0" w:color="auto"/>
              <w:left w:val="single" w:sz="6" w:space="0" w:color="auto"/>
              <w:bottom w:val="single" w:sz="6" w:space="0" w:color="auto"/>
              <w:right w:val="single" w:sz="6" w:space="0" w:color="auto"/>
            </w:tcBorders>
            <w:vAlign w:val="center"/>
          </w:tcPr>
          <w:p w14:paraId="4A97D8C4"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5DC4E079" w14:textId="77777777" w:rsidTr="00570795">
        <w:trPr>
          <w:trHeight w:val="187"/>
          <w:jc w:val="center"/>
        </w:trPr>
        <w:tc>
          <w:tcPr>
            <w:tcW w:w="1792" w:type="dxa"/>
            <w:tcBorders>
              <w:left w:val="single" w:sz="6" w:space="0" w:color="auto"/>
              <w:right w:val="single" w:sz="6" w:space="0" w:color="auto"/>
            </w:tcBorders>
          </w:tcPr>
          <w:p w14:paraId="12A29820"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2B2CCE9" w14:textId="77777777" w:rsidR="00B305C9" w:rsidRPr="00B305C9" w:rsidRDefault="00770557" w:rsidP="00B305C9">
            <w:pPr>
              <w:rPr>
                <w:rFonts w:cs="Arial"/>
                <w:sz w:val="16"/>
                <w:szCs w:val="16"/>
              </w:rPr>
            </w:pPr>
            <w:r w:rsidRPr="00B305C9">
              <w:rPr>
                <w:rFonts w:cs="Arial"/>
                <w:sz w:val="16"/>
                <w:szCs w:val="16"/>
              </w:rPr>
              <w:t>881920/A-Activity Diagrams</w:t>
            </w:r>
          </w:p>
        </w:tc>
        <w:tc>
          <w:tcPr>
            <w:tcW w:w="4770" w:type="dxa"/>
            <w:tcBorders>
              <w:top w:val="single" w:sz="6" w:space="0" w:color="auto"/>
              <w:left w:val="single" w:sz="6" w:space="0" w:color="auto"/>
              <w:bottom w:val="single" w:sz="6" w:space="0" w:color="auto"/>
              <w:right w:val="single" w:sz="6" w:space="0" w:color="auto"/>
            </w:tcBorders>
            <w:vAlign w:val="center"/>
          </w:tcPr>
          <w:p w14:paraId="206BAC7C"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59A8A4FB" w14:textId="77777777" w:rsidTr="00570795">
        <w:trPr>
          <w:trHeight w:val="187"/>
          <w:jc w:val="center"/>
        </w:trPr>
        <w:tc>
          <w:tcPr>
            <w:tcW w:w="1792" w:type="dxa"/>
            <w:tcBorders>
              <w:left w:val="single" w:sz="6" w:space="0" w:color="auto"/>
              <w:right w:val="single" w:sz="6" w:space="0" w:color="auto"/>
            </w:tcBorders>
          </w:tcPr>
          <w:p w14:paraId="64E4611D"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86E899A" w14:textId="77777777" w:rsidR="00B305C9" w:rsidRPr="00B305C9" w:rsidRDefault="00770557" w:rsidP="00B305C9">
            <w:pPr>
              <w:rPr>
                <w:rFonts w:cs="Arial"/>
                <w:sz w:val="16"/>
                <w:szCs w:val="16"/>
              </w:rPr>
            </w:pPr>
            <w:r w:rsidRPr="00B305C9">
              <w:rPr>
                <w:rFonts w:cs="Arial"/>
                <w:sz w:val="16"/>
                <w:szCs w:val="16"/>
              </w:rPr>
              <w:t>CAMERA-ACT-REQ-411951/A-Enable Disable CTASV</w:t>
            </w:r>
          </w:p>
        </w:tc>
        <w:tc>
          <w:tcPr>
            <w:tcW w:w="4770" w:type="dxa"/>
            <w:tcBorders>
              <w:top w:val="single" w:sz="6" w:space="0" w:color="auto"/>
              <w:left w:val="single" w:sz="6" w:space="0" w:color="auto"/>
              <w:bottom w:val="single" w:sz="6" w:space="0" w:color="auto"/>
              <w:right w:val="single" w:sz="6" w:space="0" w:color="auto"/>
            </w:tcBorders>
            <w:vAlign w:val="center"/>
          </w:tcPr>
          <w:p w14:paraId="33A19A49"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7C589EAD" w14:textId="77777777" w:rsidTr="00570795">
        <w:trPr>
          <w:trHeight w:val="187"/>
          <w:jc w:val="center"/>
        </w:trPr>
        <w:tc>
          <w:tcPr>
            <w:tcW w:w="1792" w:type="dxa"/>
            <w:tcBorders>
              <w:left w:val="single" w:sz="6" w:space="0" w:color="auto"/>
              <w:right w:val="single" w:sz="6" w:space="0" w:color="auto"/>
            </w:tcBorders>
          </w:tcPr>
          <w:p w14:paraId="35CE0F72"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D334F39" w14:textId="77777777" w:rsidR="00B305C9" w:rsidRPr="00B305C9" w:rsidRDefault="00770557" w:rsidP="00B305C9">
            <w:pPr>
              <w:rPr>
                <w:rFonts w:cs="Arial"/>
                <w:sz w:val="16"/>
                <w:szCs w:val="16"/>
              </w:rPr>
            </w:pPr>
            <w:r w:rsidRPr="00B305C9">
              <w:rPr>
                <w:rFonts w:cs="Arial"/>
                <w:sz w:val="16"/>
                <w:szCs w:val="16"/>
              </w:rPr>
              <w:t>CAMERA-ACT-REQ-411953/A-Switching to SV</w:t>
            </w:r>
          </w:p>
        </w:tc>
        <w:tc>
          <w:tcPr>
            <w:tcW w:w="4770" w:type="dxa"/>
            <w:tcBorders>
              <w:top w:val="single" w:sz="6" w:space="0" w:color="auto"/>
              <w:left w:val="single" w:sz="6" w:space="0" w:color="auto"/>
              <w:bottom w:val="single" w:sz="6" w:space="0" w:color="auto"/>
              <w:right w:val="single" w:sz="6" w:space="0" w:color="auto"/>
            </w:tcBorders>
            <w:vAlign w:val="center"/>
          </w:tcPr>
          <w:p w14:paraId="74730A22"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10706354" w14:textId="77777777" w:rsidTr="00570795">
        <w:trPr>
          <w:trHeight w:val="187"/>
          <w:jc w:val="center"/>
        </w:trPr>
        <w:tc>
          <w:tcPr>
            <w:tcW w:w="1792" w:type="dxa"/>
            <w:tcBorders>
              <w:left w:val="single" w:sz="6" w:space="0" w:color="auto"/>
              <w:right w:val="single" w:sz="6" w:space="0" w:color="auto"/>
            </w:tcBorders>
          </w:tcPr>
          <w:p w14:paraId="6ECC5B70"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0DCDCFC" w14:textId="77777777" w:rsidR="00B305C9" w:rsidRPr="00B305C9" w:rsidRDefault="00770557" w:rsidP="00B305C9">
            <w:pPr>
              <w:rPr>
                <w:rFonts w:cs="Arial"/>
                <w:sz w:val="16"/>
                <w:szCs w:val="16"/>
              </w:rPr>
            </w:pPr>
            <w:r w:rsidRPr="00B305C9">
              <w:rPr>
                <w:rFonts w:cs="Arial"/>
                <w:sz w:val="16"/>
                <w:szCs w:val="16"/>
              </w:rPr>
              <w:t>881924/A-Sequence Diagrams</w:t>
            </w:r>
          </w:p>
        </w:tc>
        <w:tc>
          <w:tcPr>
            <w:tcW w:w="4770" w:type="dxa"/>
            <w:tcBorders>
              <w:top w:val="single" w:sz="6" w:space="0" w:color="auto"/>
              <w:left w:val="single" w:sz="6" w:space="0" w:color="auto"/>
              <w:bottom w:val="single" w:sz="6" w:space="0" w:color="auto"/>
              <w:right w:val="single" w:sz="6" w:space="0" w:color="auto"/>
            </w:tcBorders>
            <w:vAlign w:val="center"/>
          </w:tcPr>
          <w:p w14:paraId="24168EC8"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342AAAFF" w14:textId="77777777" w:rsidTr="00570795">
        <w:trPr>
          <w:trHeight w:val="187"/>
          <w:jc w:val="center"/>
        </w:trPr>
        <w:tc>
          <w:tcPr>
            <w:tcW w:w="1792" w:type="dxa"/>
            <w:tcBorders>
              <w:left w:val="single" w:sz="6" w:space="0" w:color="auto"/>
              <w:right w:val="single" w:sz="6" w:space="0" w:color="auto"/>
            </w:tcBorders>
          </w:tcPr>
          <w:p w14:paraId="429F4ABB"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402D121" w14:textId="77777777" w:rsidR="00B305C9" w:rsidRPr="00B305C9" w:rsidRDefault="00770557" w:rsidP="00B305C9">
            <w:pPr>
              <w:rPr>
                <w:rFonts w:cs="Arial"/>
                <w:sz w:val="16"/>
                <w:szCs w:val="16"/>
              </w:rPr>
            </w:pPr>
            <w:r w:rsidRPr="00B305C9">
              <w:rPr>
                <w:rFonts w:cs="Arial"/>
                <w:sz w:val="16"/>
                <w:szCs w:val="16"/>
              </w:rPr>
              <w:t>CAMERA-SD-REQ-411952/A-Enable Disable CTASV</w:t>
            </w:r>
          </w:p>
        </w:tc>
        <w:tc>
          <w:tcPr>
            <w:tcW w:w="4770" w:type="dxa"/>
            <w:tcBorders>
              <w:top w:val="single" w:sz="6" w:space="0" w:color="auto"/>
              <w:left w:val="single" w:sz="6" w:space="0" w:color="auto"/>
              <w:bottom w:val="single" w:sz="6" w:space="0" w:color="auto"/>
              <w:right w:val="single" w:sz="6" w:space="0" w:color="auto"/>
            </w:tcBorders>
            <w:vAlign w:val="center"/>
          </w:tcPr>
          <w:p w14:paraId="2B1DE017"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47A58B9D" w14:textId="77777777" w:rsidTr="00570795">
        <w:trPr>
          <w:trHeight w:val="187"/>
          <w:jc w:val="center"/>
        </w:trPr>
        <w:tc>
          <w:tcPr>
            <w:tcW w:w="1792" w:type="dxa"/>
            <w:tcBorders>
              <w:left w:val="single" w:sz="6" w:space="0" w:color="auto"/>
              <w:right w:val="single" w:sz="6" w:space="0" w:color="auto"/>
            </w:tcBorders>
          </w:tcPr>
          <w:p w14:paraId="63EECDE7"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B5E0BE1" w14:textId="77777777" w:rsidR="00B305C9" w:rsidRPr="00B305C9" w:rsidRDefault="00770557" w:rsidP="00B305C9">
            <w:pPr>
              <w:rPr>
                <w:rFonts w:cs="Arial"/>
                <w:sz w:val="16"/>
                <w:szCs w:val="16"/>
              </w:rPr>
            </w:pPr>
            <w:r w:rsidRPr="00B305C9">
              <w:rPr>
                <w:rFonts w:cs="Arial"/>
                <w:sz w:val="16"/>
                <w:szCs w:val="16"/>
              </w:rPr>
              <w:t>CAMERA-SD-REQ-411954/A-Switching to SV</w:t>
            </w:r>
          </w:p>
        </w:tc>
        <w:tc>
          <w:tcPr>
            <w:tcW w:w="4770" w:type="dxa"/>
            <w:tcBorders>
              <w:top w:val="single" w:sz="6" w:space="0" w:color="auto"/>
              <w:left w:val="single" w:sz="6" w:space="0" w:color="auto"/>
              <w:bottom w:val="single" w:sz="6" w:space="0" w:color="auto"/>
              <w:right w:val="single" w:sz="6" w:space="0" w:color="auto"/>
            </w:tcBorders>
            <w:vAlign w:val="center"/>
          </w:tcPr>
          <w:p w14:paraId="41FAA555" w14:textId="77777777" w:rsidR="00B305C9" w:rsidRPr="00B305C9" w:rsidRDefault="00770557" w:rsidP="00B305C9">
            <w:pPr>
              <w:rPr>
                <w:rFonts w:cs="Calibri"/>
                <w:sz w:val="16"/>
                <w:szCs w:val="16"/>
              </w:rPr>
            </w:pPr>
            <w:r w:rsidRPr="00B305C9">
              <w:rPr>
                <w:rFonts w:cs="Calibri"/>
                <w:sz w:val="16"/>
                <w:szCs w:val="16"/>
              </w:rPr>
              <w:t>tmertiri: CTA 180 related changes</w:t>
            </w:r>
          </w:p>
        </w:tc>
      </w:tr>
      <w:tr w:rsidR="00B305C9" w:rsidRPr="00CC4B30" w14:paraId="23BEE31B" w14:textId="77777777" w:rsidTr="00570795">
        <w:trPr>
          <w:trHeight w:val="187"/>
          <w:jc w:val="center"/>
        </w:trPr>
        <w:tc>
          <w:tcPr>
            <w:tcW w:w="1792" w:type="dxa"/>
            <w:tcBorders>
              <w:left w:val="single" w:sz="6" w:space="0" w:color="auto"/>
              <w:right w:val="single" w:sz="6" w:space="0" w:color="auto"/>
            </w:tcBorders>
          </w:tcPr>
          <w:p w14:paraId="34E9E8CB"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C9476A9" w14:textId="77777777" w:rsidR="00B305C9" w:rsidRPr="00B305C9" w:rsidRDefault="00770557" w:rsidP="00B305C9">
            <w:pPr>
              <w:rPr>
                <w:rFonts w:cs="Arial"/>
                <w:sz w:val="16"/>
                <w:szCs w:val="16"/>
              </w:rPr>
            </w:pPr>
            <w:r w:rsidRPr="00B305C9">
              <w:rPr>
                <w:rFonts w:cs="Arial"/>
                <w:sz w:val="16"/>
                <w:szCs w:val="16"/>
              </w:rPr>
              <w:t>882165/A-Invisible Van View</w:t>
            </w:r>
          </w:p>
        </w:tc>
        <w:tc>
          <w:tcPr>
            <w:tcW w:w="4770" w:type="dxa"/>
            <w:tcBorders>
              <w:top w:val="single" w:sz="6" w:space="0" w:color="auto"/>
              <w:left w:val="single" w:sz="6" w:space="0" w:color="auto"/>
              <w:bottom w:val="single" w:sz="6" w:space="0" w:color="auto"/>
              <w:right w:val="single" w:sz="6" w:space="0" w:color="auto"/>
            </w:tcBorders>
            <w:vAlign w:val="center"/>
          </w:tcPr>
          <w:p w14:paraId="3698ECBD" w14:textId="77777777" w:rsidR="00B305C9" w:rsidRPr="00B305C9" w:rsidRDefault="00770557" w:rsidP="00B305C9">
            <w:pPr>
              <w:rPr>
                <w:rFonts w:cs="Calibri"/>
                <w:sz w:val="16"/>
                <w:szCs w:val="16"/>
              </w:rPr>
            </w:pPr>
            <w:r w:rsidRPr="00B305C9">
              <w:rPr>
                <w:rFonts w:cs="Calibri"/>
                <w:sz w:val="16"/>
                <w:szCs w:val="16"/>
              </w:rPr>
              <w:t>tmertiri: New structure with new content</w:t>
            </w:r>
          </w:p>
        </w:tc>
      </w:tr>
      <w:tr w:rsidR="00B305C9" w:rsidRPr="00CC4B30" w14:paraId="1181EC81" w14:textId="77777777" w:rsidTr="00570795">
        <w:trPr>
          <w:trHeight w:val="187"/>
          <w:jc w:val="center"/>
        </w:trPr>
        <w:tc>
          <w:tcPr>
            <w:tcW w:w="1792" w:type="dxa"/>
            <w:tcBorders>
              <w:left w:val="single" w:sz="6" w:space="0" w:color="auto"/>
              <w:right w:val="single" w:sz="6" w:space="0" w:color="auto"/>
            </w:tcBorders>
          </w:tcPr>
          <w:p w14:paraId="6D1B517B"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C11D13F" w14:textId="77777777" w:rsidR="00B305C9" w:rsidRPr="00B305C9" w:rsidRDefault="00770557" w:rsidP="00B305C9">
            <w:pPr>
              <w:rPr>
                <w:rFonts w:cs="Arial"/>
                <w:sz w:val="16"/>
                <w:szCs w:val="16"/>
              </w:rPr>
            </w:pPr>
            <w:r w:rsidRPr="00B305C9">
              <w:rPr>
                <w:rFonts w:cs="Arial"/>
                <w:sz w:val="16"/>
                <w:szCs w:val="16"/>
              </w:rPr>
              <w:t>FUN-REQ-410171/A-Invisible Van View</w:t>
            </w:r>
          </w:p>
        </w:tc>
        <w:tc>
          <w:tcPr>
            <w:tcW w:w="4770" w:type="dxa"/>
            <w:tcBorders>
              <w:top w:val="single" w:sz="6" w:space="0" w:color="auto"/>
              <w:left w:val="single" w:sz="6" w:space="0" w:color="auto"/>
              <w:bottom w:val="single" w:sz="6" w:space="0" w:color="auto"/>
              <w:right w:val="single" w:sz="6" w:space="0" w:color="auto"/>
            </w:tcBorders>
            <w:vAlign w:val="center"/>
          </w:tcPr>
          <w:p w14:paraId="62953793"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400C9E76" w14:textId="77777777" w:rsidTr="00570795">
        <w:trPr>
          <w:trHeight w:val="187"/>
          <w:jc w:val="center"/>
        </w:trPr>
        <w:tc>
          <w:tcPr>
            <w:tcW w:w="1792" w:type="dxa"/>
            <w:tcBorders>
              <w:left w:val="single" w:sz="6" w:space="0" w:color="auto"/>
              <w:right w:val="single" w:sz="6" w:space="0" w:color="auto"/>
            </w:tcBorders>
          </w:tcPr>
          <w:p w14:paraId="405ACC22"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65601D3" w14:textId="77777777" w:rsidR="00B305C9" w:rsidRPr="00B305C9" w:rsidRDefault="00770557" w:rsidP="00B305C9">
            <w:pPr>
              <w:rPr>
                <w:rFonts w:cs="Arial"/>
                <w:sz w:val="16"/>
                <w:szCs w:val="16"/>
              </w:rPr>
            </w:pPr>
            <w:r w:rsidRPr="00B305C9">
              <w:rPr>
                <w:rFonts w:cs="Arial"/>
                <w:sz w:val="16"/>
                <w:szCs w:val="16"/>
              </w:rPr>
              <w:t>CAMERA-REQ-411963/A-IVV Config Value</w:t>
            </w:r>
          </w:p>
        </w:tc>
        <w:tc>
          <w:tcPr>
            <w:tcW w:w="4770" w:type="dxa"/>
            <w:tcBorders>
              <w:top w:val="single" w:sz="6" w:space="0" w:color="auto"/>
              <w:left w:val="single" w:sz="6" w:space="0" w:color="auto"/>
              <w:bottom w:val="single" w:sz="6" w:space="0" w:color="auto"/>
              <w:right w:val="single" w:sz="6" w:space="0" w:color="auto"/>
            </w:tcBorders>
            <w:vAlign w:val="center"/>
          </w:tcPr>
          <w:p w14:paraId="5C90F4CF"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43783910" w14:textId="77777777" w:rsidTr="00570795">
        <w:trPr>
          <w:trHeight w:val="187"/>
          <w:jc w:val="center"/>
        </w:trPr>
        <w:tc>
          <w:tcPr>
            <w:tcW w:w="1792" w:type="dxa"/>
            <w:tcBorders>
              <w:left w:val="single" w:sz="6" w:space="0" w:color="auto"/>
              <w:right w:val="single" w:sz="6" w:space="0" w:color="auto"/>
            </w:tcBorders>
          </w:tcPr>
          <w:p w14:paraId="3F27F8F9"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B8735B4" w14:textId="77777777" w:rsidR="00B305C9" w:rsidRPr="00B305C9" w:rsidRDefault="00770557" w:rsidP="00B305C9">
            <w:pPr>
              <w:rPr>
                <w:rFonts w:cs="Arial"/>
                <w:sz w:val="16"/>
                <w:szCs w:val="16"/>
              </w:rPr>
            </w:pPr>
            <w:r w:rsidRPr="00B305C9">
              <w:rPr>
                <w:rFonts w:cs="Arial"/>
                <w:sz w:val="16"/>
                <w:szCs w:val="16"/>
              </w:rPr>
              <w:t>881821/A-Functional Definition</w:t>
            </w:r>
          </w:p>
        </w:tc>
        <w:tc>
          <w:tcPr>
            <w:tcW w:w="4770" w:type="dxa"/>
            <w:tcBorders>
              <w:top w:val="single" w:sz="6" w:space="0" w:color="auto"/>
              <w:left w:val="single" w:sz="6" w:space="0" w:color="auto"/>
              <w:bottom w:val="single" w:sz="6" w:space="0" w:color="auto"/>
              <w:right w:val="single" w:sz="6" w:space="0" w:color="auto"/>
            </w:tcBorders>
            <w:vAlign w:val="center"/>
          </w:tcPr>
          <w:p w14:paraId="0D244503"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6B08B666" w14:textId="77777777" w:rsidTr="00570795">
        <w:trPr>
          <w:trHeight w:val="187"/>
          <w:jc w:val="center"/>
        </w:trPr>
        <w:tc>
          <w:tcPr>
            <w:tcW w:w="1792" w:type="dxa"/>
            <w:tcBorders>
              <w:left w:val="single" w:sz="6" w:space="0" w:color="auto"/>
              <w:right w:val="single" w:sz="6" w:space="0" w:color="auto"/>
            </w:tcBorders>
          </w:tcPr>
          <w:p w14:paraId="763204C2"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7ED8088" w14:textId="77777777" w:rsidR="00B305C9" w:rsidRPr="00B305C9" w:rsidRDefault="00770557" w:rsidP="00B305C9">
            <w:pPr>
              <w:rPr>
                <w:rFonts w:cs="Arial"/>
                <w:sz w:val="16"/>
                <w:szCs w:val="16"/>
              </w:rPr>
            </w:pPr>
            <w:r w:rsidRPr="00B305C9">
              <w:rPr>
                <w:rFonts w:cs="Arial"/>
                <w:sz w:val="16"/>
                <w:szCs w:val="16"/>
              </w:rPr>
              <w:t>881913/A-Use Cases</w:t>
            </w:r>
          </w:p>
        </w:tc>
        <w:tc>
          <w:tcPr>
            <w:tcW w:w="4770" w:type="dxa"/>
            <w:tcBorders>
              <w:top w:val="single" w:sz="6" w:space="0" w:color="auto"/>
              <w:left w:val="single" w:sz="6" w:space="0" w:color="auto"/>
              <w:bottom w:val="single" w:sz="6" w:space="0" w:color="auto"/>
              <w:right w:val="single" w:sz="6" w:space="0" w:color="auto"/>
            </w:tcBorders>
            <w:vAlign w:val="center"/>
          </w:tcPr>
          <w:p w14:paraId="6D68DD8F"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53CCD6F1" w14:textId="77777777" w:rsidTr="00570795">
        <w:trPr>
          <w:trHeight w:val="187"/>
          <w:jc w:val="center"/>
        </w:trPr>
        <w:tc>
          <w:tcPr>
            <w:tcW w:w="1792" w:type="dxa"/>
            <w:tcBorders>
              <w:left w:val="single" w:sz="6" w:space="0" w:color="auto"/>
              <w:right w:val="single" w:sz="6" w:space="0" w:color="auto"/>
            </w:tcBorders>
          </w:tcPr>
          <w:p w14:paraId="484A6635"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93FE288" w14:textId="77777777" w:rsidR="00B305C9" w:rsidRPr="00B305C9" w:rsidRDefault="00770557" w:rsidP="00B305C9">
            <w:pPr>
              <w:rPr>
                <w:rFonts w:cs="Arial"/>
                <w:sz w:val="16"/>
                <w:szCs w:val="16"/>
              </w:rPr>
            </w:pPr>
            <w:r w:rsidRPr="00B305C9">
              <w:rPr>
                <w:rFonts w:cs="Arial"/>
                <w:sz w:val="16"/>
                <w:szCs w:val="16"/>
              </w:rPr>
              <w:t>CAMERA-UC-REQ-410139/A-Requesting Invisible Van View</w:t>
            </w:r>
          </w:p>
        </w:tc>
        <w:tc>
          <w:tcPr>
            <w:tcW w:w="4770" w:type="dxa"/>
            <w:tcBorders>
              <w:top w:val="single" w:sz="6" w:space="0" w:color="auto"/>
              <w:left w:val="single" w:sz="6" w:space="0" w:color="auto"/>
              <w:bottom w:val="single" w:sz="6" w:space="0" w:color="auto"/>
              <w:right w:val="single" w:sz="6" w:space="0" w:color="auto"/>
            </w:tcBorders>
            <w:vAlign w:val="center"/>
          </w:tcPr>
          <w:p w14:paraId="52E26F18"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51242EFF" w14:textId="77777777" w:rsidTr="00570795">
        <w:trPr>
          <w:trHeight w:val="187"/>
          <w:jc w:val="center"/>
        </w:trPr>
        <w:tc>
          <w:tcPr>
            <w:tcW w:w="1792" w:type="dxa"/>
            <w:tcBorders>
              <w:left w:val="single" w:sz="6" w:space="0" w:color="auto"/>
              <w:right w:val="single" w:sz="6" w:space="0" w:color="auto"/>
            </w:tcBorders>
          </w:tcPr>
          <w:p w14:paraId="745EB29D"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FF733C8" w14:textId="77777777" w:rsidR="00B305C9" w:rsidRPr="00B305C9" w:rsidRDefault="00770557" w:rsidP="00B305C9">
            <w:pPr>
              <w:rPr>
                <w:rFonts w:cs="Arial"/>
                <w:sz w:val="16"/>
                <w:szCs w:val="16"/>
              </w:rPr>
            </w:pPr>
            <w:r w:rsidRPr="00B305C9">
              <w:rPr>
                <w:rFonts w:cs="Arial"/>
                <w:sz w:val="16"/>
                <w:szCs w:val="16"/>
              </w:rPr>
              <w:t>CAMERA-UC-REQ-410140/A-Deactivating Invisible Van View (1)</w:t>
            </w:r>
          </w:p>
        </w:tc>
        <w:tc>
          <w:tcPr>
            <w:tcW w:w="4770" w:type="dxa"/>
            <w:tcBorders>
              <w:top w:val="single" w:sz="6" w:space="0" w:color="auto"/>
              <w:left w:val="single" w:sz="6" w:space="0" w:color="auto"/>
              <w:bottom w:val="single" w:sz="6" w:space="0" w:color="auto"/>
              <w:right w:val="single" w:sz="6" w:space="0" w:color="auto"/>
            </w:tcBorders>
            <w:vAlign w:val="center"/>
          </w:tcPr>
          <w:p w14:paraId="798A7E82"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4EBE56EF" w14:textId="77777777" w:rsidTr="00570795">
        <w:trPr>
          <w:trHeight w:val="187"/>
          <w:jc w:val="center"/>
        </w:trPr>
        <w:tc>
          <w:tcPr>
            <w:tcW w:w="1792" w:type="dxa"/>
            <w:tcBorders>
              <w:left w:val="single" w:sz="6" w:space="0" w:color="auto"/>
              <w:right w:val="single" w:sz="6" w:space="0" w:color="auto"/>
            </w:tcBorders>
          </w:tcPr>
          <w:p w14:paraId="742BCA85"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F054102" w14:textId="77777777" w:rsidR="00B305C9" w:rsidRPr="00B305C9" w:rsidRDefault="00770557" w:rsidP="00B305C9">
            <w:pPr>
              <w:rPr>
                <w:rFonts w:cs="Arial"/>
                <w:sz w:val="16"/>
                <w:szCs w:val="16"/>
              </w:rPr>
            </w:pPr>
            <w:r w:rsidRPr="00B305C9">
              <w:rPr>
                <w:rFonts w:cs="Arial"/>
                <w:sz w:val="16"/>
                <w:szCs w:val="16"/>
              </w:rPr>
              <w:t>CAMERA-UC-REQ-411961/A-Deactivating Invisible Van View (2)</w:t>
            </w:r>
          </w:p>
        </w:tc>
        <w:tc>
          <w:tcPr>
            <w:tcW w:w="4770" w:type="dxa"/>
            <w:tcBorders>
              <w:top w:val="single" w:sz="6" w:space="0" w:color="auto"/>
              <w:left w:val="single" w:sz="6" w:space="0" w:color="auto"/>
              <w:bottom w:val="single" w:sz="6" w:space="0" w:color="auto"/>
              <w:right w:val="single" w:sz="6" w:space="0" w:color="auto"/>
            </w:tcBorders>
            <w:vAlign w:val="center"/>
          </w:tcPr>
          <w:p w14:paraId="179BCAC3"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00159544" w14:textId="77777777" w:rsidTr="00570795">
        <w:trPr>
          <w:trHeight w:val="187"/>
          <w:jc w:val="center"/>
        </w:trPr>
        <w:tc>
          <w:tcPr>
            <w:tcW w:w="1792" w:type="dxa"/>
            <w:tcBorders>
              <w:left w:val="single" w:sz="6" w:space="0" w:color="auto"/>
              <w:right w:val="single" w:sz="6" w:space="0" w:color="auto"/>
            </w:tcBorders>
          </w:tcPr>
          <w:p w14:paraId="7719DC39"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62268E6" w14:textId="77777777" w:rsidR="00B305C9" w:rsidRPr="00B305C9" w:rsidRDefault="00770557" w:rsidP="00B305C9">
            <w:pPr>
              <w:rPr>
                <w:rFonts w:cs="Arial"/>
                <w:sz w:val="16"/>
                <w:szCs w:val="16"/>
              </w:rPr>
            </w:pPr>
            <w:r w:rsidRPr="00B305C9">
              <w:rPr>
                <w:rFonts w:cs="Arial"/>
                <w:sz w:val="16"/>
                <w:szCs w:val="16"/>
              </w:rPr>
              <w:t>CAMERA-UC-REQ-411962/A-Deactivating Invisible Van View (3)</w:t>
            </w:r>
          </w:p>
        </w:tc>
        <w:tc>
          <w:tcPr>
            <w:tcW w:w="4770" w:type="dxa"/>
            <w:tcBorders>
              <w:top w:val="single" w:sz="6" w:space="0" w:color="auto"/>
              <w:left w:val="single" w:sz="6" w:space="0" w:color="auto"/>
              <w:bottom w:val="single" w:sz="6" w:space="0" w:color="auto"/>
              <w:right w:val="single" w:sz="6" w:space="0" w:color="auto"/>
            </w:tcBorders>
            <w:vAlign w:val="center"/>
          </w:tcPr>
          <w:p w14:paraId="611F1280"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02BDC096" w14:textId="77777777" w:rsidTr="00570795">
        <w:trPr>
          <w:trHeight w:val="187"/>
          <w:jc w:val="center"/>
        </w:trPr>
        <w:tc>
          <w:tcPr>
            <w:tcW w:w="1792" w:type="dxa"/>
            <w:tcBorders>
              <w:left w:val="single" w:sz="6" w:space="0" w:color="auto"/>
              <w:right w:val="single" w:sz="6" w:space="0" w:color="auto"/>
            </w:tcBorders>
          </w:tcPr>
          <w:p w14:paraId="570C003C"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271CFEC" w14:textId="77777777" w:rsidR="00B305C9" w:rsidRPr="00B305C9" w:rsidRDefault="00770557" w:rsidP="00B305C9">
            <w:pPr>
              <w:rPr>
                <w:rFonts w:cs="Arial"/>
                <w:sz w:val="16"/>
                <w:szCs w:val="16"/>
              </w:rPr>
            </w:pPr>
            <w:r w:rsidRPr="00B305C9">
              <w:rPr>
                <w:rFonts w:cs="Arial"/>
                <w:sz w:val="16"/>
                <w:szCs w:val="16"/>
              </w:rPr>
              <w:t>881917/A-White Box Views</w:t>
            </w:r>
          </w:p>
        </w:tc>
        <w:tc>
          <w:tcPr>
            <w:tcW w:w="4770" w:type="dxa"/>
            <w:tcBorders>
              <w:top w:val="single" w:sz="6" w:space="0" w:color="auto"/>
              <w:left w:val="single" w:sz="6" w:space="0" w:color="auto"/>
              <w:bottom w:val="single" w:sz="6" w:space="0" w:color="auto"/>
              <w:right w:val="single" w:sz="6" w:space="0" w:color="auto"/>
            </w:tcBorders>
            <w:vAlign w:val="center"/>
          </w:tcPr>
          <w:p w14:paraId="634254D8"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3F256EC6" w14:textId="77777777" w:rsidTr="00570795">
        <w:trPr>
          <w:trHeight w:val="187"/>
          <w:jc w:val="center"/>
        </w:trPr>
        <w:tc>
          <w:tcPr>
            <w:tcW w:w="1792" w:type="dxa"/>
            <w:tcBorders>
              <w:left w:val="single" w:sz="6" w:space="0" w:color="auto"/>
              <w:right w:val="single" w:sz="6" w:space="0" w:color="auto"/>
            </w:tcBorders>
          </w:tcPr>
          <w:p w14:paraId="4491E401"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BE4C5F8" w14:textId="77777777" w:rsidR="00B305C9" w:rsidRPr="00B305C9" w:rsidRDefault="00770557" w:rsidP="00B305C9">
            <w:pPr>
              <w:rPr>
                <w:rFonts w:cs="Arial"/>
                <w:sz w:val="16"/>
                <w:szCs w:val="16"/>
              </w:rPr>
            </w:pPr>
            <w:r w:rsidRPr="00B305C9">
              <w:rPr>
                <w:rFonts w:cs="Arial"/>
                <w:sz w:val="16"/>
                <w:szCs w:val="16"/>
              </w:rPr>
              <w:t>881922/A-Activity Diagrams</w:t>
            </w:r>
          </w:p>
        </w:tc>
        <w:tc>
          <w:tcPr>
            <w:tcW w:w="4770" w:type="dxa"/>
            <w:tcBorders>
              <w:top w:val="single" w:sz="6" w:space="0" w:color="auto"/>
              <w:left w:val="single" w:sz="6" w:space="0" w:color="auto"/>
              <w:bottom w:val="single" w:sz="6" w:space="0" w:color="auto"/>
              <w:right w:val="single" w:sz="6" w:space="0" w:color="auto"/>
            </w:tcBorders>
            <w:vAlign w:val="center"/>
          </w:tcPr>
          <w:p w14:paraId="028B9024"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48469CB0" w14:textId="77777777" w:rsidTr="00570795">
        <w:trPr>
          <w:trHeight w:val="187"/>
          <w:jc w:val="center"/>
        </w:trPr>
        <w:tc>
          <w:tcPr>
            <w:tcW w:w="1792" w:type="dxa"/>
            <w:tcBorders>
              <w:left w:val="single" w:sz="6" w:space="0" w:color="auto"/>
              <w:right w:val="single" w:sz="6" w:space="0" w:color="auto"/>
            </w:tcBorders>
          </w:tcPr>
          <w:p w14:paraId="1A177687"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12AE64C" w14:textId="77777777" w:rsidR="00B305C9" w:rsidRPr="00B305C9" w:rsidRDefault="00770557" w:rsidP="00B305C9">
            <w:pPr>
              <w:rPr>
                <w:rFonts w:cs="Arial"/>
                <w:sz w:val="16"/>
                <w:szCs w:val="16"/>
              </w:rPr>
            </w:pPr>
            <w:r w:rsidRPr="00B305C9">
              <w:rPr>
                <w:rFonts w:cs="Arial"/>
                <w:sz w:val="16"/>
                <w:szCs w:val="16"/>
              </w:rPr>
              <w:t>CAMERA-ACT-REQ-411959/A-Operate Invisible Van View</w:t>
            </w:r>
          </w:p>
        </w:tc>
        <w:tc>
          <w:tcPr>
            <w:tcW w:w="4770" w:type="dxa"/>
            <w:tcBorders>
              <w:top w:val="single" w:sz="6" w:space="0" w:color="auto"/>
              <w:left w:val="single" w:sz="6" w:space="0" w:color="auto"/>
              <w:bottom w:val="single" w:sz="6" w:space="0" w:color="auto"/>
              <w:right w:val="single" w:sz="6" w:space="0" w:color="auto"/>
            </w:tcBorders>
            <w:vAlign w:val="center"/>
          </w:tcPr>
          <w:p w14:paraId="35D1AF80"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4028465E" w14:textId="77777777" w:rsidTr="00570795">
        <w:trPr>
          <w:trHeight w:val="187"/>
          <w:jc w:val="center"/>
        </w:trPr>
        <w:tc>
          <w:tcPr>
            <w:tcW w:w="1792" w:type="dxa"/>
            <w:tcBorders>
              <w:left w:val="single" w:sz="6" w:space="0" w:color="auto"/>
              <w:right w:val="single" w:sz="6" w:space="0" w:color="auto"/>
            </w:tcBorders>
          </w:tcPr>
          <w:p w14:paraId="57F5E7F3"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FD03138" w14:textId="77777777" w:rsidR="00B305C9" w:rsidRPr="00B305C9" w:rsidRDefault="00770557" w:rsidP="00B305C9">
            <w:pPr>
              <w:rPr>
                <w:rFonts w:cs="Arial"/>
                <w:sz w:val="16"/>
                <w:szCs w:val="16"/>
              </w:rPr>
            </w:pPr>
            <w:r w:rsidRPr="00B305C9">
              <w:rPr>
                <w:rFonts w:cs="Arial"/>
                <w:sz w:val="16"/>
                <w:szCs w:val="16"/>
              </w:rPr>
              <w:t>881926/A-Sequence Diagrams</w:t>
            </w:r>
          </w:p>
        </w:tc>
        <w:tc>
          <w:tcPr>
            <w:tcW w:w="4770" w:type="dxa"/>
            <w:tcBorders>
              <w:top w:val="single" w:sz="6" w:space="0" w:color="auto"/>
              <w:left w:val="single" w:sz="6" w:space="0" w:color="auto"/>
              <w:bottom w:val="single" w:sz="6" w:space="0" w:color="auto"/>
              <w:right w:val="single" w:sz="6" w:space="0" w:color="auto"/>
            </w:tcBorders>
            <w:vAlign w:val="center"/>
          </w:tcPr>
          <w:p w14:paraId="40FCDFF3"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364B0680" w14:textId="77777777" w:rsidTr="00570795">
        <w:trPr>
          <w:trHeight w:val="187"/>
          <w:jc w:val="center"/>
        </w:trPr>
        <w:tc>
          <w:tcPr>
            <w:tcW w:w="1792" w:type="dxa"/>
            <w:tcBorders>
              <w:left w:val="single" w:sz="6" w:space="0" w:color="auto"/>
              <w:right w:val="single" w:sz="6" w:space="0" w:color="auto"/>
            </w:tcBorders>
          </w:tcPr>
          <w:p w14:paraId="64205CDD"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8976686" w14:textId="77777777" w:rsidR="00B305C9" w:rsidRPr="00B305C9" w:rsidRDefault="00770557" w:rsidP="00B305C9">
            <w:pPr>
              <w:rPr>
                <w:rFonts w:cs="Arial"/>
                <w:sz w:val="16"/>
                <w:szCs w:val="16"/>
              </w:rPr>
            </w:pPr>
            <w:r w:rsidRPr="00B305C9">
              <w:rPr>
                <w:rFonts w:cs="Arial"/>
                <w:sz w:val="16"/>
                <w:szCs w:val="16"/>
              </w:rPr>
              <w:t>CAMERA-SD-REQ-411960/A-Operate Invisible Van View</w:t>
            </w:r>
          </w:p>
        </w:tc>
        <w:tc>
          <w:tcPr>
            <w:tcW w:w="4770" w:type="dxa"/>
            <w:tcBorders>
              <w:top w:val="single" w:sz="6" w:space="0" w:color="auto"/>
              <w:left w:val="single" w:sz="6" w:space="0" w:color="auto"/>
              <w:bottom w:val="single" w:sz="6" w:space="0" w:color="auto"/>
              <w:right w:val="single" w:sz="6" w:space="0" w:color="auto"/>
            </w:tcBorders>
            <w:vAlign w:val="center"/>
          </w:tcPr>
          <w:p w14:paraId="7344ED28" w14:textId="77777777" w:rsidR="00B305C9" w:rsidRPr="00B305C9" w:rsidRDefault="00770557" w:rsidP="00B305C9">
            <w:pPr>
              <w:rPr>
                <w:rFonts w:cs="Calibri"/>
                <w:sz w:val="16"/>
                <w:szCs w:val="16"/>
              </w:rPr>
            </w:pPr>
            <w:r w:rsidRPr="00B305C9">
              <w:rPr>
                <w:rFonts w:cs="Calibri"/>
                <w:sz w:val="16"/>
                <w:szCs w:val="16"/>
              </w:rPr>
              <w:t>tmertiri: invisible van view function related changes</w:t>
            </w:r>
          </w:p>
        </w:tc>
      </w:tr>
      <w:tr w:rsidR="00B305C9" w:rsidRPr="00CC4B30" w14:paraId="2E7A2484" w14:textId="77777777" w:rsidTr="00570795">
        <w:trPr>
          <w:trHeight w:val="187"/>
          <w:jc w:val="center"/>
        </w:trPr>
        <w:tc>
          <w:tcPr>
            <w:tcW w:w="1792" w:type="dxa"/>
            <w:tcBorders>
              <w:left w:val="single" w:sz="6" w:space="0" w:color="auto"/>
              <w:right w:val="single" w:sz="6" w:space="0" w:color="auto"/>
            </w:tcBorders>
          </w:tcPr>
          <w:p w14:paraId="774536C9"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553B881" w14:textId="77777777" w:rsidR="00B305C9" w:rsidRPr="00B305C9" w:rsidRDefault="00770557" w:rsidP="00B305C9">
            <w:pPr>
              <w:rPr>
                <w:rFonts w:cs="Arial"/>
                <w:sz w:val="16"/>
                <w:szCs w:val="16"/>
              </w:rPr>
            </w:pPr>
            <w:r w:rsidRPr="00B305C9">
              <w:rPr>
                <w:rFonts w:cs="Arial"/>
                <w:sz w:val="16"/>
                <w:szCs w:val="16"/>
              </w:rPr>
              <w:t>882166/A-50/50 Views</w:t>
            </w:r>
          </w:p>
        </w:tc>
        <w:tc>
          <w:tcPr>
            <w:tcW w:w="4770" w:type="dxa"/>
            <w:tcBorders>
              <w:top w:val="single" w:sz="6" w:space="0" w:color="auto"/>
              <w:left w:val="single" w:sz="6" w:space="0" w:color="auto"/>
              <w:bottom w:val="single" w:sz="6" w:space="0" w:color="auto"/>
              <w:right w:val="single" w:sz="6" w:space="0" w:color="auto"/>
            </w:tcBorders>
            <w:vAlign w:val="center"/>
          </w:tcPr>
          <w:p w14:paraId="67D9ED86" w14:textId="77777777" w:rsidR="00B305C9" w:rsidRPr="00B305C9" w:rsidRDefault="00770557" w:rsidP="00B305C9">
            <w:pPr>
              <w:rPr>
                <w:rFonts w:cs="Calibri"/>
                <w:sz w:val="16"/>
                <w:szCs w:val="16"/>
              </w:rPr>
            </w:pPr>
            <w:r w:rsidRPr="00B305C9">
              <w:rPr>
                <w:rFonts w:cs="Calibri"/>
                <w:sz w:val="16"/>
                <w:szCs w:val="16"/>
              </w:rPr>
              <w:t>tmertiri: New structure with new content</w:t>
            </w:r>
          </w:p>
        </w:tc>
      </w:tr>
      <w:tr w:rsidR="00B305C9" w:rsidRPr="00CC4B30" w14:paraId="5B408914" w14:textId="77777777" w:rsidTr="00570795">
        <w:trPr>
          <w:trHeight w:val="187"/>
          <w:jc w:val="center"/>
        </w:trPr>
        <w:tc>
          <w:tcPr>
            <w:tcW w:w="1792" w:type="dxa"/>
            <w:tcBorders>
              <w:left w:val="single" w:sz="6" w:space="0" w:color="auto"/>
              <w:right w:val="single" w:sz="6" w:space="0" w:color="auto"/>
            </w:tcBorders>
          </w:tcPr>
          <w:p w14:paraId="1ED7B8F1"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4DEB8FC" w14:textId="77777777" w:rsidR="00B305C9" w:rsidRPr="00B305C9" w:rsidRDefault="00770557" w:rsidP="00B305C9">
            <w:pPr>
              <w:rPr>
                <w:rFonts w:cs="Arial"/>
                <w:sz w:val="16"/>
                <w:szCs w:val="16"/>
              </w:rPr>
            </w:pPr>
            <w:r w:rsidRPr="00B305C9">
              <w:rPr>
                <w:rFonts w:cs="Arial"/>
                <w:sz w:val="16"/>
                <w:szCs w:val="16"/>
              </w:rPr>
              <w:t>FUN-REQ-410167/A-50/50 Views</w:t>
            </w:r>
          </w:p>
        </w:tc>
        <w:tc>
          <w:tcPr>
            <w:tcW w:w="4770" w:type="dxa"/>
            <w:tcBorders>
              <w:top w:val="single" w:sz="6" w:space="0" w:color="auto"/>
              <w:left w:val="single" w:sz="6" w:space="0" w:color="auto"/>
              <w:bottom w:val="single" w:sz="6" w:space="0" w:color="auto"/>
              <w:right w:val="single" w:sz="6" w:space="0" w:color="auto"/>
            </w:tcBorders>
            <w:vAlign w:val="center"/>
          </w:tcPr>
          <w:p w14:paraId="7F6B87AA"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B305C9" w:rsidRPr="00CC4B30" w14:paraId="3266BB3C" w14:textId="77777777" w:rsidTr="00570795">
        <w:trPr>
          <w:trHeight w:val="187"/>
          <w:jc w:val="center"/>
        </w:trPr>
        <w:tc>
          <w:tcPr>
            <w:tcW w:w="1792" w:type="dxa"/>
            <w:tcBorders>
              <w:left w:val="single" w:sz="6" w:space="0" w:color="auto"/>
              <w:right w:val="single" w:sz="6" w:space="0" w:color="auto"/>
            </w:tcBorders>
          </w:tcPr>
          <w:p w14:paraId="55D7BC13"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0570FC0" w14:textId="77777777" w:rsidR="00B305C9" w:rsidRPr="00B305C9" w:rsidRDefault="00770557" w:rsidP="00B305C9">
            <w:pPr>
              <w:rPr>
                <w:rFonts w:cs="Arial"/>
                <w:sz w:val="16"/>
                <w:szCs w:val="16"/>
              </w:rPr>
            </w:pPr>
            <w:r w:rsidRPr="00B305C9">
              <w:rPr>
                <w:rFonts w:cs="Arial"/>
                <w:sz w:val="16"/>
                <w:szCs w:val="16"/>
              </w:rPr>
              <w:t>CAMERA-REQ-411964/A-50 50 Split View Configurations</w:t>
            </w:r>
          </w:p>
        </w:tc>
        <w:tc>
          <w:tcPr>
            <w:tcW w:w="4770" w:type="dxa"/>
            <w:tcBorders>
              <w:top w:val="single" w:sz="6" w:space="0" w:color="auto"/>
              <w:left w:val="single" w:sz="6" w:space="0" w:color="auto"/>
              <w:bottom w:val="single" w:sz="6" w:space="0" w:color="auto"/>
              <w:right w:val="single" w:sz="6" w:space="0" w:color="auto"/>
            </w:tcBorders>
            <w:vAlign w:val="center"/>
          </w:tcPr>
          <w:p w14:paraId="37041357"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B305C9" w:rsidRPr="00CC4B30" w14:paraId="1768ABDD" w14:textId="77777777" w:rsidTr="00570795">
        <w:trPr>
          <w:trHeight w:val="187"/>
          <w:jc w:val="center"/>
        </w:trPr>
        <w:tc>
          <w:tcPr>
            <w:tcW w:w="1792" w:type="dxa"/>
            <w:tcBorders>
              <w:left w:val="single" w:sz="6" w:space="0" w:color="auto"/>
              <w:right w:val="single" w:sz="6" w:space="0" w:color="auto"/>
            </w:tcBorders>
          </w:tcPr>
          <w:p w14:paraId="2A29C357"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F37B294" w14:textId="77777777" w:rsidR="00B305C9" w:rsidRPr="00B305C9" w:rsidRDefault="00770557" w:rsidP="00B305C9">
            <w:pPr>
              <w:rPr>
                <w:rFonts w:cs="Arial"/>
                <w:sz w:val="16"/>
                <w:szCs w:val="16"/>
              </w:rPr>
            </w:pPr>
            <w:r w:rsidRPr="00B305C9">
              <w:rPr>
                <w:rFonts w:cs="Arial"/>
                <w:sz w:val="16"/>
                <w:szCs w:val="16"/>
              </w:rPr>
              <w:t>881909/A-Functional Definition</w:t>
            </w:r>
          </w:p>
        </w:tc>
        <w:tc>
          <w:tcPr>
            <w:tcW w:w="4770" w:type="dxa"/>
            <w:tcBorders>
              <w:top w:val="single" w:sz="6" w:space="0" w:color="auto"/>
              <w:left w:val="single" w:sz="6" w:space="0" w:color="auto"/>
              <w:bottom w:val="single" w:sz="6" w:space="0" w:color="auto"/>
              <w:right w:val="single" w:sz="6" w:space="0" w:color="auto"/>
            </w:tcBorders>
            <w:vAlign w:val="center"/>
          </w:tcPr>
          <w:p w14:paraId="36CAA6AA"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B305C9" w:rsidRPr="00CC4B30" w14:paraId="39780D29" w14:textId="77777777" w:rsidTr="00570795">
        <w:trPr>
          <w:trHeight w:val="187"/>
          <w:jc w:val="center"/>
        </w:trPr>
        <w:tc>
          <w:tcPr>
            <w:tcW w:w="1792" w:type="dxa"/>
            <w:tcBorders>
              <w:left w:val="single" w:sz="6" w:space="0" w:color="auto"/>
              <w:right w:val="single" w:sz="6" w:space="0" w:color="auto"/>
            </w:tcBorders>
          </w:tcPr>
          <w:p w14:paraId="25960A8A"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81F0E07" w14:textId="77777777" w:rsidR="00B305C9" w:rsidRPr="00B305C9" w:rsidRDefault="00770557" w:rsidP="00B305C9">
            <w:pPr>
              <w:rPr>
                <w:rFonts w:cs="Arial"/>
                <w:sz w:val="16"/>
                <w:szCs w:val="16"/>
              </w:rPr>
            </w:pPr>
            <w:r w:rsidRPr="00B305C9">
              <w:rPr>
                <w:rFonts w:cs="Arial"/>
                <w:sz w:val="16"/>
                <w:szCs w:val="16"/>
              </w:rPr>
              <w:t>881914/A-Use Cases</w:t>
            </w:r>
          </w:p>
        </w:tc>
        <w:tc>
          <w:tcPr>
            <w:tcW w:w="4770" w:type="dxa"/>
            <w:tcBorders>
              <w:top w:val="single" w:sz="6" w:space="0" w:color="auto"/>
              <w:left w:val="single" w:sz="6" w:space="0" w:color="auto"/>
              <w:bottom w:val="single" w:sz="6" w:space="0" w:color="auto"/>
              <w:right w:val="single" w:sz="6" w:space="0" w:color="auto"/>
            </w:tcBorders>
            <w:vAlign w:val="center"/>
          </w:tcPr>
          <w:p w14:paraId="2A69D75E"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B305C9" w:rsidRPr="00CC4B30" w14:paraId="2E1977F3" w14:textId="77777777" w:rsidTr="00570795">
        <w:trPr>
          <w:trHeight w:val="187"/>
          <w:jc w:val="center"/>
        </w:trPr>
        <w:tc>
          <w:tcPr>
            <w:tcW w:w="1792" w:type="dxa"/>
            <w:tcBorders>
              <w:left w:val="single" w:sz="6" w:space="0" w:color="auto"/>
              <w:right w:val="single" w:sz="6" w:space="0" w:color="auto"/>
            </w:tcBorders>
          </w:tcPr>
          <w:p w14:paraId="4D9DB9D5"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6EEF559" w14:textId="77777777" w:rsidR="00B305C9" w:rsidRPr="00B305C9" w:rsidRDefault="00770557" w:rsidP="00B305C9">
            <w:pPr>
              <w:rPr>
                <w:rFonts w:cs="Arial"/>
                <w:sz w:val="16"/>
                <w:szCs w:val="16"/>
              </w:rPr>
            </w:pPr>
            <w:r w:rsidRPr="00B305C9">
              <w:rPr>
                <w:rFonts w:cs="Arial"/>
                <w:sz w:val="16"/>
                <w:szCs w:val="16"/>
              </w:rPr>
              <w:t>CAMERA-UC-REQ-410164/A-50/50 SPLIT VIEW Activation Below Speed on 360 Variants</w:t>
            </w:r>
          </w:p>
        </w:tc>
        <w:tc>
          <w:tcPr>
            <w:tcW w:w="4770" w:type="dxa"/>
            <w:tcBorders>
              <w:top w:val="single" w:sz="6" w:space="0" w:color="auto"/>
              <w:left w:val="single" w:sz="6" w:space="0" w:color="auto"/>
              <w:bottom w:val="single" w:sz="6" w:space="0" w:color="auto"/>
              <w:right w:val="single" w:sz="6" w:space="0" w:color="auto"/>
            </w:tcBorders>
            <w:vAlign w:val="center"/>
          </w:tcPr>
          <w:p w14:paraId="0847306D"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B305C9" w:rsidRPr="00CC4B30" w14:paraId="134A2DAD" w14:textId="77777777" w:rsidTr="00570795">
        <w:trPr>
          <w:trHeight w:val="187"/>
          <w:jc w:val="center"/>
        </w:trPr>
        <w:tc>
          <w:tcPr>
            <w:tcW w:w="1792" w:type="dxa"/>
            <w:tcBorders>
              <w:left w:val="single" w:sz="6" w:space="0" w:color="auto"/>
              <w:right w:val="single" w:sz="6" w:space="0" w:color="auto"/>
            </w:tcBorders>
          </w:tcPr>
          <w:p w14:paraId="221B8184"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4446F6F" w14:textId="77777777" w:rsidR="00B305C9" w:rsidRPr="00B305C9" w:rsidRDefault="00770557" w:rsidP="00B305C9">
            <w:pPr>
              <w:rPr>
                <w:rFonts w:cs="Arial"/>
                <w:sz w:val="16"/>
                <w:szCs w:val="16"/>
              </w:rPr>
            </w:pPr>
            <w:r w:rsidRPr="00B305C9">
              <w:rPr>
                <w:rFonts w:cs="Arial"/>
                <w:sz w:val="16"/>
                <w:szCs w:val="16"/>
              </w:rPr>
              <w:t>CAMERA-UC-REQ-410165/A-50/50 SPLIT VIEW Transition from Below Speed to Above Speed on 360 Variants</w:t>
            </w:r>
          </w:p>
        </w:tc>
        <w:tc>
          <w:tcPr>
            <w:tcW w:w="4770" w:type="dxa"/>
            <w:tcBorders>
              <w:top w:val="single" w:sz="6" w:space="0" w:color="auto"/>
              <w:left w:val="single" w:sz="6" w:space="0" w:color="auto"/>
              <w:bottom w:val="single" w:sz="6" w:space="0" w:color="auto"/>
              <w:right w:val="single" w:sz="6" w:space="0" w:color="auto"/>
            </w:tcBorders>
            <w:vAlign w:val="center"/>
          </w:tcPr>
          <w:p w14:paraId="2073BDEF"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B305C9" w:rsidRPr="00CC4B30" w14:paraId="61617A68" w14:textId="77777777" w:rsidTr="00570795">
        <w:trPr>
          <w:trHeight w:val="187"/>
          <w:jc w:val="center"/>
        </w:trPr>
        <w:tc>
          <w:tcPr>
            <w:tcW w:w="1792" w:type="dxa"/>
            <w:tcBorders>
              <w:left w:val="single" w:sz="6" w:space="0" w:color="auto"/>
              <w:right w:val="single" w:sz="6" w:space="0" w:color="auto"/>
            </w:tcBorders>
          </w:tcPr>
          <w:p w14:paraId="1FC71400"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35708C9" w14:textId="77777777" w:rsidR="00B305C9" w:rsidRPr="00B305C9" w:rsidRDefault="00770557" w:rsidP="00B305C9">
            <w:pPr>
              <w:rPr>
                <w:rFonts w:cs="Arial"/>
                <w:sz w:val="16"/>
                <w:szCs w:val="16"/>
              </w:rPr>
            </w:pPr>
            <w:r w:rsidRPr="00B305C9">
              <w:rPr>
                <w:rFonts w:cs="Arial"/>
                <w:sz w:val="16"/>
                <w:szCs w:val="16"/>
              </w:rPr>
              <w:t>CAMERA-UC-REQ-410166/A-50/50 Split View at Speed Activation Above Speed on 360 Variants</w:t>
            </w:r>
          </w:p>
        </w:tc>
        <w:tc>
          <w:tcPr>
            <w:tcW w:w="4770" w:type="dxa"/>
            <w:tcBorders>
              <w:top w:val="single" w:sz="6" w:space="0" w:color="auto"/>
              <w:left w:val="single" w:sz="6" w:space="0" w:color="auto"/>
              <w:bottom w:val="single" w:sz="6" w:space="0" w:color="auto"/>
              <w:right w:val="single" w:sz="6" w:space="0" w:color="auto"/>
            </w:tcBorders>
            <w:vAlign w:val="center"/>
          </w:tcPr>
          <w:p w14:paraId="2CF8D71F"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B305C9" w:rsidRPr="00CC4B30" w14:paraId="32857695" w14:textId="77777777" w:rsidTr="00570795">
        <w:trPr>
          <w:trHeight w:val="187"/>
          <w:jc w:val="center"/>
        </w:trPr>
        <w:tc>
          <w:tcPr>
            <w:tcW w:w="1792" w:type="dxa"/>
            <w:tcBorders>
              <w:left w:val="single" w:sz="6" w:space="0" w:color="auto"/>
              <w:right w:val="single" w:sz="6" w:space="0" w:color="auto"/>
            </w:tcBorders>
          </w:tcPr>
          <w:p w14:paraId="73A1BFD2"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F48C58A" w14:textId="77777777" w:rsidR="00B305C9" w:rsidRPr="00B305C9" w:rsidRDefault="00770557" w:rsidP="00B305C9">
            <w:pPr>
              <w:rPr>
                <w:rFonts w:cs="Arial"/>
                <w:sz w:val="16"/>
                <w:szCs w:val="16"/>
              </w:rPr>
            </w:pPr>
            <w:r w:rsidRPr="00B305C9">
              <w:rPr>
                <w:rFonts w:cs="Arial"/>
                <w:sz w:val="16"/>
                <w:szCs w:val="16"/>
              </w:rPr>
              <w:t>CAMERA-UC-REQ-410163/A-50/50 Split View Transition from Above Speed to Below Speed</w:t>
            </w:r>
          </w:p>
        </w:tc>
        <w:tc>
          <w:tcPr>
            <w:tcW w:w="4770" w:type="dxa"/>
            <w:tcBorders>
              <w:top w:val="single" w:sz="6" w:space="0" w:color="auto"/>
              <w:left w:val="single" w:sz="6" w:space="0" w:color="auto"/>
              <w:bottom w:val="single" w:sz="6" w:space="0" w:color="auto"/>
              <w:right w:val="single" w:sz="6" w:space="0" w:color="auto"/>
            </w:tcBorders>
            <w:vAlign w:val="center"/>
          </w:tcPr>
          <w:p w14:paraId="45CF087D"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B305C9" w:rsidRPr="00CC4B30" w14:paraId="0EC9701C" w14:textId="77777777" w:rsidTr="00570795">
        <w:trPr>
          <w:trHeight w:val="187"/>
          <w:jc w:val="center"/>
        </w:trPr>
        <w:tc>
          <w:tcPr>
            <w:tcW w:w="1792" w:type="dxa"/>
            <w:tcBorders>
              <w:left w:val="single" w:sz="6" w:space="0" w:color="auto"/>
              <w:right w:val="single" w:sz="6" w:space="0" w:color="auto"/>
            </w:tcBorders>
          </w:tcPr>
          <w:p w14:paraId="4522FD6F"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A6153DA" w14:textId="77777777" w:rsidR="00B305C9" w:rsidRPr="00B305C9" w:rsidRDefault="00770557" w:rsidP="00B305C9">
            <w:pPr>
              <w:rPr>
                <w:rFonts w:cs="Arial"/>
                <w:sz w:val="16"/>
                <w:szCs w:val="16"/>
              </w:rPr>
            </w:pPr>
            <w:r w:rsidRPr="00B305C9">
              <w:rPr>
                <w:rFonts w:cs="Arial"/>
                <w:sz w:val="16"/>
                <w:szCs w:val="16"/>
              </w:rPr>
              <w:t>882147/A-White Box Views</w:t>
            </w:r>
          </w:p>
        </w:tc>
        <w:tc>
          <w:tcPr>
            <w:tcW w:w="4770" w:type="dxa"/>
            <w:tcBorders>
              <w:top w:val="single" w:sz="6" w:space="0" w:color="auto"/>
              <w:left w:val="single" w:sz="6" w:space="0" w:color="auto"/>
              <w:bottom w:val="single" w:sz="6" w:space="0" w:color="auto"/>
              <w:right w:val="single" w:sz="6" w:space="0" w:color="auto"/>
            </w:tcBorders>
            <w:vAlign w:val="center"/>
          </w:tcPr>
          <w:p w14:paraId="32DACBCE"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B305C9" w:rsidRPr="00CC4B30" w14:paraId="28A0A5AB" w14:textId="77777777" w:rsidTr="00570795">
        <w:trPr>
          <w:trHeight w:val="187"/>
          <w:jc w:val="center"/>
        </w:trPr>
        <w:tc>
          <w:tcPr>
            <w:tcW w:w="1792" w:type="dxa"/>
            <w:tcBorders>
              <w:left w:val="single" w:sz="6" w:space="0" w:color="auto"/>
              <w:right w:val="single" w:sz="6" w:space="0" w:color="auto"/>
            </w:tcBorders>
          </w:tcPr>
          <w:p w14:paraId="60DEA694"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8A975BF" w14:textId="77777777" w:rsidR="00B305C9" w:rsidRPr="00B305C9" w:rsidRDefault="00770557" w:rsidP="00B305C9">
            <w:pPr>
              <w:rPr>
                <w:rFonts w:cs="Arial"/>
                <w:sz w:val="16"/>
                <w:szCs w:val="16"/>
              </w:rPr>
            </w:pPr>
            <w:r w:rsidRPr="00B305C9">
              <w:rPr>
                <w:rFonts w:cs="Arial"/>
                <w:sz w:val="16"/>
                <w:szCs w:val="16"/>
              </w:rPr>
              <w:t>882148/A-Activity Diagrams</w:t>
            </w:r>
          </w:p>
        </w:tc>
        <w:tc>
          <w:tcPr>
            <w:tcW w:w="4770" w:type="dxa"/>
            <w:tcBorders>
              <w:top w:val="single" w:sz="6" w:space="0" w:color="auto"/>
              <w:left w:val="single" w:sz="6" w:space="0" w:color="auto"/>
              <w:bottom w:val="single" w:sz="6" w:space="0" w:color="auto"/>
              <w:right w:val="single" w:sz="6" w:space="0" w:color="auto"/>
            </w:tcBorders>
            <w:vAlign w:val="center"/>
          </w:tcPr>
          <w:p w14:paraId="7817157F"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B305C9" w:rsidRPr="00CC4B30" w14:paraId="2FCFF70D" w14:textId="77777777" w:rsidTr="00570795">
        <w:trPr>
          <w:trHeight w:val="187"/>
          <w:jc w:val="center"/>
        </w:trPr>
        <w:tc>
          <w:tcPr>
            <w:tcW w:w="1792" w:type="dxa"/>
            <w:tcBorders>
              <w:left w:val="single" w:sz="6" w:space="0" w:color="auto"/>
              <w:right w:val="single" w:sz="6" w:space="0" w:color="auto"/>
            </w:tcBorders>
          </w:tcPr>
          <w:p w14:paraId="360066C4"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8733848" w14:textId="77777777" w:rsidR="00B305C9" w:rsidRPr="00B305C9" w:rsidRDefault="00770557" w:rsidP="00B305C9">
            <w:pPr>
              <w:rPr>
                <w:rFonts w:cs="Arial"/>
                <w:sz w:val="16"/>
                <w:szCs w:val="16"/>
              </w:rPr>
            </w:pPr>
            <w:r w:rsidRPr="00B305C9">
              <w:rPr>
                <w:rFonts w:cs="Arial"/>
                <w:sz w:val="16"/>
                <w:szCs w:val="16"/>
              </w:rPr>
              <w:t>CAMERA-ACT-REQ-411965/A-Operate 50 50 Split View</w:t>
            </w:r>
          </w:p>
        </w:tc>
        <w:tc>
          <w:tcPr>
            <w:tcW w:w="4770" w:type="dxa"/>
            <w:tcBorders>
              <w:top w:val="single" w:sz="6" w:space="0" w:color="auto"/>
              <w:left w:val="single" w:sz="6" w:space="0" w:color="auto"/>
              <w:bottom w:val="single" w:sz="6" w:space="0" w:color="auto"/>
              <w:right w:val="single" w:sz="6" w:space="0" w:color="auto"/>
            </w:tcBorders>
            <w:vAlign w:val="center"/>
          </w:tcPr>
          <w:p w14:paraId="0742FC26"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B305C9" w:rsidRPr="00CC4B30" w14:paraId="5E8D09F7" w14:textId="77777777" w:rsidTr="00570795">
        <w:trPr>
          <w:trHeight w:val="187"/>
          <w:jc w:val="center"/>
        </w:trPr>
        <w:tc>
          <w:tcPr>
            <w:tcW w:w="1792" w:type="dxa"/>
            <w:tcBorders>
              <w:left w:val="single" w:sz="6" w:space="0" w:color="auto"/>
              <w:right w:val="single" w:sz="6" w:space="0" w:color="auto"/>
            </w:tcBorders>
          </w:tcPr>
          <w:p w14:paraId="58457EDE"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D20FFFC" w14:textId="77777777" w:rsidR="00B305C9" w:rsidRPr="00B305C9" w:rsidRDefault="00770557" w:rsidP="00B305C9">
            <w:pPr>
              <w:rPr>
                <w:rFonts w:cs="Arial"/>
                <w:sz w:val="16"/>
                <w:szCs w:val="16"/>
              </w:rPr>
            </w:pPr>
            <w:r w:rsidRPr="00B305C9">
              <w:rPr>
                <w:rFonts w:cs="Arial"/>
                <w:sz w:val="16"/>
                <w:szCs w:val="16"/>
              </w:rPr>
              <w:t>881927/A-Sequence Diagrams</w:t>
            </w:r>
          </w:p>
        </w:tc>
        <w:tc>
          <w:tcPr>
            <w:tcW w:w="4770" w:type="dxa"/>
            <w:tcBorders>
              <w:top w:val="single" w:sz="6" w:space="0" w:color="auto"/>
              <w:left w:val="single" w:sz="6" w:space="0" w:color="auto"/>
              <w:bottom w:val="single" w:sz="6" w:space="0" w:color="auto"/>
              <w:right w:val="single" w:sz="6" w:space="0" w:color="auto"/>
            </w:tcBorders>
            <w:vAlign w:val="center"/>
          </w:tcPr>
          <w:p w14:paraId="7609519E"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B305C9" w:rsidRPr="00CC4B30" w14:paraId="6B4C88C8" w14:textId="77777777" w:rsidTr="00570795">
        <w:trPr>
          <w:trHeight w:val="187"/>
          <w:jc w:val="center"/>
        </w:trPr>
        <w:tc>
          <w:tcPr>
            <w:tcW w:w="1792" w:type="dxa"/>
            <w:tcBorders>
              <w:left w:val="single" w:sz="6" w:space="0" w:color="auto"/>
              <w:bottom w:val="single" w:sz="4" w:space="0" w:color="auto"/>
              <w:right w:val="single" w:sz="6" w:space="0" w:color="auto"/>
            </w:tcBorders>
          </w:tcPr>
          <w:p w14:paraId="63C43467" w14:textId="77777777" w:rsidR="00B305C9" w:rsidRDefault="00000000" w:rsidP="00B305C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91B2DEE" w14:textId="77777777" w:rsidR="00B305C9" w:rsidRPr="00B305C9" w:rsidRDefault="00770557" w:rsidP="00B305C9">
            <w:pPr>
              <w:rPr>
                <w:rFonts w:cs="Arial"/>
                <w:sz w:val="16"/>
                <w:szCs w:val="16"/>
              </w:rPr>
            </w:pPr>
            <w:r w:rsidRPr="00B305C9">
              <w:rPr>
                <w:rFonts w:cs="Arial"/>
                <w:sz w:val="16"/>
                <w:szCs w:val="16"/>
              </w:rPr>
              <w:t>CAMERA-SD-REQ-411966/A-Operate 50 50 Split View</w:t>
            </w:r>
          </w:p>
        </w:tc>
        <w:tc>
          <w:tcPr>
            <w:tcW w:w="4770" w:type="dxa"/>
            <w:tcBorders>
              <w:top w:val="single" w:sz="6" w:space="0" w:color="auto"/>
              <w:left w:val="single" w:sz="6" w:space="0" w:color="auto"/>
              <w:bottom w:val="single" w:sz="6" w:space="0" w:color="auto"/>
              <w:right w:val="single" w:sz="6" w:space="0" w:color="auto"/>
            </w:tcBorders>
            <w:vAlign w:val="center"/>
          </w:tcPr>
          <w:p w14:paraId="22BDED7D" w14:textId="77777777" w:rsidR="00B305C9" w:rsidRPr="00B305C9" w:rsidRDefault="00770557" w:rsidP="00B305C9">
            <w:pPr>
              <w:rPr>
                <w:rFonts w:cs="Calibri"/>
                <w:sz w:val="16"/>
                <w:szCs w:val="16"/>
              </w:rPr>
            </w:pPr>
            <w:r w:rsidRPr="00B305C9">
              <w:rPr>
                <w:rFonts w:cs="Calibri"/>
                <w:sz w:val="16"/>
                <w:szCs w:val="16"/>
              </w:rPr>
              <w:t>tmertiri: changes related to 50 50 view function</w:t>
            </w:r>
          </w:p>
        </w:tc>
      </w:tr>
      <w:tr w:rsidR="005438E1" w14:paraId="3FF4A355"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72285F95" w14:textId="77777777" w:rsidR="005438E1" w:rsidRDefault="00000000" w:rsidP="005E7513">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11E7CBF2" w14:textId="77777777" w:rsidR="005438E1" w:rsidRDefault="00000000" w:rsidP="005E7513">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0487BD4A" w14:textId="77777777" w:rsidR="005438E1" w:rsidRDefault="00000000" w:rsidP="005E7513">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6675601A" w14:textId="77777777" w:rsidR="005438E1" w:rsidRDefault="00000000" w:rsidP="005E7513">
            <w:pPr>
              <w:spacing w:line="276" w:lineRule="auto"/>
              <w:rPr>
                <w:rFonts w:cs="Arial"/>
                <w:b/>
                <w:sz w:val="16"/>
              </w:rPr>
            </w:pPr>
          </w:p>
        </w:tc>
      </w:tr>
      <w:tr w:rsidR="005438E1" w:rsidRPr="00715A7A" w14:paraId="0EAE2639"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272ABE36" w14:textId="77777777" w:rsidR="005438E1" w:rsidRPr="00715A7A" w:rsidRDefault="00770557" w:rsidP="005E7513">
            <w:pPr>
              <w:spacing w:line="276" w:lineRule="auto"/>
              <w:rPr>
                <w:rFonts w:eastAsiaTheme="minorEastAsia" w:cstheme="minorBidi"/>
                <w:b/>
                <w:sz w:val="16"/>
                <w:szCs w:val="16"/>
              </w:rPr>
            </w:pPr>
            <w:r>
              <w:rPr>
                <w:rFonts w:eastAsiaTheme="minorEastAsia" w:cstheme="minorBidi"/>
                <w:b/>
                <w:sz w:val="16"/>
                <w:szCs w:val="16"/>
              </w:rPr>
              <w:t>June 29, 2021</w:t>
            </w:r>
          </w:p>
        </w:tc>
        <w:tc>
          <w:tcPr>
            <w:tcW w:w="990" w:type="dxa"/>
            <w:tcBorders>
              <w:top w:val="single" w:sz="6" w:space="0" w:color="auto"/>
              <w:left w:val="single" w:sz="6" w:space="0" w:color="auto"/>
              <w:bottom w:val="single" w:sz="6" w:space="0" w:color="auto"/>
              <w:right w:val="single" w:sz="6" w:space="0" w:color="auto"/>
            </w:tcBorders>
            <w:hideMark/>
          </w:tcPr>
          <w:p w14:paraId="2DCFD84A" w14:textId="77777777" w:rsidR="005438E1" w:rsidRPr="00715A7A" w:rsidRDefault="00770557" w:rsidP="005E7513">
            <w:pPr>
              <w:spacing w:line="276" w:lineRule="auto"/>
              <w:jc w:val="center"/>
              <w:rPr>
                <w:rFonts w:eastAsiaTheme="minorEastAsia" w:cstheme="minorBidi"/>
                <w:b/>
                <w:sz w:val="16"/>
                <w:szCs w:val="16"/>
              </w:rPr>
            </w:pPr>
            <w:r>
              <w:rPr>
                <w:rFonts w:eastAsiaTheme="minorEastAsia" w:cstheme="minorBidi"/>
                <w:b/>
                <w:sz w:val="16"/>
                <w:szCs w:val="16"/>
              </w:rPr>
              <w:t>1.15</w:t>
            </w:r>
          </w:p>
        </w:tc>
        <w:tc>
          <w:tcPr>
            <w:tcW w:w="8280" w:type="dxa"/>
            <w:gridSpan w:val="2"/>
            <w:tcBorders>
              <w:top w:val="single" w:sz="6" w:space="0" w:color="auto"/>
              <w:left w:val="single" w:sz="6" w:space="0" w:color="auto"/>
              <w:bottom w:val="single" w:sz="6" w:space="0" w:color="auto"/>
              <w:right w:val="single" w:sz="6" w:space="0" w:color="auto"/>
            </w:tcBorders>
          </w:tcPr>
          <w:p w14:paraId="19A94AFA" w14:textId="77777777" w:rsidR="005438E1" w:rsidRPr="00715A7A" w:rsidRDefault="00000000" w:rsidP="005E7513">
            <w:pPr>
              <w:spacing w:line="276" w:lineRule="auto"/>
              <w:rPr>
                <w:rFonts w:cs="Arial"/>
                <w:b/>
                <w:sz w:val="16"/>
                <w:szCs w:val="16"/>
              </w:rPr>
            </w:pPr>
          </w:p>
        </w:tc>
      </w:tr>
      <w:tr w:rsidR="005438E1" w:rsidRPr="00B305C9" w14:paraId="6842026A" w14:textId="77777777" w:rsidTr="00570795">
        <w:trPr>
          <w:trHeight w:val="187"/>
          <w:jc w:val="center"/>
        </w:trPr>
        <w:tc>
          <w:tcPr>
            <w:tcW w:w="1792" w:type="dxa"/>
            <w:tcBorders>
              <w:top w:val="single" w:sz="6" w:space="0" w:color="auto"/>
              <w:left w:val="single" w:sz="6" w:space="0" w:color="auto"/>
              <w:right w:val="single" w:sz="6" w:space="0" w:color="auto"/>
            </w:tcBorders>
          </w:tcPr>
          <w:p w14:paraId="49FD2489"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F6F6EB8" w14:textId="77777777" w:rsidR="005438E1" w:rsidRPr="005438E1" w:rsidRDefault="00770557" w:rsidP="005438E1">
            <w:pPr>
              <w:rPr>
                <w:rFonts w:cs="Arial"/>
                <w:sz w:val="16"/>
                <w:szCs w:val="16"/>
              </w:rPr>
            </w:pPr>
            <w:r w:rsidRPr="005438E1">
              <w:rPr>
                <w:rFonts w:cs="Arial"/>
                <w:sz w:val="16"/>
                <w:szCs w:val="16"/>
              </w:rPr>
              <w:t>STR-052384/C-Architectural Design (TcSE ROIN-293311-1)</w:t>
            </w:r>
          </w:p>
        </w:tc>
        <w:tc>
          <w:tcPr>
            <w:tcW w:w="4770" w:type="dxa"/>
            <w:tcBorders>
              <w:top w:val="single" w:sz="6" w:space="0" w:color="auto"/>
              <w:left w:val="single" w:sz="6" w:space="0" w:color="auto"/>
              <w:bottom w:val="single" w:sz="6" w:space="0" w:color="auto"/>
              <w:right w:val="single" w:sz="6" w:space="0" w:color="auto"/>
            </w:tcBorders>
            <w:vAlign w:val="center"/>
          </w:tcPr>
          <w:p w14:paraId="40F73F3E" w14:textId="77777777" w:rsidR="005438E1" w:rsidRPr="005438E1" w:rsidRDefault="00770557" w:rsidP="005438E1">
            <w:pPr>
              <w:rPr>
                <w:rFonts w:cs="Calibri"/>
                <w:sz w:val="16"/>
                <w:szCs w:val="16"/>
              </w:rPr>
            </w:pPr>
            <w:r w:rsidRPr="005438E1">
              <w:rPr>
                <w:rFonts w:cs="Calibri"/>
                <w:sz w:val="16"/>
                <w:szCs w:val="16"/>
              </w:rPr>
              <w:t>tmertiri: new signals added in the structure</w:t>
            </w:r>
          </w:p>
        </w:tc>
      </w:tr>
      <w:tr w:rsidR="005438E1" w:rsidRPr="00B305C9" w14:paraId="6BDB3644" w14:textId="77777777" w:rsidTr="00570795">
        <w:trPr>
          <w:trHeight w:val="102"/>
          <w:jc w:val="center"/>
        </w:trPr>
        <w:tc>
          <w:tcPr>
            <w:tcW w:w="1792" w:type="dxa"/>
            <w:tcBorders>
              <w:left w:val="single" w:sz="6" w:space="0" w:color="auto"/>
              <w:right w:val="single" w:sz="6" w:space="0" w:color="auto"/>
            </w:tcBorders>
          </w:tcPr>
          <w:p w14:paraId="476394FE"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257B11C" w14:textId="77777777" w:rsidR="005438E1" w:rsidRPr="005438E1" w:rsidRDefault="00770557" w:rsidP="005438E1">
            <w:pPr>
              <w:rPr>
                <w:rFonts w:cs="Arial"/>
                <w:sz w:val="16"/>
                <w:szCs w:val="16"/>
              </w:rPr>
            </w:pPr>
            <w:r w:rsidRPr="005438E1">
              <w:rPr>
                <w:rFonts w:cs="Arial"/>
                <w:sz w:val="16"/>
                <w:szCs w:val="16"/>
              </w:rPr>
              <w:t>902993/A-Logical Mapping Table</w:t>
            </w:r>
          </w:p>
        </w:tc>
        <w:tc>
          <w:tcPr>
            <w:tcW w:w="4770" w:type="dxa"/>
            <w:tcBorders>
              <w:top w:val="single" w:sz="6" w:space="0" w:color="auto"/>
              <w:left w:val="single" w:sz="6" w:space="0" w:color="auto"/>
              <w:bottom w:val="single" w:sz="6" w:space="0" w:color="auto"/>
              <w:right w:val="single" w:sz="6" w:space="0" w:color="auto"/>
            </w:tcBorders>
            <w:vAlign w:val="center"/>
          </w:tcPr>
          <w:p w14:paraId="09325B0A" w14:textId="77777777" w:rsidR="005438E1" w:rsidRPr="005438E1" w:rsidRDefault="00770557" w:rsidP="005438E1">
            <w:pPr>
              <w:rPr>
                <w:rFonts w:cs="Calibri"/>
                <w:sz w:val="16"/>
                <w:szCs w:val="16"/>
              </w:rPr>
            </w:pPr>
            <w:r w:rsidRPr="005438E1">
              <w:rPr>
                <w:rFonts w:cs="Calibri"/>
                <w:sz w:val="16"/>
                <w:szCs w:val="16"/>
              </w:rPr>
              <w:t>tmertiri: New signals added</w:t>
            </w:r>
          </w:p>
        </w:tc>
      </w:tr>
      <w:tr w:rsidR="005438E1" w:rsidRPr="00B305C9" w14:paraId="40299F42" w14:textId="77777777" w:rsidTr="00570795">
        <w:trPr>
          <w:trHeight w:val="187"/>
          <w:jc w:val="center"/>
        </w:trPr>
        <w:tc>
          <w:tcPr>
            <w:tcW w:w="1792" w:type="dxa"/>
            <w:tcBorders>
              <w:left w:val="single" w:sz="6" w:space="0" w:color="auto"/>
              <w:right w:val="single" w:sz="6" w:space="0" w:color="auto"/>
            </w:tcBorders>
          </w:tcPr>
          <w:p w14:paraId="53BDD247"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438C622" w14:textId="77777777" w:rsidR="005438E1" w:rsidRPr="005438E1" w:rsidRDefault="00770557" w:rsidP="005438E1">
            <w:pPr>
              <w:rPr>
                <w:rFonts w:cs="Arial"/>
                <w:sz w:val="16"/>
                <w:szCs w:val="16"/>
              </w:rPr>
            </w:pPr>
            <w:r w:rsidRPr="005438E1">
              <w:rPr>
                <w:rFonts w:cs="Arial"/>
                <w:sz w:val="16"/>
                <w:szCs w:val="16"/>
              </w:rPr>
              <w:t>CAMERA-IIR-REQ-412759/B-Camera Client Rx</w:t>
            </w:r>
          </w:p>
        </w:tc>
        <w:tc>
          <w:tcPr>
            <w:tcW w:w="4770" w:type="dxa"/>
            <w:tcBorders>
              <w:top w:val="single" w:sz="6" w:space="0" w:color="auto"/>
              <w:left w:val="single" w:sz="6" w:space="0" w:color="auto"/>
              <w:bottom w:val="single" w:sz="6" w:space="0" w:color="auto"/>
              <w:right w:val="single" w:sz="6" w:space="0" w:color="auto"/>
            </w:tcBorders>
            <w:vAlign w:val="center"/>
          </w:tcPr>
          <w:p w14:paraId="0115E61D" w14:textId="77777777" w:rsidR="005438E1" w:rsidRPr="005438E1" w:rsidRDefault="00770557" w:rsidP="005438E1">
            <w:pPr>
              <w:rPr>
                <w:rFonts w:cs="Calibri"/>
                <w:sz w:val="16"/>
                <w:szCs w:val="16"/>
              </w:rPr>
            </w:pPr>
            <w:r w:rsidRPr="005438E1">
              <w:rPr>
                <w:rFonts w:cs="Calibri"/>
                <w:sz w:val="16"/>
                <w:szCs w:val="16"/>
              </w:rPr>
              <w:t>tmertiri: new signals added to structure</w:t>
            </w:r>
          </w:p>
        </w:tc>
      </w:tr>
      <w:tr w:rsidR="005438E1" w:rsidRPr="00B305C9" w14:paraId="01326D41" w14:textId="77777777" w:rsidTr="00570795">
        <w:trPr>
          <w:trHeight w:val="187"/>
          <w:jc w:val="center"/>
        </w:trPr>
        <w:tc>
          <w:tcPr>
            <w:tcW w:w="1792" w:type="dxa"/>
            <w:tcBorders>
              <w:left w:val="single" w:sz="6" w:space="0" w:color="auto"/>
              <w:right w:val="single" w:sz="6" w:space="0" w:color="auto"/>
            </w:tcBorders>
          </w:tcPr>
          <w:p w14:paraId="17CF6DB6"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BB0B00B" w14:textId="77777777" w:rsidR="005438E1" w:rsidRPr="005438E1" w:rsidRDefault="00770557" w:rsidP="005438E1">
            <w:pPr>
              <w:rPr>
                <w:rFonts w:cs="Arial"/>
                <w:sz w:val="16"/>
                <w:szCs w:val="16"/>
              </w:rPr>
            </w:pPr>
            <w:r w:rsidRPr="005438E1">
              <w:rPr>
                <w:rFonts w:cs="Arial"/>
                <w:sz w:val="16"/>
                <w:szCs w:val="16"/>
              </w:rPr>
              <w:t>MD-REQ-419851/A-LTrlrConnect</w:t>
            </w:r>
          </w:p>
        </w:tc>
        <w:tc>
          <w:tcPr>
            <w:tcW w:w="4770" w:type="dxa"/>
            <w:tcBorders>
              <w:top w:val="single" w:sz="6" w:space="0" w:color="auto"/>
              <w:left w:val="single" w:sz="6" w:space="0" w:color="auto"/>
              <w:bottom w:val="single" w:sz="6" w:space="0" w:color="auto"/>
              <w:right w:val="single" w:sz="6" w:space="0" w:color="auto"/>
            </w:tcBorders>
            <w:vAlign w:val="center"/>
          </w:tcPr>
          <w:p w14:paraId="145E5012" w14:textId="77777777" w:rsidR="005438E1" w:rsidRPr="005438E1" w:rsidRDefault="00770557" w:rsidP="005438E1">
            <w:pPr>
              <w:rPr>
                <w:rFonts w:cs="Calibri"/>
                <w:sz w:val="16"/>
                <w:szCs w:val="16"/>
              </w:rPr>
            </w:pPr>
            <w:r w:rsidRPr="005438E1">
              <w:rPr>
                <w:rFonts w:cs="Calibri"/>
                <w:sz w:val="16"/>
                <w:szCs w:val="16"/>
              </w:rPr>
              <w:t>tmertiri: new signal added in structure</w:t>
            </w:r>
          </w:p>
        </w:tc>
      </w:tr>
      <w:tr w:rsidR="005438E1" w:rsidRPr="00B305C9" w14:paraId="04B8E3FA" w14:textId="77777777" w:rsidTr="00570795">
        <w:trPr>
          <w:trHeight w:val="187"/>
          <w:jc w:val="center"/>
        </w:trPr>
        <w:tc>
          <w:tcPr>
            <w:tcW w:w="1792" w:type="dxa"/>
            <w:tcBorders>
              <w:left w:val="single" w:sz="6" w:space="0" w:color="auto"/>
              <w:right w:val="single" w:sz="6" w:space="0" w:color="auto"/>
            </w:tcBorders>
          </w:tcPr>
          <w:p w14:paraId="0695F843"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261C4CF" w14:textId="77777777" w:rsidR="005438E1" w:rsidRPr="005438E1" w:rsidRDefault="00770557" w:rsidP="005438E1">
            <w:pPr>
              <w:rPr>
                <w:rFonts w:cs="Arial"/>
                <w:sz w:val="16"/>
                <w:szCs w:val="16"/>
              </w:rPr>
            </w:pPr>
            <w:r w:rsidRPr="005438E1">
              <w:rPr>
                <w:rFonts w:cs="Arial"/>
                <w:sz w:val="16"/>
                <w:szCs w:val="16"/>
              </w:rPr>
              <w:t>MD-REQ-421155/A-LTgateSt</w:t>
            </w:r>
          </w:p>
        </w:tc>
        <w:tc>
          <w:tcPr>
            <w:tcW w:w="4770" w:type="dxa"/>
            <w:tcBorders>
              <w:top w:val="single" w:sz="6" w:space="0" w:color="auto"/>
              <w:left w:val="single" w:sz="6" w:space="0" w:color="auto"/>
              <w:bottom w:val="single" w:sz="6" w:space="0" w:color="auto"/>
              <w:right w:val="single" w:sz="6" w:space="0" w:color="auto"/>
            </w:tcBorders>
            <w:vAlign w:val="center"/>
          </w:tcPr>
          <w:p w14:paraId="3BC80D74" w14:textId="77777777" w:rsidR="005438E1" w:rsidRPr="005438E1" w:rsidRDefault="00770557" w:rsidP="005438E1">
            <w:pPr>
              <w:rPr>
                <w:rFonts w:cs="Calibri"/>
                <w:sz w:val="16"/>
                <w:szCs w:val="16"/>
              </w:rPr>
            </w:pPr>
            <w:r w:rsidRPr="005438E1">
              <w:rPr>
                <w:rFonts w:cs="Calibri"/>
                <w:sz w:val="16"/>
                <w:szCs w:val="16"/>
              </w:rPr>
              <w:t>tmertiri: new signal added in structure</w:t>
            </w:r>
          </w:p>
        </w:tc>
      </w:tr>
      <w:tr w:rsidR="005438E1" w:rsidRPr="00B305C9" w14:paraId="2A2653EE" w14:textId="77777777" w:rsidTr="00570795">
        <w:trPr>
          <w:trHeight w:val="187"/>
          <w:jc w:val="center"/>
        </w:trPr>
        <w:tc>
          <w:tcPr>
            <w:tcW w:w="1792" w:type="dxa"/>
            <w:tcBorders>
              <w:left w:val="single" w:sz="6" w:space="0" w:color="auto"/>
              <w:right w:val="single" w:sz="6" w:space="0" w:color="auto"/>
            </w:tcBorders>
          </w:tcPr>
          <w:p w14:paraId="440E9036"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DBF4FC4" w14:textId="77777777" w:rsidR="005438E1" w:rsidRPr="005438E1" w:rsidRDefault="00770557" w:rsidP="005438E1">
            <w:pPr>
              <w:rPr>
                <w:rFonts w:cs="Arial"/>
                <w:sz w:val="16"/>
                <w:szCs w:val="16"/>
              </w:rPr>
            </w:pPr>
            <w:r w:rsidRPr="005438E1">
              <w:rPr>
                <w:rFonts w:cs="Arial"/>
                <w:sz w:val="16"/>
                <w:szCs w:val="16"/>
              </w:rPr>
              <w:t>STR-052388/G-Functional Definition (TcSE ROIN-293326-1)</w:t>
            </w:r>
          </w:p>
        </w:tc>
        <w:tc>
          <w:tcPr>
            <w:tcW w:w="4770" w:type="dxa"/>
            <w:tcBorders>
              <w:top w:val="single" w:sz="6" w:space="0" w:color="auto"/>
              <w:left w:val="single" w:sz="6" w:space="0" w:color="auto"/>
              <w:bottom w:val="single" w:sz="6" w:space="0" w:color="auto"/>
              <w:right w:val="single" w:sz="6" w:space="0" w:color="auto"/>
            </w:tcBorders>
            <w:vAlign w:val="center"/>
          </w:tcPr>
          <w:p w14:paraId="2F63FE7A" w14:textId="77777777" w:rsidR="005438E1" w:rsidRPr="005438E1" w:rsidRDefault="00770557" w:rsidP="005438E1">
            <w:pPr>
              <w:rPr>
                <w:rFonts w:cs="Calibri"/>
                <w:sz w:val="16"/>
                <w:szCs w:val="16"/>
              </w:rPr>
            </w:pPr>
            <w:r w:rsidRPr="005438E1">
              <w:rPr>
                <w:rFonts w:cs="Calibri"/>
                <w:sz w:val="16"/>
                <w:szCs w:val="16"/>
              </w:rPr>
              <w:t>tmertiri: new functions added</w:t>
            </w:r>
          </w:p>
        </w:tc>
      </w:tr>
      <w:tr w:rsidR="005438E1" w:rsidRPr="00B305C9" w14:paraId="7194B1B0" w14:textId="77777777" w:rsidTr="00570795">
        <w:trPr>
          <w:trHeight w:val="187"/>
          <w:jc w:val="center"/>
        </w:trPr>
        <w:tc>
          <w:tcPr>
            <w:tcW w:w="1792" w:type="dxa"/>
            <w:tcBorders>
              <w:left w:val="single" w:sz="6" w:space="0" w:color="auto"/>
              <w:right w:val="single" w:sz="6" w:space="0" w:color="auto"/>
            </w:tcBorders>
          </w:tcPr>
          <w:p w14:paraId="1B6EA17D"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E35EB95" w14:textId="77777777" w:rsidR="005438E1" w:rsidRPr="005438E1" w:rsidRDefault="00770557" w:rsidP="005438E1">
            <w:pPr>
              <w:rPr>
                <w:rFonts w:cs="Arial"/>
                <w:sz w:val="16"/>
                <w:szCs w:val="16"/>
              </w:rPr>
            </w:pPr>
            <w:r w:rsidRPr="005438E1">
              <w:rPr>
                <w:rFonts w:cs="Arial"/>
                <w:sz w:val="16"/>
                <w:szCs w:val="16"/>
              </w:rPr>
              <w:t>RVC-FUR-REQ-014090/I-Display RVC Video (TcSE ROIN-194462-2)</w:t>
            </w:r>
          </w:p>
        </w:tc>
        <w:tc>
          <w:tcPr>
            <w:tcW w:w="4770" w:type="dxa"/>
            <w:tcBorders>
              <w:top w:val="single" w:sz="6" w:space="0" w:color="auto"/>
              <w:left w:val="single" w:sz="6" w:space="0" w:color="auto"/>
              <w:bottom w:val="single" w:sz="6" w:space="0" w:color="auto"/>
              <w:right w:val="single" w:sz="6" w:space="0" w:color="auto"/>
            </w:tcBorders>
            <w:vAlign w:val="center"/>
          </w:tcPr>
          <w:p w14:paraId="759BB5A7" w14:textId="77777777" w:rsidR="005438E1" w:rsidRPr="005438E1" w:rsidRDefault="00770557" w:rsidP="005438E1">
            <w:pPr>
              <w:rPr>
                <w:rFonts w:cs="Calibri"/>
                <w:sz w:val="16"/>
                <w:szCs w:val="16"/>
              </w:rPr>
            </w:pPr>
            <w:r w:rsidRPr="005438E1">
              <w:rPr>
                <w:rFonts w:cs="Calibri"/>
                <w:sz w:val="16"/>
                <w:szCs w:val="16"/>
              </w:rPr>
              <w:t>tmertiri: updated req for FNV3</w:t>
            </w:r>
          </w:p>
        </w:tc>
      </w:tr>
      <w:tr w:rsidR="005438E1" w:rsidRPr="00B305C9" w14:paraId="5232C97F" w14:textId="77777777" w:rsidTr="00570795">
        <w:trPr>
          <w:trHeight w:val="187"/>
          <w:jc w:val="center"/>
        </w:trPr>
        <w:tc>
          <w:tcPr>
            <w:tcW w:w="1792" w:type="dxa"/>
            <w:tcBorders>
              <w:left w:val="single" w:sz="6" w:space="0" w:color="auto"/>
              <w:right w:val="single" w:sz="6" w:space="0" w:color="auto"/>
            </w:tcBorders>
          </w:tcPr>
          <w:p w14:paraId="7071AE09"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42E8E46" w14:textId="77777777" w:rsidR="005438E1" w:rsidRPr="005438E1" w:rsidRDefault="00770557" w:rsidP="005438E1">
            <w:pPr>
              <w:rPr>
                <w:rFonts w:cs="Arial"/>
                <w:sz w:val="16"/>
                <w:szCs w:val="16"/>
              </w:rPr>
            </w:pPr>
            <w:r w:rsidRPr="005438E1">
              <w:rPr>
                <w:rFonts w:cs="Arial"/>
                <w:sz w:val="16"/>
                <w:szCs w:val="16"/>
              </w:rPr>
              <w:t>902987/A-Trailer 360 Views</w:t>
            </w:r>
          </w:p>
        </w:tc>
        <w:tc>
          <w:tcPr>
            <w:tcW w:w="4770" w:type="dxa"/>
            <w:tcBorders>
              <w:top w:val="single" w:sz="6" w:space="0" w:color="auto"/>
              <w:left w:val="single" w:sz="6" w:space="0" w:color="auto"/>
              <w:bottom w:val="single" w:sz="6" w:space="0" w:color="auto"/>
              <w:right w:val="single" w:sz="6" w:space="0" w:color="auto"/>
            </w:tcBorders>
            <w:vAlign w:val="center"/>
          </w:tcPr>
          <w:p w14:paraId="1914E8C7"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5E8A700" w14:textId="77777777" w:rsidTr="00570795">
        <w:trPr>
          <w:trHeight w:val="187"/>
          <w:jc w:val="center"/>
        </w:trPr>
        <w:tc>
          <w:tcPr>
            <w:tcW w:w="1792" w:type="dxa"/>
            <w:tcBorders>
              <w:left w:val="single" w:sz="6" w:space="0" w:color="auto"/>
              <w:right w:val="single" w:sz="6" w:space="0" w:color="auto"/>
            </w:tcBorders>
          </w:tcPr>
          <w:p w14:paraId="0168F79D"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2EFF9C8" w14:textId="77777777" w:rsidR="005438E1" w:rsidRPr="005438E1" w:rsidRDefault="00770557" w:rsidP="005438E1">
            <w:pPr>
              <w:rPr>
                <w:rFonts w:cs="Arial"/>
                <w:sz w:val="16"/>
                <w:szCs w:val="16"/>
              </w:rPr>
            </w:pPr>
            <w:r w:rsidRPr="005438E1">
              <w:rPr>
                <w:rFonts w:cs="Arial"/>
                <w:sz w:val="16"/>
                <w:szCs w:val="16"/>
              </w:rPr>
              <w:t>CAMERA-FUN-REQ-419878/A-Trailer 360 Views</w:t>
            </w:r>
          </w:p>
        </w:tc>
        <w:tc>
          <w:tcPr>
            <w:tcW w:w="4770" w:type="dxa"/>
            <w:tcBorders>
              <w:top w:val="single" w:sz="6" w:space="0" w:color="auto"/>
              <w:left w:val="single" w:sz="6" w:space="0" w:color="auto"/>
              <w:bottom w:val="single" w:sz="6" w:space="0" w:color="auto"/>
              <w:right w:val="single" w:sz="6" w:space="0" w:color="auto"/>
            </w:tcBorders>
            <w:vAlign w:val="center"/>
          </w:tcPr>
          <w:p w14:paraId="3B4E4CE4"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2D3535E2" w14:textId="77777777" w:rsidTr="00570795">
        <w:trPr>
          <w:trHeight w:val="187"/>
          <w:jc w:val="center"/>
        </w:trPr>
        <w:tc>
          <w:tcPr>
            <w:tcW w:w="1792" w:type="dxa"/>
            <w:tcBorders>
              <w:left w:val="single" w:sz="6" w:space="0" w:color="auto"/>
              <w:right w:val="single" w:sz="6" w:space="0" w:color="auto"/>
            </w:tcBorders>
          </w:tcPr>
          <w:p w14:paraId="095B76D5"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4EA75F7" w14:textId="77777777" w:rsidR="005438E1" w:rsidRPr="005438E1" w:rsidRDefault="00770557" w:rsidP="005438E1">
            <w:pPr>
              <w:rPr>
                <w:rFonts w:cs="Arial"/>
                <w:sz w:val="16"/>
                <w:szCs w:val="16"/>
              </w:rPr>
            </w:pPr>
            <w:r w:rsidRPr="005438E1">
              <w:rPr>
                <w:rFonts w:cs="Arial"/>
                <w:sz w:val="16"/>
                <w:szCs w:val="16"/>
              </w:rPr>
              <w:t>915759/A-Requirements</w:t>
            </w:r>
          </w:p>
        </w:tc>
        <w:tc>
          <w:tcPr>
            <w:tcW w:w="4770" w:type="dxa"/>
            <w:tcBorders>
              <w:top w:val="single" w:sz="6" w:space="0" w:color="auto"/>
              <w:left w:val="single" w:sz="6" w:space="0" w:color="auto"/>
              <w:bottom w:val="single" w:sz="6" w:space="0" w:color="auto"/>
              <w:right w:val="single" w:sz="6" w:space="0" w:color="auto"/>
            </w:tcBorders>
            <w:vAlign w:val="center"/>
          </w:tcPr>
          <w:p w14:paraId="01BC3B22"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20F3D799" w14:textId="77777777" w:rsidTr="00570795">
        <w:trPr>
          <w:trHeight w:val="187"/>
          <w:jc w:val="center"/>
        </w:trPr>
        <w:tc>
          <w:tcPr>
            <w:tcW w:w="1792" w:type="dxa"/>
            <w:tcBorders>
              <w:left w:val="single" w:sz="6" w:space="0" w:color="auto"/>
              <w:right w:val="single" w:sz="6" w:space="0" w:color="auto"/>
            </w:tcBorders>
          </w:tcPr>
          <w:p w14:paraId="6D60F139"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B130B8C" w14:textId="77777777" w:rsidR="005438E1" w:rsidRPr="005438E1" w:rsidRDefault="00770557" w:rsidP="005438E1">
            <w:pPr>
              <w:rPr>
                <w:rFonts w:cs="Arial"/>
                <w:sz w:val="16"/>
                <w:szCs w:val="16"/>
              </w:rPr>
            </w:pPr>
            <w:r w:rsidRPr="005438E1">
              <w:rPr>
                <w:rFonts w:cs="Arial"/>
                <w:sz w:val="16"/>
                <w:szCs w:val="16"/>
              </w:rPr>
              <w:t>CAMERA-REQ-419865/A-Trailer 360 View Configuration Values</w:t>
            </w:r>
          </w:p>
        </w:tc>
        <w:tc>
          <w:tcPr>
            <w:tcW w:w="4770" w:type="dxa"/>
            <w:tcBorders>
              <w:top w:val="single" w:sz="6" w:space="0" w:color="auto"/>
              <w:left w:val="single" w:sz="6" w:space="0" w:color="auto"/>
              <w:bottom w:val="single" w:sz="6" w:space="0" w:color="auto"/>
              <w:right w:val="single" w:sz="6" w:space="0" w:color="auto"/>
            </w:tcBorders>
            <w:vAlign w:val="center"/>
          </w:tcPr>
          <w:p w14:paraId="64AECCCE"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8975A54" w14:textId="77777777" w:rsidTr="00570795">
        <w:trPr>
          <w:trHeight w:val="187"/>
          <w:jc w:val="center"/>
        </w:trPr>
        <w:tc>
          <w:tcPr>
            <w:tcW w:w="1792" w:type="dxa"/>
            <w:tcBorders>
              <w:left w:val="single" w:sz="6" w:space="0" w:color="auto"/>
              <w:right w:val="single" w:sz="6" w:space="0" w:color="auto"/>
            </w:tcBorders>
          </w:tcPr>
          <w:p w14:paraId="45A2DD7A"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4176372" w14:textId="77777777" w:rsidR="005438E1" w:rsidRPr="005438E1" w:rsidRDefault="00770557" w:rsidP="005438E1">
            <w:pPr>
              <w:rPr>
                <w:rFonts w:cs="Arial"/>
                <w:sz w:val="16"/>
                <w:szCs w:val="16"/>
              </w:rPr>
            </w:pPr>
            <w:r w:rsidRPr="005438E1">
              <w:rPr>
                <w:rFonts w:cs="Arial"/>
                <w:sz w:val="16"/>
                <w:szCs w:val="16"/>
              </w:rPr>
              <w:t>CAMERA-REQ-419879/A-Trailer 360 Views Availability</w:t>
            </w:r>
          </w:p>
        </w:tc>
        <w:tc>
          <w:tcPr>
            <w:tcW w:w="4770" w:type="dxa"/>
            <w:tcBorders>
              <w:top w:val="single" w:sz="6" w:space="0" w:color="auto"/>
              <w:left w:val="single" w:sz="6" w:space="0" w:color="auto"/>
              <w:bottom w:val="single" w:sz="6" w:space="0" w:color="auto"/>
              <w:right w:val="single" w:sz="6" w:space="0" w:color="auto"/>
            </w:tcBorders>
            <w:vAlign w:val="center"/>
          </w:tcPr>
          <w:p w14:paraId="604EC2E3"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7C217F56" w14:textId="77777777" w:rsidTr="00570795">
        <w:trPr>
          <w:trHeight w:val="187"/>
          <w:jc w:val="center"/>
        </w:trPr>
        <w:tc>
          <w:tcPr>
            <w:tcW w:w="1792" w:type="dxa"/>
            <w:tcBorders>
              <w:left w:val="single" w:sz="6" w:space="0" w:color="auto"/>
              <w:right w:val="single" w:sz="6" w:space="0" w:color="auto"/>
            </w:tcBorders>
          </w:tcPr>
          <w:p w14:paraId="71711683"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A79A32B" w14:textId="77777777" w:rsidR="005438E1" w:rsidRPr="005438E1" w:rsidRDefault="00770557" w:rsidP="005438E1">
            <w:pPr>
              <w:rPr>
                <w:rFonts w:cs="Arial"/>
                <w:sz w:val="16"/>
                <w:szCs w:val="16"/>
              </w:rPr>
            </w:pPr>
            <w:r w:rsidRPr="005438E1">
              <w:rPr>
                <w:rFonts w:cs="Arial"/>
                <w:sz w:val="16"/>
                <w:szCs w:val="16"/>
              </w:rPr>
              <w:t>902992/A-Use Cases</w:t>
            </w:r>
          </w:p>
        </w:tc>
        <w:tc>
          <w:tcPr>
            <w:tcW w:w="4770" w:type="dxa"/>
            <w:tcBorders>
              <w:top w:val="single" w:sz="6" w:space="0" w:color="auto"/>
              <w:left w:val="single" w:sz="6" w:space="0" w:color="auto"/>
              <w:bottom w:val="single" w:sz="6" w:space="0" w:color="auto"/>
              <w:right w:val="single" w:sz="6" w:space="0" w:color="auto"/>
            </w:tcBorders>
            <w:vAlign w:val="center"/>
          </w:tcPr>
          <w:p w14:paraId="47755A99"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CEBC3E9" w14:textId="77777777" w:rsidTr="00570795">
        <w:trPr>
          <w:trHeight w:val="187"/>
          <w:jc w:val="center"/>
        </w:trPr>
        <w:tc>
          <w:tcPr>
            <w:tcW w:w="1792" w:type="dxa"/>
            <w:tcBorders>
              <w:left w:val="single" w:sz="6" w:space="0" w:color="auto"/>
              <w:right w:val="single" w:sz="6" w:space="0" w:color="auto"/>
            </w:tcBorders>
          </w:tcPr>
          <w:p w14:paraId="2C1F0BB1"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E104C1C" w14:textId="77777777" w:rsidR="005438E1" w:rsidRPr="005438E1" w:rsidRDefault="00770557" w:rsidP="005438E1">
            <w:pPr>
              <w:rPr>
                <w:rFonts w:cs="Arial"/>
                <w:sz w:val="16"/>
                <w:szCs w:val="16"/>
              </w:rPr>
            </w:pPr>
            <w:r w:rsidRPr="005438E1">
              <w:rPr>
                <w:rFonts w:cs="Arial"/>
                <w:sz w:val="16"/>
                <w:szCs w:val="16"/>
              </w:rPr>
              <w:t>CAMERA-UC-REQ-419705/A-Trailer 360 Soft Button Activation</w:t>
            </w:r>
          </w:p>
        </w:tc>
        <w:tc>
          <w:tcPr>
            <w:tcW w:w="4770" w:type="dxa"/>
            <w:tcBorders>
              <w:top w:val="single" w:sz="6" w:space="0" w:color="auto"/>
              <w:left w:val="single" w:sz="6" w:space="0" w:color="auto"/>
              <w:bottom w:val="single" w:sz="6" w:space="0" w:color="auto"/>
              <w:right w:val="single" w:sz="6" w:space="0" w:color="auto"/>
            </w:tcBorders>
            <w:vAlign w:val="center"/>
          </w:tcPr>
          <w:p w14:paraId="12449A9A"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463BF4F" w14:textId="77777777" w:rsidTr="00570795">
        <w:trPr>
          <w:trHeight w:val="187"/>
          <w:jc w:val="center"/>
        </w:trPr>
        <w:tc>
          <w:tcPr>
            <w:tcW w:w="1792" w:type="dxa"/>
            <w:tcBorders>
              <w:left w:val="single" w:sz="6" w:space="0" w:color="auto"/>
              <w:right w:val="single" w:sz="6" w:space="0" w:color="auto"/>
            </w:tcBorders>
          </w:tcPr>
          <w:p w14:paraId="2BC7A3CD"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4E3C784" w14:textId="77777777" w:rsidR="005438E1" w:rsidRPr="005438E1" w:rsidRDefault="00770557" w:rsidP="005438E1">
            <w:pPr>
              <w:rPr>
                <w:rFonts w:cs="Arial"/>
                <w:sz w:val="16"/>
                <w:szCs w:val="16"/>
              </w:rPr>
            </w:pPr>
            <w:r w:rsidRPr="005438E1">
              <w:rPr>
                <w:rFonts w:cs="Arial"/>
                <w:sz w:val="16"/>
                <w:szCs w:val="16"/>
              </w:rPr>
              <w:t>CAMERA-UC-REQ-419706/A-Trailer 360 view selection below 10 KPH or in Reverse</w:t>
            </w:r>
          </w:p>
        </w:tc>
        <w:tc>
          <w:tcPr>
            <w:tcW w:w="4770" w:type="dxa"/>
            <w:tcBorders>
              <w:top w:val="single" w:sz="6" w:space="0" w:color="auto"/>
              <w:left w:val="single" w:sz="6" w:space="0" w:color="auto"/>
              <w:bottom w:val="single" w:sz="6" w:space="0" w:color="auto"/>
              <w:right w:val="single" w:sz="6" w:space="0" w:color="auto"/>
            </w:tcBorders>
            <w:vAlign w:val="center"/>
          </w:tcPr>
          <w:p w14:paraId="5169D6D6"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2640AD5A" w14:textId="77777777" w:rsidTr="00570795">
        <w:trPr>
          <w:trHeight w:val="187"/>
          <w:jc w:val="center"/>
        </w:trPr>
        <w:tc>
          <w:tcPr>
            <w:tcW w:w="1792" w:type="dxa"/>
            <w:tcBorders>
              <w:left w:val="single" w:sz="6" w:space="0" w:color="auto"/>
              <w:right w:val="single" w:sz="6" w:space="0" w:color="auto"/>
            </w:tcBorders>
          </w:tcPr>
          <w:p w14:paraId="61AF254B"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736A828" w14:textId="77777777" w:rsidR="005438E1" w:rsidRPr="005438E1" w:rsidRDefault="00770557" w:rsidP="005438E1">
            <w:pPr>
              <w:rPr>
                <w:rFonts w:cs="Arial"/>
                <w:sz w:val="16"/>
                <w:szCs w:val="16"/>
              </w:rPr>
            </w:pPr>
            <w:r w:rsidRPr="005438E1">
              <w:rPr>
                <w:rFonts w:cs="Arial"/>
                <w:sz w:val="16"/>
                <w:szCs w:val="16"/>
              </w:rPr>
              <w:t>CAMERA-UC-REQ-419707/A-Trailer Rear Normal view selection below 10 KPH or in Reverse</w:t>
            </w:r>
          </w:p>
        </w:tc>
        <w:tc>
          <w:tcPr>
            <w:tcW w:w="4770" w:type="dxa"/>
            <w:tcBorders>
              <w:top w:val="single" w:sz="6" w:space="0" w:color="auto"/>
              <w:left w:val="single" w:sz="6" w:space="0" w:color="auto"/>
              <w:bottom w:val="single" w:sz="6" w:space="0" w:color="auto"/>
              <w:right w:val="single" w:sz="6" w:space="0" w:color="auto"/>
            </w:tcBorders>
            <w:vAlign w:val="center"/>
          </w:tcPr>
          <w:p w14:paraId="26DDCE50"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0D77480" w14:textId="77777777" w:rsidTr="00570795">
        <w:trPr>
          <w:trHeight w:val="187"/>
          <w:jc w:val="center"/>
        </w:trPr>
        <w:tc>
          <w:tcPr>
            <w:tcW w:w="1792" w:type="dxa"/>
            <w:tcBorders>
              <w:left w:val="single" w:sz="6" w:space="0" w:color="auto"/>
              <w:right w:val="single" w:sz="6" w:space="0" w:color="auto"/>
            </w:tcBorders>
          </w:tcPr>
          <w:p w14:paraId="1A472AD1"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7425497" w14:textId="77777777" w:rsidR="005438E1" w:rsidRPr="005438E1" w:rsidRDefault="00770557" w:rsidP="005438E1">
            <w:pPr>
              <w:rPr>
                <w:rFonts w:cs="Arial"/>
                <w:sz w:val="16"/>
                <w:szCs w:val="16"/>
              </w:rPr>
            </w:pPr>
            <w:r w:rsidRPr="005438E1">
              <w:rPr>
                <w:rFonts w:cs="Arial"/>
                <w:sz w:val="16"/>
                <w:szCs w:val="16"/>
              </w:rPr>
              <w:t>CAMERA-UC-REQ-419708/A-Trailer Interior View 1 selection below 10 KPH or in Reverse</w:t>
            </w:r>
          </w:p>
        </w:tc>
        <w:tc>
          <w:tcPr>
            <w:tcW w:w="4770" w:type="dxa"/>
            <w:tcBorders>
              <w:top w:val="single" w:sz="6" w:space="0" w:color="auto"/>
              <w:left w:val="single" w:sz="6" w:space="0" w:color="auto"/>
              <w:bottom w:val="single" w:sz="6" w:space="0" w:color="auto"/>
              <w:right w:val="single" w:sz="6" w:space="0" w:color="auto"/>
            </w:tcBorders>
            <w:vAlign w:val="center"/>
          </w:tcPr>
          <w:p w14:paraId="06B3F555"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616CC7D" w14:textId="77777777" w:rsidTr="00570795">
        <w:trPr>
          <w:trHeight w:val="187"/>
          <w:jc w:val="center"/>
        </w:trPr>
        <w:tc>
          <w:tcPr>
            <w:tcW w:w="1792" w:type="dxa"/>
            <w:tcBorders>
              <w:left w:val="single" w:sz="6" w:space="0" w:color="auto"/>
              <w:right w:val="single" w:sz="6" w:space="0" w:color="auto"/>
            </w:tcBorders>
          </w:tcPr>
          <w:p w14:paraId="249D3C4D"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F1F1BBB" w14:textId="77777777" w:rsidR="005438E1" w:rsidRPr="005438E1" w:rsidRDefault="00770557" w:rsidP="005438E1">
            <w:pPr>
              <w:rPr>
                <w:rFonts w:cs="Arial"/>
                <w:sz w:val="16"/>
                <w:szCs w:val="16"/>
              </w:rPr>
            </w:pPr>
            <w:r w:rsidRPr="005438E1">
              <w:rPr>
                <w:rFonts w:cs="Arial"/>
                <w:sz w:val="16"/>
                <w:szCs w:val="16"/>
              </w:rPr>
              <w:t>CAMERA-UC-REQ-419709/A-Trailer Interior View 2 selection below 10 KPH or in Reverse</w:t>
            </w:r>
          </w:p>
        </w:tc>
        <w:tc>
          <w:tcPr>
            <w:tcW w:w="4770" w:type="dxa"/>
            <w:tcBorders>
              <w:top w:val="single" w:sz="6" w:space="0" w:color="auto"/>
              <w:left w:val="single" w:sz="6" w:space="0" w:color="auto"/>
              <w:bottom w:val="single" w:sz="6" w:space="0" w:color="auto"/>
              <w:right w:val="single" w:sz="6" w:space="0" w:color="auto"/>
            </w:tcBorders>
            <w:vAlign w:val="center"/>
          </w:tcPr>
          <w:p w14:paraId="2777B2E5"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A0E8A29" w14:textId="77777777" w:rsidTr="00570795">
        <w:trPr>
          <w:trHeight w:val="187"/>
          <w:jc w:val="center"/>
        </w:trPr>
        <w:tc>
          <w:tcPr>
            <w:tcW w:w="1792" w:type="dxa"/>
            <w:tcBorders>
              <w:left w:val="single" w:sz="6" w:space="0" w:color="auto"/>
              <w:right w:val="single" w:sz="6" w:space="0" w:color="auto"/>
            </w:tcBorders>
          </w:tcPr>
          <w:p w14:paraId="23AFB453"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6A5909F" w14:textId="77777777" w:rsidR="005438E1" w:rsidRPr="005438E1" w:rsidRDefault="00770557" w:rsidP="005438E1">
            <w:pPr>
              <w:rPr>
                <w:rFonts w:cs="Arial"/>
                <w:sz w:val="16"/>
                <w:szCs w:val="16"/>
              </w:rPr>
            </w:pPr>
            <w:r w:rsidRPr="005438E1">
              <w:rPr>
                <w:rFonts w:cs="Arial"/>
                <w:sz w:val="16"/>
                <w:szCs w:val="16"/>
              </w:rPr>
              <w:t>CAMERA-UC-REQ-419710/A-Trailer Left View selection below 10 KPH or in Reverse</w:t>
            </w:r>
          </w:p>
        </w:tc>
        <w:tc>
          <w:tcPr>
            <w:tcW w:w="4770" w:type="dxa"/>
            <w:tcBorders>
              <w:top w:val="single" w:sz="6" w:space="0" w:color="auto"/>
              <w:left w:val="single" w:sz="6" w:space="0" w:color="auto"/>
              <w:bottom w:val="single" w:sz="6" w:space="0" w:color="auto"/>
              <w:right w:val="single" w:sz="6" w:space="0" w:color="auto"/>
            </w:tcBorders>
            <w:vAlign w:val="center"/>
          </w:tcPr>
          <w:p w14:paraId="38A9EDA4"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48F2980" w14:textId="77777777" w:rsidTr="00570795">
        <w:trPr>
          <w:trHeight w:val="187"/>
          <w:jc w:val="center"/>
        </w:trPr>
        <w:tc>
          <w:tcPr>
            <w:tcW w:w="1792" w:type="dxa"/>
            <w:tcBorders>
              <w:left w:val="single" w:sz="6" w:space="0" w:color="auto"/>
              <w:right w:val="single" w:sz="6" w:space="0" w:color="auto"/>
            </w:tcBorders>
          </w:tcPr>
          <w:p w14:paraId="4AD74214"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F0EC46B" w14:textId="77777777" w:rsidR="005438E1" w:rsidRPr="005438E1" w:rsidRDefault="00770557" w:rsidP="005438E1">
            <w:pPr>
              <w:rPr>
                <w:rFonts w:cs="Arial"/>
                <w:sz w:val="16"/>
                <w:szCs w:val="16"/>
              </w:rPr>
            </w:pPr>
            <w:r w:rsidRPr="005438E1">
              <w:rPr>
                <w:rFonts w:cs="Arial"/>
                <w:sz w:val="16"/>
                <w:szCs w:val="16"/>
              </w:rPr>
              <w:t>CAMERA-UC-REQ-419711/A-Trailer Right View selection below 10 KPH or in Reverse</w:t>
            </w:r>
          </w:p>
        </w:tc>
        <w:tc>
          <w:tcPr>
            <w:tcW w:w="4770" w:type="dxa"/>
            <w:tcBorders>
              <w:top w:val="single" w:sz="6" w:space="0" w:color="auto"/>
              <w:left w:val="single" w:sz="6" w:space="0" w:color="auto"/>
              <w:bottom w:val="single" w:sz="6" w:space="0" w:color="auto"/>
              <w:right w:val="single" w:sz="6" w:space="0" w:color="auto"/>
            </w:tcBorders>
            <w:vAlign w:val="center"/>
          </w:tcPr>
          <w:p w14:paraId="34921DD4"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54EF77C2" w14:textId="77777777" w:rsidTr="00570795">
        <w:trPr>
          <w:trHeight w:val="187"/>
          <w:jc w:val="center"/>
        </w:trPr>
        <w:tc>
          <w:tcPr>
            <w:tcW w:w="1792" w:type="dxa"/>
            <w:tcBorders>
              <w:left w:val="single" w:sz="6" w:space="0" w:color="auto"/>
              <w:right w:val="single" w:sz="6" w:space="0" w:color="auto"/>
            </w:tcBorders>
          </w:tcPr>
          <w:p w14:paraId="63380B62"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819A06A" w14:textId="77777777" w:rsidR="005438E1" w:rsidRPr="005438E1" w:rsidRDefault="00770557" w:rsidP="005438E1">
            <w:pPr>
              <w:rPr>
                <w:rFonts w:cs="Arial"/>
                <w:sz w:val="16"/>
                <w:szCs w:val="16"/>
              </w:rPr>
            </w:pPr>
            <w:r w:rsidRPr="005438E1">
              <w:rPr>
                <w:rFonts w:cs="Arial"/>
                <w:sz w:val="16"/>
                <w:szCs w:val="16"/>
              </w:rPr>
              <w:t>CAMERA-UC-REQ-419712/A-Trailer 360 Soft Button Deactivation</w:t>
            </w:r>
          </w:p>
        </w:tc>
        <w:tc>
          <w:tcPr>
            <w:tcW w:w="4770" w:type="dxa"/>
            <w:tcBorders>
              <w:top w:val="single" w:sz="6" w:space="0" w:color="auto"/>
              <w:left w:val="single" w:sz="6" w:space="0" w:color="auto"/>
              <w:bottom w:val="single" w:sz="6" w:space="0" w:color="auto"/>
              <w:right w:val="single" w:sz="6" w:space="0" w:color="auto"/>
            </w:tcBorders>
            <w:vAlign w:val="center"/>
          </w:tcPr>
          <w:p w14:paraId="0A2BFF58"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7B142285" w14:textId="77777777" w:rsidTr="00570795">
        <w:trPr>
          <w:trHeight w:val="187"/>
          <w:jc w:val="center"/>
        </w:trPr>
        <w:tc>
          <w:tcPr>
            <w:tcW w:w="1792" w:type="dxa"/>
            <w:tcBorders>
              <w:left w:val="single" w:sz="6" w:space="0" w:color="auto"/>
              <w:right w:val="single" w:sz="6" w:space="0" w:color="auto"/>
            </w:tcBorders>
          </w:tcPr>
          <w:p w14:paraId="01D22E70"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74C33CF" w14:textId="77777777" w:rsidR="005438E1" w:rsidRPr="005438E1" w:rsidRDefault="00770557" w:rsidP="005438E1">
            <w:pPr>
              <w:rPr>
                <w:rFonts w:cs="Arial"/>
                <w:sz w:val="16"/>
                <w:szCs w:val="16"/>
              </w:rPr>
            </w:pPr>
            <w:r w:rsidRPr="005438E1">
              <w:rPr>
                <w:rFonts w:cs="Arial"/>
                <w:sz w:val="16"/>
                <w:szCs w:val="16"/>
              </w:rPr>
              <w:t>CAMERA-UC-REQ-419713/A-Trailer Rear Normal View transition from below 10 KPH to above 10 KPH</w:t>
            </w:r>
          </w:p>
        </w:tc>
        <w:tc>
          <w:tcPr>
            <w:tcW w:w="4770" w:type="dxa"/>
            <w:tcBorders>
              <w:top w:val="single" w:sz="6" w:space="0" w:color="auto"/>
              <w:left w:val="single" w:sz="6" w:space="0" w:color="auto"/>
              <w:bottom w:val="single" w:sz="6" w:space="0" w:color="auto"/>
              <w:right w:val="single" w:sz="6" w:space="0" w:color="auto"/>
            </w:tcBorders>
            <w:vAlign w:val="center"/>
          </w:tcPr>
          <w:p w14:paraId="416C8416"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2CB0832E" w14:textId="77777777" w:rsidTr="00570795">
        <w:trPr>
          <w:trHeight w:val="187"/>
          <w:jc w:val="center"/>
        </w:trPr>
        <w:tc>
          <w:tcPr>
            <w:tcW w:w="1792" w:type="dxa"/>
            <w:tcBorders>
              <w:left w:val="single" w:sz="6" w:space="0" w:color="auto"/>
              <w:right w:val="single" w:sz="6" w:space="0" w:color="auto"/>
            </w:tcBorders>
          </w:tcPr>
          <w:p w14:paraId="4E7D430C"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6821194" w14:textId="77777777" w:rsidR="005438E1" w:rsidRPr="005438E1" w:rsidRDefault="00770557" w:rsidP="005438E1">
            <w:pPr>
              <w:rPr>
                <w:rFonts w:cs="Arial"/>
                <w:sz w:val="16"/>
                <w:szCs w:val="16"/>
              </w:rPr>
            </w:pPr>
            <w:r w:rsidRPr="005438E1">
              <w:rPr>
                <w:rFonts w:cs="Arial"/>
                <w:sz w:val="16"/>
                <w:szCs w:val="16"/>
              </w:rPr>
              <w:t>CAMERA-UC-REQ-419714/A-Trailer Rear Normal View at Speed selection above 10 KPH</w:t>
            </w:r>
          </w:p>
        </w:tc>
        <w:tc>
          <w:tcPr>
            <w:tcW w:w="4770" w:type="dxa"/>
            <w:tcBorders>
              <w:top w:val="single" w:sz="6" w:space="0" w:color="auto"/>
              <w:left w:val="single" w:sz="6" w:space="0" w:color="auto"/>
              <w:bottom w:val="single" w:sz="6" w:space="0" w:color="auto"/>
              <w:right w:val="single" w:sz="6" w:space="0" w:color="auto"/>
            </w:tcBorders>
            <w:vAlign w:val="center"/>
          </w:tcPr>
          <w:p w14:paraId="36E93C06"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11C95C3E" w14:textId="77777777" w:rsidTr="00570795">
        <w:trPr>
          <w:trHeight w:val="187"/>
          <w:jc w:val="center"/>
        </w:trPr>
        <w:tc>
          <w:tcPr>
            <w:tcW w:w="1792" w:type="dxa"/>
            <w:tcBorders>
              <w:left w:val="single" w:sz="6" w:space="0" w:color="auto"/>
              <w:right w:val="single" w:sz="6" w:space="0" w:color="auto"/>
            </w:tcBorders>
          </w:tcPr>
          <w:p w14:paraId="0AA53CC1"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0185EB5" w14:textId="77777777" w:rsidR="005438E1" w:rsidRPr="005438E1" w:rsidRDefault="00770557" w:rsidP="005438E1">
            <w:pPr>
              <w:rPr>
                <w:rFonts w:cs="Arial"/>
                <w:sz w:val="16"/>
                <w:szCs w:val="16"/>
              </w:rPr>
            </w:pPr>
            <w:r w:rsidRPr="005438E1">
              <w:rPr>
                <w:rFonts w:cs="Arial"/>
                <w:sz w:val="16"/>
                <w:szCs w:val="16"/>
              </w:rPr>
              <w:t>CAMERA-UC-REQ-419715/A-Trailer Rear Normal View transition from above 10 KPH to below 10 KPH</w:t>
            </w:r>
          </w:p>
        </w:tc>
        <w:tc>
          <w:tcPr>
            <w:tcW w:w="4770" w:type="dxa"/>
            <w:tcBorders>
              <w:top w:val="single" w:sz="6" w:space="0" w:color="auto"/>
              <w:left w:val="single" w:sz="6" w:space="0" w:color="auto"/>
              <w:bottom w:val="single" w:sz="6" w:space="0" w:color="auto"/>
              <w:right w:val="single" w:sz="6" w:space="0" w:color="auto"/>
            </w:tcBorders>
            <w:vAlign w:val="center"/>
          </w:tcPr>
          <w:p w14:paraId="41F5E7C6"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5660446" w14:textId="77777777" w:rsidTr="00570795">
        <w:trPr>
          <w:trHeight w:val="187"/>
          <w:jc w:val="center"/>
        </w:trPr>
        <w:tc>
          <w:tcPr>
            <w:tcW w:w="1792" w:type="dxa"/>
            <w:tcBorders>
              <w:left w:val="single" w:sz="6" w:space="0" w:color="auto"/>
              <w:right w:val="single" w:sz="6" w:space="0" w:color="auto"/>
            </w:tcBorders>
          </w:tcPr>
          <w:p w14:paraId="74E4784F"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BE85AF8" w14:textId="77777777" w:rsidR="005438E1" w:rsidRPr="005438E1" w:rsidRDefault="00770557" w:rsidP="005438E1">
            <w:pPr>
              <w:rPr>
                <w:rFonts w:cs="Arial"/>
                <w:sz w:val="16"/>
                <w:szCs w:val="16"/>
              </w:rPr>
            </w:pPr>
            <w:r w:rsidRPr="005438E1">
              <w:rPr>
                <w:rFonts w:cs="Arial"/>
                <w:sz w:val="16"/>
                <w:szCs w:val="16"/>
              </w:rPr>
              <w:t>915760/A-White Box Views</w:t>
            </w:r>
          </w:p>
        </w:tc>
        <w:tc>
          <w:tcPr>
            <w:tcW w:w="4770" w:type="dxa"/>
            <w:tcBorders>
              <w:top w:val="single" w:sz="6" w:space="0" w:color="auto"/>
              <w:left w:val="single" w:sz="6" w:space="0" w:color="auto"/>
              <w:bottom w:val="single" w:sz="6" w:space="0" w:color="auto"/>
              <w:right w:val="single" w:sz="6" w:space="0" w:color="auto"/>
            </w:tcBorders>
            <w:vAlign w:val="center"/>
          </w:tcPr>
          <w:p w14:paraId="1BF6C811"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D1BFDFF" w14:textId="77777777" w:rsidTr="00570795">
        <w:trPr>
          <w:trHeight w:val="187"/>
          <w:jc w:val="center"/>
        </w:trPr>
        <w:tc>
          <w:tcPr>
            <w:tcW w:w="1792" w:type="dxa"/>
            <w:tcBorders>
              <w:left w:val="single" w:sz="6" w:space="0" w:color="auto"/>
              <w:right w:val="single" w:sz="6" w:space="0" w:color="auto"/>
            </w:tcBorders>
          </w:tcPr>
          <w:p w14:paraId="15BED1F1"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488BC3A" w14:textId="77777777" w:rsidR="005438E1" w:rsidRPr="005438E1" w:rsidRDefault="00770557" w:rsidP="005438E1">
            <w:pPr>
              <w:rPr>
                <w:rFonts w:cs="Arial"/>
                <w:sz w:val="16"/>
                <w:szCs w:val="16"/>
              </w:rPr>
            </w:pPr>
            <w:r w:rsidRPr="005438E1">
              <w:rPr>
                <w:rFonts w:cs="Arial"/>
                <w:sz w:val="16"/>
                <w:szCs w:val="16"/>
              </w:rPr>
              <w:t>915761/A-Activity Diagrams</w:t>
            </w:r>
          </w:p>
        </w:tc>
        <w:tc>
          <w:tcPr>
            <w:tcW w:w="4770" w:type="dxa"/>
            <w:tcBorders>
              <w:top w:val="single" w:sz="6" w:space="0" w:color="auto"/>
              <w:left w:val="single" w:sz="6" w:space="0" w:color="auto"/>
              <w:bottom w:val="single" w:sz="6" w:space="0" w:color="auto"/>
              <w:right w:val="single" w:sz="6" w:space="0" w:color="auto"/>
            </w:tcBorders>
            <w:vAlign w:val="center"/>
          </w:tcPr>
          <w:p w14:paraId="1CA9E752"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B47232B" w14:textId="77777777" w:rsidTr="00570795">
        <w:trPr>
          <w:trHeight w:val="187"/>
          <w:jc w:val="center"/>
        </w:trPr>
        <w:tc>
          <w:tcPr>
            <w:tcW w:w="1792" w:type="dxa"/>
            <w:tcBorders>
              <w:left w:val="single" w:sz="6" w:space="0" w:color="auto"/>
              <w:right w:val="single" w:sz="6" w:space="0" w:color="auto"/>
            </w:tcBorders>
          </w:tcPr>
          <w:p w14:paraId="75EBE4DE"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5B8128E" w14:textId="77777777" w:rsidR="005438E1" w:rsidRPr="005438E1" w:rsidRDefault="00770557" w:rsidP="005438E1">
            <w:pPr>
              <w:rPr>
                <w:rFonts w:cs="Arial"/>
                <w:sz w:val="16"/>
                <w:szCs w:val="16"/>
              </w:rPr>
            </w:pPr>
            <w:r w:rsidRPr="005438E1">
              <w:rPr>
                <w:rFonts w:cs="Arial"/>
                <w:sz w:val="16"/>
                <w:szCs w:val="16"/>
              </w:rPr>
              <w:t>CAMERA-ACT-REQ-423119/A-Trailer 360 Views</w:t>
            </w:r>
          </w:p>
        </w:tc>
        <w:tc>
          <w:tcPr>
            <w:tcW w:w="4770" w:type="dxa"/>
            <w:tcBorders>
              <w:top w:val="single" w:sz="6" w:space="0" w:color="auto"/>
              <w:left w:val="single" w:sz="6" w:space="0" w:color="auto"/>
              <w:bottom w:val="single" w:sz="6" w:space="0" w:color="auto"/>
              <w:right w:val="single" w:sz="6" w:space="0" w:color="auto"/>
            </w:tcBorders>
            <w:vAlign w:val="center"/>
          </w:tcPr>
          <w:p w14:paraId="31ACBFCF"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C78B9D4" w14:textId="77777777" w:rsidTr="00570795">
        <w:trPr>
          <w:trHeight w:val="187"/>
          <w:jc w:val="center"/>
        </w:trPr>
        <w:tc>
          <w:tcPr>
            <w:tcW w:w="1792" w:type="dxa"/>
            <w:tcBorders>
              <w:left w:val="single" w:sz="6" w:space="0" w:color="auto"/>
              <w:right w:val="single" w:sz="6" w:space="0" w:color="auto"/>
            </w:tcBorders>
          </w:tcPr>
          <w:p w14:paraId="031D0097"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AAC5DC7" w14:textId="77777777" w:rsidR="005438E1" w:rsidRPr="005438E1" w:rsidRDefault="00770557" w:rsidP="005438E1">
            <w:pPr>
              <w:rPr>
                <w:rFonts w:cs="Arial"/>
                <w:sz w:val="16"/>
                <w:szCs w:val="16"/>
              </w:rPr>
            </w:pPr>
            <w:r w:rsidRPr="005438E1">
              <w:rPr>
                <w:rFonts w:cs="Arial"/>
                <w:sz w:val="16"/>
                <w:szCs w:val="16"/>
              </w:rPr>
              <w:t>915762/A-Sequence Diagrams</w:t>
            </w:r>
          </w:p>
        </w:tc>
        <w:tc>
          <w:tcPr>
            <w:tcW w:w="4770" w:type="dxa"/>
            <w:tcBorders>
              <w:top w:val="single" w:sz="6" w:space="0" w:color="auto"/>
              <w:left w:val="single" w:sz="6" w:space="0" w:color="auto"/>
              <w:bottom w:val="single" w:sz="6" w:space="0" w:color="auto"/>
              <w:right w:val="single" w:sz="6" w:space="0" w:color="auto"/>
            </w:tcBorders>
            <w:vAlign w:val="center"/>
          </w:tcPr>
          <w:p w14:paraId="11964243"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06E06874" w14:textId="77777777" w:rsidTr="00570795">
        <w:trPr>
          <w:trHeight w:val="187"/>
          <w:jc w:val="center"/>
        </w:trPr>
        <w:tc>
          <w:tcPr>
            <w:tcW w:w="1792" w:type="dxa"/>
            <w:tcBorders>
              <w:left w:val="single" w:sz="6" w:space="0" w:color="auto"/>
              <w:right w:val="single" w:sz="6" w:space="0" w:color="auto"/>
            </w:tcBorders>
          </w:tcPr>
          <w:p w14:paraId="4E7DDF21"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DE5E6BB" w14:textId="77777777" w:rsidR="005438E1" w:rsidRPr="005438E1" w:rsidRDefault="00770557" w:rsidP="005438E1">
            <w:pPr>
              <w:rPr>
                <w:rFonts w:cs="Arial"/>
                <w:sz w:val="16"/>
                <w:szCs w:val="16"/>
              </w:rPr>
            </w:pPr>
            <w:r w:rsidRPr="005438E1">
              <w:rPr>
                <w:rFonts w:cs="Arial"/>
                <w:sz w:val="16"/>
                <w:szCs w:val="16"/>
              </w:rPr>
              <w:t>CAMERA-SD-REQ-423120/A-Trailer 360 Views</w:t>
            </w:r>
          </w:p>
        </w:tc>
        <w:tc>
          <w:tcPr>
            <w:tcW w:w="4770" w:type="dxa"/>
            <w:tcBorders>
              <w:top w:val="single" w:sz="6" w:space="0" w:color="auto"/>
              <w:left w:val="single" w:sz="6" w:space="0" w:color="auto"/>
              <w:bottom w:val="single" w:sz="6" w:space="0" w:color="auto"/>
              <w:right w:val="single" w:sz="6" w:space="0" w:color="auto"/>
            </w:tcBorders>
            <w:vAlign w:val="center"/>
          </w:tcPr>
          <w:p w14:paraId="07D16370"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24FEC38" w14:textId="77777777" w:rsidTr="00570795">
        <w:trPr>
          <w:trHeight w:val="187"/>
          <w:jc w:val="center"/>
        </w:trPr>
        <w:tc>
          <w:tcPr>
            <w:tcW w:w="1792" w:type="dxa"/>
            <w:tcBorders>
              <w:left w:val="single" w:sz="6" w:space="0" w:color="auto"/>
              <w:right w:val="single" w:sz="6" w:space="0" w:color="auto"/>
            </w:tcBorders>
          </w:tcPr>
          <w:p w14:paraId="6A13D66C"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615D47D" w14:textId="77777777" w:rsidR="005438E1" w:rsidRPr="005438E1" w:rsidRDefault="00770557" w:rsidP="005438E1">
            <w:pPr>
              <w:rPr>
                <w:rFonts w:cs="Arial"/>
                <w:sz w:val="16"/>
                <w:szCs w:val="16"/>
              </w:rPr>
            </w:pPr>
            <w:r w:rsidRPr="005438E1">
              <w:rPr>
                <w:rFonts w:cs="Arial"/>
                <w:sz w:val="16"/>
                <w:szCs w:val="16"/>
              </w:rPr>
              <w:t>915763/A-PiP At Speed</w:t>
            </w:r>
          </w:p>
        </w:tc>
        <w:tc>
          <w:tcPr>
            <w:tcW w:w="4770" w:type="dxa"/>
            <w:tcBorders>
              <w:top w:val="single" w:sz="6" w:space="0" w:color="auto"/>
              <w:left w:val="single" w:sz="6" w:space="0" w:color="auto"/>
              <w:bottom w:val="single" w:sz="6" w:space="0" w:color="auto"/>
              <w:right w:val="single" w:sz="6" w:space="0" w:color="auto"/>
            </w:tcBorders>
            <w:vAlign w:val="center"/>
          </w:tcPr>
          <w:p w14:paraId="5E857E6C"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261444C0" w14:textId="77777777" w:rsidTr="00570795">
        <w:trPr>
          <w:trHeight w:val="187"/>
          <w:jc w:val="center"/>
        </w:trPr>
        <w:tc>
          <w:tcPr>
            <w:tcW w:w="1792" w:type="dxa"/>
            <w:tcBorders>
              <w:left w:val="single" w:sz="6" w:space="0" w:color="auto"/>
              <w:right w:val="single" w:sz="6" w:space="0" w:color="auto"/>
            </w:tcBorders>
          </w:tcPr>
          <w:p w14:paraId="0F260B45"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18B1143" w14:textId="77777777" w:rsidR="005438E1" w:rsidRPr="005438E1" w:rsidRDefault="00770557" w:rsidP="005438E1">
            <w:pPr>
              <w:rPr>
                <w:rFonts w:cs="Arial"/>
                <w:sz w:val="16"/>
                <w:szCs w:val="16"/>
              </w:rPr>
            </w:pPr>
            <w:r w:rsidRPr="005438E1">
              <w:rPr>
                <w:rFonts w:cs="Arial"/>
                <w:sz w:val="16"/>
                <w:szCs w:val="16"/>
              </w:rPr>
              <w:t>FUN-REQ-423142/A-PiP At Speed</w:t>
            </w:r>
          </w:p>
        </w:tc>
        <w:tc>
          <w:tcPr>
            <w:tcW w:w="4770" w:type="dxa"/>
            <w:tcBorders>
              <w:top w:val="single" w:sz="6" w:space="0" w:color="auto"/>
              <w:left w:val="single" w:sz="6" w:space="0" w:color="auto"/>
              <w:bottom w:val="single" w:sz="6" w:space="0" w:color="auto"/>
              <w:right w:val="single" w:sz="6" w:space="0" w:color="auto"/>
            </w:tcBorders>
            <w:vAlign w:val="center"/>
          </w:tcPr>
          <w:p w14:paraId="0F21FDDA"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8BDF678" w14:textId="77777777" w:rsidTr="00570795">
        <w:trPr>
          <w:trHeight w:val="187"/>
          <w:jc w:val="center"/>
        </w:trPr>
        <w:tc>
          <w:tcPr>
            <w:tcW w:w="1792" w:type="dxa"/>
            <w:tcBorders>
              <w:left w:val="single" w:sz="6" w:space="0" w:color="auto"/>
              <w:right w:val="single" w:sz="6" w:space="0" w:color="auto"/>
            </w:tcBorders>
          </w:tcPr>
          <w:p w14:paraId="729E4832"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D44AD2F" w14:textId="77777777" w:rsidR="005438E1" w:rsidRPr="005438E1" w:rsidRDefault="00770557" w:rsidP="005438E1">
            <w:pPr>
              <w:rPr>
                <w:rFonts w:cs="Arial"/>
                <w:sz w:val="16"/>
                <w:szCs w:val="16"/>
              </w:rPr>
            </w:pPr>
            <w:r w:rsidRPr="005438E1">
              <w:rPr>
                <w:rFonts w:cs="Arial"/>
                <w:sz w:val="16"/>
                <w:szCs w:val="16"/>
              </w:rPr>
              <w:t>915751/A-Requirements</w:t>
            </w:r>
          </w:p>
        </w:tc>
        <w:tc>
          <w:tcPr>
            <w:tcW w:w="4770" w:type="dxa"/>
            <w:tcBorders>
              <w:top w:val="single" w:sz="6" w:space="0" w:color="auto"/>
              <w:left w:val="single" w:sz="6" w:space="0" w:color="auto"/>
              <w:bottom w:val="single" w:sz="6" w:space="0" w:color="auto"/>
              <w:right w:val="single" w:sz="6" w:space="0" w:color="auto"/>
            </w:tcBorders>
            <w:vAlign w:val="center"/>
          </w:tcPr>
          <w:p w14:paraId="0EB4CA34"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16B67B5F" w14:textId="77777777" w:rsidTr="00570795">
        <w:trPr>
          <w:trHeight w:val="187"/>
          <w:jc w:val="center"/>
        </w:trPr>
        <w:tc>
          <w:tcPr>
            <w:tcW w:w="1792" w:type="dxa"/>
            <w:tcBorders>
              <w:left w:val="single" w:sz="6" w:space="0" w:color="auto"/>
              <w:right w:val="single" w:sz="6" w:space="0" w:color="auto"/>
            </w:tcBorders>
          </w:tcPr>
          <w:p w14:paraId="3AA541AB"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0D5226C" w14:textId="77777777" w:rsidR="005438E1" w:rsidRPr="005438E1" w:rsidRDefault="00770557" w:rsidP="005438E1">
            <w:pPr>
              <w:rPr>
                <w:rFonts w:cs="Arial"/>
                <w:sz w:val="16"/>
                <w:szCs w:val="16"/>
              </w:rPr>
            </w:pPr>
            <w:r w:rsidRPr="005438E1">
              <w:rPr>
                <w:rFonts w:cs="Arial"/>
                <w:sz w:val="16"/>
                <w:szCs w:val="16"/>
              </w:rPr>
              <w:t>CAMERA-REQ-422921/A-Views Parameter Values</w:t>
            </w:r>
          </w:p>
        </w:tc>
        <w:tc>
          <w:tcPr>
            <w:tcW w:w="4770" w:type="dxa"/>
            <w:tcBorders>
              <w:top w:val="single" w:sz="6" w:space="0" w:color="auto"/>
              <w:left w:val="single" w:sz="6" w:space="0" w:color="auto"/>
              <w:bottom w:val="single" w:sz="6" w:space="0" w:color="auto"/>
              <w:right w:val="single" w:sz="6" w:space="0" w:color="auto"/>
            </w:tcBorders>
            <w:vAlign w:val="center"/>
          </w:tcPr>
          <w:p w14:paraId="3B967941"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5F22B524" w14:textId="77777777" w:rsidTr="00570795">
        <w:trPr>
          <w:trHeight w:val="187"/>
          <w:jc w:val="center"/>
        </w:trPr>
        <w:tc>
          <w:tcPr>
            <w:tcW w:w="1792" w:type="dxa"/>
            <w:tcBorders>
              <w:left w:val="single" w:sz="6" w:space="0" w:color="auto"/>
              <w:right w:val="single" w:sz="6" w:space="0" w:color="auto"/>
            </w:tcBorders>
          </w:tcPr>
          <w:p w14:paraId="71A7AD4C"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8B028E1" w14:textId="77777777" w:rsidR="005438E1" w:rsidRPr="005438E1" w:rsidRDefault="00770557" w:rsidP="005438E1">
            <w:pPr>
              <w:rPr>
                <w:rFonts w:cs="Arial"/>
                <w:sz w:val="16"/>
                <w:szCs w:val="16"/>
              </w:rPr>
            </w:pPr>
            <w:r w:rsidRPr="005438E1">
              <w:rPr>
                <w:rFonts w:cs="Arial"/>
                <w:sz w:val="16"/>
                <w:szCs w:val="16"/>
              </w:rPr>
              <w:t>915752/A-Use Cases</w:t>
            </w:r>
          </w:p>
        </w:tc>
        <w:tc>
          <w:tcPr>
            <w:tcW w:w="4770" w:type="dxa"/>
            <w:tcBorders>
              <w:top w:val="single" w:sz="6" w:space="0" w:color="auto"/>
              <w:left w:val="single" w:sz="6" w:space="0" w:color="auto"/>
              <w:bottom w:val="single" w:sz="6" w:space="0" w:color="auto"/>
              <w:right w:val="single" w:sz="6" w:space="0" w:color="auto"/>
            </w:tcBorders>
            <w:vAlign w:val="center"/>
          </w:tcPr>
          <w:p w14:paraId="291D2BB6"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3589262" w14:textId="77777777" w:rsidTr="00570795">
        <w:trPr>
          <w:trHeight w:val="187"/>
          <w:jc w:val="center"/>
        </w:trPr>
        <w:tc>
          <w:tcPr>
            <w:tcW w:w="1792" w:type="dxa"/>
            <w:tcBorders>
              <w:left w:val="single" w:sz="6" w:space="0" w:color="auto"/>
              <w:right w:val="single" w:sz="6" w:space="0" w:color="auto"/>
            </w:tcBorders>
          </w:tcPr>
          <w:p w14:paraId="518BFF9E"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2DA2C90" w14:textId="77777777" w:rsidR="005438E1" w:rsidRPr="005438E1" w:rsidRDefault="00770557" w:rsidP="005438E1">
            <w:pPr>
              <w:rPr>
                <w:rFonts w:cs="Arial"/>
                <w:sz w:val="16"/>
                <w:szCs w:val="16"/>
              </w:rPr>
            </w:pPr>
            <w:r w:rsidRPr="005438E1">
              <w:rPr>
                <w:rFonts w:cs="Arial"/>
                <w:sz w:val="16"/>
                <w:szCs w:val="16"/>
              </w:rPr>
              <w:t>CAMERA-UC-REQ-420591/A-Requesting PiP AUX from AUX below 10kph</w:t>
            </w:r>
          </w:p>
        </w:tc>
        <w:tc>
          <w:tcPr>
            <w:tcW w:w="4770" w:type="dxa"/>
            <w:tcBorders>
              <w:top w:val="single" w:sz="6" w:space="0" w:color="auto"/>
              <w:left w:val="single" w:sz="6" w:space="0" w:color="auto"/>
              <w:bottom w:val="single" w:sz="6" w:space="0" w:color="auto"/>
              <w:right w:val="single" w:sz="6" w:space="0" w:color="auto"/>
            </w:tcBorders>
            <w:vAlign w:val="center"/>
          </w:tcPr>
          <w:p w14:paraId="06EC53D4"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5C88FE84" w14:textId="77777777" w:rsidTr="00570795">
        <w:trPr>
          <w:trHeight w:val="187"/>
          <w:jc w:val="center"/>
        </w:trPr>
        <w:tc>
          <w:tcPr>
            <w:tcW w:w="1792" w:type="dxa"/>
            <w:tcBorders>
              <w:left w:val="single" w:sz="6" w:space="0" w:color="auto"/>
              <w:right w:val="single" w:sz="6" w:space="0" w:color="auto"/>
            </w:tcBorders>
          </w:tcPr>
          <w:p w14:paraId="67F48412"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A7B8643" w14:textId="77777777" w:rsidR="005438E1" w:rsidRPr="005438E1" w:rsidRDefault="00770557" w:rsidP="005438E1">
            <w:pPr>
              <w:rPr>
                <w:rFonts w:cs="Arial"/>
                <w:sz w:val="16"/>
                <w:szCs w:val="16"/>
              </w:rPr>
            </w:pPr>
            <w:r w:rsidRPr="005438E1">
              <w:rPr>
                <w:rFonts w:cs="Arial"/>
                <w:sz w:val="16"/>
                <w:szCs w:val="16"/>
              </w:rPr>
              <w:t>CAMERA-UC-REQ-420592/A-Requesting AUX from PiP AUX with PiP button at below 10kph</w:t>
            </w:r>
          </w:p>
        </w:tc>
        <w:tc>
          <w:tcPr>
            <w:tcW w:w="4770" w:type="dxa"/>
            <w:tcBorders>
              <w:top w:val="single" w:sz="6" w:space="0" w:color="auto"/>
              <w:left w:val="single" w:sz="6" w:space="0" w:color="auto"/>
              <w:bottom w:val="single" w:sz="6" w:space="0" w:color="auto"/>
              <w:right w:val="single" w:sz="6" w:space="0" w:color="auto"/>
            </w:tcBorders>
            <w:vAlign w:val="center"/>
          </w:tcPr>
          <w:p w14:paraId="5FDA80B8"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2402C64" w14:textId="77777777" w:rsidTr="00570795">
        <w:trPr>
          <w:trHeight w:val="187"/>
          <w:jc w:val="center"/>
        </w:trPr>
        <w:tc>
          <w:tcPr>
            <w:tcW w:w="1792" w:type="dxa"/>
            <w:tcBorders>
              <w:left w:val="single" w:sz="6" w:space="0" w:color="auto"/>
              <w:right w:val="single" w:sz="6" w:space="0" w:color="auto"/>
            </w:tcBorders>
          </w:tcPr>
          <w:p w14:paraId="0E98E878"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B1B0742" w14:textId="77777777" w:rsidR="005438E1" w:rsidRPr="005438E1" w:rsidRDefault="00770557" w:rsidP="005438E1">
            <w:pPr>
              <w:rPr>
                <w:rFonts w:cs="Arial"/>
                <w:sz w:val="16"/>
                <w:szCs w:val="16"/>
              </w:rPr>
            </w:pPr>
            <w:r w:rsidRPr="005438E1">
              <w:rPr>
                <w:rFonts w:cs="Arial"/>
                <w:sz w:val="16"/>
                <w:szCs w:val="16"/>
              </w:rPr>
              <w:t>CAMERA-UC-REQ-420593/A-Requesting Swap from PiP AUX at below 10kph</w:t>
            </w:r>
          </w:p>
        </w:tc>
        <w:tc>
          <w:tcPr>
            <w:tcW w:w="4770" w:type="dxa"/>
            <w:tcBorders>
              <w:top w:val="single" w:sz="6" w:space="0" w:color="auto"/>
              <w:left w:val="single" w:sz="6" w:space="0" w:color="auto"/>
              <w:bottom w:val="single" w:sz="6" w:space="0" w:color="auto"/>
              <w:right w:val="single" w:sz="6" w:space="0" w:color="auto"/>
            </w:tcBorders>
            <w:vAlign w:val="center"/>
          </w:tcPr>
          <w:p w14:paraId="76F22346"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B5C3A92" w14:textId="77777777" w:rsidTr="00570795">
        <w:trPr>
          <w:trHeight w:val="187"/>
          <w:jc w:val="center"/>
        </w:trPr>
        <w:tc>
          <w:tcPr>
            <w:tcW w:w="1792" w:type="dxa"/>
            <w:tcBorders>
              <w:left w:val="single" w:sz="6" w:space="0" w:color="auto"/>
              <w:right w:val="single" w:sz="6" w:space="0" w:color="auto"/>
            </w:tcBorders>
          </w:tcPr>
          <w:p w14:paraId="32F3CAD3"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DB8D9F7" w14:textId="77777777" w:rsidR="005438E1" w:rsidRPr="005438E1" w:rsidRDefault="00770557" w:rsidP="005438E1">
            <w:pPr>
              <w:rPr>
                <w:rFonts w:cs="Arial"/>
                <w:sz w:val="16"/>
                <w:szCs w:val="16"/>
              </w:rPr>
            </w:pPr>
            <w:r w:rsidRPr="005438E1">
              <w:rPr>
                <w:rFonts w:cs="Arial"/>
                <w:sz w:val="16"/>
                <w:szCs w:val="16"/>
              </w:rPr>
              <w:t>CAMERA-UC-REQ-420594/A-Requesting PiP 50/50 from 50/50 view , below 10kph</w:t>
            </w:r>
          </w:p>
        </w:tc>
        <w:tc>
          <w:tcPr>
            <w:tcW w:w="4770" w:type="dxa"/>
            <w:tcBorders>
              <w:top w:val="single" w:sz="6" w:space="0" w:color="auto"/>
              <w:left w:val="single" w:sz="6" w:space="0" w:color="auto"/>
              <w:bottom w:val="single" w:sz="6" w:space="0" w:color="auto"/>
              <w:right w:val="single" w:sz="6" w:space="0" w:color="auto"/>
            </w:tcBorders>
            <w:vAlign w:val="center"/>
          </w:tcPr>
          <w:p w14:paraId="478EC65A"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024B7D79" w14:textId="77777777" w:rsidTr="00570795">
        <w:trPr>
          <w:trHeight w:val="187"/>
          <w:jc w:val="center"/>
        </w:trPr>
        <w:tc>
          <w:tcPr>
            <w:tcW w:w="1792" w:type="dxa"/>
            <w:tcBorders>
              <w:left w:val="single" w:sz="6" w:space="0" w:color="auto"/>
              <w:right w:val="single" w:sz="6" w:space="0" w:color="auto"/>
            </w:tcBorders>
          </w:tcPr>
          <w:p w14:paraId="2C3FBEA5"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4817DFC" w14:textId="77777777" w:rsidR="005438E1" w:rsidRPr="005438E1" w:rsidRDefault="00770557" w:rsidP="005438E1">
            <w:pPr>
              <w:rPr>
                <w:rFonts w:cs="Arial"/>
                <w:sz w:val="16"/>
                <w:szCs w:val="16"/>
              </w:rPr>
            </w:pPr>
            <w:r w:rsidRPr="005438E1">
              <w:rPr>
                <w:rFonts w:cs="Arial"/>
                <w:sz w:val="16"/>
                <w:szCs w:val="16"/>
              </w:rPr>
              <w:t>CAMERA-UC-REQ-420595/A-Requesting 50/50 from PiP 50/50 with PiP button at below 10kph</w:t>
            </w:r>
          </w:p>
        </w:tc>
        <w:tc>
          <w:tcPr>
            <w:tcW w:w="4770" w:type="dxa"/>
            <w:tcBorders>
              <w:top w:val="single" w:sz="6" w:space="0" w:color="auto"/>
              <w:left w:val="single" w:sz="6" w:space="0" w:color="auto"/>
              <w:bottom w:val="single" w:sz="6" w:space="0" w:color="auto"/>
              <w:right w:val="single" w:sz="6" w:space="0" w:color="auto"/>
            </w:tcBorders>
            <w:vAlign w:val="center"/>
          </w:tcPr>
          <w:p w14:paraId="16CAEF50"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72B58BC4" w14:textId="77777777" w:rsidTr="00570795">
        <w:trPr>
          <w:trHeight w:val="187"/>
          <w:jc w:val="center"/>
        </w:trPr>
        <w:tc>
          <w:tcPr>
            <w:tcW w:w="1792" w:type="dxa"/>
            <w:tcBorders>
              <w:left w:val="single" w:sz="6" w:space="0" w:color="auto"/>
              <w:right w:val="single" w:sz="6" w:space="0" w:color="auto"/>
            </w:tcBorders>
          </w:tcPr>
          <w:p w14:paraId="25194148"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4EA3515" w14:textId="77777777" w:rsidR="005438E1" w:rsidRPr="005438E1" w:rsidRDefault="00770557" w:rsidP="005438E1">
            <w:pPr>
              <w:rPr>
                <w:rFonts w:cs="Arial"/>
                <w:sz w:val="16"/>
                <w:szCs w:val="16"/>
              </w:rPr>
            </w:pPr>
            <w:r w:rsidRPr="005438E1">
              <w:rPr>
                <w:rFonts w:cs="Arial"/>
                <w:sz w:val="16"/>
                <w:szCs w:val="16"/>
              </w:rPr>
              <w:t>CAMERA-UC-REQ-420596/A-Requesting Swap from PiP 50/50 at below 10kph</w:t>
            </w:r>
          </w:p>
        </w:tc>
        <w:tc>
          <w:tcPr>
            <w:tcW w:w="4770" w:type="dxa"/>
            <w:tcBorders>
              <w:top w:val="single" w:sz="6" w:space="0" w:color="auto"/>
              <w:left w:val="single" w:sz="6" w:space="0" w:color="auto"/>
              <w:bottom w:val="single" w:sz="6" w:space="0" w:color="auto"/>
              <w:right w:val="single" w:sz="6" w:space="0" w:color="auto"/>
            </w:tcBorders>
            <w:vAlign w:val="center"/>
          </w:tcPr>
          <w:p w14:paraId="380353E0"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24BC74DE" w14:textId="77777777" w:rsidTr="00570795">
        <w:trPr>
          <w:trHeight w:val="187"/>
          <w:jc w:val="center"/>
        </w:trPr>
        <w:tc>
          <w:tcPr>
            <w:tcW w:w="1792" w:type="dxa"/>
            <w:tcBorders>
              <w:left w:val="single" w:sz="6" w:space="0" w:color="auto"/>
              <w:right w:val="single" w:sz="6" w:space="0" w:color="auto"/>
            </w:tcBorders>
          </w:tcPr>
          <w:p w14:paraId="39BFE4C6"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1B86277" w14:textId="77777777" w:rsidR="005438E1" w:rsidRPr="005438E1" w:rsidRDefault="00770557" w:rsidP="005438E1">
            <w:pPr>
              <w:rPr>
                <w:rFonts w:cs="Arial"/>
                <w:sz w:val="16"/>
                <w:szCs w:val="16"/>
              </w:rPr>
            </w:pPr>
            <w:r w:rsidRPr="005438E1">
              <w:rPr>
                <w:rFonts w:cs="Arial"/>
                <w:sz w:val="16"/>
                <w:szCs w:val="16"/>
              </w:rPr>
              <w:t>CAMERA-UC-REQ-420597/A-Requesting Pip Trailer Rear Normal from Trailer Rear Normal below 10kph</w:t>
            </w:r>
          </w:p>
        </w:tc>
        <w:tc>
          <w:tcPr>
            <w:tcW w:w="4770" w:type="dxa"/>
            <w:tcBorders>
              <w:top w:val="single" w:sz="6" w:space="0" w:color="auto"/>
              <w:left w:val="single" w:sz="6" w:space="0" w:color="auto"/>
              <w:bottom w:val="single" w:sz="6" w:space="0" w:color="auto"/>
              <w:right w:val="single" w:sz="6" w:space="0" w:color="auto"/>
            </w:tcBorders>
            <w:vAlign w:val="center"/>
          </w:tcPr>
          <w:p w14:paraId="69A61D3C"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1486CE46" w14:textId="77777777" w:rsidTr="00570795">
        <w:trPr>
          <w:trHeight w:val="187"/>
          <w:jc w:val="center"/>
        </w:trPr>
        <w:tc>
          <w:tcPr>
            <w:tcW w:w="1792" w:type="dxa"/>
            <w:tcBorders>
              <w:left w:val="single" w:sz="6" w:space="0" w:color="auto"/>
              <w:right w:val="single" w:sz="6" w:space="0" w:color="auto"/>
            </w:tcBorders>
          </w:tcPr>
          <w:p w14:paraId="6CDC3BF7"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7F57255" w14:textId="77777777" w:rsidR="005438E1" w:rsidRPr="005438E1" w:rsidRDefault="00770557" w:rsidP="005438E1">
            <w:pPr>
              <w:rPr>
                <w:rFonts w:cs="Arial"/>
                <w:sz w:val="16"/>
                <w:szCs w:val="16"/>
              </w:rPr>
            </w:pPr>
            <w:r w:rsidRPr="005438E1">
              <w:rPr>
                <w:rFonts w:cs="Arial"/>
                <w:sz w:val="16"/>
                <w:szCs w:val="16"/>
              </w:rPr>
              <w:t>CAMERA-UC-REQ-420598/A-Requesting Trailer Rear Normal from PiP Trailer Rear Normal with PiP button at below 10kph</w:t>
            </w:r>
          </w:p>
        </w:tc>
        <w:tc>
          <w:tcPr>
            <w:tcW w:w="4770" w:type="dxa"/>
            <w:tcBorders>
              <w:top w:val="single" w:sz="6" w:space="0" w:color="auto"/>
              <w:left w:val="single" w:sz="6" w:space="0" w:color="auto"/>
              <w:bottom w:val="single" w:sz="6" w:space="0" w:color="auto"/>
              <w:right w:val="single" w:sz="6" w:space="0" w:color="auto"/>
            </w:tcBorders>
            <w:vAlign w:val="center"/>
          </w:tcPr>
          <w:p w14:paraId="7E300D9A"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50B153A9" w14:textId="77777777" w:rsidTr="00570795">
        <w:trPr>
          <w:trHeight w:val="187"/>
          <w:jc w:val="center"/>
        </w:trPr>
        <w:tc>
          <w:tcPr>
            <w:tcW w:w="1792" w:type="dxa"/>
            <w:tcBorders>
              <w:left w:val="single" w:sz="6" w:space="0" w:color="auto"/>
              <w:right w:val="single" w:sz="6" w:space="0" w:color="auto"/>
            </w:tcBorders>
          </w:tcPr>
          <w:p w14:paraId="12A41AB1"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CA0A1D0" w14:textId="77777777" w:rsidR="005438E1" w:rsidRPr="005438E1" w:rsidRDefault="00770557" w:rsidP="005438E1">
            <w:pPr>
              <w:rPr>
                <w:rFonts w:cs="Arial"/>
                <w:sz w:val="16"/>
                <w:szCs w:val="16"/>
              </w:rPr>
            </w:pPr>
            <w:r w:rsidRPr="005438E1">
              <w:rPr>
                <w:rFonts w:cs="Arial"/>
                <w:sz w:val="16"/>
                <w:szCs w:val="16"/>
              </w:rPr>
              <w:t>CAMERA-UC-REQ-420599/A-Requesting Swap from Pip Trailer Rear Normal below 10kph</w:t>
            </w:r>
          </w:p>
        </w:tc>
        <w:tc>
          <w:tcPr>
            <w:tcW w:w="4770" w:type="dxa"/>
            <w:tcBorders>
              <w:top w:val="single" w:sz="6" w:space="0" w:color="auto"/>
              <w:left w:val="single" w:sz="6" w:space="0" w:color="auto"/>
              <w:bottom w:val="single" w:sz="6" w:space="0" w:color="auto"/>
              <w:right w:val="single" w:sz="6" w:space="0" w:color="auto"/>
            </w:tcBorders>
            <w:vAlign w:val="center"/>
          </w:tcPr>
          <w:p w14:paraId="796C7429"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03B0AA24" w14:textId="77777777" w:rsidTr="00570795">
        <w:trPr>
          <w:trHeight w:val="187"/>
          <w:jc w:val="center"/>
        </w:trPr>
        <w:tc>
          <w:tcPr>
            <w:tcW w:w="1792" w:type="dxa"/>
            <w:tcBorders>
              <w:left w:val="single" w:sz="6" w:space="0" w:color="auto"/>
              <w:right w:val="single" w:sz="6" w:space="0" w:color="auto"/>
            </w:tcBorders>
          </w:tcPr>
          <w:p w14:paraId="3DE36385"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76DB916" w14:textId="77777777" w:rsidR="005438E1" w:rsidRPr="005438E1" w:rsidRDefault="00770557" w:rsidP="005438E1">
            <w:pPr>
              <w:rPr>
                <w:rFonts w:cs="Arial"/>
                <w:sz w:val="16"/>
                <w:szCs w:val="16"/>
              </w:rPr>
            </w:pPr>
            <w:r w:rsidRPr="005438E1">
              <w:rPr>
                <w:rFonts w:cs="Arial"/>
                <w:sz w:val="16"/>
                <w:szCs w:val="16"/>
              </w:rPr>
              <w:t>CAMERA-UC-REQ-420600/A-Transitioning from PiP AUX to PiP AUX at Speed</w:t>
            </w:r>
          </w:p>
        </w:tc>
        <w:tc>
          <w:tcPr>
            <w:tcW w:w="4770" w:type="dxa"/>
            <w:tcBorders>
              <w:top w:val="single" w:sz="6" w:space="0" w:color="auto"/>
              <w:left w:val="single" w:sz="6" w:space="0" w:color="auto"/>
              <w:bottom w:val="single" w:sz="6" w:space="0" w:color="auto"/>
              <w:right w:val="single" w:sz="6" w:space="0" w:color="auto"/>
            </w:tcBorders>
            <w:vAlign w:val="center"/>
          </w:tcPr>
          <w:p w14:paraId="27625DAE"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1F1266A5" w14:textId="77777777" w:rsidTr="00570795">
        <w:trPr>
          <w:trHeight w:val="187"/>
          <w:jc w:val="center"/>
        </w:trPr>
        <w:tc>
          <w:tcPr>
            <w:tcW w:w="1792" w:type="dxa"/>
            <w:tcBorders>
              <w:left w:val="single" w:sz="6" w:space="0" w:color="auto"/>
              <w:right w:val="single" w:sz="6" w:space="0" w:color="auto"/>
            </w:tcBorders>
          </w:tcPr>
          <w:p w14:paraId="2B7BD6F5"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8F25177" w14:textId="77777777" w:rsidR="005438E1" w:rsidRPr="005438E1" w:rsidRDefault="00770557" w:rsidP="005438E1">
            <w:pPr>
              <w:rPr>
                <w:rFonts w:cs="Arial"/>
                <w:sz w:val="16"/>
                <w:szCs w:val="16"/>
              </w:rPr>
            </w:pPr>
            <w:r w:rsidRPr="005438E1">
              <w:rPr>
                <w:rFonts w:cs="Arial"/>
                <w:sz w:val="16"/>
                <w:szCs w:val="16"/>
              </w:rPr>
              <w:t>CAMERA-UC-REQ-420601/A-Transitioning from PiP AUX at Speed to PiP AUX</w:t>
            </w:r>
          </w:p>
        </w:tc>
        <w:tc>
          <w:tcPr>
            <w:tcW w:w="4770" w:type="dxa"/>
            <w:tcBorders>
              <w:top w:val="single" w:sz="6" w:space="0" w:color="auto"/>
              <w:left w:val="single" w:sz="6" w:space="0" w:color="auto"/>
              <w:bottom w:val="single" w:sz="6" w:space="0" w:color="auto"/>
              <w:right w:val="single" w:sz="6" w:space="0" w:color="auto"/>
            </w:tcBorders>
            <w:vAlign w:val="center"/>
          </w:tcPr>
          <w:p w14:paraId="132C219E"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159A80C0" w14:textId="77777777" w:rsidTr="00570795">
        <w:trPr>
          <w:trHeight w:val="187"/>
          <w:jc w:val="center"/>
        </w:trPr>
        <w:tc>
          <w:tcPr>
            <w:tcW w:w="1792" w:type="dxa"/>
            <w:tcBorders>
              <w:left w:val="single" w:sz="6" w:space="0" w:color="auto"/>
              <w:right w:val="single" w:sz="6" w:space="0" w:color="auto"/>
            </w:tcBorders>
          </w:tcPr>
          <w:p w14:paraId="1FF87CEB"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ADD06F6" w14:textId="77777777" w:rsidR="005438E1" w:rsidRPr="005438E1" w:rsidRDefault="00770557" w:rsidP="005438E1">
            <w:pPr>
              <w:rPr>
                <w:rFonts w:cs="Arial"/>
                <w:sz w:val="16"/>
                <w:szCs w:val="16"/>
              </w:rPr>
            </w:pPr>
            <w:r w:rsidRPr="005438E1">
              <w:rPr>
                <w:rFonts w:cs="Arial"/>
                <w:sz w:val="16"/>
                <w:szCs w:val="16"/>
              </w:rPr>
              <w:t>CAMERA-UC-REQ-420602/A-Transitioning from PiP 50/50 to PiP 50/50 at speed</w:t>
            </w:r>
          </w:p>
        </w:tc>
        <w:tc>
          <w:tcPr>
            <w:tcW w:w="4770" w:type="dxa"/>
            <w:tcBorders>
              <w:top w:val="single" w:sz="6" w:space="0" w:color="auto"/>
              <w:left w:val="single" w:sz="6" w:space="0" w:color="auto"/>
              <w:bottom w:val="single" w:sz="6" w:space="0" w:color="auto"/>
              <w:right w:val="single" w:sz="6" w:space="0" w:color="auto"/>
            </w:tcBorders>
            <w:vAlign w:val="center"/>
          </w:tcPr>
          <w:p w14:paraId="2C60B8B3"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5D21D4A5" w14:textId="77777777" w:rsidTr="00570795">
        <w:trPr>
          <w:trHeight w:val="187"/>
          <w:jc w:val="center"/>
        </w:trPr>
        <w:tc>
          <w:tcPr>
            <w:tcW w:w="1792" w:type="dxa"/>
            <w:tcBorders>
              <w:left w:val="single" w:sz="6" w:space="0" w:color="auto"/>
              <w:right w:val="single" w:sz="6" w:space="0" w:color="auto"/>
            </w:tcBorders>
          </w:tcPr>
          <w:p w14:paraId="6349F16E"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6C00532" w14:textId="77777777" w:rsidR="005438E1" w:rsidRPr="005438E1" w:rsidRDefault="00770557" w:rsidP="005438E1">
            <w:pPr>
              <w:rPr>
                <w:rFonts w:cs="Arial"/>
                <w:sz w:val="16"/>
                <w:szCs w:val="16"/>
              </w:rPr>
            </w:pPr>
            <w:r w:rsidRPr="005438E1">
              <w:rPr>
                <w:rFonts w:cs="Arial"/>
                <w:sz w:val="16"/>
                <w:szCs w:val="16"/>
              </w:rPr>
              <w:t>CAMERA-UC-REQ-420603/A-Transitioning from PiP 50/50 at speed to PiP 50/50</w:t>
            </w:r>
          </w:p>
        </w:tc>
        <w:tc>
          <w:tcPr>
            <w:tcW w:w="4770" w:type="dxa"/>
            <w:tcBorders>
              <w:top w:val="single" w:sz="6" w:space="0" w:color="auto"/>
              <w:left w:val="single" w:sz="6" w:space="0" w:color="auto"/>
              <w:bottom w:val="single" w:sz="6" w:space="0" w:color="auto"/>
              <w:right w:val="single" w:sz="6" w:space="0" w:color="auto"/>
            </w:tcBorders>
            <w:vAlign w:val="center"/>
          </w:tcPr>
          <w:p w14:paraId="2F9408C9"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B9204E7" w14:textId="77777777" w:rsidTr="00570795">
        <w:trPr>
          <w:trHeight w:val="187"/>
          <w:jc w:val="center"/>
        </w:trPr>
        <w:tc>
          <w:tcPr>
            <w:tcW w:w="1792" w:type="dxa"/>
            <w:tcBorders>
              <w:left w:val="single" w:sz="6" w:space="0" w:color="auto"/>
              <w:right w:val="single" w:sz="6" w:space="0" w:color="auto"/>
            </w:tcBorders>
          </w:tcPr>
          <w:p w14:paraId="75E79EAC"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1BF196E" w14:textId="77777777" w:rsidR="005438E1" w:rsidRPr="005438E1" w:rsidRDefault="00770557" w:rsidP="005438E1">
            <w:pPr>
              <w:rPr>
                <w:rFonts w:cs="Arial"/>
                <w:sz w:val="16"/>
                <w:szCs w:val="16"/>
              </w:rPr>
            </w:pPr>
            <w:r w:rsidRPr="005438E1">
              <w:rPr>
                <w:rFonts w:cs="Arial"/>
                <w:sz w:val="16"/>
                <w:szCs w:val="16"/>
              </w:rPr>
              <w:t>CAMERA-UC-REQ-420604/A-Transitioning from PiP Trailer Rear Normal to PiP Trailer Rear Normal at speed</w:t>
            </w:r>
          </w:p>
        </w:tc>
        <w:tc>
          <w:tcPr>
            <w:tcW w:w="4770" w:type="dxa"/>
            <w:tcBorders>
              <w:top w:val="single" w:sz="6" w:space="0" w:color="auto"/>
              <w:left w:val="single" w:sz="6" w:space="0" w:color="auto"/>
              <w:bottom w:val="single" w:sz="6" w:space="0" w:color="auto"/>
              <w:right w:val="single" w:sz="6" w:space="0" w:color="auto"/>
            </w:tcBorders>
            <w:vAlign w:val="center"/>
          </w:tcPr>
          <w:p w14:paraId="2B3F6EFF"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7435038C" w14:textId="77777777" w:rsidTr="00570795">
        <w:trPr>
          <w:trHeight w:val="187"/>
          <w:jc w:val="center"/>
        </w:trPr>
        <w:tc>
          <w:tcPr>
            <w:tcW w:w="1792" w:type="dxa"/>
            <w:tcBorders>
              <w:left w:val="single" w:sz="6" w:space="0" w:color="auto"/>
              <w:right w:val="single" w:sz="6" w:space="0" w:color="auto"/>
            </w:tcBorders>
          </w:tcPr>
          <w:p w14:paraId="6BD2EAB5"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58304F6" w14:textId="77777777" w:rsidR="005438E1" w:rsidRPr="005438E1" w:rsidRDefault="00770557" w:rsidP="005438E1">
            <w:pPr>
              <w:rPr>
                <w:rFonts w:cs="Arial"/>
                <w:sz w:val="16"/>
                <w:szCs w:val="16"/>
              </w:rPr>
            </w:pPr>
            <w:r w:rsidRPr="005438E1">
              <w:rPr>
                <w:rFonts w:cs="Arial"/>
                <w:sz w:val="16"/>
                <w:szCs w:val="16"/>
              </w:rPr>
              <w:t>CAMERA-UC-REQ-420605/A-Transitioning from PiP Trailer Rear Normal at speed to PiP Trailer Rear Normal</w:t>
            </w:r>
          </w:p>
        </w:tc>
        <w:tc>
          <w:tcPr>
            <w:tcW w:w="4770" w:type="dxa"/>
            <w:tcBorders>
              <w:top w:val="single" w:sz="6" w:space="0" w:color="auto"/>
              <w:left w:val="single" w:sz="6" w:space="0" w:color="auto"/>
              <w:bottom w:val="single" w:sz="6" w:space="0" w:color="auto"/>
              <w:right w:val="single" w:sz="6" w:space="0" w:color="auto"/>
            </w:tcBorders>
            <w:vAlign w:val="center"/>
          </w:tcPr>
          <w:p w14:paraId="5E6217B9"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0F69574A" w14:textId="77777777" w:rsidTr="00570795">
        <w:trPr>
          <w:trHeight w:val="187"/>
          <w:jc w:val="center"/>
        </w:trPr>
        <w:tc>
          <w:tcPr>
            <w:tcW w:w="1792" w:type="dxa"/>
            <w:tcBorders>
              <w:left w:val="single" w:sz="6" w:space="0" w:color="auto"/>
              <w:right w:val="single" w:sz="6" w:space="0" w:color="auto"/>
            </w:tcBorders>
          </w:tcPr>
          <w:p w14:paraId="30D60EEA"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F0706FE" w14:textId="77777777" w:rsidR="005438E1" w:rsidRPr="005438E1" w:rsidRDefault="00770557" w:rsidP="005438E1">
            <w:pPr>
              <w:rPr>
                <w:rFonts w:cs="Arial"/>
                <w:sz w:val="16"/>
                <w:szCs w:val="16"/>
              </w:rPr>
            </w:pPr>
            <w:r w:rsidRPr="005438E1">
              <w:rPr>
                <w:rFonts w:cs="Arial"/>
                <w:sz w:val="16"/>
                <w:szCs w:val="16"/>
              </w:rPr>
              <w:t>CAMERA-UC-REQ-420606/A-Requesting PiP AUX at Speed from AUX at Speed</w:t>
            </w:r>
          </w:p>
        </w:tc>
        <w:tc>
          <w:tcPr>
            <w:tcW w:w="4770" w:type="dxa"/>
            <w:tcBorders>
              <w:top w:val="single" w:sz="6" w:space="0" w:color="auto"/>
              <w:left w:val="single" w:sz="6" w:space="0" w:color="auto"/>
              <w:bottom w:val="single" w:sz="6" w:space="0" w:color="auto"/>
              <w:right w:val="single" w:sz="6" w:space="0" w:color="auto"/>
            </w:tcBorders>
            <w:vAlign w:val="center"/>
          </w:tcPr>
          <w:p w14:paraId="6BA40BE6"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0E14A4E" w14:textId="77777777" w:rsidTr="00570795">
        <w:trPr>
          <w:trHeight w:val="187"/>
          <w:jc w:val="center"/>
        </w:trPr>
        <w:tc>
          <w:tcPr>
            <w:tcW w:w="1792" w:type="dxa"/>
            <w:tcBorders>
              <w:left w:val="single" w:sz="6" w:space="0" w:color="auto"/>
              <w:right w:val="single" w:sz="6" w:space="0" w:color="auto"/>
            </w:tcBorders>
          </w:tcPr>
          <w:p w14:paraId="5746788A"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58B2AFC" w14:textId="77777777" w:rsidR="005438E1" w:rsidRPr="005438E1" w:rsidRDefault="00770557" w:rsidP="005438E1">
            <w:pPr>
              <w:rPr>
                <w:rFonts w:cs="Arial"/>
                <w:sz w:val="16"/>
                <w:szCs w:val="16"/>
              </w:rPr>
            </w:pPr>
            <w:r w:rsidRPr="005438E1">
              <w:rPr>
                <w:rFonts w:cs="Arial"/>
                <w:sz w:val="16"/>
                <w:szCs w:val="16"/>
              </w:rPr>
              <w:t>CAMERA-UC-REQ-420607/A-Requesting PiP 50/50 at speed from 50/50 at speed with PiP button</w:t>
            </w:r>
          </w:p>
        </w:tc>
        <w:tc>
          <w:tcPr>
            <w:tcW w:w="4770" w:type="dxa"/>
            <w:tcBorders>
              <w:top w:val="single" w:sz="6" w:space="0" w:color="auto"/>
              <w:left w:val="single" w:sz="6" w:space="0" w:color="auto"/>
              <w:bottom w:val="single" w:sz="6" w:space="0" w:color="auto"/>
              <w:right w:val="single" w:sz="6" w:space="0" w:color="auto"/>
            </w:tcBorders>
            <w:vAlign w:val="center"/>
          </w:tcPr>
          <w:p w14:paraId="06FCF21F"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5AACE45" w14:textId="77777777" w:rsidTr="00570795">
        <w:trPr>
          <w:trHeight w:val="187"/>
          <w:jc w:val="center"/>
        </w:trPr>
        <w:tc>
          <w:tcPr>
            <w:tcW w:w="1792" w:type="dxa"/>
            <w:tcBorders>
              <w:left w:val="single" w:sz="6" w:space="0" w:color="auto"/>
              <w:right w:val="single" w:sz="6" w:space="0" w:color="auto"/>
            </w:tcBorders>
          </w:tcPr>
          <w:p w14:paraId="4DEC7145"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2C2433B" w14:textId="77777777" w:rsidR="005438E1" w:rsidRPr="005438E1" w:rsidRDefault="00770557" w:rsidP="005438E1">
            <w:pPr>
              <w:rPr>
                <w:rFonts w:cs="Arial"/>
                <w:sz w:val="16"/>
                <w:szCs w:val="16"/>
              </w:rPr>
            </w:pPr>
            <w:r w:rsidRPr="005438E1">
              <w:rPr>
                <w:rFonts w:cs="Arial"/>
                <w:sz w:val="16"/>
                <w:szCs w:val="16"/>
              </w:rPr>
              <w:t>CAMERA-UC-REQ-420608/A-Requesting PiP Trailer Rear Normal at Speed from Trailer Rear Normal at Speed with PiP button</w:t>
            </w:r>
          </w:p>
        </w:tc>
        <w:tc>
          <w:tcPr>
            <w:tcW w:w="4770" w:type="dxa"/>
            <w:tcBorders>
              <w:top w:val="single" w:sz="6" w:space="0" w:color="auto"/>
              <w:left w:val="single" w:sz="6" w:space="0" w:color="auto"/>
              <w:bottom w:val="single" w:sz="6" w:space="0" w:color="auto"/>
              <w:right w:val="single" w:sz="6" w:space="0" w:color="auto"/>
            </w:tcBorders>
            <w:vAlign w:val="center"/>
          </w:tcPr>
          <w:p w14:paraId="7199D5C5"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7371D0F" w14:textId="77777777" w:rsidTr="00570795">
        <w:trPr>
          <w:trHeight w:val="187"/>
          <w:jc w:val="center"/>
        </w:trPr>
        <w:tc>
          <w:tcPr>
            <w:tcW w:w="1792" w:type="dxa"/>
            <w:tcBorders>
              <w:left w:val="single" w:sz="6" w:space="0" w:color="auto"/>
              <w:right w:val="single" w:sz="6" w:space="0" w:color="auto"/>
            </w:tcBorders>
          </w:tcPr>
          <w:p w14:paraId="74B8069A"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2E24478" w14:textId="77777777" w:rsidR="005438E1" w:rsidRPr="005438E1" w:rsidRDefault="00770557" w:rsidP="005438E1">
            <w:pPr>
              <w:rPr>
                <w:rFonts w:cs="Arial"/>
                <w:sz w:val="16"/>
                <w:szCs w:val="16"/>
              </w:rPr>
            </w:pPr>
            <w:r w:rsidRPr="005438E1">
              <w:rPr>
                <w:rFonts w:cs="Arial"/>
                <w:sz w:val="16"/>
                <w:szCs w:val="16"/>
              </w:rPr>
              <w:t>CAMERA-UC-REQ-420609/A-Requesting AUX at speed view from PiP AUX at Speed view with PiP button</w:t>
            </w:r>
          </w:p>
        </w:tc>
        <w:tc>
          <w:tcPr>
            <w:tcW w:w="4770" w:type="dxa"/>
            <w:tcBorders>
              <w:top w:val="single" w:sz="6" w:space="0" w:color="auto"/>
              <w:left w:val="single" w:sz="6" w:space="0" w:color="auto"/>
              <w:bottom w:val="single" w:sz="6" w:space="0" w:color="auto"/>
              <w:right w:val="single" w:sz="6" w:space="0" w:color="auto"/>
            </w:tcBorders>
            <w:vAlign w:val="center"/>
          </w:tcPr>
          <w:p w14:paraId="4D69999E"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7B8288F" w14:textId="77777777" w:rsidTr="00570795">
        <w:trPr>
          <w:trHeight w:val="187"/>
          <w:jc w:val="center"/>
        </w:trPr>
        <w:tc>
          <w:tcPr>
            <w:tcW w:w="1792" w:type="dxa"/>
            <w:tcBorders>
              <w:left w:val="single" w:sz="6" w:space="0" w:color="auto"/>
              <w:right w:val="single" w:sz="6" w:space="0" w:color="auto"/>
            </w:tcBorders>
          </w:tcPr>
          <w:p w14:paraId="4862C069"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F7C4E92" w14:textId="77777777" w:rsidR="005438E1" w:rsidRPr="005438E1" w:rsidRDefault="00770557" w:rsidP="005438E1">
            <w:pPr>
              <w:rPr>
                <w:rFonts w:cs="Arial"/>
                <w:sz w:val="16"/>
                <w:szCs w:val="16"/>
              </w:rPr>
            </w:pPr>
            <w:r w:rsidRPr="005438E1">
              <w:rPr>
                <w:rFonts w:cs="Arial"/>
                <w:sz w:val="16"/>
                <w:szCs w:val="16"/>
              </w:rPr>
              <w:t>CAMERA-UC-REQ-420610/A-Requesting 50/50 at speed view from PiP 50/50 at Speed view with PiP button</w:t>
            </w:r>
          </w:p>
        </w:tc>
        <w:tc>
          <w:tcPr>
            <w:tcW w:w="4770" w:type="dxa"/>
            <w:tcBorders>
              <w:top w:val="single" w:sz="6" w:space="0" w:color="auto"/>
              <w:left w:val="single" w:sz="6" w:space="0" w:color="auto"/>
              <w:bottom w:val="single" w:sz="6" w:space="0" w:color="auto"/>
              <w:right w:val="single" w:sz="6" w:space="0" w:color="auto"/>
            </w:tcBorders>
            <w:vAlign w:val="center"/>
          </w:tcPr>
          <w:p w14:paraId="2EDEE306"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17B9DE91" w14:textId="77777777" w:rsidTr="00570795">
        <w:trPr>
          <w:trHeight w:val="187"/>
          <w:jc w:val="center"/>
        </w:trPr>
        <w:tc>
          <w:tcPr>
            <w:tcW w:w="1792" w:type="dxa"/>
            <w:tcBorders>
              <w:left w:val="single" w:sz="6" w:space="0" w:color="auto"/>
              <w:right w:val="single" w:sz="6" w:space="0" w:color="auto"/>
            </w:tcBorders>
          </w:tcPr>
          <w:p w14:paraId="2EF8C573"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8BB9BE8" w14:textId="77777777" w:rsidR="005438E1" w:rsidRPr="005438E1" w:rsidRDefault="00770557" w:rsidP="005438E1">
            <w:pPr>
              <w:rPr>
                <w:rFonts w:cs="Arial"/>
                <w:sz w:val="16"/>
                <w:szCs w:val="16"/>
              </w:rPr>
            </w:pPr>
            <w:r w:rsidRPr="005438E1">
              <w:rPr>
                <w:rFonts w:cs="Arial"/>
                <w:sz w:val="16"/>
                <w:szCs w:val="16"/>
              </w:rPr>
              <w:t>CAMERA-UC-REQ-420611/A-Requesting Trailer Rear Normal at speed from PiP Trailer Rear Normal at speed view with PiP button</w:t>
            </w:r>
          </w:p>
        </w:tc>
        <w:tc>
          <w:tcPr>
            <w:tcW w:w="4770" w:type="dxa"/>
            <w:tcBorders>
              <w:top w:val="single" w:sz="6" w:space="0" w:color="auto"/>
              <w:left w:val="single" w:sz="6" w:space="0" w:color="auto"/>
              <w:bottom w:val="single" w:sz="6" w:space="0" w:color="auto"/>
              <w:right w:val="single" w:sz="6" w:space="0" w:color="auto"/>
            </w:tcBorders>
            <w:vAlign w:val="center"/>
          </w:tcPr>
          <w:p w14:paraId="7058BF90"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B9DF7FE" w14:textId="77777777" w:rsidTr="00570795">
        <w:trPr>
          <w:trHeight w:val="187"/>
          <w:jc w:val="center"/>
        </w:trPr>
        <w:tc>
          <w:tcPr>
            <w:tcW w:w="1792" w:type="dxa"/>
            <w:tcBorders>
              <w:left w:val="single" w:sz="6" w:space="0" w:color="auto"/>
              <w:right w:val="single" w:sz="6" w:space="0" w:color="auto"/>
            </w:tcBorders>
          </w:tcPr>
          <w:p w14:paraId="509C1FD7"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07E59AB" w14:textId="77777777" w:rsidR="005438E1" w:rsidRPr="005438E1" w:rsidRDefault="00770557" w:rsidP="005438E1">
            <w:pPr>
              <w:rPr>
                <w:rFonts w:cs="Arial"/>
                <w:sz w:val="16"/>
                <w:szCs w:val="16"/>
              </w:rPr>
            </w:pPr>
            <w:r w:rsidRPr="005438E1">
              <w:rPr>
                <w:rFonts w:cs="Arial"/>
                <w:sz w:val="16"/>
                <w:szCs w:val="16"/>
              </w:rPr>
              <w:t>CAMERA-UC-REQ-420612/A-Exit PiP Aux at Speed View with Camera Hard button</w:t>
            </w:r>
          </w:p>
        </w:tc>
        <w:tc>
          <w:tcPr>
            <w:tcW w:w="4770" w:type="dxa"/>
            <w:tcBorders>
              <w:top w:val="single" w:sz="6" w:space="0" w:color="auto"/>
              <w:left w:val="single" w:sz="6" w:space="0" w:color="auto"/>
              <w:bottom w:val="single" w:sz="6" w:space="0" w:color="auto"/>
              <w:right w:val="single" w:sz="6" w:space="0" w:color="auto"/>
            </w:tcBorders>
            <w:vAlign w:val="center"/>
          </w:tcPr>
          <w:p w14:paraId="5A42B170"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1033D9C" w14:textId="77777777" w:rsidTr="00570795">
        <w:trPr>
          <w:trHeight w:val="187"/>
          <w:jc w:val="center"/>
        </w:trPr>
        <w:tc>
          <w:tcPr>
            <w:tcW w:w="1792" w:type="dxa"/>
            <w:tcBorders>
              <w:left w:val="single" w:sz="6" w:space="0" w:color="auto"/>
              <w:right w:val="single" w:sz="6" w:space="0" w:color="auto"/>
            </w:tcBorders>
          </w:tcPr>
          <w:p w14:paraId="063FB11B"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47A0684" w14:textId="77777777" w:rsidR="005438E1" w:rsidRPr="005438E1" w:rsidRDefault="00770557" w:rsidP="005438E1">
            <w:pPr>
              <w:rPr>
                <w:rFonts w:cs="Arial"/>
                <w:sz w:val="16"/>
                <w:szCs w:val="16"/>
              </w:rPr>
            </w:pPr>
            <w:r w:rsidRPr="005438E1">
              <w:rPr>
                <w:rFonts w:cs="Arial"/>
                <w:sz w:val="16"/>
                <w:szCs w:val="16"/>
              </w:rPr>
              <w:t>CAMERA-UC-REQ-420613/A-Exit PiP 50/50 at Speed View with Camera Hard button</w:t>
            </w:r>
          </w:p>
        </w:tc>
        <w:tc>
          <w:tcPr>
            <w:tcW w:w="4770" w:type="dxa"/>
            <w:tcBorders>
              <w:top w:val="single" w:sz="6" w:space="0" w:color="auto"/>
              <w:left w:val="single" w:sz="6" w:space="0" w:color="auto"/>
              <w:bottom w:val="single" w:sz="6" w:space="0" w:color="auto"/>
              <w:right w:val="single" w:sz="6" w:space="0" w:color="auto"/>
            </w:tcBorders>
            <w:vAlign w:val="center"/>
          </w:tcPr>
          <w:p w14:paraId="6858C826"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1E68BF7C" w14:textId="77777777" w:rsidTr="00570795">
        <w:trPr>
          <w:trHeight w:val="187"/>
          <w:jc w:val="center"/>
        </w:trPr>
        <w:tc>
          <w:tcPr>
            <w:tcW w:w="1792" w:type="dxa"/>
            <w:tcBorders>
              <w:left w:val="single" w:sz="6" w:space="0" w:color="auto"/>
              <w:right w:val="single" w:sz="6" w:space="0" w:color="auto"/>
            </w:tcBorders>
          </w:tcPr>
          <w:p w14:paraId="645F6169"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A28EDE2" w14:textId="77777777" w:rsidR="005438E1" w:rsidRPr="005438E1" w:rsidRDefault="00770557" w:rsidP="005438E1">
            <w:pPr>
              <w:rPr>
                <w:rFonts w:cs="Arial"/>
                <w:sz w:val="16"/>
                <w:szCs w:val="16"/>
              </w:rPr>
            </w:pPr>
            <w:r w:rsidRPr="005438E1">
              <w:rPr>
                <w:rFonts w:cs="Arial"/>
                <w:sz w:val="16"/>
                <w:szCs w:val="16"/>
              </w:rPr>
              <w:t>CAMERA-UC-REQ-420614/A-Exit PiP Trailer Rear Normal at Speed View with Camera Hard button</w:t>
            </w:r>
          </w:p>
        </w:tc>
        <w:tc>
          <w:tcPr>
            <w:tcW w:w="4770" w:type="dxa"/>
            <w:tcBorders>
              <w:top w:val="single" w:sz="6" w:space="0" w:color="auto"/>
              <w:left w:val="single" w:sz="6" w:space="0" w:color="auto"/>
              <w:bottom w:val="single" w:sz="6" w:space="0" w:color="auto"/>
              <w:right w:val="single" w:sz="6" w:space="0" w:color="auto"/>
            </w:tcBorders>
            <w:vAlign w:val="center"/>
          </w:tcPr>
          <w:p w14:paraId="4F3AD0CA"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0C41DA4F" w14:textId="77777777" w:rsidTr="00570795">
        <w:trPr>
          <w:trHeight w:val="187"/>
          <w:jc w:val="center"/>
        </w:trPr>
        <w:tc>
          <w:tcPr>
            <w:tcW w:w="1792" w:type="dxa"/>
            <w:tcBorders>
              <w:left w:val="single" w:sz="6" w:space="0" w:color="auto"/>
              <w:right w:val="single" w:sz="6" w:space="0" w:color="auto"/>
            </w:tcBorders>
          </w:tcPr>
          <w:p w14:paraId="3386B351"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199F7E7" w14:textId="77777777" w:rsidR="005438E1" w:rsidRPr="005438E1" w:rsidRDefault="00770557" w:rsidP="005438E1">
            <w:pPr>
              <w:rPr>
                <w:rFonts w:cs="Arial"/>
                <w:sz w:val="16"/>
                <w:szCs w:val="16"/>
              </w:rPr>
            </w:pPr>
            <w:r w:rsidRPr="005438E1">
              <w:rPr>
                <w:rFonts w:cs="Arial"/>
                <w:sz w:val="16"/>
                <w:szCs w:val="16"/>
              </w:rPr>
              <w:t>CAMERA-UC-REQ-420615/A-Requesting AUX from PiP AUX view with Aux button below 10kph</w:t>
            </w:r>
          </w:p>
        </w:tc>
        <w:tc>
          <w:tcPr>
            <w:tcW w:w="4770" w:type="dxa"/>
            <w:tcBorders>
              <w:top w:val="single" w:sz="6" w:space="0" w:color="auto"/>
              <w:left w:val="single" w:sz="6" w:space="0" w:color="auto"/>
              <w:bottom w:val="single" w:sz="6" w:space="0" w:color="auto"/>
              <w:right w:val="single" w:sz="6" w:space="0" w:color="auto"/>
            </w:tcBorders>
            <w:vAlign w:val="center"/>
          </w:tcPr>
          <w:p w14:paraId="1AC82BB7"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5A48D979" w14:textId="77777777" w:rsidTr="00570795">
        <w:trPr>
          <w:trHeight w:val="187"/>
          <w:jc w:val="center"/>
        </w:trPr>
        <w:tc>
          <w:tcPr>
            <w:tcW w:w="1792" w:type="dxa"/>
            <w:tcBorders>
              <w:left w:val="single" w:sz="6" w:space="0" w:color="auto"/>
              <w:right w:val="single" w:sz="6" w:space="0" w:color="auto"/>
            </w:tcBorders>
          </w:tcPr>
          <w:p w14:paraId="5560BF79"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B9E5653" w14:textId="77777777" w:rsidR="005438E1" w:rsidRPr="005438E1" w:rsidRDefault="00770557" w:rsidP="005438E1">
            <w:pPr>
              <w:rPr>
                <w:rFonts w:cs="Arial"/>
                <w:sz w:val="16"/>
                <w:szCs w:val="16"/>
              </w:rPr>
            </w:pPr>
            <w:r w:rsidRPr="005438E1">
              <w:rPr>
                <w:rFonts w:cs="Arial"/>
                <w:sz w:val="16"/>
                <w:szCs w:val="16"/>
              </w:rPr>
              <w:t>CAMERA-UC-REQ-420616/A-Requesting 50/50 from PiP 50/50 view with 50/50 button below 10kph</w:t>
            </w:r>
          </w:p>
        </w:tc>
        <w:tc>
          <w:tcPr>
            <w:tcW w:w="4770" w:type="dxa"/>
            <w:tcBorders>
              <w:top w:val="single" w:sz="6" w:space="0" w:color="auto"/>
              <w:left w:val="single" w:sz="6" w:space="0" w:color="auto"/>
              <w:bottom w:val="single" w:sz="6" w:space="0" w:color="auto"/>
              <w:right w:val="single" w:sz="6" w:space="0" w:color="auto"/>
            </w:tcBorders>
            <w:vAlign w:val="center"/>
          </w:tcPr>
          <w:p w14:paraId="0462B866"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DC41015" w14:textId="77777777" w:rsidTr="00570795">
        <w:trPr>
          <w:trHeight w:val="187"/>
          <w:jc w:val="center"/>
        </w:trPr>
        <w:tc>
          <w:tcPr>
            <w:tcW w:w="1792" w:type="dxa"/>
            <w:tcBorders>
              <w:left w:val="single" w:sz="6" w:space="0" w:color="auto"/>
              <w:right w:val="single" w:sz="6" w:space="0" w:color="auto"/>
            </w:tcBorders>
          </w:tcPr>
          <w:p w14:paraId="37CBEE8B"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58B2071" w14:textId="77777777" w:rsidR="005438E1" w:rsidRPr="005438E1" w:rsidRDefault="00770557" w:rsidP="005438E1">
            <w:pPr>
              <w:rPr>
                <w:rFonts w:cs="Arial"/>
                <w:sz w:val="16"/>
                <w:szCs w:val="16"/>
              </w:rPr>
            </w:pPr>
            <w:r w:rsidRPr="005438E1">
              <w:rPr>
                <w:rFonts w:cs="Arial"/>
                <w:sz w:val="16"/>
                <w:szCs w:val="16"/>
              </w:rPr>
              <w:t>CAMERA-UC-REQ-420617/A-Requesting Trailer Normal View from PiP Trailer Rear Normal view with Trailer Rear Normal View button below 10kph</w:t>
            </w:r>
          </w:p>
        </w:tc>
        <w:tc>
          <w:tcPr>
            <w:tcW w:w="4770" w:type="dxa"/>
            <w:tcBorders>
              <w:top w:val="single" w:sz="6" w:space="0" w:color="auto"/>
              <w:left w:val="single" w:sz="6" w:space="0" w:color="auto"/>
              <w:bottom w:val="single" w:sz="6" w:space="0" w:color="auto"/>
              <w:right w:val="single" w:sz="6" w:space="0" w:color="auto"/>
            </w:tcBorders>
            <w:vAlign w:val="center"/>
          </w:tcPr>
          <w:p w14:paraId="65684FA3"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C666C9D" w14:textId="77777777" w:rsidTr="00570795">
        <w:trPr>
          <w:trHeight w:val="187"/>
          <w:jc w:val="center"/>
        </w:trPr>
        <w:tc>
          <w:tcPr>
            <w:tcW w:w="1792" w:type="dxa"/>
            <w:tcBorders>
              <w:left w:val="single" w:sz="6" w:space="0" w:color="auto"/>
              <w:right w:val="single" w:sz="6" w:space="0" w:color="auto"/>
            </w:tcBorders>
          </w:tcPr>
          <w:p w14:paraId="15A9D6BD"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F9FD3B9" w14:textId="77777777" w:rsidR="005438E1" w:rsidRPr="005438E1" w:rsidRDefault="00770557" w:rsidP="005438E1">
            <w:pPr>
              <w:rPr>
                <w:rFonts w:cs="Arial"/>
                <w:sz w:val="16"/>
                <w:szCs w:val="16"/>
              </w:rPr>
            </w:pPr>
            <w:r w:rsidRPr="005438E1">
              <w:rPr>
                <w:rFonts w:cs="Arial"/>
                <w:sz w:val="16"/>
                <w:szCs w:val="16"/>
              </w:rPr>
              <w:t>CAMERA-UC-REQ-420618/A-Requesting Swap from PiP AUX at speed above 10kph</w:t>
            </w:r>
          </w:p>
        </w:tc>
        <w:tc>
          <w:tcPr>
            <w:tcW w:w="4770" w:type="dxa"/>
            <w:tcBorders>
              <w:top w:val="single" w:sz="6" w:space="0" w:color="auto"/>
              <w:left w:val="single" w:sz="6" w:space="0" w:color="auto"/>
              <w:bottom w:val="single" w:sz="6" w:space="0" w:color="auto"/>
              <w:right w:val="single" w:sz="6" w:space="0" w:color="auto"/>
            </w:tcBorders>
            <w:vAlign w:val="center"/>
          </w:tcPr>
          <w:p w14:paraId="218A297D"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CD4BFCA" w14:textId="77777777" w:rsidTr="00570795">
        <w:trPr>
          <w:trHeight w:val="187"/>
          <w:jc w:val="center"/>
        </w:trPr>
        <w:tc>
          <w:tcPr>
            <w:tcW w:w="1792" w:type="dxa"/>
            <w:tcBorders>
              <w:left w:val="single" w:sz="6" w:space="0" w:color="auto"/>
              <w:right w:val="single" w:sz="6" w:space="0" w:color="auto"/>
            </w:tcBorders>
          </w:tcPr>
          <w:p w14:paraId="10619276"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A3C8107" w14:textId="77777777" w:rsidR="005438E1" w:rsidRPr="005438E1" w:rsidRDefault="00770557" w:rsidP="005438E1">
            <w:pPr>
              <w:rPr>
                <w:rFonts w:cs="Arial"/>
                <w:sz w:val="16"/>
                <w:szCs w:val="16"/>
              </w:rPr>
            </w:pPr>
            <w:r w:rsidRPr="005438E1">
              <w:rPr>
                <w:rFonts w:cs="Arial"/>
                <w:sz w:val="16"/>
                <w:szCs w:val="16"/>
              </w:rPr>
              <w:t>CAMERA-UC-REQ-420619/A-Requesting Swap from PiP 50/50 at speed above 10kph</w:t>
            </w:r>
          </w:p>
        </w:tc>
        <w:tc>
          <w:tcPr>
            <w:tcW w:w="4770" w:type="dxa"/>
            <w:tcBorders>
              <w:top w:val="single" w:sz="6" w:space="0" w:color="auto"/>
              <w:left w:val="single" w:sz="6" w:space="0" w:color="auto"/>
              <w:bottom w:val="single" w:sz="6" w:space="0" w:color="auto"/>
              <w:right w:val="single" w:sz="6" w:space="0" w:color="auto"/>
            </w:tcBorders>
            <w:vAlign w:val="center"/>
          </w:tcPr>
          <w:p w14:paraId="4E2E99F2"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5FD84778" w14:textId="77777777" w:rsidTr="00570795">
        <w:trPr>
          <w:trHeight w:val="187"/>
          <w:jc w:val="center"/>
        </w:trPr>
        <w:tc>
          <w:tcPr>
            <w:tcW w:w="1792" w:type="dxa"/>
            <w:tcBorders>
              <w:left w:val="single" w:sz="6" w:space="0" w:color="auto"/>
              <w:right w:val="single" w:sz="6" w:space="0" w:color="auto"/>
            </w:tcBorders>
          </w:tcPr>
          <w:p w14:paraId="38CE9148"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7A85C62" w14:textId="77777777" w:rsidR="005438E1" w:rsidRPr="005438E1" w:rsidRDefault="00770557" w:rsidP="005438E1">
            <w:pPr>
              <w:rPr>
                <w:rFonts w:cs="Arial"/>
                <w:sz w:val="16"/>
                <w:szCs w:val="16"/>
              </w:rPr>
            </w:pPr>
            <w:r w:rsidRPr="005438E1">
              <w:rPr>
                <w:rFonts w:cs="Arial"/>
                <w:sz w:val="16"/>
                <w:szCs w:val="16"/>
              </w:rPr>
              <w:t>CAMERA-UC-REQ-420620/A-Requesting Swap from PiP Trailer Rear Normal at speed above 10kph</w:t>
            </w:r>
          </w:p>
        </w:tc>
        <w:tc>
          <w:tcPr>
            <w:tcW w:w="4770" w:type="dxa"/>
            <w:tcBorders>
              <w:top w:val="single" w:sz="6" w:space="0" w:color="auto"/>
              <w:left w:val="single" w:sz="6" w:space="0" w:color="auto"/>
              <w:bottom w:val="single" w:sz="6" w:space="0" w:color="auto"/>
              <w:right w:val="single" w:sz="6" w:space="0" w:color="auto"/>
            </w:tcBorders>
            <w:vAlign w:val="center"/>
          </w:tcPr>
          <w:p w14:paraId="40ED04A7"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9DF38C6" w14:textId="77777777" w:rsidTr="00570795">
        <w:trPr>
          <w:trHeight w:val="187"/>
          <w:jc w:val="center"/>
        </w:trPr>
        <w:tc>
          <w:tcPr>
            <w:tcW w:w="1792" w:type="dxa"/>
            <w:tcBorders>
              <w:left w:val="single" w:sz="6" w:space="0" w:color="auto"/>
              <w:right w:val="single" w:sz="6" w:space="0" w:color="auto"/>
            </w:tcBorders>
          </w:tcPr>
          <w:p w14:paraId="073AA768"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034E7F7" w14:textId="77777777" w:rsidR="005438E1" w:rsidRPr="005438E1" w:rsidRDefault="00770557" w:rsidP="005438E1">
            <w:pPr>
              <w:rPr>
                <w:rFonts w:cs="Arial"/>
                <w:sz w:val="16"/>
                <w:szCs w:val="16"/>
              </w:rPr>
            </w:pPr>
            <w:r w:rsidRPr="005438E1">
              <w:rPr>
                <w:rFonts w:cs="Arial"/>
                <w:sz w:val="16"/>
                <w:szCs w:val="16"/>
              </w:rPr>
              <w:t>CAMERA-UC-REQ-420621/A-Last Remembered view for PiP AUX at Speed</w:t>
            </w:r>
          </w:p>
        </w:tc>
        <w:tc>
          <w:tcPr>
            <w:tcW w:w="4770" w:type="dxa"/>
            <w:tcBorders>
              <w:top w:val="single" w:sz="6" w:space="0" w:color="auto"/>
              <w:left w:val="single" w:sz="6" w:space="0" w:color="auto"/>
              <w:bottom w:val="single" w:sz="6" w:space="0" w:color="auto"/>
              <w:right w:val="single" w:sz="6" w:space="0" w:color="auto"/>
            </w:tcBorders>
            <w:vAlign w:val="center"/>
          </w:tcPr>
          <w:p w14:paraId="38B3EEDC"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59B51819" w14:textId="77777777" w:rsidTr="00570795">
        <w:trPr>
          <w:trHeight w:val="187"/>
          <w:jc w:val="center"/>
        </w:trPr>
        <w:tc>
          <w:tcPr>
            <w:tcW w:w="1792" w:type="dxa"/>
            <w:tcBorders>
              <w:left w:val="single" w:sz="6" w:space="0" w:color="auto"/>
              <w:right w:val="single" w:sz="6" w:space="0" w:color="auto"/>
            </w:tcBorders>
          </w:tcPr>
          <w:p w14:paraId="3391EF61"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09921DA" w14:textId="77777777" w:rsidR="005438E1" w:rsidRPr="005438E1" w:rsidRDefault="00770557" w:rsidP="005438E1">
            <w:pPr>
              <w:rPr>
                <w:rFonts w:cs="Arial"/>
                <w:sz w:val="16"/>
                <w:szCs w:val="16"/>
              </w:rPr>
            </w:pPr>
            <w:r w:rsidRPr="005438E1">
              <w:rPr>
                <w:rFonts w:cs="Arial"/>
                <w:sz w:val="16"/>
                <w:szCs w:val="16"/>
              </w:rPr>
              <w:t>CAMERA-UC-REQ-420622/A-Last Remembered view for PiP 50/50 at Speed</w:t>
            </w:r>
          </w:p>
        </w:tc>
        <w:tc>
          <w:tcPr>
            <w:tcW w:w="4770" w:type="dxa"/>
            <w:tcBorders>
              <w:top w:val="single" w:sz="6" w:space="0" w:color="auto"/>
              <w:left w:val="single" w:sz="6" w:space="0" w:color="auto"/>
              <w:bottom w:val="single" w:sz="6" w:space="0" w:color="auto"/>
              <w:right w:val="single" w:sz="6" w:space="0" w:color="auto"/>
            </w:tcBorders>
            <w:vAlign w:val="center"/>
          </w:tcPr>
          <w:p w14:paraId="0DB451DC"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7259C8BF" w14:textId="77777777" w:rsidTr="00570795">
        <w:trPr>
          <w:trHeight w:val="187"/>
          <w:jc w:val="center"/>
        </w:trPr>
        <w:tc>
          <w:tcPr>
            <w:tcW w:w="1792" w:type="dxa"/>
            <w:tcBorders>
              <w:left w:val="single" w:sz="6" w:space="0" w:color="auto"/>
              <w:right w:val="single" w:sz="6" w:space="0" w:color="auto"/>
            </w:tcBorders>
          </w:tcPr>
          <w:p w14:paraId="136A5EC0"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2C19781" w14:textId="77777777" w:rsidR="005438E1" w:rsidRPr="005438E1" w:rsidRDefault="00770557" w:rsidP="005438E1">
            <w:pPr>
              <w:rPr>
                <w:rFonts w:cs="Arial"/>
                <w:sz w:val="16"/>
                <w:szCs w:val="16"/>
              </w:rPr>
            </w:pPr>
            <w:r w:rsidRPr="005438E1">
              <w:rPr>
                <w:rFonts w:cs="Arial"/>
                <w:sz w:val="16"/>
                <w:szCs w:val="16"/>
              </w:rPr>
              <w:t>CAMERA-UC-REQ-420623/A-Last Remembered view for PiP Trailer Rear Normal at Speed</w:t>
            </w:r>
          </w:p>
        </w:tc>
        <w:tc>
          <w:tcPr>
            <w:tcW w:w="4770" w:type="dxa"/>
            <w:tcBorders>
              <w:top w:val="single" w:sz="6" w:space="0" w:color="auto"/>
              <w:left w:val="single" w:sz="6" w:space="0" w:color="auto"/>
              <w:bottom w:val="single" w:sz="6" w:space="0" w:color="auto"/>
              <w:right w:val="single" w:sz="6" w:space="0" w:color="auto"/>
            </w:tcBorders>
            <w:vAlign w:val="center"/>
          </w:tcPr>
          <w:p w14:paraId="07DE3311"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0113F01A" w14:textId="77777777" w:rsidTr="00570795">
        <w:trPr>
          <w:trHeight w:val="187"/>
          <w:jc w:val="center"/>
        </w:trPr>
        <w:tc>
          <w:tcPr>
            <w:tcW w:w="1792" w:type="dxa"/>
            <w:tcBorders>
              <w:left w:val="single" w:sz="6" w:space="0" w:color="auto"/>
              <w:right w:val="single" w:sz="6" w:space="0" w:color="auto"/>
            </w:tcBorders>
          </w:tcPr>
          <w:p w14:paraId="797742B7"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F476615" w14:textId="77777777" w:rsidR="005438E1" w:rsidRPr="005438E1" w:rsidRDefault="00770557" w:rsidP="005438E1">
            <w:pPr>
              <w:rPr>
                <w:rFonts w:cs="Arial"/>
                <w:sz w:val="16"/>
                <w:szCs w:val="16"/>
              </w:rPr>
            </w:pPr>
            <w:r w:rsidRPr="005438E1">
              <w:rPr>
                <w:rFonts w:cs="Arial"/>
                <w:sz w:val="16"/>
                <w:szCs w:val="16"/>
              </w:rPr>
              <w:t>CAMERA-UC-REQ-420624/A-Requesting AUX at speed view from PiP 50/50 at Speed view above 10kph</w:t>
            </w:r>
          </w:p>
        </w:tc>
        <w:tc>
          <w:tcPr>
            <w:tcW w:w="4770" w:type="dxa"/>
            <w:tcBorders>
              <w:top w:val="single" w:sz="6" w:space="0" w:color="auto"/>
              <w:left w:val="single" w:sz="6" w:space="0" w:color="auto"/>
              <w:bottom w:val="single" w:sz="6" w:space="0" w:color="auto"/>
              <w:right w:val="single" w:sz="6" w:space="0" w:color="auto"/>
            </w:tcBorders>
            <w:vAlign w:val="center"/>
          </w:tcPr>
          <w:p w14:paraId="21241A5C"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5243E454" w14:textId="77777777" w:rsidTr="00570795">
        <w:trPr>
          <w:trHeight w:val="187"/>
          <w:jc w:val="center"/>
        </w:trPr>
        <w:tc>
          <w:tcPr>
            <w:tcW w:w="1792" w:type="dxa"/>
            <w:tcBorders>
              <w:left w:val="single" w:sz="6" w:space="0" w:color="auto"/>
              <w:right w:val="single" w:sz="6" w:space="0" w:color="auto"/>
            </w:tcBorders>
          </w:tcPr>
          <w:p w14:paraId="74EEBD28"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5DB8BB7" w14:textId="77777777" w:rsidR="005438E1" w:rsidRPr="005438E1" w:rsidRDefault="00770557" w:rsidP="005438E1">
            <w:pPr>
              <w:rPr>
                <w:rFonts w:cs="Arial"/>
                <w:sz w:val="16"/>
                <w:szCs w:val="16"/>
              </w:rPr>
            </w:pPr>
            <w:r w:rsidRPr="005438E1">
              <w:rPr>
                <w:rFonts w:cs="Arial"/>
                <w:sz w:val="16"/>
                <w:szCs w:val="16"/>
              </w:rPr>
              <w:t>CAMERA-UC-REQ-420625/A-Requesting 50/50 at speed view from PiP AUX at Speed view above 10kph</w:t>
            </w:r>
          </w:p>
        </w:tc>
        <w:tc>
          <w:tcPr>
            <w:tcW w:w="4770" w:type="dxa"/>
            <w:tcBorders>
              <w:top w:val="single" w:sz="6" w:space="0" w:color="auto"/>
              <w:left w:val="single" w:sz="6" w:space="0" w:color="auto"/>
              <w:bottom w:val="single" w:sz="6" w:space="0" w:color="auto"/>
              <w:right w:val="single" w:sz="6" w:space="0" w:color="auto"/>
            </w:tcBorders>
            <w:vAlign w:val="center"/>
          </w:tcPr>
          <w:p w14:paraId="528BA4F3"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0D4F256" w14:textId="77777777" w:rsidTr="00570795">
        <w:trPr>
          <w:trHeight w:val="187"/>
          <w:jc w:val="center"/>
        </w:trPr>
        <w:tc>
          <w:tcPr>
            <w:tcW w:w="1792" w:type="dxa"/>
            <w:tcBorders>
              <w:left w:val="single" w:sz="6" w:space="0" w:color="auto"/>
              <w:right w:val="single" w:sz="6" w:space="0" w:color="auto"/>
            </w:tcBorders>
          </w:tcPr>
          <w:p w14:paraId="119B537E"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EDECE9C" w14:textId="77777777" w:rsidR="005438E1" w:rsidRPr="005438E1" w:rsidRDefault="00770557" w:rsidP="005438E1">
            <w:pPr>
              <w:rPr>
                <w:rFonts w:cs="Arial"/>
                <w:sz w:val="16"/>
                <w:szCs w:val="16"/>
              </w:rPr>
            </w:pPr>
            <w:r w:rsidRPr="005438E1">
              <w:rPr>
                <w:rFonts w:cs="Arial"/>
                <w:sz w:val="16"/>
                <w:szCs w:val="16"/>
              </w:rPr>
              <w:t>CAMERA-UC-REQ-422845/A-Requesting Trailer Rear Normal at speed view from PiP 50/50 at Speed view above 10kph</w:t>
            </w:r>
          </w:p>
        </w:tc>
        <w:tc>
          <w:tcPr>
            <w:tcW w:w="4770" w:type="dxa"/>
            <w:tcBorders>
              <w:top w:val="single" w:sz="6" w:space="0" w:color="auto"/>
              <w:left w:val="single" w:sz="6" w:space="0" w:color="auto"/>
              <w:bottom w:val="single" w:sz="6" w:space="0" w:color="auto"/>
              <w:right w:val="single" w:sz="6" w:space="0" w:color="auto"/>
            </w:tcBorders>
            <w:vAlign w:val="center"/>
          </w:tcPr>
          <w:p w14:paraId="14A8F53D"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0A35057" w14:textId="77777777" w:rsidTr="00570795">
        <w:trPr>
          <w:trHeight w:val="187"/>
          <w:jc w:val="center"/>
        </w:trPr>
        <w:tc>
          <w:tcPr>
            <w:tcW w:w="1792" w:type="dxa"/>
            <w:tcBorders>
              <w:left w:val="single" w:sz="6" w:space="0" w:color="auto"/>
              <w:right w:val="single" w:sz="6" w:space="0" w:color="auto"/>
            </w:tcBorders>
          </w:tcPr>
          <w:p w14:paraId="7461AA86"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1D7DC5A" w14:textId="77777777" w:rsidR="005438E1" w:rsidRPr="005438E1" w:rsidRDefault="00770557" w:rsidP="005438E1">
            <w:pPr>
              <w:rPr>
                <w:rFonts w:cs="Arial"/>
                <w:sz w:val="16"/>
                <w:szCs w:val="16"/>
              </w:rPr>
            </w:pPr>
            <w:r w:rsidRPr="005438E1">
              <w:rPr>
                <w:rFonts w:cs="Arial"/>
                <w:sz w:val="16"/>
                <w:szCs w:val="16"/>
              </w:rPr>
              <w:t>CAMERA-UC-REQ-422844/A-Requesting 50/50 at speed from PiP Trailer Rear Normal at speed view above 10kph</w:t>
            </w:r>
          </w:p>
        </w:tc>
        <w:tc>
          <w:tcPr>
            <w:tcW w:w="4770" w:type="dxa"/>
            <w:tcBorders>
              <w:top w:val="single" w:sz="6" w:space="0" w:color="auto"/>
              <w:left w:val="single" w:sz="6" w:space="0" w:color="auto"/>
              <w:bottom w:val="single" w:sz="6" w:space="0" w:color="auto"/>
              <w:right w:val="single" w:sz="6" w:space="0" w:color="auto"/>
            </w:tcBorders>
            <w:vAlign w:val="center"/>
          </w:tcPr>
          <w:p w14:paraId="312D4455"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CD36F97" w14:textId="77777777" w:rsidTr="00570795">
        <w:trPr>
          <w:trHeight w:val="187"/>
          <w:jc w:val="center"/>
        </w:trPr>
        <w:tc>
          <w:tcPr>
            <w:tcW w:w="1792" w:type="dxa"/>
            <w:tcBorders>
              <w:left w:val="single" w:sz="6" w:space="0" w:color="auto"/>
              <w:right w:val="single" w:sz="6" w:space="0" w:color="auto"/>
            </w:tcBorders>
          </w:tcPr>
          <w:p w14:paraId="044DDCD2"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A1D1525" w14:textId="77777777" w:rsidR="005438E1" w:rsidRPr="005438E1" w:rsidRDefault="00770557" w:rsidP="005438E1">
            <w:pPr>
              <w:rPr>
                <w:rFonts w:cs="Arial"/>
                <w:sz w:val="16"/>
                <w:szCs w:val="16"/>
              </w:rPr>
            </w:pPr>
            <w:r w:rsidRPr="005438E1">
              <w:rPr>
                <w:rFonts w:cs="Arial"/>
                <w:sz w:val="16"/>
                <w:szCs w:val="16"/>
              </w:rPr>
              <w:t>915753/A-White Box Views</w:t>
            </w:r>
          </w:p>
        </w:tc>
        <w:tc>
          <w:tcPr>
            <w:tcW w:w="4770" w:type="dxa"/>
            <w:tcBorders>
              <w:top w:val="single" w:sz="6" w:space="0" w:color="auto"/>
              <w:left w:val="single" w:sz="6" w:space="0" w:color="auto"/>
              <w:bottom w:val="single" w:sz="6" w:space="0" w:color="auto"/>
              <w:right w:val="single" w:sz="6" w:space="0" w:color="auto"/>
            </w:tcBorders>
            <w:vAlign w:val="center"/>
          </w:tcPr>
          <w:p w14:paraId="08C0F068"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1F3DBEE0" w14:textId="77777777" w:rsidTr="00570795">
        <w:trPr>
          <w:trHeight w:val="187"/>
          <w:jc w:val="center"/>
        </w:trPr>
        <w:tc>
          <w:tcPr>
            <w:tcW w:w="1792" w:type="dxa"/>
            <w:tcBorders>
              <w:left w:val="single" w:sz="6" w:space="0" w:color="auto"/>
              <w:right w:val="single" w:sz="6" w:space="0" w:color="auto"/>
            </w:tcBorders>
          </w:tcPr>
          <w:p w14:paraId="066CDB56"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9271FE0" w14:textId="77777777" w:rsidR="005438E1" w:rsidRPr="005438E1" w:rsidRDefault="00770557" w:rsidP="005438E1">
            <w:pPr>
              <w:rPr>
                <w:rFonts w:cs="Arial"/>
                <w:sz w:val="16"/>
                <w:szCs w:val="16"/>
              </w:rPr>
            </w:pPr>
            <w:r w:rsidRPr="005438E1">
              <w:rPr>
                <w:rFonts w:cs="Arial"/>
                <w:sz w:val="16"/>
                <w:szCs w:val="16"/>
              </w:rPr>
              <w:t>915754/A-Activity Diagrams</w:t>
            </w:r>
          </w:p>
        </w:tc>
        <w:tc>
          <w:tcPr>
            <w:tcW w:w="4770" w:type="dxa"/>
            <w:tcBorders>
              <w:top w:val="single" w:sz="6" w:space="0" w:color="auto"/>
              <w:left w:val="single" w:sz="6" w:space="0" w:color="auto"/>
              <w:bottom w:val="single" w:sz="6" w:space="0" w:color="auto"/>
              <w:right w:val="single" w:sz="6" w:space="0" w:color="auto"/>
            </w:tcBorders>
            <w:vAlign w:val="center"/>
          </w:tcPr>
          <w:p w14:paraId="0CFE9F9B"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2790AB2B" w14:textId="77777777" w:rsidTr="00570795">
        <w:trPr>
          <w:trHeight w:val="187"/>
          <w:jc w:val="center"/>
        </w:trPr>
        <w:tc>
          <w:tcPr>
            <w:tcW w:w="1792" w:type="dxa"/>
            <w:tcBorders>
              <w:left w:val="single" w:sz="6" w:space="0" w:color="auto"/>
              <w:right w:val="single" w:sz="6" w:space="0" w:color="auto"/>
            </w:tcBorders>
          </w:tcPr>
          <w:p w14:paraId="1ED04861"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7758323" w14:textId="77777777" w:rsidR="005438E1" w:rsidRPr="005438E1" w:rsidRDefault="00770557" w:rsidP="005438E1">
            <w:pPr>
              <w:rPr>
                <w:rFonts w:cs="Arial"/>
                <w:sz w:val="16"/>
                <w:szCs w:val="16"/>
              </w:rPr>
            </w:pPr>
            <w:r w:rsidRPr="005438E1">
              <w:rPr>
                <w:rFonts w:cs="Arial"/>
                <w:sz w:val="16"/>
                <w:szCs w:val="16"/>
              </w:rPr>
              <w:t>CAMERA-ACT-REQ-422922/A-PiP Views</w:t>
            </w:r>
          </w:p>
        </w:tc>
        <w:tc>
          <w:tcPr>
            <w:tcW w:w="4770" w:type="dxa"/>
            <w:tcBorders>
              <w:top w:val="single" w:sz="6" w:space="0" w:color="auto"/>
              <w:left w:val="single" w:sz="6" w:space="0" w:color="auto"/>
              <w:bottom w:val="single" w:sz="6" w:space="0" w:color="auto"/>
              <w:right w:val="single" w:sz="6" w:space="0" w:color="auto"/>
            </w:tcBorders>
            <w:vAlign w:val="center"/>
          </w:tcPr>
          <w:p w14:paraId="32349DA6"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521D2CB2" w14:textId="77777777" w:rsidTr="00570795">
        <w:trPr>
          <w:trHeight w:val="187"/>
          <w:jc w:val="center"/>
        </w:trPr>
        <w:tc>
          <w:tcPr>
            <w:tcW w:w="1792" w:type="dxa"/>
            <w:tcBorders>
              <w:left w:val="single" w:sz="6" w:space="0" w:color="auto"/>
              <w:right w:val="single" w:sz="6" w:space="0" w:color="auto"/>
            </w:tcBorders>
          </w:tcPr>
          <w:p w14:paraId="74035D7F"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026B8EA" w14:textId="77777777" w:rsidR="005438E1" w:rsidRPr="005438E1" w:rsidRDefault="00770557" w:rsidP="005438E1">
            <w:pPr>
              <w:rPr>
                <w:rFonts w:cs="Arial"/>
                <w:sz w:val="16"/>
                <w:szCs w:val="16"/>
              </w:rPr>
            </w:pPr>
            <w:r w:rsidRPr="005438E1">
              <w:rPr>
                <w:rFonts w:cs="Arial"/>
                <w:sz w:val="16"/>
                <w:szCs w:val="16"/>
              </w:rPr>
              <w:t>915755/A-Sequence Diagrams</w:t>
            </w:r>
          </w:p>
        </w:tc>
        <w:tc>
          <w:tcPr>
            <w:tcW w:w="4770" w:type="dxa"/>
            <w:tcBorders>
              <w:top w:val="single" w:sz="6" w:space="0" w:color="auto"/>
              <w:left w:val="single" w:sz="6" w:space="0" w:color="auto"/>
              <w:bottom w:val="single" w:sz="6" w:space="0" w:color="auto"/>
              <w:right w:val="single" w:sz="6" w:space="0" w:color="auto"/>
            </w:tcBorders>
            <w:vAlign w:val="center"/>
          </w:tcPr>
          <w:p w14:paraId="2890B284"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1BE0BA4C" w14:textId="77777777" w:rsidTr="00570795">
        <w:trPr>
          <w:trHeight w:val="187"/>
          <w:jc w:val="center"/>
        </w:trPr>
        <w:tc>
          <w:tcPr>
            <w:tcW w:w="1792" w:type="dxa"/>
            <w:tcBorders>
              <w:left w:val="single" w:sz="6" w:space="0" w:color="auto"/>
              <w:right w:val="single" w:sz="6" w:space="0" w:color="auto"/>
            </w:tcBorders>
          </w:tcPr>
          <w:p w14:paraId="44489217"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F1945A3" w14:textId="77777777" w:rsidR="005438E1" w:rsidRPr="005438E1" w:rsidRDefault="00770557" w:rsidP="005438E1">
            <w:pPr>
              <w:rPr>
                <w:rFonts w:cs="Arial"/>
                <w:sz w:val="16"/>
                <w:szCs w:val="16"/>
              </w:rPr>
            </w:pPr>
            <w:r w:rsidRPr="005438E1">
              <w:rPr>
                <w:rFonts w:cs="Arial"/>
                <w:sz w:val="16"/>
                <w:szCs w:val="16"/>
              </w:rPr>
              <w:t>CAMERA-SD-REQ-422923/A-PiP Views</w:t>
            </w:r>
          </w:p>
        </w:tc>
        <w:tc>
          <w:tcPr>
            <w:tcW w:w="4770" w:type="dxa"/>
            <w:tcBorders>
              <w:top w:val="single" w:sz="6" w:space="0" w:color="auto"/>
              <w:left w:val="single" w:sz="6" w:space="0" w:color="auto"/>
              <w:bottom w:val="single" w:sz="6" w:space="0" w:color="auto"/>
              <w:right w:val="single" w:sz="6" w:space="0" w:color="auto"/>
            </w:tcBorders>
            <w:vAlign w:val="center"/>
          </w:tcPr>
          <w:p w14:paraId="77914A6A"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A6530FE" w14:textId="77777777" w:rsidTr="00570795">
        <w:trPr>
          <w:trHeight w:val="187"/>
          <w:jc w:val="center"/>
        </w:trPr>
        <w:tc>
          <w:tcPr>
            <w:tcW w:w="1792" w:type="dxa"/>
            <w:tcBorders>
              <w:left w:val="single" w:sz="6" w:space="0" w:color="auto"/>
              <w:right w:val="single" w:sz="6" w:space="0" w:color="auto"/>
            </w:tcBorders>
          </w:tcPr>
          <w:p w14:paraId="1757BDC5"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C17DEF9" w14:textId="77777777" w:rsidR="005438E1" w:rsidRPr="005438E1" w:rsidRDefault="00770557" w:rsidP="005438E1">
            <w:pPr>
              <w:rPr>
                <w:rFonts w:cs="Arial"/>
                <w:sz w:val="16"/>
                <w:szCs w:val="16"/>
              </w:rPr>
            </w:pPr>
            <w:r w:rsidRPr="005438E1">
              <w:rPr>
                <w:rFonts w:cs="Arial"/>
                <w:sz w:val="16"/>
                <w:szCs w:val="16"/>
              </w:rPr>
              <w:t>915764/A-Tailgate RVC</w:t>
            </w:r>
          </w:p>
        </w:tc>
        <w:tc>
          <w:tcPr>
            <w:tcW w:w="4770" w:type="dxa"/>
            <w:tcBorders>
              <w:top w:val="single" w:sz="6" w:space="0" w:color="auto"/>
              <w:left w:val="single" w:sz="6" w:space="0" w:color="auto"/>
              <w:bottom w:val="single" w:sz="6" w:space="0" w:color="auto"/>
              <w:right w:val="single" w:sz="6" w:space="0" w:color="auto"/>
            </w:tcBorders>
            <w:vAlign w:val="center"/>
          </w:tcPr>
          <w:p w14:paraId="5AD1B6F8"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F354510" w14:textId="77777777" w:rsidTr="00570795">
        <w:trPr>
          <w:trHeight w:val="187"/>
          <w:jc w:val="center"/>
        </w:trPr>
        <w:tc>
          <w:tcPr>
            <w:tcW w:w="1792" w:type="dxa"/>
            <w:tcBorders>
              <w:left w:val="single" w:sz="6" w:space="0" w:color="auto"/>
              <w:right w:val="single" w:sz="6" w:space="0" w:color="auto"/>
            </w:tcBorders>
          </w:tcPr>
          <w:p w14:paraId="57156580"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AE3C88C" w14:textId="77777777" w:rsidR="005438E1" w:rsidRPr="005438E1" w:rsidRDefault="00770557" w:rsidP="005438E1">
            <w:pPr>
              <w:rPr>
                <w:rFonts w:cs="Arial"/>
                <w:sz w:val="16"/>
                <w:szCs w:val="16"/>
              </w:rPr>
            </w:pPr>
            <w:r w:rsidRPr="005438E1">
              <w:rPr>
                <w:rFonts w:cs="Arial"/>
                <w:sz w:val="16"/>
                <w:szCs w:val="16"/>
              </w:rPr>
              <w:t>CAMERA-FUN-REQ-421101/A-Tailgate RVC</w:t>
            </w:r>
          </w:p>
        </w:tc>
        <w:tc>
          <w:tcPr>
            <w:tcW w:w="4770" w:type="dxa"/>
            <w:tcBorders>
              <w:top w:val="single" w:sz="6" w:space="0" w:color="auto"/>
              <w:left w:val="single" w:sz="6" w:space="0" w:color="auto"/>
              <w:bottom w:val="single" w:sz="6" w:space="0" w:color="auto"/>
              <w:right w:val="single" w:sz="6" w:space="0" w:color="auto"/>
            </w:tcBorders>
            <w:vAlign w:val="center"/>
          </w:tcPr>
          <w:p w14:paraId="3F919606"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0EF0877" w14:textId="77777777" w:rsidTr="00570795">
        <w:trPr>
          <w:trHeight w:val="187"/>
          <w:jc w:val="center"/>
        </w:trPr>
        <w:tc>
          <w:tcPr>
            <w:tcW w:w="1792" w:type="dxa"/>
            <w:tcBorders>
              <w:left w:val="single" w:sz="6" w:space="0" w:color="auto"/>
              <w:right w:val="single" w:sz="6" w:space="0" w:color="auto"/>
            </w:tcBorders>
          </w:tcPr>
          <w:p w14:paraId="49A74B55"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201D186" w14:textId="77777777" w:rsidR="005438E1" w:rsidRPr="005438E1" w:rsidRDefault="00770557" w:rsidP="005438E1">
            <w:pPr>
              <w:rPr>
                <w:rFonts w:cs="Arial"/>
                <w:sz w:val="16"/>
                <w:szCs w:val="16"/>
              </w:rPr>
            </w:pPr>
            <w:r w:rsidRPr="005438E1">
              <w:rPr>
                <w:rFonts w:cs="Arial"/>
                <w:sz w:val="16"/>
                <w:szCs w:val="16"/>
              </w:rPr>
              <w:t>907725/A-Overview</w:t>
            </w:r>
          </w:p>
        </w:tc>
        <w:tc>
          <w:tcPr>
            <w:tcW w:w="4770" w:type="dxa"/>
            <w:tcBorders>
              <w:top w:val="single" w:sz="6" w:space="0" w:color="auto"/>
              <w:left w:val="single" w:sz="6" w:space="0" w:color="auto"/>
              <w:bottom w:val="single" w:sz="6" w:space="0" w:color="auto"/>
              <w:right w:val="single" w:sz="6" w:space="0" w:color="auto"/>
            </w:tcBorders>
            <w:vAlign w:val="center"/>
          </w:tcPr>
          <w:p w14:paraId="0ACFCCC3"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7B45E91" w14:textId="77777777" w:rsidTr="00570795">
        <w:trPr>
          <w:trHeight w:val="187"/>
          <w:jc w:val="center"/>
        </w:trPr>
        <w:tc>
          <w:tcPr>
            <w:tcW w:w="1792" w:type="dxa"/>
            <w:tcBorders>
              <w:left w:val="single" w:sz="6" w:space="0" w:color="auto"/>
              <w:right w:val="single" w:sz="6" w:space="0" w:color="auto"/>
            </w:tcBorders>
          </w:tcPr>
          <w:p w14:paraId="4D249CD7"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0A1B542" w14:textId="77777777" w:rsidR="005438E1" w:rsidRPr="005438E1" w:rsidRDefault="00770557" w:rsidP="005438E1">
            <w:pPr>
              <w:rPr>
                <w:rFonts w:cs="Arial"/>
                <w:sz w:val="16"/>
                <w:szCs w:val="16"/>
              </w:rPr>
            </w:pPr>
            <w:r w:rsidRPr="005438E1">
              <w:rPr>
                <w:rFonts w:cs="Arial"/>
                <w:sz w:val="16"/>
                <w:szCs w:val="16"/>
              </w:rPr>
              <w:t>907726/A-Requirements</w:t>
            </w:r>
          </w:p>
        </w:tc>
        <w:tc>
          <w:tcPr>
            <w:tcW w:w="4770" w:type="dxa"/>
            <w:tcBorders>
              <w:top w:val="single" w:sz="6" w:space="0" w:color="auto"/>
              <w:left w:val="single" w:sz="6" w:space="0" w:color="auto"/>
              <w:bottom w:val="single" w:sz="6" w:space="0" w:color="auto"/>
              <w:right w:val="single" w:sz="6" w:space="0" w:color="auto"/>
            </w:tcBorders>
            <w:vAlign w:val="center"/>
          </w:tcPr>
          <w:p w14:paraId="26B34D97"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774902D4" w14:textId="77777777" w:rsidTr="00570795">
        <w:trPr>
          <w:trHeight w:val="187"/>
          <w:jc w:val="center"/>
        </w:trPr>
        <w:tc>
          <w:tcPr>
            <w:tcW w:w="1792" w:type="dxa"/>
            <w:tcBorders>
              <w:left w:val="single" w:sz="6" w:space="0" w:color="auto"/>
              <w:right w:val="single" w:sz="6" w:space="0" w:color="auto"/>
            </w:tcBorders>
          </w:tcPr>
          <w:p w14:paraId="6D9CA9CE"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E2B2877" w14:textId="77777777" w:rsidR="005438E1" w:rsidRPr="005438E1" w:rsidRDefault="00770557" w:rsidP="005438E1">
            <w:pPr>
              <w:rPr>
                <w:rFonts w:cs="Arial"/>
                <w:sz w:val="16"/>
                <w:szCs w:val="16"/>
              </w:rPr>
            </w:pPr>
            <w:r w:rsidRPr="005438E1">
              <w:rPr>
                <w:rFonts w:cs="Arial"/>
                <w:sz w:val="16"/>
                <w:szCs w:val="16"/>
              </w:rPr>
              <w:t>CAMERA-REQ-421102/A-Tailgate Down In Reverse</w:t>
            </w:r>
          </w:p>
        </w:tc>
        <w:tc>
          <w:tcPr>
            <w:tcW w:w="4770" w:type="dxa"/>
            <w:tcBorders>
              <w:top w:val="single" w:sz="6" w:space="0" w:color="auto"/>
              <w:left w:val="single" w:sz="6" w:space="0" w:color="auto"/>
              <w:bottom w:val="single" w:sz="6" w:space="0" w:color="auto"/>
              <w:right w:val="single" w:sz="6" w:space="0" w:color="auto"/>
            </w:tcBorders>
            <w:vAlign w:val="center"/>
          </w:tcPr>
          <w:p w14:paraId="48BC34F9"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F5F412D" w14:textId="77777777" w:rsidTr="00570795">
        <w:trPr>
          <w:trHeight w:val="187"/>
          <w:jc w:val="center"/>
        </w:trPr>
        <w:tc>
          <w:tcPr>
            <w:tcW w:w="1792" w:type="dxa"/>
            <w:tcBorders>
              <w:left w:val="single" w:sz="6" w:space="0" w:color="auto"/>
              <w:right w:val="single" w:sz="6" w:space="0" w:color="auto"/>
            </w:tcBorders>
          </w:tcPr>
          <w:p w14:paraId="46FE7F11"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C5D995A" w14:textId="77777777" w:rsidR="005438E1" w:rsidRPr="005438E1" w:rsidRDefault="00770557" w:rsidP="005438E1">
            <w:pPr>
              <w:rPr>
                <w:rFonts w:cs="Arial"/>
                <w:sz w:val="16"/>
                <w:szCs w:val="16"/>
              </w:rPr>
            </w:pPr>
            <w:r w:rsidRPr="005438E1">
              <w:rPr>
                <w:rFonts w:cs="Arial"/>
                <w:sz w:val="16"/>
                <w:szCs w:val="16"/>
              </w:rPr>
              <w:t>CAMERA-REQ-421103/A-Tailgate Down Not In Reverse</w:t>
            </w:r>
          </w:p>
        </w:tc>
        <w:tc>
          <w:tcPr>
            <w:tcW w:w="4770" w:type="dxa"/>
            <w:tcBorders>
              <w:top w:val="single" w:sz="6" w:space="0" w:color="auto"/>
              <w:left w:val="single" w:sz="6" w:space="0" w:color="auto"/>
              <w:bottom w:val="single" w:sz="6" w:space="0" w:color="auto"/>
              <w:right w:val="single" w:sz="6" w:space="0" w:color="auto"/>
            </w:tcBorders>
            <w:vAlign w:val="center"/>
          </w:tcPr>
          <w:p w14:paraId="1DD0D3EF"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0B951F18" w14:textId="77777777" w:rsidTr="00570795">
        <w:trPr>
          <w:trHeight w:val="187"/>
          <w:jc w:val="center"/>
        </w:trPr>
        <w:tc>
          <w:tcPr>
            <w:tcW w:w="1792" w:type="dxa"/>
            <w:tcBorders>
              <w:left w:val="single" w:sz="6" w:space="0" w:color="auto"/>
              <w:right w:val="single" w:sz="6" w:space="0" w:color="auto"/>
            </w:tcBorders>
          </w:tcPr>
          <w:p w14:paraId="345454E2"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2492D8E" w14:textId="77777777" w:rsidR="005438E1" w:rsidRPr="005438E1" w:rsidRDefault="00770557" w:rsidP="005438E1">
            <w:pPr>
              <w:rPr>
                <w:rFonts w:cs="Arial"/>
                <w:sz w:val="16"/>
                <w:szCs w:val="16"/>
              </w:rPr>
            </w:pPr>
            <w:r w:rsidRPr="005438E1">
              <w:rPr>
                <w:rFonts w:cs="Arial"/>
                <w:sz w:val="16"/>
                <w:szCs w:val="16"/>
              </w:rPr>
              <w:t>CAMERA-REQ-421104/A-Tailgate Down And Vehicle Speed Above 10kph</w:t>
            </w:r>
          </w:p>
        </w:tc>
        <w:tc>
          <w:tcPr>
            <w:tcW w:w="4770" w:type="dxa"/>
            <w:tcBorders>
              <w:top w:val="single" w:sz="6" w:space="0" w:color="auto"/>
              <w:left w:val="single" w:sz="6" w:space="0" w:color="auto"/>
              <w:bottom w:val="single" w:sz="6" w:space="0" w:color="auto"/>
              <w:right w:val="single" w:sz="6" w:space="0" w:color="auto"/>
            </w:tcBorders>
            <w:vAlign w:val="center"/>
          </w:tcPr>
          <w:p w14:paraId="6C65770D"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699EE553" w14:textId="77777777" w:rsidTr="00570795">
        <w:trPr>
          <w:trHeight w:val="187"/>
          <w:jc w:val="center"/>
        </w:trPr>
        <w:tc>
          <w:tcPr>
            <w:tcW w:w="1792" w:type="dxa"/>
            <w:tcBorders>
              <w:left w:val="single" w:sz="6" w:space="0" w:color="auto"/>
              <w:right w:val="single" w:sz="6" w:space="0" w:color="auto"/>
            </w:tcBorders>
          </w:tcPr>
          <w:p w14:paraId="72D68873"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B3D8E7A" w14:textId="77777777" w:rsidR="005438E1" w:rsidRPr="005438E1" w:rsidRDefault="00770557" w:rsidP="005438E1">
            <w:pPr>
              <w:rPr>
                <w:rFonts w:cs="Arial"/>
                <w:sz w:val="16"/>
                <w:szCs w:val="16"/>
              </w:rPr>
            </w:pPr>
            <w:r w:rsidRPr="005438E1">
              <w:rPr>
                <w:rFonts w:cs="Arial"/>
                <w:sz w:val="16"/>
                <w:szCs w:val="16"/>
              </w:rPr>
              <w:t>CAMERA-REQ-421105/A-Tailgate States</w:t>
            </w:r>
          </w:p>
        </w:tc>
        <w:tc>
          <w:tcPr>
            <w:tcW w:w="4770" w:type="dxa"/>
            <w:tcBorders>
              <w:top w:val="single" w:sz="6" w:space="0" w:color="auto"/>
              <w:left w:val="single" w:sz="6" w:space="0" w:color="auto"/>
              <w:bottom w:val="single" w:sz="6" w:space="0" w:color="auto"/>
              <w:right w:val="single" w:sz="6" w:space="0" w:color="auto"/>
            </w:tcBorders>
            <w:vAlign w:val="center"/>
          </w:tcPr>
          <w:p w14:paraId="738FAAF8"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9D02FD6" w14:textId="77777777" w:rsidTr="00570795">
        <w:trPr>
          <w:trHeight w:val="187"/>
          <w:jc w:val="center"/>
        </w:trPr>
        <w:tc>
          <w:tcPr>
            <w:tcW w:w="1792" w:type="dxa"/>
            <w:tcBorders>
              <w:left w:val="single" w:sz="6" w:space="0" w:color="auto"/>
              <w:right w:val="single" w:sz="6" w:space="0" w:color="auto"/>
            </w:tcBorders>
          </w:tcPr>
          <w:p w14:paraId="0FD09D76"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1357874" w14:textId="77777777" w:rsidR="005438E1" w:rsidRPr="005438E1" w:rsidRDefault="00770557" w:rsidP="005438E1">
            <w:pPr>
              <w:rPr>
                <w:rFonts w:cs="Arial"/>
                <w:sz w:val="16"/>
                <w:szCs w:val="16"/>
              </w:rPr>
            </w:pPr>
            <w:r w:rsidRPr="005438E1">
              <w:rPr>
                <w:rFonts w:cs="Arial"/>
                <w:sz w:val="16"/>
                <w:szCs w:val="16"/>
              </w:rPr>
              <w:t>907727/A-Use Cases</w:t>
            </w:r>
          </w:p>
        </w:tc>
        <w:tc>
          <w:tcPr>
            <w:tcW w:w="4770" w:type="dxa"/>
            <w:tcBorders>
              <w:top w:val="single" w:sz="6" w:space="0" w:color="auto"/>
              <w:left w:val="single" w:sz="6" w:space="0" w:color="auto"/>
              <w:bottom w:val="single" w:sz="6" w:space="0" w:color="auto"/>
              <w:right w:val="single" w:sz="6" w:space="0" w:color="auto"/>
            </w:tcBorders>
            <w:vAlign w:val="center"/>
          </w:tcPr>
          <w:p w14:paraId="0B5AEA03"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092975E0" w14:textId="77777777" w:rsidTr="00570795">
        <w:trPr>
          <w:trHeight w:val="187"/>
          <w:jc w:val="center"/>
        </w:trPr>
        <w:tc>
          <w:tcPr>
            <w:tcW w:w="1792" w:type="dxa"/>
            <w:tcBorders>
              <w:left w:val="single" w:sz="6" w:space="0" w:color="auto"/>
              <w:right w:val="single" w:sz="6" w:space="0" w:color="auto"/>
            </w:tcBorders>
          </w:tcPr>
          <w:p w14:paraId="02C7E7CF"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A14931E" w14:textId="77777777" w:rsidR="005438E1" w:rsidRPr="005438E1" w:rsidRDefault="00770557" w:rsidP="005438E1">
            <w:pPr>
              <w:rPr>
                <w:rFonts w:cs="Arial"/>
                <w:sz w:val="16"/>
                <w:szCs w:val="16"/>
              </w:rPr>
            </w:pPr>
            <w:r w:rsidRPr="005438E1">
              <w:rPr>
                <w:rFonts w:cs="Arial"/>
                <w:sz w:val="16"/>
                <w:szCs w:val="16"/>
              </w:rPr>
              <w:t>UC-REQ-421106/A-Suppressed Views with Tailgate Down RVC in Reverse</w:t>
            </w:r>
          </w:p>
        </w:tc>
        <w:tc>
          <w:tcPr>
            <w:tcW w:w="4770" w:type="dxa"/>
            <w:tcBorders>
              <w:top w:val="single" w:sz="6" w:space="0" w:color="auto"/>
              <w:left w:val="single" w:sz="6" w:space="0" w:color="auto"/>
              <w:bottom w:val="single" w:sz="6" w:space="0" w:color="auto"/>
              <w:right w:val="single" w:sz="6" w:space="0" w:color="auto"/>
            </w:tcBorders>
            <w:vAlign w:val="center"/>
          </w:tcPr>
          <w:p w14:paraId="125CB21B"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3ACF849" w14:textId="77777777" w:rsidTr="00570795">
        <w:trPr>
          <w:trHeight w:val="187"/>
          <w:jc w:val="center"/>
        </w:trPr>
        <w:tc>
          <w:tcPr>
            <w:tcW w:w="1792" w:type="dxa"/>
            <w:tcBorders>
              <w:left w:val="single" w:sz="6" w:space="0" w:color="auto"/>
              <w:right w:val="single" w:sz="6" w:space="0" w:color="auto"/>
            </w:tcBorders>
          </w:tcPr>
          <w:p w14:paraId="169BD178"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2BF99D2" w14:textId="77777777" w:rsidR="005438E1" w:rsidRPr="005438E1" w:rsidRDefault="00770557" w:rsidP="005438E1">
            <w:pPr>
              <w:rPr>
                <w:rFonts w:cs="Arial"/>
                <w:sz w:val="16"/>
                <w:szCs w:val="16"/>
              </w:rPr>
            </w:pPr>
            <w:r w:rsidRPr="005438E1">
              <w:rPr>
                <w:rFonts w:cs="Arial"/>
                <w:sz w:val="16"/>
                <w:szCs w:val="16"/>
              </w:rPr>
              <w:t>UC-REQ-421107/A-Suppressed Views with Tailgate Down RVC not in Reverse</w:t>
            </w:r>
          </w:p>
        </w:tc>
        <w:tc>
          <w:tcPr>
            <w:tcW w:w="4770" w:type="dxa"/>
            <w:tcBorders>
              <w:top w:val="single" w:sz="6" w:space="0" w:color="auto"/>
              <w:left w:val="single" w:sz="6" w:space="0" w:color="auto"/>
              <w:bottom w:val="single" w:sz="6" w:space="0" w:color="auto"/>
              <w:right w:val="single" w:sz="6" w:space="0" w:color="auto"/>
            </w:tcBorders>
            <w:vAlign w:val="center"/>
          </w:tcPr>
          <w:p w14:paraId="3B7CF417"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1043615F" w14:textId="77777777" w:rsidTr="00570795">
        <w:trPr>
          <w:trHeight w:val="187"/>
          <w:jc w:val="center"/>
        </w:trPr>
        <w:tc>
          <w:tcPr>
            <w:tcW w:w="1792" w:type="dxa"/>
            <w:tcBorders>
              <w:left w:val="single" w:sz="6" w:space="0" w:color="auto"/>
              <w:right w:val="single" w:sz="6" w:space="0" w:color="auto"/>
            </w:tcBorders>
          </w:tcPr>
          <w:p w14:paraId="5DBDF1DE"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AF4BA52" w14:textId="77777777" w:rsidR="005438E1" w:rsidRPr="005438E1" w:rsidRDefault="00770557" w:rsidP="005438E1">
            <w:pPr>
              <w:rPr>
                <w:rFonts w:cs="Arial"/>
                <w:sz w:val="16"/>
                <w:szCs w:val="16"/>
              </w:rPr>
            </w:pPr>
            <w:r w:rsidRPr="005438E1">
              <w:rPr>
                <w:rFonts w:cs="Arial"/>
                <w:sz w:val="16"/>
                <w:szCs w:val="16"/>
              </w:rPr>
              <w:t>UC-REQ-421108/A-Suppressed Views-at-speed with Tailgate Down RVC</w:t>
            </w:r>
          </w:p>
        </w:tc>
        <w:tc>
          <w:tcPr>
            <w:tcW w:w="4770" w:type="dxa"/>
            <w:tcBorders>
              <w:top w:val="single" w:sz="6" w:space="0" w:color="auto"/>
              <w:left w:val="single" w:sz="6" w:space="0" w:color="auto"/>
              <w:bottom w:val="single" w:sz="6" w:space="0" w:color="auto"/>
              <w:right w:val="single" w:sz="6" w:space="0" w:color="auto"/>
            </w:tcBorders>
            <w:vAlign w:val="center"/>
          </w:tcPr>
          <w:p w14:paraId="799CD279"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257463D" w14:textId="77777777" w:rsidTr="00570795">
        <w:trPr>
          <w:trHeight w:val="187"/>
          <w:jc w:val="center"/>
        </w:trPr>
        <w:tc>
          <w:tcPr>
            <w:tcW w:w="1792" w:type="dxa"/>
            <w:tcBorders>
              <w:left w:val="single" w:sz="6" w:space="0" w:color="auto"/>
              <w:right w:val="single" w:sz="6" w:space="0" w:color="auto"/>
            </w:tcBorders>
          </w:tcPr>
          <w:p w14:paraId="03FB4545"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99D0DAE" w14:textId="77777777" w:rsidR="005438E1" w:rsidRPr="005438E1" w:rsidRDefault="00770557" w:rsidP="005438E1">
            <w:pPr>
              <w:rPr>
                <w:rFonts w:cs="Arial"/>
                <w:sz w:val="16"/>
                <w:szCs w:val="16"/>
              </w:rPr>
            </w:pPr>
            <w:r w:rsidRPr="005438E1">
              <w:rPr>
                <w:rFonts w:cs="Arial"/>
                <w:sz w:val="16"/>
                <w:szCs w:val="16"/>
              </w:rPr>
              <w:t>915758/A-White Box Views</w:t>
            </w:r>
          </w:p>
        </w:tc>
        <w:tc>
          <w:tcPr>
            <w:tcW w:w="4770" w:type="dxa"/>
            <w:tcBorders>
              <w:top w:val="single" w:sz="6" w:space="0" w:color="auto"/>
              <w:left w:val="single" w:sz="6" w:space="0" w:color="auto"/>
              <w:bottom w:val="single" w:sz="6" w:space="0" w:color="auto"/>
              <w:right w:val="single" w:sz="6" w:space="0" w:color="auto"/>
            </w:tcBorders>
            <w:vAlign w:val="center"/>
          </w:tcPr>
          <w:p w14:paraId="7922AD17"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33C3CC52" w14:textId="77777777" w:rsidTr="00570795">
        <w:trPr>
          <w:trHeight w:val="187"/>
          <w:jc w:val="center"/>
        </w:trPr>
        <w:tc>
          <w:tcPr>
            <w:tcW w:w="1792" w:type="dxa"/>
            <w:tcBorders>
              <w:left w:val="single" w:sz="6" w:space="0" w:color="auto"/>
              <w:right w:val="single" w:sz="6" w:space="0" w:color="auto"/>
            </w:tcBorders>
          </w:tcPr>
          <w:p w14:paraId="292E67CE"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45114E9" w14:textId="77777777" w:rsidR="005438E1" w:rsidRPr="005438E1" w:rsidRDefault="00770557" w:rsidP="005438E1">
            <w:pPr>
              <w:rPr>
                <w:rFonts w:cs="Arial"/>
                <w:sz w:val="16"/>
                <w:szCs w:val="16"/>
              </w:rPr>
            </w:pPr>
            <w:r w:rsidRPr="005438E1">
              <w:rPr>
                <w:rFonts w:cs="Arial"/>
                <w:sz w:val="16"/>
                <w:szCs w:val="16"/>
              </w:rPr>
              <w:t>915756/A-Activity Diagrams</w:t>
            </w:r>
          </w:p>
        </w:tc>
        <w:tc>
          <w:tcPr>
            <w:tcW w:w="4770" w:type="dxa"/>
            <w:tcBorders>
              <w:top w:val="single" w:sz="6" w:space="0" w:color="auto"/>
              <w:left w:val="single" w:sz="6" w:space="0" w:color="auto"/>
              <w:bottom w:val="single" w:sz="6" w:space="0" w:color="auto"/>
              <w:right w:val="single" w:sz="6" w:space="0" w:color="auto"/>
            </w:tcBorders>
            <w:vAlign w:val="center"/>
          </w:tcPr>
          <w:p w14:paraId="659C2EFF"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2948ECF4" w14:textId="77777777" w:rsidTr="00570795">
        <w:trPr>
          <w:trHeight w:val="187"/>
          <w:jc w:val="center"/>
        </w:trPr>
        <w:tc>
          <w:tcPr>
            <w:tcW w:w="1792" w:type="dxa"/>
            <w:tcBorders>
              <w:left w:val="single" w:sz="6" w:space="0" w:color="auto"/>
              <w:right w:val="single" w:sz="6" w:space="0" w:color="auto"/>
            </w:tcBorders>
          </w:tcPr>
          <w:p w14:paraId="79823DE7"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48DB823" w14:textId="77777777" w:rsidR="005438E1" w:rsidRPr="005438E1" w:rsidRDefault="00770557" w:rsidP="005438E1">
            <w:pPr>
              <w:rPr>
                <w:rFonts w:cs="Arial"/>
                <w:sz w:val="16"/>
                <w:szCs w:val="16"/>
              </w:rPr>
            </w:pPr>
            <w:r w:rsidRPr="005438E1">
              <w:rPr>
                <w:rFonts w:cs="Arial"/>
                <w:sz w:val="16"/>
                <w:szCs w:val="16"/>
              </w:rPr>
              <w:t>ACT-REQ-422407/A-Tailgate Camera Limiting</w:t>
            </w:r>
          </w:p>
        </w:tc>
        <w:tc>
          <w:tcPr>
            <w:tcW w:w="4770" w:type="dxa"/>
            <w:tcBorders>
              <w:top w:val="single" w:sz="6" w:space="0" w:color="auto"/>
              <w:left w:val="single" w:sz="6" w:space="0" w:color="auto"/>
              <w:bottom w:val="single" w:sz="6" w:space="0" w:color="auto"/>
              <w:right w:val="single" w:sz="6" w:space="0" w:color="auto"/>
            </w:tcBorders>
            <w:vAlign w:val="center"/>
          </w:tcPr>
          <w:p w14:paraId="1BDDDBE0"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26BFCE4A" w14:textId="77777777" w:rsidTr="00570795">
        <w:trPr>
          <w:trHeight w:val="187"/>
          <w:jc w:val="center"/>
        </w:trPr>
        <w:tc>
          <w:tcPr>
            <w:tcW w:w="1792" w:type="dxa"/>
            <w:tcBorders>
              <w:left w:val="single" w:sz="6" w:space="0" w:color="auto"/>
              <w:right w:val="single" w:sz="6" w:space="0" w:color="auto"/>
            </w:tcBorders>
          </w:tcPr>
          <w:p w14:paraId="6DB7188A"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4356669" w14:textId="77777777" w:rsidR="005438E1" w:rsidRPr="005438E1" w:rsidRDefault="00770557" w:rsidP="005438E1">
            <w:pPr>
              <w:rPr>
                <w:rFonts w:cs="Arial"/>
                <w:sz w:val="16"/>
                <w:szCs w:val="16"/>
              </w:rPr>
            </w:pPr>
            <w:r w:rsidRPr="005438E1">
              <w:rPr>
                <w:rFonts w:cs="Arial"/>
                <w:sz w:val="16"/>
                <w:szCs w:val="16"/>
              </w:rPr>
              <w:t>915757/A-Sequence Diagrams</w:t>
            </w:r>
          </w:p>
        </w:tc>
        <w:tc>
          <w:tcPr>
            <w:tcW w:w="4770" w:type="dxa"/>
            <w:tcBorders>
              <w:top w:val="single" w:sz="6" w:space="0" w:color="auto"/>
              <w:left w:val="single" w:sz="6" w:space="0" w:color="auto"/>
              <w:bottom w:val="single" w:sz="6" w:space="0" w:color="auto"/>
              <w:right w:val="single" w:sz="6" w:space="0" w:color="auto"/>
            </w:tcBorders>
            <w:vAlign w:val="center"/>
          </w:tcPr>
          <w:p w14:paraId="2FA6A2C9"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5438E1" w:rsidRPr="00B305C9" w14:paraId="45F2A6CC" w14:textId="77777777" w:rsidTr="00570795">
        <w:trPr>
          <w:trHeight w:val="187"/>
          <w:jc w:val="center"/>
        </w:trPr>
        <w:tc>
          <w:tcPr>
            <w:tcW w:w="1792" w:type="dxa"/>
            <w:tcBorders>
              <w:left w:val="single" w:sz="6" w:space="0" w:color="auto"/>
              <w:bottom w:val="single" w:sz="4" w:space="0" w:color="auto"/>
              <w:right w:val="single" w:sz="6" w:space="0" w:color="auto"/>
            </w:tcBorders>
          </w:tcPr>
          <w:p w14:paraId="2759BB7C" w14:textId="77777777" w:rsidR="005438E1" w:rsidRDefault="00000000" w:rsidP="005438E1">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87A4C47" w14:textId="77777777" w:rsidR="005438E1" w:rsidRPr="005438E1" w:rsidRDefault="00770557" w:rsidP="005438E1">
            <w:pPr>
              <w:rPr>
                <w:rFonts w:cs="Arial"/>
                <w:sz w:val="16"/>
                <w:szCs w:val="16"/>
              </w:rPr>
            </w:pPr>
            <w:r w:rsidRPr="005438E1">
              <w:rPr>
                <w:rFonts w:cs="Arial"/>
                <w:sz w:val="16"/>
                <w:szCs w:val="16"/>
              </w:rPr>
              <w:t>SD-REQ-422408/A-Tailgate Camera Limiting</w:t>
            </w:r>
          </w:p>
        </w:tc>
        <w:tc>
          <w:tcPr>
            <w:tcW w:w="4770" w:type="dxa"/>
            <w:tcBorders>
              <w:top w:val="single" w:sz="6" w:space="0" w:color="auto"/>
              <w:left w:val="single" w:sz="6" w:space="0" w:color="auto"/>
              <w:bottom w:val="single" w:sz="6" w:space="0" w:color="auto"/>
              <w:right w:val="single" w:sz="6" w:space="0" w:color="auto"/>
            </w:tcBorders>
            <w:vAlign w:val="center"/>
          </w:tcPr>
          <w:p w14:paraId="46CD1D87" w14:textId="77777777" w:rsidR="005438E1" w:rsidRPr="005438E1" w:rsidRDefault="00770557" w:rsidP="005438E1">
            <w:pPr>
              <w:rPr>
                <w:rFonts w:cs="Calibri"/>
                <w:sz w:val="16"/>
                <w:szCs w:val="16"/>
              </w:rPr>
            </w:pPr>
            <w:r w:rsidRPr="005438E1">
              <w:rPr>
                <w:rFonts w:cs="Calibri"/>
                <w:sz w:val="16"/>
                <w:szCs w:val="16"/>
              </w:rPr>
              <w:t>tmertiri: new structure with new content</w:t>
            </w:r>
          </w:p>
        </w:tc>
      </w:tr>
      <w:tr w:rsidR="00752189" w14:paraId="240F311A" w14:textId="77777777" w:rsidTr="00570795">
        <w:trPr>
          <w:trHeight w:val="245"/>
          <w:jc w:val="center"/>
        </w:trPr>
        <w:tc>
          <w:tcPr>
            <w:tcW w:w="1792" w:type="dxa"/>
            <w:tcBorders>
              <w:top w:val="single" w:sz="6" w:space="0" w:color="auto"/>
              <w:left w:val="single" w:sz="6" w:space="0" w:color="auto"/>
              <w:bottom w:val="single" w:sz="6" w:space="0" w:color="auto"/>
              <w:right w:val="nil"/>
            </w:tcBorders>
            <w:shd w:val="thinDiagCross" w:color="auto" w:fill="D9D9D9" w:themeFill="background1" w:themeFillShade="D9"/>
          </w:tcPr>
          <w:p w14:paraId="08F5C963" w14:textId="77777777" w:rsidR="00752189" w:rsidRDefault="00000000" w:rsidP="008D3288">
            <w:pPr>
              <w:spacing w:line="276" w:lineRule="auto"/>
              <w:rPr>
                <w:rFonts w:cs="Arial"/>
                <w:b/>
                <w:sz w:val="16"/>
                <w:szCs w:val="16"/>
              </w:rPr>
            </w:pPr>
          </w:p>
        </w:tc>
        <w:tc>
          <w:tcPr>
            <w:tcW w:w="990" w:type="dxa"/>
            <w:tcBorders>
              <w:top w:val="single" w:sz="6" w:space="0" w:color="auto"/>
              <w:left w:val="nil"/>
              <w:bottom w:val="single" w:sz="6" w:space="0" w:color="auto"/>
              <w:right w:val="nil"/>
            </w:tcBorders>
            <w:shd w:val="thinDiagCross" w:color="auto" w:fill="D9D9D9" w:themeFill="background1" w:themeFillShade="D9"/>
          </w:tcPr>
          <w:p w14:paraId="583B964F" w14:textId="77777777" w:rsidR="00752189" w:rsidRDefault="00000000" w:rsidP="008D3288">
            <w:pPr>
              <w:spacing w:line="276" w:lineRule="auto"/>
              <w:jc w:val="center"/>
              <w:rPr>
                <w:rFonts w:cs="Arial"/>
                <w:b/>
                <w:sz w:val="16"/>
                <w:lang w:val="fr-FR"/>
              </w:rPr>
            </w:pPr>
          </w:p>
        </w:tc>
        <w:tc>
          <w:tcPr>
            <w:tcW w:w="3510" w:type="dxa"/>
            <w:tcBorders>
              <w:top w:val="single" w:sz="6" w:space="0" w:color="auto"/>
              <w:left w:val="nil"/>
              <w:bottom w:val="single" w:sz="6" w:space="0" w:color="auto"/>
              <w:right w:val="nil"/>
            </w:tcBorders>
            <w:shd w:val="thinDiagCross" w:color="auto" w:fill="D9D9D9" w:themeFill="background1" w:themeFillShade="D9"/>
          </w:tcPr>
          <w:p w14:paraId="01022926" w14:textId="77777777" w:rsidR="00752189" w:rsidRDefault="00000000" w:rsidP="008D3288">
            <w:pPr>
              <w:spacing w:line="276" w:lineRule="auto"/>
              <w:rPr>
                <w:rFonts w:cs="Arial"/>
                <w:b/>
                <w:sz w:val="16"/>
              </w:rPr>
            </w:pPr>
          </w:p>
        </w:tc>
        <w:tc>
          <w:tcPr>
            <w:tcW w:w="4770" w:type="dxa"/>
            <w:tcBorders>
              <w:top w:val="single" w:sz="6" w:space="0" w:color="auto"/>
              <w:left w:val="nil"/>
              <w:bottom w:val="single" w:sz="6" w:space="0" w:color="auto"/>
              <w:right w:val="single" w:sz="6" w:space="0" w:color="auto"/>
            </w:tcBorders>
            <w:shd w:val="thinDiagCross" w:color="auto" w:fill="D9D9D9" w:themeFill="background1" w:themeFillShade="D9"/>
          </w:tcPr>
          <w:p w14:paraId="4AF13F1E" w14:textId="77777777" w:rsidR="00752189" w:rsidRDefault="00000000" w:rsidP="008D3288">
            <w:pPr>
              <w:spacing w:line="276" w:lineRule="auto"/>
              <w:rPr>
                <w:rFonts w:cs="Arial"/>
                <w:b/>
                <w:sz w:val="16"/>
              </w:rPr>
            </w:pPr>
          </w:p>
        </w:tc>
      </w:tr>
      <w:tr w:rsidR="00752189" w:rsidRPr="00715A7A" w14:paraId="0B5197B4" w14:textId="77777777" w:rsidTr="00570795">
        <w:trPr>
          <w:trHeight w:val="245"/>
          <w:jc w:val="center"/>
        </w:trPr>
        <w:tc>
          <w:tcPr>
            <w:tcW w:w="1792" w:type="dxa"/>
            <w:tcBorders>
              <w:top w:val="single" w:sz="6" w:space="0" w:color="auto"/>
              <w:left w:val="single" w:sz="6" w:space="0" w:color="auto"/>
              <w:bottom w:val="single" w:sz="6" w:space="0" w:color="auto"/>
              <w:right w:val="single" w:sz="6" w:space="0" w:color="auto"/>
            </w:tcBorders>
            <w:hideMark/>
          </w:tcPr>
          <w:p w14:paraId="75DB7128" w14:textId="77777777" w:rsidR="00752189" w:rsidRPr="00715A7A" w:rsidRDefault="00770557" w:rsidP="008D3288">
            <w:pPr>
              <w:spacing w:line="276" w:lineRule="auto"/>
              <w:rPr>
                <w:rFonts w:eastAsiaTheme="minorEastAsia" w:cstheme="minorBidi"/>
                <w:b/>
                <w:sz w:val="16"/>
                <w:szCs w:val="16"/>
              </w:rPr>
            </w:pPr>
            <w:r>
              <w:rPr>
                <w:rFonts w:eastAsiaTheme="minorEastAsia" w:cstheme="minorBidi"/>
                <w:b/>
                <w:sz w:val="16"/>
                <w:szCs w:val="16"/>
              </w:rPr>
              <w:t>April 5, 2022</w:t>
            </w:r>
          </w:p>
        </w:tc>
        <w:tc>
          <w:tcPr>
            <w:tcW w:w="990" w:type="dxa"/>
            <w:tcBorders>
              <w:top w:val="single" w:sz="6" w:space="0" w:color="auto"/>
              <w:left w:val="single" w:sz="6" w:space="0" w:color="auto"/>
              <w:bottom w:val="single" w:sz="6" w:space="0" w:color="auto"/>
              <w:right w:val="single" w:sz="6" w:space="0" w:color="auto"/>
            </w:tcBorders>
            <w:hideMark/>
          </w:tcPr>
          <w:p w14:paraId="7E910D01" w14:textId="77777777" w:rsidR="00752189" w:rsidRPr="00715A7A" w:rsidRDefault="00770557" w:rsidP="008D3288">
            <w:pPr>
              <w:spacing w:line="276" w:lineRule="auto"/>
              <w:jc w:val="center"/>
              <w:rPr>
                <w:rFonts w:eastAsiaTheme="minorEastAsia" w:cstheme="minorBidi"/>
                <w:b/>
                <w:sz w:val="16"/>
                <w:szCs w:val="16"/>
              </w:rPr>
            </w:pPr>
            <w:r>
              <w:rPr>
                <w:rFonts w:eastAsiaTheme="minorEastAsia" w:cstheme="minorBidi"/>
                <w:b/>
                <w:sz w:val="16"/>
                <w:szCs w:val="16"/>
              </w:rPr>
              <w:t>1.16</w:t>
            </w:r>
          </w:p>
        </w:tc>
        <w:tc>
          <w:tcPr>
            <w:tcW w:w="8280" w:type="dxa"/>
            <w:gridSpan w:val="2"/>
            <w:tcBorders>
              <w:top w:val="single" w:sz="6" w:space="0" w:color="auto"/>
              <w:left w:val="single" w:sz="6" w:space="0" w:color="auto"/>
              <w:bottom w:val="single" w:sz="6" w:space="0" w:color="auto"/>
              <w:right w:val="single" w:sz="6" w:space="0" w:color="auto"/>
            </w:tcBorders>
          </w:tcPr>
          <w:p w14:paraId="1DACDAC6" w14:textId="77777777" w:rsidR="00752189" w:rsidRPr="00715A7A" w:rsidRDefault="00000000" w:rsidP="008D3288">
            <w:pPr>
              <w:spacing w:line="276" w:lineRule="auto"/>
              <w:rPr>
                <w:rFonts w:cs="Arial"/>
                <w:b/>
                <w:sz w:val="16"/>
                <w:szCs w:val="16"/>
              </w:rPr>
            </w:pPr>
          </w:p>
        </w:tc>
      </w:tr>
      <w:tr w:rsidR="00752189" w:rsidRPr="005438E1" w14:paraId="7D338799" w14:textId="77777777" w:rsidTr="00570795">
        <w:trPr>
          <w:trHeight w:val="187"/>
          <w:jc w:val="center"/>
        </w:trPr>
        <w:tc>
          <w:tcPr>
            <w:tcW w:w="1792" w:type="dxa"/>
            <w:tcBorders>
              <w:top w:val="single" w:sz="6" w:space="0" w:color="auto"/>
              <w:left w:val="single" w:sz="6" w:space="0" w:color="auto"/>
              <w:right w:val="single" w:sz="6" w:space="0" w:color="auto"/>
            </w:tcBorders>
          </w:tcPr>
          <w:p w14:paraId="54358997"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4EC3E59" w14:textId="77777777" w:rsidR="00752189" w:rsidRPr="00752189" w:rsidRDefault="00770557" w:rsidP="00752189">
            <w:pPr>
              <w:rPr>
                <w:rFonts w:cs="Arial"/>
                <w:sz w:val="16"/>
                <w:szCs w:val="16"/>
              </w:rPr>
            </w:pPr>
            <w:r w:rsidRPr="00752189">
              <w:rPr>
                <w:rFonts w:cs="Arial"/>
                <w:sz w:val="16"/>
                <w:szCs w:val="16"/>
              </w:rPr>
              <w:t>STR-052388/H-Functional Definition (TcSE ROIN-293326-1)</w:t>
            </w:r>
          </w:p>
        </w:tc>
        <w:tc>
          <w:tcPr>
            <w:tcW w:w="4770" w:type="dxa"/>
            <w:tcBorders>
              <w:top w:val="single" w:sz="6" w:space="0" w:color="auto"/>
              <w:left w:val="single" w:sz="6" w:space="0" w:color="auto"/>
              <w:bottom w:val="single" w:sz="6" w:space="0" w:color="auto"/>
              <w:right w:val="single" w:sz="6" w:space="0" w:color="auto"/>
            </w:tcBorders>
            <w:vAlign w:val="center"/>
          </w:tcPr>
          <w:p w14:paraId="1620A3AB" w14:textId="77777777" w:rsidR="00752189" w:rsidRPr="00752189" w:rsidRDefault="00770557" w:rsidP="00752189">
            <w:pPr>
              <w:rPr>
                <w:rFonts w:cs="Calibri"/>
                <w:sz w:val="16"/>
                <w:szCs w:val="16"/>
              </w:rPr>
            </w:pPr>
            <w:r w:rsidRPr="00752189">
              <w:rPr>
                <w:rFonts w:cs="Calibri"/>
                <w:sz w:val="16"/>
                <w:szCs w:val="16"/>
              </w:rPr>
              <w:t>tmertiri: add offset view function</w:t>
            </w:r>
          </w:p>
        </w:tc>
      </w:tr>
      <w:tr w:rsidR="00752189" w:rsidRPr="005438E1" w14:paraId="5F3731A1" w14:textId="77777777" w:rsidTr="00570795">
        <w:trPr>
          <w:trHeight w:val="102"/>
          <w:jc w:val="center"/>
        </w:trPr>
        <w:tc>
          <w:tcPr>
            <w:tcW w:w="1792" w:type="dxa"/>
            <w:tcBorders>
              <w:left w:val="single" w:sz="6" w:space="0" w:color="auto"/>
              <w:right w:val="single" w:sz="6" w:space="0" w:color="auto"/>
            </w:tcBorders>
          </w:tcPr>
          <w:p w14:paraId="3CE5E66D"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AC5C886" w14:textId="77777777" w:rsidR="00752189" w:rsidRPr="00752189" w:rsidRDefault="00770557" w:rsidP="00752189">
            <w:pPr>
              <w:rPr>
                <w:rFonts w:cs="Arial"/>
                <w:sz w:val="16"/>
                <w:szCs w:val="16"/>
              </w:rPr>
            </w:pPr>
            <w:r w:rsidRPr="00752189">
              <w:rPr>
                <w:rFonts w:cs="Arial"/>
                <w:sz w:val="16"/>
                <w:szCs w:val="16"/>
              </w:rPr>
              <w:t>STR-052390/C-Rear View Camera General Requirements (TcSE ROIN-293310-1)</w:t>
            </w:r>
          </w:p>
        </w:tc>
        <w:tc>
          <w:tcPr>
            <w:tcW w:w="4770" w:type="dxa"/>
            <w:tcBorders>
              <w:top w:val="single" w:sz="6" w:space="0" w:color="auto"/>
              <w:left w:val="single" w:sz="6" w:space="0" w:color="auto"/>
              <w:bottom w:val="single" w:sz="6" w:space="0" w:color="auto"/>
              <w:right w:val="single" w:sz="6" w:space="0" w:color="auto"/>
            </w:tcBorders>
            <w:vAlign w:val="center"/>
          </w:tcPr>
          <w:p w14:paraId="70AAB037" w14:textId="77777777" w:rsidR="00752189" w:rsidRPr="00752189" w:rsidRDefault="00770557" w:rsidP="00752189">
            <w:pPr>
              <w:rPr>
                <w:rFonts w:cs="Calibri"/>
                <w:sz w:val="16"/>
                <w:szCs w:val="16"/>
              </w:rPr>
            </w:pPr>
            <w:r w:rsidRPr="00752189">
              <w:rPr>
                <w:rFonts w:cs="Calibri"/>
                <w:sz w:val="16"/>
                <w:szCs w:val="16"/>
              </w:rPr>
              <w:t>tmertiri: removed 014089</w:t>
            </w:r>
          </w:p>
        </w:tc>
      </w:tr>
      <w:tr w:rsidR="00752189" w:rsidRPr="005438E1" w14:paraId="0988EF40" w14:textId="77777777" w:rsidTr="00570795">
        <w:trPr>
          <w:trHeight w:val="187"/>
          <w:jc w:val="center"/>
        </w:trPr>
        <w:tc>
          <w:tcPr>
            <w:tcW w:w="1792" w:type="dxa"/>
            <w:tcBorders>
              <w:left w:val="single" w:sz="6" w:space="0" w:color="auto"/>
              <w:right w:val="single" w:sz="6" w:space="0" w:color="auto"/>
            </w:tcBorders>
          </w:tcPr>
          <w:p w14:paraId="6377CCDF"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5FB699F" w14:textId="77777777" w:rsidR="00752189" w:rsidRPr="00752189" w:rsidRDefault="00770557" w:rsidP="00752189">
            <w:pPr>
              <w:rPr>
                <w:rFonts w:cs="Arial"/>
                <w:sz w:val="16"/>
                <w:szCs w:val="16"/>
              </w:rPr>
            </w:pPr>
            <w:r w:rsidRPr="00752189">
              <w:rPr>
                <w:rFonts w:cs="Arial"/>
                <w:sz w:val="16"/>
                <w:szCs w:val="16"/>
              </w:rPr>
              <w:t>STR-052391/C-Use Cases (TcSE ROIN-293353)</w:t>
            </w:r>
          </w:p>
        </w:tc>
        <w:tc>
          <w:tcPr>
            <w:tcW w:w="4770" w:type="dxa"/>
            <w:tcBorders>
              <w:top w:val="single" w:sz="6" w:space="0" w:color="auto"/>
              <w:left w:val="single" w:sz="6" w:space="0" w:color="auto"/>
              <w:bottom w:val="single" w:sz="6" w:space="0" w:color="auto"/>
              <w:right w:val="single" w:sz="6" w:space="0" w:color="auto"/>
            </w:tcBorders>
            <w:vAlign w:val="center"/>
          </w:tcPr>
          <w:p w14:paraId="190FADBD" w14:textId="77777777" w:rsidR="00752189" w:rsidRPr="00752189" w:rsidRDefault="00770557" w:rsidP="00752189">
            <w:pPr>
              <w:rPr>
                <w:rFonts w:cs="Calibri"/>
                <w:sz w:val="16"/>
                <w:szCs w:val="16"/>
              </w:rPr>
            </w:pPr>
            <w:r w:rsidRPr="00752189">
              <w:rPr>
                <w:rFonts w:cs="Calibri"/>
                <w:sz w:val="16"/>
                <w:szCs w:val="16"/>
              </w:rPr>
              <w:t>tmertiri:removed 014100 .  Usecase not totally applicable to RVC</w:t>
            </w:r>
          </w:p>
        </w:tc>
      </w:tr>
      <w:tr w:rsidR="00752189" w:rsidRPr="005438E1" w14:paraId="49CE6F9B" w14:textId="77777777" w:rsidTr="00570795">
        <w:trPr>
          <w:trHeight w:val="187"/>
          <w:jc w:val="center"/>
        </w:trPr>
        <w:tc>
          <w:tcPr>
            <w:tcW w:w="1792" w:type="dxa"/>
            <w:tcBorders>
              <w:left w:val="single" w:sz="6" w:space="0" w:color="auto"/>
              <w:right w:val="single" w:sz="6" w:space="0" w:color="auto"/>
            </w:tcBorders>
          </w:tcPr>
          <w:p w14:paraId="654F1794"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64884D9" w14:textId="77777777" w:rsidR="00752189" w:rsidRPr="00752189" w:rsidRDefault="00770557" w:rsidP="00752189">
            <w:pPr>
              <w:rPr>
                <w:rFonts w:cs="Arial"/>
                <w:sz w:val="16"/>
                <w:szCs w:val="16"/>
              </w:rPr>
            </w:pPr>
            <w:r w:rsidRPr="00752189">
              <w:rPr>
                <w:rFonts w:cs="Arial"/>
                <w:sz w:val="16"/>
                <w:szCs w:val="16"/>
              </w:rPr>
              <w:t>1039274/A-AUX IOD</w:t>
            </w:r>
          </w:p>
        </w:tc>
        <w:tc>
          <w:tcPr>
            <w:tcW w:w="4770" w:type="dxa"/>
            <w:tcBorders>
              <w:top w:val="single" w:sz="6" w:space="0" w:color="auto"/>
              <w:left w:val="single" w:sz="6" w:space="0" w:color="auto"/>
              <w:bottom w:val="single" w:sz="6" w:space="0" w:color="auto"/>
              <w:right w:val="single" w:sz="6" w:space="0" w:color="auto"/>
            </w:tcBorders>
            <w:vAlign w:val="center"/>
          </w:tcPr>
          <w:p w14:paraId="471D4AE1"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2F94A00C" w14:textId="77777777" w:rsidTr="00570795">
        <w:trPr>
          <w:trHeight w:val="187"/>
          <w:jc w:val="center"/>
        </w:trPr>
        <w:tc>
          <w:tcPr>
            <w:tcW w:w="1792" w:type="dxa"/>
            <w:tcBorders>
              <w:left w:val="single" w:sz="6" w:space="0" w:color="auto"/>
              <w:right w:val="single" w:sz="6" w:space="0" w:color="auto"/>
            </w:tcBorders>
          </w:tcPr>
          <w:p w14:paraId="0F9C6D4C"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F19A3DE" w14:textId="77777777" w:rsidR="00752189" w:rsidRPr="00752189" w:rsidRDefault="00770557" w:rsidP="00752189">
            <w:pPr>
              <w:rPr>
                <w:rFonts w:cs="Arial"/>
                <w:sz w:val="16"/>
                <w:szCs w:val="16"/>
              </w:rPr>
            </w:pPr>
            <w:r w:rsidRPr="00752189">
              <w:rPr>
                <w:rFonts w:cs="Arial"/>
                <w:sz w:val="16"/>
                <w:szCs w:val="16"/>
              </w:rPr>
              <w:t>FUN-REQ-483789/A-AUX IOD</w:t>
            </w:r>
          </w:p>
        </w:tc>
        <w:tc>
          <w:tcPr>
            <w:tcW w:w="4770" w:type="dxa"/>
            <w:tcBorders>
              <w:top w:val="single" w:sz="6" w:space="0" w:color="auto"/>
              <w:left w:val="single" w:sz="6" w:space="0" w:color="auto"/>
              <w:bottom w:val="single" w:sz="6" w:space="0" w:color="auto"/>
              <w:right w:val="single" w:sz="6" w:space="0" w:color="auto"/>
            </w:tcBorders>
            <w:vAlign w:val="center"/>
          </w:tcPr>
          <w:p w14:paraId="15B082BF"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20427876" w14:textId="77777777" w:rsidTr="00570795">
        <w:trPr>
          <w:trHeight w:val="187"/>
          <w:jc w:val="center"/>
        </w:trPr>
        <w:tc>
          <w:tcPr>
            <w:tcW w:w="1792" w:type="dxa"/>
            <w:tcBorders>
              <w:left w:val="single" w:sz="6" w:space="0" w:color="auto"/>
              <w:right w:val="single" w:sz="6" w:space="0" w:color="auto"/>
            </w:tcBorders>
          </w:tcPr>
          <w:p w14:paraId="73CCAAD9"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DC33368" w14:textId="77777777" w:rsidR="00752189" w:rsidRPr="00752189" w:rsidRDefault="00770557" w:rsidP="00752189">
            <w:pPr>
              <w:rPr>
                <w:rFonts w:cs="Arial"/>
                <w:sz w:val="16"/>
                <w:szCs w:val="16"/>
              </w:rPr>
            </w:pPr>
            <w:r w:rsidRPr="00752189">
              <w:rPr>
                <w:rFonts w:cs="Arial"/>
                <w:sz w:val="16"/>
                <w:szCs w:val="16"/>
              </w:rPr>
              <w:t>1039550/A-Use Cases</w:t>
            </w:r>
          </w:p>
        </w:tc>
        <w:tc>
          <w:tcPr>
            <w:tcW w:w="4770" w:type="dxa"/>
            <w:tcBorders>
              <w:top w:val="single" w:sz="6" w:space="0" w:color="auto"/>
              <w:left w:val="single" w:sz="6" w:space="0" w:color="auto"/>
              <w:bottom w:val="single" w:sz="6" w:space="0" w:color="auto"/>
              <w:right w:val="single" w:sz="6" w:space="0" w:color="auto"/>
            </w:tcBorders>
            <w:vAlign w:val="center"/>
          </w:tcPr>
          <w:p w14:paraId="1497D7E7"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1272E291" w14:textId="77777777" w:rsidTr="00570795">
        <w:trPr>
          <w:trHeight w:val="187"/>
          <w:jc w:val="center"/>
        </w:trPr>
        <w:tc>
          <w:tcPr>
            <w:tcW w:w="1792" w:type="dxa"/>
            <w:tcBorders>
              <w:left w:val="single" w:sz="6" w:space="0" w:color="auto"/>
              <w:right w:val="single" w:sz="6" w:space="0" w:color="auto"/>
            </w:tcBorders>
          </w:tcPr>
          <w:p w14:paraId="3113FB8B"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6A5D192" w14:textId="77777777" w:rsidR="00752189" w:rsidRPr="00752189" w:rsidRDefault="00770557" w:rsidP="00752189">
            <w:pPr>
              <w:rPr>
                <w:rFonts w:cs="Arial"/>
                <w:sz w:val="16"/>
                <w:szCs w:val="16"/>
              </w:rPr>
            </w:pPr>
            <w:r w:rsidRPr="00752189">
              <w:rPr>
                <w:rFonts w:cs="Arial"/>
                <w:sz w:val="16"/>
                <w:szCs w:val="16"/>
              </w:rPr>
              <w:t>UC-REQ-483740/A-AUX IOD Activation</w:t>
            </w:r>
          </w:p>
        </w:tc>
        <w:tc>
          <w:tcPr>
            <w:tcW w:w="4770" w:type="dxa"/>
            <w:tcBorders>
              <w:top w:val="single" w:sz="6" w:space="0" w:color="auto"/>
              <w:left w:val="single" w:sz="6" w:space="0" w:color="auto"/>
              <w:bottom w:val="single" w:sz="6" w:space="0" w:color="auto"/>
              <w:right w:val="single" w:sz="6" w:space="0" w:color="auto"/>
            </w:tcBorders>
            <w:vAlign w:val="center"/>
          </w:tcPr>
          <w:p w14:paraId="0265B239"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3E40A9D4" w14:textId="77777777" w:rsidTr="00570795">
        <w:trPr>
          <w:trHeight w:val="187"/>
          <w:jc w:val="center"/>
        </w:trPr>
        <w:tc>
          <w:tcPr>
            <w:tcW w:w="1792" w:type="dxa"/>
            <w:tcBorders>
              <w:left w:val="single" w:sz="6" w:space="0" w:color="auto"/>
              <w:right w:val="single" w:sz="6" w:space="0" w:color="auto"/>
            </w:tcBorders>
          </w:tcPr>
          <w:p w14:paraId="5C6A8E72"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EE79DFA" w14:textId="77777777" w:rsidR="00752189" w:rsidRPr="00752189" w:rsidRDefault="00770557" w:rsidP="00752189">
            <w:pPr>
              <w:rPr>
                <w:rFonts w:cs="Arial"/>
                <w:sz w:val="16"/>
                <w:szCs w:val="16"/>
              </w:rPr>
            </w:pPr>
            <w:r w:rsidRPr="00752189">
              <w:rPr>
                <w:rFonts w:cs="Arial"/>
                <w:sz w:val="16"/>
                <w:szCs w:val="16"/>
              </w:rPr>
              <w:t>UC-REQ-483741/A-AUX IOD Deactivation via Camera Button</w:t>
            </w:r>
          </w:p>
        </w:tc>
        <w:tc>
          <w:tcPr>
            <w:tcW w:w="4770" w:type="dxa"/>
            <w:tcBorders>
              <w:top w:val="single" w:sz="6" w:space="0" w:color="auto"/>
              <w:left w:val="single" w:sz="6" w:space="0" w:color="auto"/>
              <w:bottom w:val="single" w:sz="6" w:space="0" w:color="auto"/>
              <w:right w:val="single" w:sz="6" w:space="0" w:color="auto"/>
            </w:tcBorders>
            <w:vAlign w:val="center"/>
          </w:tcPr>
          <w:p w14:paraId="16A4759C"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5C388E90" w14:textId="77777777" w:rsidTr="00570795">
        <w:trPr>
          <w:trHeight w:val="187"/>
          <w:jc w:val="center"/>
        </w:trPr>
        <w:tc>
          <w:tcPr>
            <w:tcW w:w="1792" w:type="dxa"/>
            <w:tcBorders>
              <w:left w:val="single" w:sz="6" w:space="0" w:color="auto"/>
              <w:right w:val="single" w:sz="6" w:space="0" w:color="auto"/>
            </w:tcBorders>
          </w:tcPr>
          <w:p w14:paraId="51C000C8"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DEADF88" w14:textId="77777777" w:rsidR="00752189" w:rsidRPr="00752189" w:rsidRDefault="00770557" w:rsidP="00752189">
            <w:pPr>
              <w:rPr>
                <w:rFonts w:cs="Arial"/>
                <w:sz w:val="16"/>
                <w:szCs w:val="16"/>
              </w:rPr>
            </w:pPr>
            <w:r w:rsidRPr="00752189">
              <w:rPr>
                <w:rFonts w:cs="Arial"/>
                <w:sz w:val="16"/>
                <w:szCs w:val="16"/>
              </w:rPr>
              <w:t>UC-REQ-483743/A-AUX IOD Deactivation via Shift to Reverse</w:t>
            </w:r>
          </w:p>
        </w:tc>
        <w:tc>
          <w:tcPr>
            <w:tcW w:w="4770" w:type="dxa"/>
            <w:tcBorders>
              <w:top w:val="single" w:sz="6" w:space="0" w:color="auto"/>
              <w:left w:val="single" w:sz="6" w:space="0" w:color="auto"/>
              <w:bottom w:val="single" w:sz="6" w:space="0" w:color="auto"/>
              <w:right w:val="single" w:sz="6" w:space="0" w:color="auto"/>
            </w:tcBorders>
            <w:vAlign w:val="center"/>
          </w:tcPr>
          <w:p w14:paraId="468E4D4E"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4ADE6D06" w14:textId="77777777" w:rsidTr="00570795">
        <w:trPr>
          <w:trHeight w:val="187"/>
          <w:jc w:val="center"/>
        </w:trPr>
        <w:tc>
          <w:tcPr>
            <w:tcW w:w="1792" w:type="dxa"/>
            <w:tcBorders>
              <w:left w:val="single" w:sz="6" w:space="0" w:color="auto"/>
              <w:right w:val="single" w:sz="6" w:space="0" w:color="auto"/>
            </w:tcBorders>
          </w:tcPr>
          <w:p w14:paraId="00C2135E"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06DA397" w14:textId="77777777" w:rsidR="00752189" w:rsidRPr="00752189" w:rsidRDefault="00770557" w:rsidP="00752189">
            <w:pPr>
              <w:rPr>
                <w:rFonts w:cs="Arial"/>
                <w:sz w:val="16"/>
                <w:szCs w:val="16"/>
              </w:rPr>
            </w:pPr>
            <w:r w:rsidRPr="00752189">
              <w:rPr>
                <w:rFonts w:cs="Arial"/>
                <w:sz w:val="16"/>
                <w:szCs w:val="16"/>
              </w:rPr>
              <w:t>UC-REQ-483744/A-AUX IOD Deactivation via Pro Trailer Assist Activation</w:t>
            </w:r>
          </w:p>
        </w:tc>
        <w:tc>
          <w:tcPr>
            <w:tcW w:w="4770" w:type="dxa"/>
            <w:tcBorders>
              <w:top w:val="single" w:sz="6" w:space="0" w:color="auto"/>
              <w:left w:val="single" w:sz="6" w:space="0" w:color="auto"/>
              <w:bottom w:val="single" w:sz="6" w:space="0" w:color="auto"/>
              <w:right w:val="single" w:sz="6" w:space="0" w:color="auto"/>
            </w:tcBorders>
            <w:vAlign w:val="center"/>
          </w:tcPr>
          <w:p w14:paraId="7929924C"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5F744870" w14:textId="77777777" w:rsidTr="00570795">
        <w:trPr>
          <w:trHeight w:val="187"/>
          <w:jc w:val="center"/>
        </w:trPr>
        <w:tc>
          <w:tcPr>
            <w:tcW w:w="1792" w:type="dxa"/>
            <w:tcBorders>
              <w:left w:val="single" w:sz="6" w:space="0" w:color="auto"/>
              <w:right w:val="single" w:sz="6" w:space="0" w:color="auto"/>
            </w:tcBorders>
          </w:tcPr>
          <w:p w14:paraId="520967B4"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DDC4D24" w14:textId="77777777" w:rsidR="00752189" w:rsidRPr="00752189" w:rsidRDefault="00770557" w:rsidP="00752189">
            <w:pPr>
              <w:rPr>
                <w:rFonts w:cs="Arial"/>
                <w:sz w:val="16"/>
                <w:szCs w:val="16"/>
              </w:rPr>
            </w:pPr>
            <w:r w:rsidRPr="00752189">
              <w:rPr>
                <w:rFonts w:cs="Arial"/>
                <w:sz w:val="16"/>
                <w:szCs w:val="16"/>
              </w:rPr>
              <w:t>UC-REQ-483745/A-AUX IOD Deactivation via APA Activation</w:t>
            </w:r>
          </w:p>
        </w:tc>
        <w:tc>
          <w:tcPr>
            <w:tcW w:w="4770" w:type="dxa"/>
            <w:tcBorders>
              <w:top w:val="single" w:sz="6" w:space="0" w:color="auto"/>
              <w:left w:val="single" w:sz="6" w:space="0" w:color="auto"/>
              <w:bottom w:val="single" w:sz="6" w:space="0" w:color="auto"/>
              <w:right w:val="single" w:sz="6" w:space="0" w:color="auto"/>
            </w:tcBorders>
            <w:vAlign w:val="center"/>
          </w:tcPr>
          <w:p w14:paraId="1788355F"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3EAD6ABF" w14:textId="77777777" w:rsidTr="00570795">
        <w:trPr>
          <w:trHeight w:val="187"/>
          <w:jc w:val="center"/>
        </w:trPr>
        <w:tc>
          <w:tcPr>
            <w:tcW w:w="1792" w:type="dxa"/>
            <w:tcBorders>
              <w:left w:val="single" w:sz="6" w:space="0" w:color="auto"/>
              <w:right w:val="single" w:sz="6" w:space="0" w:color="auto"/>
            </w:tcBorders>
          </w:tcPr>
          <w:p w14:paraId="0B0BE31B"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6214444B" w14:textId="77777777" w:rsidR="00752189" w:rsidRPr="00752189" w:rsidRDefault="00770557" w:rsidP="00752189">
            <w:pPr>
              <w:rPr>
                <w:rFonts w:cs="Arial"/>
                <w:sz w:val="16"/>
                <w:szCs w:val="16"/>
              </w:rPr>
            </w:pPr>
            <w:r w:rsidRPr="00752189">
              <w:rPr>
                <w:rFonts w:cs="Arial"/>
                <w:sz w:val="16"/>
                <w:szCs w:val="16"/>
              </w:rPr>
              <w:t>UC-REQ-483747/A-AUX IOD Deactivation via Ignition</w:t>
            </w:r>
          </w:p>
        </w:tc>
        <w:tc>
          <w:tcPr>
            <w:tcW w:w="4770" w:type="dxa"/>
            <w:tcBorders>
              <w:top w:val="single" w:sz="6" w:space="0" w:color="auto"/>
              <w:left w:val="single" w:sz="6" w:space="0" w:color="auto"/>
              <w:bottom w:val="single" w:sz="6" w:space="0" w:color="auto"/>
              <w:right w:val="single" w:sz="6" w:space="0" w:color="auto"/>
            </w:tcBorders>
            <w:vAlign w:val="center"/>
          </w:tcPr>
          <w:p w14:paraId="3E8CE802"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73FD0254" w14:textId="77777777" w:rsidTr="00570795">
        <w:trPr>
          <w:trHeight w:val="187"/>
          <w:jc w:val="center"/>
        </w:trPr>
        <w:tc>
          <w:tcPr>
            <w:tcW w:w="1792" w:type="dxa"/>
            <w:tcBorders>
              <w:left w:val="single" w:sz="6" w:space="0" w:color="auto"/>
              <w:right w:val="single" w:sz="6" w:space="0" w:color="auto"/>
            </w:tcBorders>
          </w:tcPr>
          <w:p w14:paraId="1DE4E8F2"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1C9514C" w14:textId="77777777" w:rsidR="00752189" w:rsidRPr="00752189" w:rsidRDefault="00770557" w:rsidP="00752189">
            <w:pPr>
              <w:rPr>
                <w:rFonts w:cs="Arial"/>
                <w:sz w:val="16"/>
                <w:szCs w:val="16"/>
              </w:rPr>
            </w:pPr>
            <w:r w:rsidRPr="00752189">
              <w:rPr>
                <w:rFonts w:cs="Arial"/>
                <w:sz w:val="16"/>
                <w:szCs w:val="16"/>
              </w:rPr>
              <w:t>UC-REQ-483748/A-AUX IOD while Shifting to Park</w:t>
            </w:r>
          </w:p>
        </w:tc>
        <w:tc>
          <w:tcPr>
            <w:tcW w:w="4770" w:type="dxa"/>
            <w:tcBorders>
              <w:top w:val="single" w:sz="6" w:space="0" w:color="auto"/>
              <w:left w:val="single" w:sz="6" w:space="0" w:color="auto"/>
              <w:bottom w:val="single" w:sz="6" w:space="0" w:color="auto"/>
              <w:right w:val="single" w:sz="6" w:space="0" w:color="auto"/>
            </w:tcBorders>
            <w:vAlign w:val="center"/>
          </w:tcPr>
          <w:p w14:paraId="5340B217"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59EFB54B" w14:textId="77777777" w:rsidTr="00570795">
        <w:trPr>
          <w:trHeight w:val="187"/>
          <w:jc w:val="center"/>
        </w:trPr>
        <w:tc>
          <w:tcPr>
            <w:tcW w:w="1792" w:type="dxa"/>
            <w:tcBorders>
              <w:left w:val="single" w:sz="6" w:space="0" w:color="auto"/>
              <w:right w:val="single" w:sz="6" w:space="0" w:color="auto"/>
            </w:tcBorders>
          </w:tcPr>
          <w:p w14:paraId="4C4F58E2"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B11C66C" w14:textId="77777777" w:rsidR="00752189" w:rsidRPr="00752189" w:rsidRDefault="00770557" w:rsidP="00752189">
            <w:pPr>
              <w:rPr>
                <w:rFonts w:cs="Arial"/>
                <w:sz w:val="16"/>
                <w:szCs w:val="16"/>
              </w:rPr>
            </w:pPr>
            <w:r w:rsidRPr="00752189">
              <w:rPr>
                <w:rFonts w:cs="Arial"/>
                <w:sz w:val="16"/>
                <w:szCs w:val="16"/>
              </w:rPr>
              <w:t>UC-REQ-483749/A-AUX IOD Deactivation via Sync</w:t>
            </w:r>
          </w:p>
        </w:tc>
        <w:tc>
          <w:tcPr>
            <w:tcW w:w="4770" w:type="dxa"/>
            <w:tcBorders>
              <w:top w:val="single" w:sz="6" w:space="0" w:color="auto"/>
              <w:left w:val="single" w:sz="6" w:space="0" w:color="auto"/>
              <w:bottom w:val="single" w:sz="6" w:space="0" w:color="auto"/>
              <w:right w:val="single" w:sz="6" w:space="0" w:color="auto"/>
            </w:tcBorders>
            <w:vAlign w:val="center"/>
          </w:tcPr>
          <w:p w14:paraId="13F5DB6E"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6007351E" w14:textId="77777777" w:rsidTr="00570795">
        <w:trPr>
          <w:trHeight w:val="187"/>
          <w:jc w:val="center"/>
        </w:trPr>
        <w:tc>
          <w:tcPr>
            <w:tcW w:w="1792" w:type="dxa"/>
            <w:tcBorders>
              <w:left w:val="single" w:sz="6" w:space="0" w:color="auto"/>
              <w:right w:val="single" w:sz="6" w:space="0" w:color="auto"/>
            </w:tcBorders>
          </w:tcPr>
          <w:p w14:paraId="5C0AF023"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AAB4C27" w14:textId="77777777" w:rsidR="00752189" w:rsidRPr="00752189" w:rsidRDefault="00770557" w:rsidP="00752189">
            <w:pPr>
              <w:rPr>
                <w:rFonts w:cs="Arial"/>
                <w:sz w:val="16"/>
                <w:szCs w:val="16"/>
              </w:rPr>
            </w:pPr>
            <w:r w:rsidRPr="00752189">
              <w:rPr>
                <w:rFonts w:cs="Arial"/>
                <w:sz w:val="16"/>
                <w:szCs w:val="16"/>
              </w:rPr>
              <w:t>UC-REQ-483750/A-AUX IOD Deactivation via Boundary Alert</w:t>
            </w:r>
          </w:p>
        </w:tc>
        <w:tc>
          <w:tcPr>
            <w:tcW w:w="4770" w:type="dxa"/>
            <w:tcBorders>
              <w:top w:val="single" w:sz="6" w:space="0" w:color="auto"/>
              <w:left w:val="single" w:sz="6" w:space="0" w:color="auto"/>
              <w:bottom w:val="single" w:sz="6" w:space="0" w:color="auto"/>
              <w:right w:val="single" w:sz="6" w:space="0" w:color="auto"/>
            </w:tcBorders>
            <w:vAlign w:val="center"/>
          </w:tcPr>
          <w:p w14:paraId="08953B0E"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6F2A8586" w14:textId="77777777" w:rsidTr="00570795">
        <w:trPr>
          <w:trHeight w:val="187"/>
          <w:jc w:val="center"/>
        </w:trPr>
        <w:tc>
          <w:tcPr>
            <w:tcW w:w="1792" w:type="dxa"/>
            <w:tcBorders>
              <w:left w:val="single" w:sz="6" w:space="0" w:color="auto"/>
              <w:right w:val="single" w:sz="6" w:space="0" w:color="auto"/>
            </w:tcBorders>
          </w:tcPr>
          <w:p w14:paraId="0F8DA01C"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7440E57" w14:textId="77777777" w:rsidR="00752189" w:rsidRPr="00752189" w:rsidRDefault="00770557" w:rsidP="00752189">
            <w:pPr>
              <w:rPr>
                <w:rFonts w:cs="Arial"/>
                <w:sz w:val="16"/>
                <w:szCs w:val="16"/>
              </w:rPr>
            </w:pPr>
            <w:r w:rsidRPr="00752189">
              <w:rPr>
                <w:rFonts w:cs="Arial"/>
                <w:sz w:val="16"/>
                <w:szCs w:val="16"/>
              </w:rPr>
              <w:t>UC-REQ-483781/A-AUX IOD Deactivation via Off-road Mode</w:t>
            </w:r>
          </w:p>
        </w:tc>
        <w:tc>
          <w:tcPr>
            <w:tcW w:w="4770" w:type="dxa"/>
            <w:tcBorders>
              <w:top w:val="single" w:sz="6" w:space="0" w:color="auto"/>
              <w:left w:val="single" w:sz="6" w:space="0" w:color="auto"/>
              <w:bottom w:val="single" w:sz="6" w:space="0" w:color="auto"/>
              <w:right w:val="single" w:sz="6" w:space="0" w:color="auto"/>
            </w:tcBorders>
            <w:vAlign w:val="center"/>
          </w:tcPr>
          <w:p w14:paraId="18E6F3FA"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62B3875F" w14:textId="77777777" w:rsidTr="00570795">
        <w:trPr>
          <w:trHeight w:val="187"/>
          <w:jc w:val="center"/>
        </w:trPr>
        <w:tc>
          <w:tcPr>
            <w:tcW w:w="1792" w:type="dxa"/>
            <w:tcBorders>
              <w:left w:val="single" w:sz="6" w:space="0" w:color="auto"/>
              <w:right w:val="single" w:sz="6" w:space="0" w:color="auto"/>
            </w:tcBorders>
          </w:tcPr>
          <w:p w14:paraId="4D515F5D"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5C44C06" w14:textId="77777777" w:rsidR="00752189" w:rsidRPr="00752189" w:rsidRDefault="00770557" w:rsidP="00752189">
            <w:pPr>
              <w:rPr>
                <w:rFonts w:cs="Arial"/>
                <w:sz w:val="16"/>
                <w:szCs w:val="16"/>
              </w:rPr>
            </w:pPr>
            <w:r w:rsidRPr="00752189">
              <w:rPr>
                <w:rFonts w:cs="Arial"/>
                <w:sz w:val="16"/>
                <w:szCs w:val="16"/>
              </w:rPr>
              <w:t>UC-REQ-483751/A-Returning to AUX IOD from Parking Feature</w:t>
            </w:r>
          </w:p>
        </w:tc>
        <w:tc>
          <w:tcPr>
            <w:tcW w:w="4770" w:type="dxa"/>
            <w:tcBorders>
              <w:top w:val="single" w:sz="6" w:space="0" w:color="auto"/>
              <w:left w:val="single" w:sz="6" w:space="0" w:color="auto"/>
              <w:bottom w:val="single" w:sz="6" w:space="0" w:color="auto"/>
              <w:right w:val="single" w:sz="6" w:space="0" w:color="auto"/>
            </w:tcBorders>
            <w:vAlign w:val="center"/>
          </w:tcPr>
          <w:p w14:paraId="16A568D6"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70BA82A2" w14:textId="77777777" w:rsidTr="00570795">
        <w:trPr>
          <w:trHeight w:val="187"/>
          <w:jc w:val="center"/>
        </w:trPr>
        <w:tc>
          <w:tcPr>
            <w:tcW w:w="1792" w:type="dxa"/>
            <w:tcBorders>
              <w:left w:val="single" w:sz="6" w:space="0" w:color="auto"/>
              <w:right w:val="single" w:sz="6" w:space="0" w:color="auto"/>
            </w:tcBorders>
          </w:tcPr>
          <w:p w14:paraId="1C5D391B"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F64825F" w14:textId="77777777" w:rsidR="00752189" w:rsidRPr="00752189" w:rsidRDefault="00770557" w:rsidP="00752189">
            <w:pPr>
              <w:rPr>
                <w:rFonts w:cs="Arial"/>
                <w:sz w:val="16"/>
                <w:szCs w:val="16"/>
              </w:rPr>
            </w:pPr>
            <w:r w:rsidRPr="00752189">
              <w:rPr>
                <w:rFonts w:cs="Arial"/>
                <w:sz w:val="16"/>
                <w:szCs w:val="16"/>
              </w:rPr>
              <w:t>UC-REQ-483752/A-No Response from ADAS/IPMB Handling</w:t>
            </w:r>
          </w:p>
        </w:tc>
        <w:tc>
          <w:tcPr>
            <w:tcW w:w="4770" w:type="dxa"/>
            <w:tcBorders>
              <w:top w:val="single" w:sz="6" w:space="0" w:color="auto"/>
              <w:left w:val="single" w:sz="6" w:space="0" w:color="auto"/>
              <w:bottom w:val="single" w:sz="6" w:space="0" w:color="auto"/>
              <w:right w:val="single" w:sz="6" w:space="0" w:color="auto"/>
            </w:tcBorders>
            <w:vAlign w:val="center"/>
          </w:tcPr>
          <w:p w14:paraId="0DEA4DE2"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7447D069" w14:textId="77777777" w:rsidTr="00570795">
        <w:trPr>
          <w:trHeight w:val="187"/>
          <w:jc w:val="center"/>
        </w:trPr>
        <w:tc>
          <w:tcPr>
            <w:tcW w:w="1792" w:type="dxa"/>
            <w:tcBorders>
              <w:left w:val="single" w:sz="6" w:space="0" w:color="auto"/>
              <w:right w:val="single" w:sz="6" w:space="0" w:color="auto"/>
            </w:tcBorders>
          </w:tcPr>
          <w:p w14:paraId="3E326F25"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2FDEC6AB" w14:textId="77777777" w:rsidR="00752189" w:rsidRPr="00752189" w:rsidRDefault="00770557" w:rsidP="00752189">
            <w:pPr>
              <w:rPr>
                <w:rFonts w:cs="Arial"/>
                <w:sz w:val="16"/>
                <w:szCs w:val="16"/>
              </w:rPr>
            </w:pPr>
            <w:r w:rsidRPr="00752189">
              <w:rPr>
                <w:rFonts w:cs="Arial"/>
                <w:sz w:val="16"/>
                <w:szCs w:val="16"/>
              </w:rPr>
              <w:t>UC-REQ-483753/A-No Video from ADAS/IPMB Handling</w:t>
            </w:r>
          </w:p>
        </w:tc>
        <w:tc>
          <w:tcPr>
            <w:tcW w:w="4770" w:type="dxa"/>
            <w:tcBorders>
              <w:top w:val="single" w:sz="6" w:space="0" w:color="auto"/>
              <w:left w:val="single" w:sz="6" w:space="0" w:color="auto"/>
              <w:bottom w:val="single" w:sz="6" w:space="0" w:color="auto"/>
              <w:right w:val="single" w:sz="6" w:space="0" w:color="auto"/>
            </w:tcBorders>
            <w:vAlign w:val="center"/>
          </w:tcPr>
          <w:p w14:paraId="10785B00"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3B45BBF0" w14:textId="77777777" w:rsidTr="00570795">
        <w:trPr>
          <w:trHeight w:val="187"/>
          <w:jc w:val="center"/>
        </w:trPr>
        <w:tc>
          <w:tcPr>
            <w:tcW w:w="1792" w:type="dxa"/>
            <w:tcBorders>
              <w:left w:val="single" w:sz="6" w:space="0" w:color="auto"/>
              <w:right w:val="single" w:sz="6" w:space="0" w:color="auto"/>
            </w:tcBorders>
          </w:tcPr>
          <w:p w14:paraId="02133BF1"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36EF4054" w14:textId="77777777" w:rsidR="00752189" w:rsidRPr="00752189" w:rsidRDefault="00770557" w:rsidP="00752189">
            <w:pPr>
              <w:rPr>
                <w:rFonts w:cs="Arial"/>
                <w:sz w:val="16"/>
                <w:szCs w:val="16"/>
              </w:rPr>
            </w:pPr>
            <w:r w:rsidRPr="00752189">
              <w:rPr>
                <w:rFonts w:cs="Arial"/>
                <w:sz w:val="16"/>
                <w:szCs w:val="16"/>
              </w:rPr>
              <w:t>1039490/A-RCOD</w:t>
            </w:r>
          </w:p>
        </w:tc>
        <w:tc>
          <w:tcPr>
            <w:tcW w:w="4770" w:type="dxa"/>
            <w:tcBorders>
              <w:top w:val="single" w:sz="6" w:space="0" w:color="auto"/>
              <w:left w:val="single" w:sz="6" w:space="0" w:color="auto"/>
              <w:bottom w:val="single" w:sz="6" w:space="0" w:color="auto"/>
              <w:right w:val="single" w:sz="6" w:space="0" w:color="auto"/>
            </w:tcBorders>
            <w:vAlign w:val="center"/>
          </w:tcPr>
          <w:p w14:paraId="13839DB4"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2413FF92" w14:textId="77777777" w:rsidTr="00570795">
        <w:trPr>
          <w:trHeight w:val="187"/>
          <w:jc w:val="center"/>
        </w:trPr>
        <w:tc>
          <w:tcPr>
            <w:tcW w:w="1792" w:type="dxa"/>
            <w:tcBorders>
              <w:left w:val="single" w:sz="6" w:space="0" w:color="auto"/>
              <w:right w:val="single" w:sz="6" w:space="0" w:color="auto"/>
            </w:tcBorders>
          </w:tcPr>
          <w:p w14:paraId="7D47ACD7"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41BEBF53" w14:textId="77777777" w:rsidR="00752189" w:rsidRPr="00752189" w:rsidRDefault="00770557" w:rsidP="00752189">
            <w:pPr>
              <w:rPr>
                <w:rFonts w:cs="Arial"/>
                <w:sz w:val="16"/>
                <w:szCs w:val="16"/>
              </w:rPr>
            </w:pPr>
            <w:r w:rsidRPr="00752189">
              <w:rPr>
                <w:rFonts w:cs="Arial"/>
                <w:sz w:val="16"/>
                <w:szCs w:val="16"/>
              </w:rPr>
              <w:t>FUN-REQ-483788/A-RCOD</w:t>
            </w:r>
          </w:p>
        </w:tc>
        <w:tc>
          <w:tcPr>
            <w:tcW w:w="4770" w:type="dxa"/>
            <w:tcBorders>
              <w:top w:val="single" w:sz="6" w:space="0" w:color="auto"/>
              <w:left w:val="single" w:sz="6" w:space="0" w:color="auto"/>
              <w:bottom w:val="single" w:sz="6" w:space="0" w:color="auto"/>
              <w:right w:val="single" w:sz="6" w:space="0" w:color="auto"/>
            </w:tcBorders>
            <w:vAlign w:val="center"/>
          </w:tcPr>
          <w:p w14:paraId="4DBE9982"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68B4B08D" w14:textId="77777777" w:rsidTr="00570795">
        <w:trPr>
          <w:trHeight w:val="187"/>
          <w:jc w:val="center"/>
        </w:trPr>
        <w:tc>
          <w:tcPr>
            <w:tcW w:w="1792" w:type="dxa"/>
            <w:tcBorders>
              <w:left w:val="single" w:sz="6" w:space="0" w:color="auto"/>
              <w:right w:val="single" w:sz="6" w:space="0" w:color="auto"/>
            </w:tcBorders>
          </w:tcPr>
          <w:p w14:paraId="2E405ABC"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5E597D7" w14:textId="77777777" w:rsidR="00752189" w:rsidRPr="00752189" w:rsidRDefault="00770557" w:rsidP="00752189">
            <w:pPr>
              <w:rPr>
                <w:rFonts w:cs="Arial"/>
                <w:sz w:val="16"/>
                <w:szCs w:val="16"/>
              </w:rPr>
            </w:pPr>
            <w:r w:rsidRPr="00752189">
              <w:rPr>
                <w:rFonts w:cs="Arial"/>
                <w:sz w:val="16"/>
                <w:szCs w:val="16"/>
              </w:rPr>
              <w:t>1039551/A-Use Cases</w:t>
            </w:r>
          </w:p>
        </w:tc>
        <w:tc>
          <w:tcPr>
            <w:tcW w:w="4770" w:type="dxa"/>
            <w:tcBorders>
              <w:top w:val="single" w:sz="6" w:space="0" w:color="auto"/>
              <w:left w:val="single" w:sz="6" w:space="0" w:color="auto"/>
              <w:bottom w:val="single" w:sz="6" w:space="0" w:color="auto"/>
              <w:right w:val="single" w:sz="6" w:space="0" w:color="auto"/>
            </w:tcBorders>
            <w:vAlign w:val="center"/>
          </w:tcPr>
          <w:p w14:paraId="03FF0021"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31C1A869" w14:textId="77777777" w:rsidTr="00570795">
        <w:trPr>
          <w:trHeight w:val="187"/>
          <w:jc w:val="center"/>
        </w:trPr>
        <w:tc>
          <w:tcPr>
            <w:tcW w:w="1792" w:type="dxa"/>
            <w:tcBorders>
              <w:left w:val="single" w:sz="6" w:space="0" w:color="auto"/>
              <w:right w:val="single" w:sz="6" w:space="0" w:color="auto"/>
            </w:tcBorders>
          </w:tcPr>
          <w:p w14:paraId="76E604C2"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71518A1F" w14:textId="77777777" w:rsidR="00752189" w:rsidRPr="00752189" w:rsidRDefault="00770557" w:rsidP="00752189">
            <w:pPr>
              <w:rPr>
                <w:rFonts w:cs="Arial"/>
                <w:sz w:val="16"/>
                <w:szCs w:val="16"/>
              </w:rPr>
            </w:pPr>
            <w:r w:rsidRPr="00752189">
              <w:rPr>
                <w:rFonts w:cs="Arial"/>
                <w:sz w:val="16"/>
                <w:szCs w:val="16"/>
              </w:rPr>
              <w:t>UC-REQ-483754/A-RCOD Black Box Not Configured ADAS</w:t>
            </w:r>
          </w:p>
        </w:tc>
        <w:tc>
          <w:tcPr>
            <w:tcW w:w="4770" w:type="dxa"/>
            <w:tcBorders>
              <w:top w:val="single" w:sz="6" w:space="0" w:color="auto"/>
              <w:left w:val="single" w:sz="6" w:space="0" w:color="auto"/>
              <w:bottom w:val="single" w:sz="6" w:space="0" w:color="auto"/>
              <w:right w:val="single" w:sz="6" w:space="0" w:color="auto"/>
            </w:tcBorders>
            <w:vAlign w:val="center"/>
          </w:tcPr>
          <w:p w14:paraId="602CCD02"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0761107E" w14:textId="77777777" w:rsidTr="00570795">
        <w:trPr>
          <w:trHeight w:val="187"/>
          <w:jc w:val="center"/>
        </w:trPr>
        <w:tc>
          <w:tcPr>
            <w:tcW w:w="1792" w:type="dxa"/>
            <w:tcBorders>
              <w:left w:val="single" w:sz="6" w:space="0" w:color="auto"/>
              <w:right w:val="single" w:sz="6" w:space="0" w:color="auto"/>
            </w:tcBorders>
          </w:tcPr>
          <w:p w14:paraId="6D668016"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104CB1D3" w14:textId="77777777" w:rsidR="00752189" w:rsidRPr="00752189" w:rsidRDefault="00770557" w:rsidP="00752189">
            <w:pPr>
              <w:rPr>
                <w:rFonts w:cs="Arial"/>
                <w:sz w:val="16"/>
                <w:szCs w:val="16"/>
              </w:rPr>
            </w:pPr>
            <w:r w:rsidRPr="00752189">
              <w:rPr>
                <w:rFonts w:cs="Arial"/>
                <w:sz w:val="16"/>
                <w:szCs w:val="16"/>
              </w:rPr>
              <w:t>UC-REQ-483755/A-RCOD Black Box Is Configured ADAS Variant</w:t>
            </w:r>
          </w:p>
        </w:tc>
        <w:tc>
          <w:tcPr>
            <w:tcW w:w="4770" w:type="dxa"/>
            <w:tcBorders>
              <w:top w:val="single" w:sz="6" w:space="0" w:color="auto"/>
              <w:left w:val="single" w:sz="6" w:space="0" w:color="auto"/>
              <w:bottom w:val="single" w:sz="6" w:space="0" w:color="auto"/>
              <w:right w:val="single" w:sz="6" w:space="0" w:color="auto"/>
            </w:tcBorders>
            <w:vAlign w:val="center"/>
          </w:tcPr>
          <w:p w14:paraId="694E996E"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2313A5AB" w14:textId="77777777" w:rsidTr="00570795">
        <w:trPr>
          <w:trHeight w:val="187"/>
          <w:jc w:val="center"/>
        </w:trPr>
        <w:tc>
          <w:tcPr>
            <w:tcW w:w="1792" w:type="dxa"/>
            <w:tcBorders>
              <w:left w:val="single" w:sz="6" w:space="0" w:color="auto"/>
              <w:right w:val="single" w:sz="6" w:space="0" w:color="auto"/>
            </w:tcBorders>
          </w:tcPr>
          <w:p w14:paraId="31C26B18"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0A934FD7" w14:textId="77777777" w:rsidR="00752189" w:rsidRPr="00752189" w:rsidRDefault="00770557" w:rsidP="00752189">
            <w:pPr>
              <w:rPr>
                <w:rFonts w:cs="Arial"/>
                <w:sz w:val="16"/>
                <w:szCs w:val="16"/>
              </w:rPr>
            </w:pPr>
            <w:r w:rsidRPr="00752189">
              <w:rPr>
                <w:rFonts w:cs="Arial"/>
                <w:sz w:val="16"/>
                <w:szCs w:val="16"/>
              </w:rPr>
              <w:t>UC-REQ-483757/A-RCOD Black Box Is Configured Non-ADAS Variant</w:t>
            </w:r>
          </w:p>
        </w:tc>
        <w:tc>
          <w:tcPr>
            <w:tcW w:w="4770" w:type="dxa"/>
            <w:tcBorders>
              <w:top w:val="single" w:sz="6" w:space="0" w:color="auto"/>
              <w:left w:val="single" w:sz="6" w:space="0" w:color="auto"/>
              <w:bottom w:val="single" w:sz="6" w:space="0" w:color="auto"/>
              <w:right w:val="single" w:sz="6" w:space="0" w:color="auto"/>
            </w:tcBorders>
            <w:vAlign w:val="center"/>
          </w:tcPr>
          <w:p w14:paraId="506A8F98" w14:textId="77777777" w:rsidR="00752189" w:rsidRPr="00752189" w:rsidRDefault="00770557" w:rsidP="00752189">
            <w:pPr>
              <w:rPr>
                <w:rFonts w:cs="Calibri"/>
                <w:sz w:val="16"/>
                <w:szCs w:val="16"/>
              </w:rPr>
            </w:pPr>
            <w:r w:rsidRPr="00752189">
              <w:rPr>
                <w:rFonts w:cs="Calibri"/>
                <w:sz w:val="16"/>
                <w:szCs w:val="16"/>
              </w:rPr>
              <w:t>tmertiri: new requirement</w:t>
            </w:r>
          </w:p>
        </w:tc>
      </w:tr>
      <w:tr w:rsidR="00752189" w:rsidRPr="005438E1" w14:paraId="2AE7EBA9" w14:textId="77777777" w:rsidTr="00570795">
        <w:trPr>
          <w:trHeight w:val="187"/>
          <w:jc w:val="center"/>
        </w:trPr>
        <w:tc>
          <w:tcPr>
            <w:tcW w:w="1792" w:type="dxa"/>
            <w:tcBorders>
              <w:left w:val="single" w:sz="6" w:space="0" w:color="auto"/>
              <w:bottom w:val="single" w:sz="4" w:space="0" w:color="auto"/>
              <w:right w:val="single" w:sz="6" w:space="0" w:color="auto"/>
            </w:tcBorders>
          </w:tcPr>
          <w:p w14:paraId="43C756BB" w14:textId="77777777" w:rsidR="00752189" w:rsidRDefault="00000000" w:rsidP="00752189">
            <w:pPr>
              <w:rPr>
                <w:rFonts w:cs="Arial"/>
                <w:sz w:val="16"/>
                <w:szCs w:val="16"/>
              </w:rPr>
            </w:pPr>
          </w:p>
        </w:tc>
        <w:tc>
          <w:tcPr>
            <w:tcW w:w="4500" w:type="dxa"/>
            <w:gridSpan w:val="2"/>
            <w:tcBorders>
              <w:top w:val="single" w:sz="6" w:space="0" w:color="auto"/>
              <w:left w:val="single" w:sz="6" w:space="0" w:color="auto"/>
              <w:bottom w:val="single" w:sz="6" w:space="0" w:color="auto"/>
              <w:right w:val="single" w:sz="6" w:space="0" w:color="auto"/>
            </w:tcBorders>
            <w:vAlign w:val="center"/>
          </w:tcPr>
          <w:p w14:paraId="515713F5" w14:textId="77777777" w:rsidR="00752189" w:rsidRPr="00752189" w:rsidRDefault="00770557" w:rsidP="00752189">
            <w:pPr>
              <w:rPr>
                <w:rFonts w:cs="Arial"/>
                <w:sz w:val="16"/>
                <w:szCs w:val="16"/>
              </w:rPr>
            </w:pPr>
            <w:r w:rsidRPr="00752189">
              <w:rPr>
                <w:rFonts w:cs="Arial"/>
                <w:sz w:val="16"/>
                <w:szCs w:val="16"/>
              </w:rPr>
              <w:t>UC-REQ-483756/A-RCOD Black Box Not Configured Non-ADAS variant</w:t>
            </w:r>
          </w:p>
        </w:tc>
        <w:tc>
          <w:tcPr>
            <w:tcW w:w="4770" w:type="dxa"/>
            <w:tcBorders>
              <w:top w:val="single" w:sz="6" w:space="0" w:color="auto"/>
              <w:left w:val="single" w:sz="6" w:space="0" w:color="auto"/>
              <w:bottom w:val="single" w:sz="6" w:space="0" w:color="auto"/>
              <w:right w:val="single" w:sz="6" w:space="0" w:color="auto"/>
            </w:tcBorders>
            <w:vAlign w:val="center"/>
          </w:tcPr>
          <w:p w14:paraId="14A5778C" w14:textId="77777777" w:rsidR="00752189" w:rsidRPr="00752189" w:rsidRDefault="00770557" w:rsidP="00752189">
            <w:pPr>
              <w:rPr>
                <w:rFonts w:cs="Calibri"/>
                <w:sz w:val="16"/>
                <w:szCs w:val="16"/>
              </w:rPr>
            </w:pPr>
            <w:r w:rsidRPr="00752189">
              <w:rPr>
                <w:rFonts w:cs="Calibri"/>
                <w:sz w:val="16"/>
                <w:szCs w:val="16"/>
              </w:rPr>
              <w:t>tmertiri: new requirement</w:t>
            </w:r>
          </w:p>
        </w:tc>
      </w:tr>
    </w:tbl>
    <w:p w14:paraId="1E4875E8" w14:textId="77777777" w:rsidR="00FE4B4B" w:rsidRDefault="00770557">
      <w:pPr>
        <w:jc w:val="center"/>
        <w:rPr>
          <w:rFonts w:cs="Arial"/>
          <w:b/>
          <w:sz w:val="36"/>
          <w:szCs w:val="36"/>
        </w:rPr>
      </w:pPr>
      <w:r>
        <w:rPr>
          <w:b/>
          <w:sz w:val="36"/>
          <w:szCs w:val="36"/>
        </w:rPr>
        <w:br w:type="page"/>
      </w:r>
      <w:r>
        <w:rPr>
          <w:rFonts w:cs="Arial"/>
          <w:b/>
          <w:sz w:val="36"/>
          <w:szCs w:val="36"/>
        </w:rPr>
        <w:lastRenderedPageBreak/>
        <w:t>Table of Contents</w:t>
      </w:r>
    </w:p>
    <w:p w14:paraId="5CE01202" w14:textId="77777777" w:rsidR="00E52CBB" w:rsidRDefault="00770557">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100050005" w:history="1">
        <w:r w:rsidR="00E52CBB" w:rsidRPr="00123DCB">
          <w:rPr>
            <w:rStyle w:val="Hyperlink"/>
            <w:rFonts w:cs="Arial"/>
            <w:bCs/>
            <w:noProof/>
          </w:rPr>
          <w:t>Revision History</w:t>
        </w:r>
        <w:r w:rsidR="00E52CBB">
          <w:rPr>
            <w:noProof/>
            <w:webHidden/>
          </w:rPr>
          <w:tab/>
        </w:r>
        <w:r w:rsidR="00E52CBB">
          <w:rPr>
            <w:noProof/>
            <w:webHidden/>
          </w:rPr>
          <w:fldChar w:fldCharType="begin"/>
        </w:r>
        <w:r w:rsidR="00E52CBB">
          <w:rPr>
            <w:noProof/>
            <w:webHidden/>
          </w:rPr>
          <w:instrText xml:space="preserve"> PAGEREF _Toc100050005 \h </w:instrText>
        </w:r>
        <w:r w:rsidR="00E52CBB">
          <w:rPr>
            <w:noProof/>
            <w:webHidden/>
          </w:rPr>
        </w:r>
        <w:r w:rsidR="00E52CBB">
          <w:rPr>
            <w:noProof/>
            <w:webHidden/>
          </w:rPr>
          <w:fldChar w:fldCharType="separate"/>
        </w:r>
        <w:r w:rsidR="00E52CBB">
          <w:rPr>
            <w:noProof/>
            <w:webHidden/>
          </w:rPr>
          <w:t>2</w:t>
        </w:r>
        <w:r w:rsidR="00E52CBB">
          <w:rPr>
            <w:noProof/>
            <w:webHidden/>
          </w:rPr>
          <w:fldChar w:fldCharType="end"/>
        </w:r>
      </w:hyperlink>
    </w:p>
    <w:p w14:paraId="1B1FB091" w14:textId="77777777" w:rsidR="00E52CBB" w:rsidRDefault="0000000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00050006" w:history="1">
        <w:r w:rsidR="00E52CBB" w:rsidRPr="00123DCB">
          <w:rPr>
            <w:rStyle w:val="Hyperlink"/>
            <w:noProof/>
          </w:rPr>
          <w:t>1</w:t>
        </w:r>
        <w:r w:rsidR="00E52CBB">
          <w:rPr>
            <w:rFonts w:asciiTheme="minorHAnsi" w:eastAsiaTheme="minorEastAsia" w:hAnsiTheme="minorHAnsi" w:cstheme="minorBidi"/>
            <w:b w:val="0"/>
            <w:smallCaps w:val="0"/>
            <w:noProof/>
            <w:sz w:val="22"/>
            <w:szCs w:val="22"/>
          </w:rPr>
          <w:tab/>
        </w:r>
        <w:r w:rsidR="00E52CBB" w:rsidRPr="00123DCB">
          <w:rPr>
            <w:rStyle w:val="Hyperlink"/>
            <w:noProof/>
          </w:rPr>
          <w:t>Architectural Design</w:t>
        </w:r>
        <w:r w:rsidR="00E52CBB">
          <w:rPr>
            <w:noProof/>
            <w:webHidden/>
          </w:rPr>
          <w:tab/>
        </w:r>
        <w:r w:rsidR="00E52CBB">
          <w:rPr>
            <w:noProof/>
            <w:webHidden/>
          </w:rPr>
          <w:fldChar w:fldCharType="begin"/>
        </w:r>
        <w:r w:rsidR="00E52CBB">
          <w:rPr>
            <w:noProof/>
            <w:webHidden/>
          </w:rPr>
          <w:instrText xml:space="preserve"> PAGEREF _Toc100050006 \h </w:instrText>
        </w:r>
        <w:r w:rsidR="00E52CBB">
          <w:rPr>
            <w:noProof/>
            <w:webHidden/>
          </w:rPr>
        </w:r>
        <w:r w:rsidR="00E52CBB">
          <w:rPr>
            <w:noProof/>
            <w:webHidden/>
          </w:rPr>
          <w:fldChar w:fldCharType="separate"/>
        </w:r>
        <w:r w:rsidR="00E52CBB">
          <w:rPr>
            <w:noProof/>
            <w:webHidden/>
          </w:rPr>
          <w:t>16</w:t>
        </w:r>
        <w:r w:rsidR="00E52CBB">
          <w:rPr>
            <w:noProof/>
            <w:webHidden/>
          </w:rPr>
          <w:fldChar w:fldCharType="end"/>
        </w:r>
      </w:hyperlink>
    </w:p>
    <w:p w14:paraId="29C57C59"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07" w:history="1">
        <w:r w:rsidR="00E52CBB" w:rsidRPr="00123DCB">
          <w:rPr>
            <w:rStyle w:val="Hyperlink"/>
            <w:noProof/>
          </w:rPr>
          <w:t>1.1</w:t>
        </w:r>
        <w:r w:rsidR="00E52CBB">
          <w:rPr>
            <w:rFonts w:asciiTheme="minorHAnsi" w:eastAsiaTheme="minorEastAsia" w:hAnsiTheme="minorHAnsi" w:cstheme="minorBidi"/>
            <w:i w:val="0"/>
            <w:noProof/>
            <w:sz w:val="22"/>
            <w:szCs w:val="22"/>
          </w:rPr>
          <w:tab/>
        </w:r>
        <w:r w:rsidR="00E52CBB" w:rsidRPr="00123DCB">
          <w:rPr>
            <w:rStyle w:val="Hyperlink"/>
            <w:noProof/>
          </w:rPr>
          <w:t>RVC-CLD-REQ-014079/A-Rear View Camera Client (TcSE ROIN-282382-1)</w:t>
        </w:r>
        <w:r w:rsidR="00E52CBB">
          <w:rPr>
            <w:noProof/>
            <w:webHidden/>
          </w:rPr>
          <w:tab/>
        </w:r>
        <w:r w:rsidR="00E52CBB">
          <w:rPr>
            <w:noProof/>
            <w:webHidden/>
          </w:rPr>
          <w:fldChar w:fldCharType="begin"/>
        </w:r>
        <w:r w:rsidR="00E52CBB">
          <w:rPr>
            <w:noProof/>
            <w:webHidden/>
          </w:rPr>
          <w:instrText xml:space="preserve"> PAGEREF _Toc100050007 \h </w:instrText>
        </w:r>
        <w:r w:rsidR="00E52CBB">
          <w:rPr>
            <w:noProof/>
            <w:webHidden/>
          </w:rPr>
        </w:r>
        <w:r w:rsidR="00E52CBB">
          <w:rPr>
            <w:noProof/>
            <w:webHidden/>
          </w:rPr>
          <w:fldChar w:fldCharType="separate"/>
        </w:r>
        <w:r w:rsidR="00E52CBB">
          <w:rPr>
            <w:noProof/>
            <w:webHidden/>
          </w:rPr>
          <w:t>16</w:t>
        </w:r>
        <w:r w:rsidR="00E52CBB">
          <w:rPr>
            <w:noProof/>
            <w:webHidden/>
          </w:rPr>
          <w:fldChar w:fldCharType="end"/>
        </w:r>
      </w:hyperlink>
    </w:p>
    <w:p w14:paraId="18403BB9"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08" w:history="1">
        <w:r w:rsidR="00E52CBB" w:rsidRPr="00123DCB">
          <w:rPr>
            <w:rStyle w:val="Hyperlink"/>
            <w:noProof/>
          </w:rPr>
          <w:t>1.2</w:t>
        </w:r>
        <w:r w:rsidR="00E52CBB">
          <w:rPr>
            <w:rFonts w:asciiTheme="minorHAnsi" w:eastAsiaTheme="minorEastAsia" w:hAnsiTheme="minorHAnsi" w:cstheme="minorBidi"/>
            <w:i w:val="0"/>
            <w:noProof/>
            <w:sz w:val="22"/>
            <w:szCs w:val="22"/>
          </w:rPr>
          <w:tab/>
        </w:r>
        <w:r w:rsidR="00E52CBB" w:rsidRPr="00123DCB">
          <w:rPr>
            <w:rStyle w:val="Hyperlink"/>
            <w:noProof/>
          </w:rPr>
          <w:t>DAFVCv1-CLD-REQ-014064/A-Driver Assist Front View Camera Client (TcSE ROIN-282843-1)</w:t>
        </w:r>
        <w:r w:rsidR="00E52CBB">
          <w:rPr>
            <w:noProof/>
            <w:webHidden/>
          </w:rPr>
          <w:tab/>
        </w:r>
        <w:r w:rsidR="00E52CBB">
          <w:rPr>
            <w:noProof/>
            <w:webHidden/>
          </w:rPr>
          <w:fldChar w:fldCharType="begin"/>
        </w:r>
        <w:r w:rsidR="00E52CBB">
          <w:rPr>
            <w:noProof/>
            <w:webHidden/>
          </w:rPr>
          <w:instrText xml:space="preserve"> PAGEREF _Toc100050008 \h </w:instrText>
        </w:r>
        <w:r w:rsidR="00E52CBB">
          <w:rPr>
            <w:noProof/>
            <w:webHidden/>
          </w:rPr>
        </w:r>
        <w:r w:rsidR="00E52CBB">
          <w:rPr>
            <w:noProof/>
            <w:webHidden/>
          </w:rPr>
          <w:fldChar w:fldCharType="separate"/>
        </w:r>
        <w:r w:rsidR="00E52CBB">
          <w:rPr>
            <w:noProof/>
            <w:webHidden/>
          </w:rPr>
          <w:t>16</w:t>
        </w:r>
        <w:r w:rsidR="00E52CBB">
          <w:rPr>
            <w:noProof/>
            <w:webHidden/>
          </w:rPr>
          <w:fldChar w:fldCharType="end"/>
        </w:r>
      </w:hyperlink>
    </w:p>
    <w:p w14:paraId="733FF66E"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09" w:history="1">
        <w:r w:rsidR="00E52CBB" w:rsidRPr="00123DCB">
          <w:rPr>
            <w:rStyle w:val="Hyperlink"/>
            <w:noProof/>
          </w:rPr>
          <w:t>1.3</w:t>
        </w:r>
        <w:r w:rsidR="00E52CBB">
          <w:rPr>
            <w:rFonts w:asciiTheme="minorHAnsi" w:eastAsiaTheme="minorEastAsia" w:hAnsiTheme="minorHAnsi" w:cstheme="minorBidi"/>
            <w:i w:val="0"/>
            <w:noProof/>
            <w:sz w:val="22"/>
            <w:szCs w:val="22"/>
          </w:rPr>
          <w:tab/>
        </w:r>
        <w:r w:rsidR="00E52CBB" w:rsidRPr="00123DCB">
          <w:rPr>
            <w:rStyle w:val="Hyperlink"/>
            <w:noProof/>
          </w:rPr>
          <w:t>RearViewCameraClient Interface</w:t>
        </w:r>
        <w:r w:rsidR="00E52CBB">
          <w:rPr>
            <w:noProof/>
            <w:webHidden/>
          </w:rPr>
          <w:tab/>
        </w:r>
        <w:r w:rsidR="00E52CBB">
          <w:rPr>
            <w:noProof/>
            <w:webHidden/>
          </w:rPr>
          <w:fldChar w:fldCharType="begin"/>
        </w:r>
        <w:r w:rsidR="00E52CBB">
          <w:rPr>
            <w:noProof/>
            <w:webHidden/>
          </w:rPr>
          <w:instrText xml:space="preserve"> PAGEREF _Toc100050009 \h </w:instrText>
        </w:r>
        <w:r w:rsidR="00E52CBB">
          <w:rPr>
            <w:noProof/>
            <w:webHidden/>
          </w:rPr>
        </w:r>
        <w:r w:rsidR="00E52CBB">
          <w:rPr>
            <w:noProof/>
            <w:webHidden/>
          </w:rPr>
          <w:fldChar w:fldCharType="separate"/>
        </w:r>
        <w:r w:rsidR="00E52CBB">
          <w:rPr>
            <w:noProof/>
            <w:webHidden/>
          </w:rPr>
          <w:t>16</w:t>
        </w:r>
        <w:r w:rsidR="00E52CBB">
          <w:rPr>
            <w:noProof/>
            <w:webHidden/>
          </w:rPr>
          <w:fldChar w:fldCharType="end"/>
        </w:r>
      </w:hyperlink>
    </w:p>
    <w:p w14:paraId="77DDCC13"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10" w:history="1">
        <w:r w:rsidR="00E52CBB" w:rsidRPr="00123DCB">
          <w:rPr>
            <w:rStyle w:val="Hyperlink"/>
            <w:noProof/>
          </w:rPr>
          <w:t>1.3.1</w:t>
        </w:r>
        <w:r w:rsidR="00E52CBB">
          <w:rPr>
            <w:rFonts w:asciiTheme="minorHAnsi" w:eastAsiaTheme="minorEastAsia" w:hAnsiTheme="minorHAnsi" w:cstheme="minorBidi"/>
            <w:noProof/>
            <w:sz w:val="22"/>
            <w:szCs w:val="22"/>
          </w:rPr>
          <w:tab/>
        </w:r>
        <w:r w:rsidR="00E52CBB" w:rsidRPr="00123DCB">
          <w:rPr>
            <w:rStyle w:val="Hyperlink"/>
            <w:noProof/>
          </w:rPr>
          <w:t>RVCv2-IR-REQ-014080/F-Rear View Camera Feature ID Definition (TcSE ROIN-287010-3)</w:t>
        </w:r>
        <w:r w:rsidR="00E52CBB">
          <w:rPr>
            <w:noProof/>
            <w:webHidden/>
          </w:rPr>
          <w:tab/>
        </w:r>
        <w:r w:rsidR="00E52CBB">
          <w:rPr>
            <w:noProof/>
            <w:webHidden/>
          </w:rPr>
          <w:fldChar w:fldCharType="begin"/>
        </w:r>
        <w:r w:rsidR="00E52CBB">
          <w:rPr>
            <w:noProof/>
            <w:webHidden/>
          </w:rPr>
          <w:instrText xml:space="preserve"> PAGEREF _Toc100050010 \h </w:instrText>
        </w:r>
        <w:r w:rsidR="00E52CBB">
          <w:rPr>
            <w:noProof/>
            <w:webHidden/>
          </w:rPr>
        </w:r>
        <w:r w:rsidR="00E52CBB">
          <w:rPr>
            <w:noProof/>
            <w:webHidden/>
          </w:rPr>
          <w:fldChar w:fldCharType="separate"/>
        </w:r>
        <w:r w:rsidR="00E52CBB">
          <w:rPr>
            <w:noProof/>
            <w:webHidden/>
          </w:rPr>
          <w:t>16</w:t>
        </w:r>
        <w:r w:rsidR="00E52CBB">
          <w:rPr>
            <w:noProof/>
            <w:webHidden/>
          </w:rPr>
          <w:fldChar w:fldCharType="end"/>
        </w:r>
      </w:hyperlink>
    </w:p>
    <w:p w14:paraId="12EAE752"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11" w:history="1">
        <w:r w:rsidR="00E52CBB" w:rsidRPr="00123DCB">
          <w:rPr>
            <w:rStyle w:val="Hyperlink"/>
            <w:noProof/>
          </w:rPr>
          <w:t>1.3.2</w:t>
        </w:r>
        <w:r w:rsidR="00E52CBB">
          <w:rPr>
            <w:rFonts w:asciiTheme="minorHAnsi" w:eastAsiaTheme="minorEastAsia" w:hAnsiTheme="minorHAnsi" w:cstheme="minorBidi"/>
            <w:noProof/>
            <w:sz w:val="22"/>
            <w:szCs w:val="22"/>
          </w:rPr>
          <w:tab/>
        </w:r>
        <w:r w:rsidR="00E52CBB" w:rsidRPr="00123DCB">
          <w:rPr>
            <w:rStyle w:val="Hyperlink"/>
            <w:noProof/>
          </w:rPr>
          <w:t>RVCv2-IIR-REQ-014081/A-RearViewCameraClient_Tx (TcSE ROIN-282395-3)</w:t>
        </w:r>
        <w:r w:rsidR="00E52CBB">
          <w:rPr>
            <w:noProof/>
            <w:webHidden/>
          </w:rPr>
          <w:tab/>
        </w:r>
        <w:r w:rsidR="00E52CBB">
          <w:rPr>
            <w:noProof/>
            <w:webHidden/>
          </w:rPr>
          <w:fldChar w:fldCharType="begin"/>
        </w:r>
        <w:r w:rsidR="00E52CBB">
          <w:rPr>
            <w:noProof/>
            <w:webHidden/>
          </w:rPr>
          <w:instrText xml:space="preserve"> PAGEREF _Toc100050011 \h </w:instrText>
        </w:r>
        <w:r w:rsidR="00E52CBB">
          <w:rPr>
            <w:noProof/>
            <w:webHidden/>
          </w:rPr>
        </w:r>
        <w:r w:rsidR="00E52CBB">
          <w:rPr>
            <w:noProof/>
            <w:webHidden/>
          </w:rPr>
          <w:fldChar w:fldCharType="separate"/>
        </w:r>
        <w:r w:rsidR="00E52CBB">
          <w:rPr>
            <w:noProof/>
            <w:webHidden/>
          </w:rPr>
          <w:t>17</w:t>
        </w:r>
        <w:r w:rsidR="00E52CBB">
          <w:rPr>
            <w:noProof/>
            <w:webHidden/>
          </w:rPr>
          <w:fldChar w:fldCharType="end"/>
        </w:r>
      </w:hyperlink>
    </w:p>
    <w:p w14:paraId="58B8F65A"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12" w:history="1">
        <w:r w:rsidR="00E52CBB" w:rsidRPr="00123DCB">
          <w:rPr>
            <w:rStyle w:val="Hyperlink"/>
            <w:noProof/>
          </w:rPr>
          <w:t>1.3.3</w:t>
        </w:r>
        <w:r w:rsidR="00E52CBB">
          <w:rPr>
            <w:rFonts w:asciiTheme="minorHAnsi" w:eastAsiaTheme="minorEastAsia" w:hAnsiTheme="minorHAnsi" w:cstheme="minorBidi"/>
            <w:noProof/>
            <w:sz w:val="22"/>
            <w:szCs w:val="22"/>
          </w:rPr>
          <w:tab/>
        </w:r>
        <w:r w:rsidR="00E52CBB" w:rsidRPr="00123DCB">
          <w:rPr>
            <w:rStyle w:val="Hyperlink"/>
            <w:noProof/>
          </w:rPr>
          <w:t>RVCv2-IIR-REQ-014082/C-RearViewCameraClient_Rx (TcSE ROIN-282396-3)</w:t>
        </w:r>
        <w:r w:rsidR="00E52CBB">
          <w:rPr>
            <w:noProof/>
            <w:webHidden/>
          </w:rPr>
          <w:tab/>
        </w:r>
        <w:r w:rsidR="00E52CBB">
          <w:rPr>
            <w:noProof/>
            <w:webHidden/>
          </w:rPr>
          <w:fldChar w:fldCharType="begin"/>
        </w:r>
        <w:r w:rsidR="00E52CBB">
          <w:rPr>
            <w:noProof/>
            <w:webHidden/>
          </w:rPr>
          <w:instrText xml:space="preserve"> PAGEREF _Toc100050012 \h </w:instrText>
        </w:r>
        <w:r w:rsidR="00E52CBB">
          <w:rPr>
            <w:noProof/>
            <w:webHidden/>
          </w:rPr>
        </w:r>
        <w:r w:rsidR="00E52CBB">
          <w:rPr>
            <w:noProof/>
            <w:webHidden/>
          </w:rPr>
          <w:fldChar w:fldCharType="separate"/>
        </w:r>
        <w:r w:rsidR="00E52CBB">
          <w:rPr>
            <w:noProof/>
            <w:webHidden/>
          </w:rPr>
          <w:t>18</w:t>
        </w:r>
        <w:r w:rsidR="00E52CBB">
          <w:rPr>
            <w:noProof/>
            <w:webHidden/>
          </w:rPr>
          <w:fldChar w:fldCharType="end"/>
        </w:r>
      </w:hyperlink>
    </w:p>
    <w:p w14:paraId="4ACFB210"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13" w:history="1">
        <w:r w:rsidR="00E52CBB" w:rsidRPr="00123DCB">
          <w:rPr>
            <w:rStyle w:val="Hyperlink"/>
            <w:noProof/>
          </w:rPr>
          <w:t>1.4</w:t>
        </w:r>
        <w:r w:rsidR="00E52CBB">
          <w:rPr>
            <w:rFonts w:asciiTheme="minorHAnsi" w:eastAsiaTheme="minorEastAsia" w:hAnsiTheme="minorHAnsi" w:cstheme="minorBidi"/>
            <w:i w:val="0"/>
            <w:noProof/>
            <w:sz w:val="22"/>
            <w:szCs w:val="22"/>
          </w:rPr>
          <w:tab/>
        </w:r>
        <w:r w:rsidR="00E52CBB" w:rsidRPr="00123DCB">
          <w:rPr>
            <w:rStyle w:val="Hyperlink"/>
            <w:noProof/>
          </w:rPr>
          <w:t>DriverAssistFrontViewCameraClient Interface</w:t>
        </w:r>
        <w:r w:rsidR="00E52CBB">
          <w:rPr>
            <w:noProof/>
            <w:webHidden/>
          </w:rPr>
          <w:tab/>
        </w:r>
        <w:r w:rsidR="00E52CBB">
          <w:rPr>
            <w:noProof/>
            <w:webHidden/>
          </w:rPr>
          <w:fldChar w:fldCharType="begin"/>
        </w:r>
        <w:r w:rsidR="00E52CBB">
          <w:rPr>
            <w:noProof/>
            <w:webHidden/>
          </w:rPr>
          <w:instrText xml:space="preserve"> PAGEREF _Toc100050013 \h </w:instrText>
        </w:r>
        <w:r w:rsidR="00E52CBB">
          <w:rPr>
            <w:noProof/>
            <w:webHidden/>
          </w:rPr>
        </w:r>
        <w:r w:rsidR="00E52CBB">
          <w:rPr>
            <w:noProof/>
            <w:webHidden/>
          </w:rPr>
          <w:fldChar w:fldCharType="separate"/>
        </w:r>
        <w:r w:rsidR="00E52CBB">
          <w:rPr>
            <w:noProof/>
            <w:webHidden/>
          </w:rPr>
          <w:t>22</w:t>
        </w:r>
        <w:r w:rsidR="00E52CBB">
          <w:rPr>
            <w:noProof/>
            <w:webHidden/>
          </w:rPr>
          <w:fldChar w:fldCharType="end"/>
        </w:r>
      </w:hyperlink>
    </w:p>
    <w:p w14:paraId="1CEEE1B6"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14" w:history="1">
        <w:r w:rsidR="00E52CBB" w:rsidRPr="00123DCB">
          <w:rPr>
            <w:rStyle w:val="Hyperlink"/>
            <w:noProof/>
          </w:rPr>
          <w:t>1.4.1</w:t>
        </w:r>
        <w:r w:rsidR="00E52CBB">
          <w:rPr>
            <w:rFonts w:asciiTheme="minorHAnsi" w:eastAsiaTheme="minorEastAsia" w:hAnsiTheme="minorHAnsi" w:cstheme="minorBidi"/>
            <w:noProof/>
            <w:sz w:val="22"/>
            <w:szCs w:val="22"/>
          </w:rPr>
          <w:tab/>
        </w:r>
        <w:r w:rsidR="00E52CBB" w:rsidRPr="00123DCB">
          <w:rPr>
            <w:rStyle w:val="Hyperlink"/>
            <w:noProof/>
          </w:rPr>
          <w:t>DAFVCv1-IR-REQ-014066/F-Driver Assist Front View Camera Feature ID Definition (TcSE ROIN-287061)</w:t>
        </w:r>
        <w:r w:rsidR="00E52CBB">
          <w:rPr>
            <w:noProof/>
            <w:webHidden/>
          </w:rPr>
          <w:tab/>
        </w:r>
        <w:r w:rsidR="00E52CBB">
          <w:rPr>
            <w:noProof/>
            <w:webHidden/>
          </w:rPr>
          <w:fldChar w:fldCharType="begin"/>
        </w:r>
        <w:r w:rsidR="00E52CBB">
          <w:rPr>
            <w:noProof/>
            <w:webHidden/>
          </w:rPr>
          <w:instrText xml:space="preserve"> PAGEREF _Toc100050014 \h </w:instrText>
        </w:r>
        <w:r w:rsidR="00E52CBB">
          <w:rPr>
            <w:noProof/>
            <w:webHidden/>
          </w:rPr>
        </w:r>
        <w:r w:rsidR="00E52CBB">
          <w:rPr>
            <w:noProof/>
            <w:webHidden/>
          </w:rPr>
          <w:fldChar w:fldCharType="separate"/>
        </w:r>
        <w:r w:rsidR="00E52CBB">
          <w:rPr>
            <w:noProof/>
            <w:webHidden/>
          </w:rPr>
          <w:t>22</w:t>
        </w:r>
        <w:r w:rsidR="00E52CBB">
          <w:rPr>
            <w:noProof/>
            <w:webHidden/>
          </w:rPr>
          <w:fldChar w:fldCharType="end"/>
        </w:r>
      </w:hyperlink>
    </w:p>
    <w:p w14:paraId="1355CB0D"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15" w:history="1">
        <w:r w:rsidR="00E52CBB" w:rsidRPr="00123DCB">
          <w:rPr>
            <w:rStyle w:val="Hyperlink"/>
            <w:noProof/>
          </w:rPr>
          <w:t>1.4.2</w:t>
        </w:r>
        <w:r w:rsidR="00E52CBB">
          <w:rPr>
            <w:rFonts w:asciiTheme="minorHAnsi" w:eastAsiaTheme="minorEastAsia" w:hAnsiTheme="minorHAnsi" w:cstheme="minorBidi"/>
            <w:noProof/>
            <w:sz w:val="22"/>
            <w:szCs w:val="22"/>
          </w:rPr>
          <w:tab/>
        </w:r>
        <w:r w:rsidR="00E52CBB" w:rsidRPr="00123DCB">
          <w:rPr>
            <w:rStyle w:val="Hyperlink"/>
            <w:noProof/>
          </w:rPr>
          <w:t>DAFVCv1-IIR-REQ-014067/C-DriverAssistFrontViewCameraClient_Tx (TcSE ROIN-282846-1)</w:t>
        </w:r>
        <w:r w:rsidR="00E52CBB">
          <w:rPr>
            <w:noProof/>
            <w:webHidden/>
          </w:rPr>
          <w:tab/>
        </w:r>
        <w:r w:rsidR="00E52CBB">
          <w:rPr>
            <w:noProof/>
            <w:webHidden/>
          </w:rPr>
          <w:fldChar w:fldCharType="begin"/>
        </w:r>
        <w:r w:rsidR="00E52CBB">
          <w:rPr>
            <w:noProof/>
            <w:webHidden/>
          </w:rPr>
          <w:instrText xml:space="preserve"> PAGEREF _Toc100050015 \h </w:instrText>
        </w:r>
        <w:r w:rsidR="00E52CBB">
          <w:rPr>
            <w:noProof/>
            <w:webHidden/>
          </w:rPr>
        </w:r>
        <w:r w:rsidR="00E52CBB">
          <w:rPr>
            <w:noProof/>
            <w:webHidden/>
          </w:rPr>
          <w:fldChar w:fldCharType="separate"/>
        </w:r>
        <w:r w:rsidR="00E52CBB">
          <w:rPr>
            <w:noProof/>
            <w:webHidden/>
          </w:rPr>
          <w:t>23</w:t>
        </w:r>
        <w:r w:rsidR="00E52CBB">
          <w:rPr>
            <w:noProof/>
            <w:webHidden/>
          </w:rPr>
          <w:fldChar w:fldCharType="end"/>
        </w:r>
      </w:hyperlink>
    </w:p>
    <w:p w14:paraId="5D5B7395"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16" w:history="1">
        <w:r w:rsidR="00E52CBB" w:rsidRPr="00123DCB">
          <w:rPr>
            <w:rStyle w:val="Hyperlink"/>
            <w:noProof/>
          </w:rPr>
          <w:t>1.4.3</w:t>
        </w:r>
        <w:r w:rsidR="00E52CBB">
          <w:rPr>
            <w:rFonts w:asciiTheme="minorHAnsi" w:eastAsiaTheme="minorEastAsia" w:hAnsiTheme="minorHAnsi" w:cstheme="minorBidi"/>
            <w:noProof/>
            <w:sz w:val="22"/>
            <w:szCs w:val="22"/>
          </w:rPr>
          <w:tab/>
        </w:r>
        <w:r w:rsidR="00E52CBB" w:rsidRPr="00123DCB">
          <w:rPr>
            <w:rStyle w:val="Hyperlink"/>
            <w:noProof/>
          </w:rPr>
          <w:t>DAFVCv1-IIR-REQ-014069/D-DriverAssistFrontViewCameraClient_Rx (TcSE ROIN-282847-2)</w:t>
        </w:r>
        <w:r w:rsidR="00E52CBB">
          <w:rPr>
            <w:noProof/>
            <w:webHidden/>
          </w:rPr>
          <w:tab/>
        </w:r>
        <w:r w:rsidR="00E52CBB">
          <w:rPr>
            <w:noProof/>
            <w:webHidden/>
          </w:rPr>
          <w:fldChar w:fldCharType="begin"/>
        </w:r>
        <w:r w:rsidR="00E52CBB">
          <w:rPr>
            <w:noProof/>
            <w:webHidden/>
          </w:rPr>
          <w:instrText xml:space="preserve"> PAGEREF _Toc100050016 \h </w:instrText>
        </w:r>
        <w:r w:rsidR="00E52CBB">
          <w:rPr>
            <w:noProof/>
            <w:webHidden/>
          </w:rPr>
        </w:r>
        <w:r w:rsidR="00E52CBB">
          <w:rPr>
            <w:noProof/>
            <w:webHidden/>
          </w:rPr>
          <w:fldChar w:fldCharType="separate"/>
        </w:r>
        <w:r w:rsidR="00E52CBB">
          <w:rPr>
            <w:noProof/>
            <w:webHidden/>
          </w:rPr>
          <w:t>24</w:t>
        </w:r>
        <w:r w:rsidR="00E52CBB">
          <w:rPr>
            <w:noProof/>
            <w:webHidden/>
          </w:rPr>
          <w:fldChar w:fldCharType="end"/>
        </w:r>
      </w:hyperlink>
    </w:p>
    <w:p w14:paraId="186E0E5F"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17" w:history="1">
        <w:r w:rsidR="00E52CBB" w:rsidRPr="00123DCB">
          <w:rPr>
            <w:rStyle w:val="Hyperlink"/>
            <w:noProof/>
          </w:rPr>
          <w:t>1.5</w:t>
        </w:r>
        <w:r w:rsidR="00E52CBB">
          <w:rPr>
            <w:rFonts w:asciiTheme="minorHAnsi" w:eastAsiaTheme="minorEastAsia" w:hAnsiTheme="minorHAnsi" w:cstheme="minorBidi"/>
            <w:i w:val="0"/>
            <w:noProof/>
            <w:sz w:val="22"/>
            <w:szCs w:val="22"/>
          </w:rPr>
          <w:tab/>
        </w:r>
        <w:r w:rsidR="00E52CBB" w:rsidRPr="00123DCB">
          <w:rPr>
            <w:rStyle w:val="Hyperlink"/>
            <w:noProof/>
          </w:rPr>
          <w:t>VehicleInformation Interface</w:t>
        </w:r>
        <w:r w:rsidR="00E52CBB">
          <w:rPr>
            <w:noProof/>
            <w:webHidden/>
          </w:rPr>
          <w:tab/>
        </w:r>
        <w:r w:rsidR="00E52CBB">
          <w:rPr>
            <w:noProof/>
            <w:webHidden/>
          </w:rPr>
          <w:fldChar w:fldCharType="begin"/>
        </w:r>
        <w:r w:rsidR="00E52CBB">
          <w:rPr>
            <w:noProof/>
            <w:webHidden/>
          </w:rPr>
          <w:instrText xml:space="preserve"> PAGEREF _Toc100050017 \h </w:instrText>
        </w:r>
        <w:r w:rsidR="00E52CBB">
          <w:rPr>
            <w:noProof/>
            <w:webHidden/>
          </w:rPr>
        </w:r>
        <w:r w:rsidR="00E52CBB">
          <w:rPr>
            <w:noProof/>
            <w:webHidden/>
          </w:rPr>
          <w:fldChar w:fldCharType="separate"/>
        </w:r>
        <w:r w:rsidR="00E52CBB">
          <w:rPr>
            <w:noProof/>
            <w:webHidden/>
          </w:rPr>
          <w:t>28</w:t>
        </w:r>
        <w:r w:rsidR="00E52CBB">
          <w:rPr>
            <w:noProof/>
            <w:webHidden/>
          </w:rPr>
          <w:fldChar w:fldCharType="end"/>
        </w:r>
      </w:hyperlink>
    </w:p>
    <w:p w14:paraId="512A13EC"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18" w:history="1">
        <w:r w:rsidR="00E52CBB" w:rsidRPr="00123DCB">
          <w:rPr>
            <w:rStyle w:val="Hyperlink"/>
            <w:noProof/>
          </w:rPr>
          <w:t>1.5.1</w:t>
        </w:r>
        <w:r w:rsidR="00E52CBB">
          <w:rPr>
            <w:rFonts w:asciiTheme="minorHAnsi" w:eastAsiaTheme="minorEastAsia" w:hAnsiTheme="minorHAnsi" w:cstheme="minorBidi"/>
            <w:noProof/>
            <w:sz w:val="22"/>
            <w:szCs w:val="22"/>
          </w:rPr>
          <w:tab/>
        </w:r>
        <w:r w:rsidR="00E52CBB" w:rsidRPr="00123DCB">
          <w:rPr>
            <w:rStyle w:val="Hyperlink"/>
            <w:noProof/>
          </w:rPr>
          <w:t>RVCv2-IIR-REQ-014086/D-VehicleInformation_Tx (TcSE ROIN-282400-2)</w:t>
        </w:r>
        <w:r w:rsidR="00E52CBB">
          <w:rPr>
            <w:noProof/>
            <w:webHidden/>
          </w:rPr>
          <w:tab/>
        </w:r>
        <w:r w:rsidR="00E52CBB">
          <w:rPr>
            <w:noProof/>
            <w:webHidden/>
          </w:rPr>
          <w:fldChar w:fldCharType="begin"/>
        </w:r>
        <w:r w:rsidR="00E52CBB">
          <w:rPr>
            <w:noProof/>
            <w:webHidden/>
          </w:rPr>
          <w:instrText xml:space="preserve"> PAGEREF _Toc100050018 \h </w:instrText>
        </w:r>
        <w:r w:rsidR="00E52CBB">
          <w:rPr>
            <w:noProof/>
            <w:webHidden/>
          </w:rPr>
        </w:r>
        <w:r w:rsidR="00E52CBB">
          <w:rPr>
            <w:noProof/>
            <w:webHidden/>
          </w:rPr>
          <w:fldChar w:fldCharType="separate"/>
        </w:r>
        <w:r w:rsidR="00E52CBB">
          <w:rPr>
            <w:noProof/>
            <w:webHidden/>
          </w:rPr>
          <w:t>28</w:t>
        </w:r>
        <w:r w:rsidR="00E52CBB">
          <w:rPr>
            <w:noProof/>
            <w:webHidden/>
          </w:rPr>
          <w:fldChar w:fldCharType="end"/>
        </w:r>
      </w:hyperlink>
    </w:p>
    <w:p w14:paraId="564B3487"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19" w:history="1">
        <w:r w:rsidR="00E52CBB" w:rsidRPr="00123DCB">
          <w:rPr>
            <w:rStyle w:val="Hyperlink"/>
            <w:noProof/>
          </w:rPr>
          <w:t>1.6</w:t>
        </w:r>
        <w:r w:rsidR="00E52CBB">
          <w:rPr>
            <w:rFonts w:asciiTheme="minorHAnsi" w:eastAsiaTheme="minorEastAsia" w:hAnsiTheme="minorHAnsi" w:cstheme="minorBidi"/>
            <w:i w:val="0"/>
            <w:noProof/>
            <w:sz w:val="22"/>
            <w:szCs w:val="22"/>
          </w:rPr>
          <w:tab/>
        </w:r>
        <w:r w:rsidR="00E52CBB" w:rsidRPr="00123DCB">
          <w:rPr>
            <w:rStyle w:val="Hyperlink"/>
            <w:noProof/>
          </w:rPr>
          <w:t>CAMERA-CLD-REQ-412756/A-Camera Client</w:t>
        </w:r>
        <w:r w:rsidR="00E52CBB">
          <w:rPr>
            <w:noProof/>
            <w:webHidden/>
          </w:rPr>
          <w:tab/>
        </w:r>
        <w:r w:rsidR="00E52CBB">
          <w:rPr>
            <w:noProof/>
            <w:webHidden/>
          </w:rPr>
          <w:fldChar w:fldCharType="begin"/>
        </w:r>
        <w:r w:rsidR="00E52CBB">
          <w:rPr>
            <w:noProof/>
            <w:webHidden/>
          </w:rPr>
          <w:instrText xml:space="preserve"> PAGEREF _Toc100050019 \h </w:instrText>
        </w:r>
        <w:r w:rsidR="00E52CBB">
          <w:rPr>
            <w:noProof/>
            <w:webHidden/>
          </w:rPr>
        </w:r>
        <w:r w:rsidR="00E52CBB">
          <w:rPr>
            <w:noProof/>
            <w:webHidden/>
          </w:rPr>
          <w:fldChar w:fldCharType="separate"/>
        </w:r>
        <w:r w:rsidR="00E52CBB">
          <w:rPr>
            <w:noProof/>
            <w:webHidden/>
          </w:rPr>
          <w:t>32</w:t>
        </w:r>
        <w:r w:rsidR="00E52CBB">
          <w:rPr>
            <w:noProof/>
            <w:webHidden/>
          </w:rPr>
          <w:fldChar w:fldCharType="end"/>
        </w:r>
      </w:hyperlink>
    </w:p>
    <w:p w14:paraId="1E2AF92F"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20" w:history="1">
        <w:r w:rsidR="00E52CBB" w:rsidRPr="00123DCB">
          <w:rPr>
            <w:rStyle w:val="Hyperlink"/>
            <w:noProof/>
          </w:rPr>
          <w:t>1.7</w:t>
        </w:r>
        <w:r w:rsidR="00E52CBB">
          <w:rPr>
            <w:rFonts w:asciiTheme="minorHAnsi" w:eastAsiaTheme="minorEastAsia" w:hAnsiTheme="minorHAnsi" w:cstheme="minorBidi"/>
            <w:i w:val="0"/>
            <w:noProof/>
            <w:sz w:val="22"/>
            <w:szCs w:val="22"/>
          </w:rPr>
          <w:tab/>
        </w:r>
        <w:r w:rsidR="00E52CBB" w:rsidRPr="00123DCB">
          <w:rPr>
            <w:rStyle w:val="Hyperlink"/>
            <w:noProof/>
          </w:rPr>
          <w:t>CAMERA-CLD-REQ-412757/A-Camera Server</w:t>
        </w:r>
        <w:r w:rsidR="00E52CBB">
          <w:rPr>
            <w:noProof/>
            <w:webHidden/>
          </w:rPr>
          <w:tab/>
        </w:r>
        <w:r w:rsidR="00E52CBB">
          <w:rPr>
            <w:noProof/>
            <w:webHidden/>
          </w:rPr>
          <w:fldChar w:fldCharType="begin"/>
        </w:r>
        <w:r w:rsidR="00E52CBB">
          <w:rPr>
            <w:noProof/>
            <w:webHidden/>
          </w:rPr>
          <w:instrText xml:space="preserve"> PAGEREF _Toc100050020 \h </w:instrText>
        </w:r>
        <w:r w:rsidR="00E52CBB">
          <w:rPr>
            <w:noProof/>
            <w:webHidden/>
          </w:rPr>
        </w:r>
        <w:r w:rsidR="00E52CBB">
          <w:rPr>
            <w:noProof/>
            <w:webHidden/>
          </w:rPr>
          <w:fldChar w:fldCharType="separate"/>
        </w:r>
        <w:r w:rsidR="00E52CBB">
          <w:rPr>
            <w:noProof/>
            <w:webHidden/>
          </w:rPr>
          <w:t>32</w:t>
        </w:r>
        <w:r w:rsidR="00E52CBB">
          <w:rPr>
            <w:noProof/>
            <w:webHidden/>
          </w:rPr>
          <w:fldChar w:fldCharType="end"/>
        </w:r>
      </w:hyperlink>
    </w:p>
    <w:p w14:paraId="71A64741"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21" w:history="1">
        <w:r w:rsidR="00E52CBB" w:rsidRPr="00123DCB">
          <w:rPr>
            <w:rStyle w:val="Hyperlink"/>
            <w:noProof/>
          </w:rPr>
          <w:t>1.8</w:t>
        </w:r>
        <w:r w:rsidR="00E52CBB">
          <w:rPr>
            <w:rFonts w:asciiTheme="minorHAnsi" w:eastAsiaTheme="minorEastAsia" w:hAnsiTheme="minorHAnsi" w:cstheme="minorBidi"/>
            <w:i w:val="0"/>
            <w:noProof/>
            <w:sz w:val="22"/>
            <w:szCs w:val="22"/>
          </w:rPr>
          <w:tab/>
        </w:r>
        <w:r w:rsidR="00E52CBB" w:rsidRPr="00123DCB">
          <w:rPr>
            <w:rStyle w:val="Hyperlink"/>
            <w:noProof/>
          </w:rPr>
          <w:t>Turn Signal View Logical Mapping Table</w:t>
        </w:r>
        <w:r w:rsidR="00E52CBB">
          <w:rPr>
            <w:noProof/>
            <w:webHidden/>
          </w:rPr>
          <w:tab/>
        </w:r>
        <w:r w:rsidR="00E52CBB">
          <w:rPr>
            <w:noProof/>
            <w:webHidden/>
          </w:rPr>
          <w:fldChar w:fldCharType="begin"/>
        </w:r>
        <w:r w:rsidR="00E52CBB">
          <w:rPr>
            <w:noProof/>
            <w:webHidden/>
          </w:rPr>
          <w:instrText xml:space="preserve"> PAGEREF _Toc100050021 \h </w:instrText>
        </w:r>
        <w:r w:rsidR="00E52CBB">
          <w:rPr>
            <w:noProof/>
            <w:webHidden/>
          </w:rPr>
        </w:r>
        <w:r w:rsidR="00E52CBB">
          <w:rPr>
            <w:noProof/>
            <w:webHidden/>
          </w:rPr>
          <w:fldChar w:fldCharType="separate"/>
        </w:r>
        <w:r w:rsidR="00E52CBB">
          <w:rPr>
            <w:noProof/>
            <w:webHidden/>
          </w:rPr>
          <w:t>32</w:t>
        </w:r>
        <w:r w:rsidR="00E52CBB">
          <w:rPr>
            <w:noProof/>
            <w:webHidden/>
          </w:rPr>
          <w:fldChar w:fldCharType="end"/>
        </w:r>
      </w:hyperlink>
    </w:p>
    <w:p w14:paraId="130877E3"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22" w:history="1">
        <w:r w:rsidR="00E52CBB" w:rsidRPr="00123DCB">
          <w:rPr>
            <w:rStyle w:val="Hyperlink"/>
            <w:noProof/>
          </w:rPr>
          <w:t>1.9</w:t>
        </w:r>
        <w:r w:rsidR="00E52CBB">
          <w:rPr>
            <w:rFonts w:asciiTheme="minorHAnsi" w:eastAsiaTheme="minorEastAsia" w:hAnsiTheme="minorHAnsi" w:cstheme="minorBidi"/>
            <w:i w:val="0"/>
            <w:noProof/>
            <w:sz w:val="22"/>
            <w:szCs w:val="22"/>
          </w:rPr>
          <w:tab/>
        </w:r>
        <w:r w:rsidR="00E52CBB" w:rsidRPr="00123DCB">
          <w:rPr>
            <w:rStyle w:val="Hyperlink"/>
            <w:noProof/>
          </w:rPr>
          <w:t>CTA Split View Logical Mapping Table</w:t>
        </w:r>
        <w:r w:rsidR="00E52CBB">
          <w:rPr>
            <w:noProof/>
            <w:webHidden/>
          </w:rPr>
          <w:tab/>
        </w:r>
        <w:r w:rsidR="00E52CBB">
          <w:rPr>
            <w:noProof/>
            <w:webHidden/>
          </w:rPr>
          <w:fldChar w:fldCharType="begin"/>
        </w:r>
        <w:r w:rsidR="00E52CBB">
          <w:rPr>
            <w:noProof/>
            <w:webHidden/>
          </w:rPr>
          <w:instrText xml:space="preserve"> PAGEREF _Toc100050022 \h </w:instrText>
        </w:r>
        <w:r w:rsidR="00E52CBB">
          <w:rPr>
            <w:noProof/>
            <w:webHidden/>
          </w:rPr>
        </w:r>
        <w:r w:rsidR="00E52CBB">
          <w:rPr>
            <w:noProof/>
            <w:webHidden/>
          </w:rPr>
          <w:fldChar w:fldCharType="separate"/>
        </w:r>
        <w:r w:rsidR="00E52CBB">
          <w:rPr>
            <w:noProof/>
            <w:webHidden/>
          </w:rPr>
          <w:t>32</w:t>
        </w:r>
        <w:r w:rsidR="00E52CBB">
          <w:rPr>
            <w:noProof/>
            <w:webHidden/>
          </w:rPr>
          <w:fldChar w:fldCharType="end"/>
        </w:r>
      </w:hyperlink>
    </w:p>
    <w:p w14:paraId="46EBE8E6"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23" w:history="1">
        <w:r w:rsidR="00E52CBB" w:rsidRPr="00123DCB">
          <w:rPr>
            <w:rStyle w:val="Hyperlink"/>
            <w:noProof/>
          </w:rPr>
          <w:t>1.10</w:t>
        </w:r>
        <w:r w:rsidR="00E52CBB">
          <w:rPr>
            <w:rFonts w:asciiTheme="minorHAnsi" w:eastAsiaTheme="minorEastAsia" w:hAnsiTheme="minorHAnsi" w:cstheme="minorBidi"/>
            <w:i w:val="0"/>
            <w:noProof/>
            <w:sz w:val="22"/>
            <w:szCs w:val="22"/>
          </w:rPr>
          <w:tab/>
        </w:r>
        <w:r w:rsidR="00E52CBB" w:rsidRPr="00123DCB">
          <w:rPr>
            <w:rStyle w:val="Hyperlink"/>
            <w:noProof/>
          </w:rPr>
          <w:t>Logical Mapping Table</w:t>
        </w:r>
        <w:r w:rsidR="00E52CBB">
          <w:rPr>
            <w:noProof/>
            <w:webHidden/>
          </w:rPr>
          <w:tab/>
        </w:r>
        <w:r w:rsidR="00E52CBB">
          <w:rPr>
            <w:noProof/>
            <w:webHidden/>
          </w:rPr>
          <w:fldChar w:fldCharType="begin"/>
        </w:r>
        <w:r w:rsidR="00E52CBB">
          <w:rPr>
            <w:noProof/>
            <w:webHidden/>
          </w:rPr>
          <w:instrText xml:space="preserve"> PAGEREF _Toc100050023 \h </w:instrText>
        </w:r>
        <w:r w:rsidR="00E52CBB">
          <w:rPr>
            <w:noProof/>
            <w:webHidden/>
          </w:rPr>
        </w:r>
        <w:r w:rsidR="00E52CBB">
          <w:rPr>
            <w:noProof/>
            <w:webHidden/>
          </w:rPr>
          <w:fldChar w:fldCharType="separate"/>
        </w:r>
        <w:r w:rsidR="00E52CBB">
          <w:rPr>
            <w:noProof/>
            <w:webHidden/>
          </w:rPr>
          <w:t>33</w:t>
        </w:r>
        <w:r w:rsidR="00E52CBB">
          <w:rPr>
            <w:noProof/>
            <w:webHidden/>
          </w:rPr>
          <w:fldChar w:fldCharType="end"/>
        </w:r>
      </w:hyperlink>
    </w:p>
    <w:p w14:paraId="6352AA8D"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24" w:history="1">
        <w:r w:rsidR="00E52CBB" w:rsidRPr="00123DCB">
          <w:rPr>
            <w:rStyle w:val="Hyperlink"/>
            <w:noProof/>
          </w:rPr>
          <w:t>1.11</w:t>
        </w:r>
        <w:r w:rsidR="00E52CBB">
          <w:rPr>
            <w:rFonts w:asciiTheme="minorHAnsi" w:eastAsiaTheme="minorEastAsia" w:hAnsiTheme="minorHAnsi" w:cstheme="minorBidi"/>
            <w:i w:val="0"/>
            <w:noProof/>
            <w:sz w:val="22"/>
            <w:szCs w:val="22"/>
          </w:rPr>
          <w:tab/>
        </w:r>
        <w:r w:rsidR="00E52CBB" w:rsidRPr="00123DCB">
          <w:rPr>
            <w:rStyle w:val="Hyperlink"/>
            <w:noProof/>
          </w:rPr>
          <w:t>CAMERA-IIR-REQ-412758/A-Camera Client Tx</w:t>
        </w:r>
        <w:r w:rsidR="00E52CBB">
          <w:rPr>
            <w:noProof/>
            <w:webHidden/>
          </w:rPr>
          <w:tab/>
        </w:r>
        <w:r w:rsidR="00E52CBB">
          <w:rPr>
            <w:noProof/>
            <w:webHidden/>
          </w:rPr>
          <w:fldChar w:fldCharType="begin"/>
        </w:r>
        <w:r w:rsidR="00E52CBB">
          <w:rPr>
            <w:noProof/>
            <w:webHidden/>
          </w:rPr>
          <w:instrText xml:space="preserve"> PAGEREF _Toc100050024 \h </w:instrText>
        </w:r>
        <w:r w:rsidR="00E52CBB">
          <w:rPr>
            <w:noProof/>
            <w:webHidden/>
          </w:rPr>
        </w:r>
        <w:r w:rsidR="00E52CBB">
          <w:rPr>
            <w:noProof/>
            <w:webHidden/>
          </w:rPr>
          <w:fldChar w:fldCharType="separate"/>
        </w:r>
        <w:r w:rsidR="00E52CBB">
          <w:rPr>
            <w:noProof/>
            <w:webHidden/>
          </w:rPr>
          <w:t>33</w:t>
        </w:r>
        <w:r w:rsidR="00E52CBB">
          <w:rPr>
            <w:noProof/>
            <w:webHidden/>
          </w:rPr>
          <w:fldChar w:fldCharType="end"/>
        </w:r>
      </w:hyperlink>
    </w:p>
    <w:p w14:paraId="7565CBBF"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25" w:history="1">
        <w:r w:rsidR="00E52CBB" w:rsidRPr="00123DCB">
          <w:rPr>
            <w:rStyle w:val="Hyperlink"/>
            <w:noProof/>
          </w:rPr>
          <w:t>1.11.1</w:t>
        </w:r>
        <w:r w:rsidR="00E52CBB">
          <w:rPr>
            <w:rFonts w:asciiTheme="minorHAnsi" w:eastAsiaTheme="minorEastAsia" w:hAnsiTheme="minorHAnsi" w:cstheme="minorBidi"/>
            <w:noProof/>
            <w:sz w:val="22"/>
            <w:szCs w:val="22"/>
          </w:rPr>
          <w:tab/>
        </w:r>
        <w:r w:rsidR="00E52CBB" w:rsidRPr="00123DCB">
          <w:rPr>
            <w:rStyle w:val="Hyperlink"/>
            <w:noProof/>
          </w:rPr>
          <w:t>MD-REQ-410094/A-LMnuRq</w:t>
        </w:r>
        <w:r w:rsidR="00E52CBB">
          <w:rPr>
            <w:noProof/>
            <w:webHidden/>
          </w:rPr>
          <w:tab/>
        </w:r>
        <w:r w:rsidR="00E52CBB">
          <w:rPr>
            <w:noProof/>
            <w:webHidden/>
          </w:rPr>
          <w:fldChar w:fldCharType="begin"/>
        </w:r>
        <w:r w:rsidR="00E52CBB">
          <w:rPr>
            <w:noProof/>
            <w:webHidden/>
          </w:rPr>
          <w:instrText xml:space="preserve"> PAGEREF _Toc100050025 \h </w:instrText>
        </w:r>
        <w:r w:rsidR="00E52CBB">
          <w:rPr>
            <w:noProof/>
            <w:webHidden/>
          </w:rPr>
        </w:r>
        <w:r w:rsidR="00E52CBB">
          <w:rPr>
            <w:noProof/>
            <w:webHidden/>
          </w:rPr>
          <w:fldChar w:fldCharType="separate"/>
        </w:r>
        <w:r w:rsidR="00E52CBB">
          <w:rPr>
            <w:noProof/>
            <w:webHidden/>
          </w:rPr>
          <w:t>33</w:t>
        </w:r>
        <w:r w:rsidR="00E52CBB">
          <w:rPr>
            <w:noProof/>
            <w:webHidden/>
          </w:rPr>
          <w:fldChar w:fldCharType="end"/>
        </w:r>
      </w:hyperlink>
    </w:p>
    <w:p w14:paraId="5D464723"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26" w:history="1">
        <w:r w:rsidR="00E52CBB" w:rsidRPr="00123DCB">
          <w:rPr>
            <w:rStyle w:val="Hyperlink"/>
            <w:noProof/>
          </w:rPr>
          <w:t>1.11.2</w:t>
        </w:r>
        <w:r w:rsidR="00E52CBB">
          <w:rPr>
            <w:rFonts w:asciiTheme="minorHAnsi" w:eastAsiaTheme="minorEastAsia" w:hAnsiTheme="minorHAnsi" w:cstheme="minorBidi"/>
            <w:noProof/>
            <w:sz w:val="22"/>
            <w:szCs w:val="22"/>
          </w:rPr>
          <w:tab/>
        </w:r>
        <w:r w:rsidR="00E52CBB" w:rsidRPr="00123DCB">
          <w:rPr>
            <w:rStyle w:val="Hyperlink"/>
            <w:noProof/>
          </w:rPr>
          <w:t>MD-REQ-411949/A-CTASVRq</w:t>
        </w:r>
        <w:r w:rsidR="00E52CBB">
          <w:rPr>
            <w:noProof/>
            <w:webHidden/>
          </w:rPr>
          <w:tab/>
        </w:r>
        <w:r w:rsidR="00E52CBB">
          <w:rPr>
            <w:noProof/>
            <w:webHidden/>
          </w:rPr>
          <w:fldChar w:fldCharType="begin"/>
        </w:r>
        <w:r w:rsidR="00E52CBB">
          <w:rPr>
            <w:noProof/>
            <w:webHidden/>
          </w:rPr>
          <w:instrText xml:space="preserve"> PAGEREF _Toc100050026 \h </w:instrText>
        </w:r>
        <w:r w:rsidR="00E52CBB">
          <w:rPr>
            <w:noProof/>
            <w:webHidden/>
          </w:rPr>
        </w:r>
        <w:r w:rsidR="00E52CBB">
          <w:rPr>
            <w:noProof/>
            <w:webHidden/>
          </w:rPr>
          <w:fldChar w:fldCharType="separate"/>
        </w:r>
        <w:r w:rsidR="00E52CBB">
          <w:rPr>
            <w:noProof/>
            <w:webHidden/>
          </w:rPr>
          <w:t>33</w:t>
        </w:r>
        <w:r w:rsidR="00E52CBB">
          <w:rPr>
            <w:noProof/>
            <w:webHidden/>
          </w:rPr>
          <w:fldChar w:fldCharType="end"/>
        </w:r>
      </w:hyperlink>
    </w:p>
    <w:p w14:paraId="6C23E127"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27" w:history="1">
        <w:r w:rsidR="00E52CBB" w:rsidRPr="00123DCB">
          <w:rPr>
            <w:rStyle w:val="Hyperlink"/>
            <w:noProof/>
          </w:rPr>
          <w:t>1.12</w:t>
        </w:r>
        <w:r w:rsidR="00E52CBB">
          <w:rPr>
            <w:rFonts w:asciiTheme="minorHAnsi" w:eastAsiaTheme="minorEastAsia" w:hAnsiTheme="minorHAnsi" w:cstheme="minorBidi"/>
            <w:i w:val="0"/>
            <w:noProof/>
            <w:sz w:val="22"/>
            <w:szCs w:val="22"/>
          </w:rPr>
          <w:tab/>
        </w:r>
        <w:r w:rsidR="00E52CBB" w:rsidRPr="00123DCB">
          <w:rPr>
            <w:rStyle w:val="Hyperlink"/>
            <w:noProof/>
          </w:rPr>
          <w:t>CAMERA-IIR-REQ-412759/B-Camera Client Rx</w:t>
        </w:r>
        <w:r w:rsidR="00E52CBB">
          <w:rPr>
            <w:noProof/>
            <w:webHidden/>
          </w:rPr>
          <w:tab/>
        </w:r>
        <w:r w:rsidR="00E52CBB">
          <w:rPr>
            <w:noProof/>
            <w:webHidden/>
          </w:rPr>
          <w:fldChar w:fldCharType="begin"/>
        </w:r>
        <w:r w:rsidR="00E52CBB">
          <w:rPr>
            <w:noProof/>
            <w:webHidden/>
          </w:rPr>
          <w:instrText xml:space="preserve"> PAGEREF _Toc100050027 \h </w:instrText>
        </w:r>
        <w:r w:rsidR="00E52CBB">
          <w:rPr>
            <w:noProof/>
            <w:webHidden/>
          </w:rPr>
        </w:r>
        <w:r w:rsidR="00E52CBB">
          <w:rPr>
            <w:noProof/>
            <w:webHidden/>
          </w:rPr>
          <w:fldChar w:fldCharType="separate"/>
        </w:r>
        <w:r w:rsidR="00E52CBB">
          <w:rPr>
            <w:noProof/>
            <w:webHidden/>
          </w:rPr>
          <w:t>34</w:t>
        </w:r>
        <w:r w:rsidR="00E52CBB">
          <w:rPr>
            <w:noProof/>
            <w:webHidden/>
          </w:rPr>
          <w:fldChar w:fldCharType="end"/>
        </w:r>
      </w:hyperlink>
    </w:p>
    <w:p w14:paraId="37819466"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28" w:history="1">
        <w:r w:rsidR="00E52CBB" w:rsidRPr="00123DCB">
          <w:rPr>
            <w:rStyle w:val="Hyperlink"/>
            <w:noProof/>
          </w:rPr>
          <w:t>1.12.1</w:t>
        </w:r>
        <w:r w:rsidR="00E52CBB">
          <w:rPr>
            <w:rFonts w:asciiTheme="minorHAnsi" w:eastAsiaTheme="minorEastAsia" w:hAnsiTheme="minorHAnsi" w:cstheme="minorBidi"/>
            <w:noProof/>
            <w:sz w:val="22"/>
            <w:szCs w:val="22"/>
          </w:rPr>
          <w:tab/>
        </w:r>
        <w:r w:rsidR="00E52CBB" w:rsidRPr="00123DCB">
          <w:rPr>
            <w:rStyle w:val="Hyperlink"/>
            <w:noProof/>
          </w:rPr>
          <w:t>MD-REQ-410095/A-LTviewSt</w:t>
        </w:r>
        <w:r w:rsidR="00E52CBB">
          <w:rPr>
            <w:noProof/>
            <w:webHidden/>
          </w:rPr>
          <w:tab/>
        </w:r>
        <w:r w:rsidR="00E52CBB">
          <w:rPr>
            <w:noProof/>
            <w:webHidden/>
          </w:rPr>
          <w:fldChar w:fldCharType="begin"/>
        </w:r>
        <w:r w:rsidR="00E52CBB">
          <w:rPr>
            <w:noProof/>
            <w:webHidden/>
          </w:rPr>
          <w:instrText xml:space="preserve"> PAGEREF _Toc100050028 \h </w:instrText>
        </w:r>
        <w:r w:rsidR="00E52CBB">
          <w:rPr>
            <w:noProof/>
            <w:webHidden/>
          </w:rPr>
        </w:r>
        <w:r w:rsidR="00E52CBB">
          <w:rPr>
            <w:noProof/>
            <w:webHidden/>
          </w:rPr>
          <w:fldChar w:fldCharType="separate"/>
        </w:r>
        <w:r w:rsidR="00E52CBB">
          <w:rPr>
            <w:noProof/>
            <w:webHidden/>
          </w:rPr>
          <w:t>34</w:t>
        </w:r>
        <w:r w:rsidR="00E52CBB">
          <w:rPr>
            <w:noProof/>
            <w:webHidden/>
          </w:rPr>
          <w:fldChar w:fldCharType="end"/>
        </w:r>
      </w:hyperlink>
    </w:p>
    <w:p w14:paraId="0126D105"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29" w:history="1">
        <w:r w:rsidR="00E52CBB" w:rsidRPr="00123DCB">
          <w:rPr>
            <w:rStyle w:val="Hyperlink"/>
            <w:noProof/>
          </w:rPr>
          <w:t>1.12.2</w:t>
        </w:r>
        <w:r w:rsidR="00E52CBB">
          <w:rPr>
            <w:rFonts w:asciiTheme="minorHAnsi" w:eastAsiaTheme="minorEastAsia" w:hAnsiTheme="minorHAnsi" w:cstheme="minorBidi"/>
            <w:noProof/>
            <w:sz w:val="22"/>
            <w:szCs w:val="22"/>
          </w:rPr>
          <w:tab/>
        </w:r>
        <w:r w:rsidR="00E52CBB" w:rsidRPr="00123DCB">
          <w:rPr>
            <w:rStyle w:val="Hyperlink"/>
            <w:noProof/>
          </w:rPr>
          <w:t>MD-REQ-410096/A-LSodLSt</w:t>
        </w:r>
        <w:r w:rsidR="00E52CBB">
          <w:rPr>
            <w:noProof/>
            <w:webHidden/>
          </w:rPr>
          <w:tab/>
        </w:r>
        <w:r w:rsidR="00E52CBB">
          <w:rPr>
            <w:noProof/>
            <w:webHidden/>
          </w:rPr>
          <w:fldChar w:fldCharType="begin"/>
        </w:r>
        <w:r w:rsidR="00E52CBB">
          <w:rPr>
            <w:noProof/>
            <w:webHidden/>
          </w:rPr>
          <w:instrText xml:space="preserve"> PAGEREF _Toc100050029 \h </w:instrText>
        </w:r>
        <w:r w:rsidR="00E52CBB">
          <w:rPr>
            <w:noProof/>
            <w:webHidden/>
          </w:rPr>
        </w:r>
        <w:r w:rsidR="00E52CBB">
          <w:rPr>
            <w:noProof/>
            <w:webHidden/>
          </w:rPr>
          <w:fldChar w:fldCharType="separate"/>
        </w:r>
        <w:r w:rsidR="00E52CBB">
          <w:rPr>
            <w:noProof/>
            <w:webHidden/>
          </w:rPr>
          <w:t>34</w:t>
        </w:r>
        <w:r w:rsidR="00E52CBB">
          <w:rPr>
            <w:noProof/>
            <w:webHidden/>
          </w:rPr>
          <w:fldChar w:fldCharType="end"/>
        </w:r>
      </w:hyperlink>
    </w:p>
    <w:p w14:paraId="492D56A0"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30" w:history="1">
        <w:r w:rsidR="00E52CBB" w:rsidRPr="00123DCB">
          <w:rPr>
            <w:rStyle w:val="Hyperlink"/>
            <w:noProof/>
          </w:rPr>
          <w:t>1.12.3</w:t>
        </w:r>
        <w:r w:rsidR="00E52CBB">
          <w:rPr>
            <w:rFonts w:asciiTheme="minorHAnsi" w:eastAsiaTheme="minorEastAsia" w:hAnsiTheme="minorHAnsi" w:cstheme="minorBidi"/>
            <w:noProof/>
            <w:sz w:val="22"/>
            <w:szCs w:val="22"/>
          </w:rPr>
          <w:tab/>
        </w:r>
        <w:r w:rsidR="00E52CBB" w:rsidRPr="00123DCB">
          <w:rPr>
            <w:rStyle w:val="Hyperlink"/>
            <w:noProof/>
          </w:rPr>
          <w:t>MD-REQ-410097/A-LSodRSt</w:t>
        </w:r>
        <w:r w:rsidR="00E52CBB">
          <w:rPr>
            <w:noProof/>
            <w:webHidden/>
          </w:rPr>
          <w:tab/>
        </w:r>
        <w:r w:rsidR="00E52CBB">
          <w:rPr>
            <w:noProof/>
            <w:webHidden/>
          </w:rPr>
          <w:fldChar w:fldCharType="begin"/>
        </w:r>
        <w:r w:rsidR="00E52CBB">
          <w:rPr>
            <w:noProof/>
            <w:webHidden/>
          </w:rPr>
          <w:instrText xml:space="preserve"> PAGEREF _Toc100050030 \h </w:instrText>
        </w:r>
        <w:r w:rsidR="00E52CBB">
          <w:rPr>
            <w:noProof/>
            <w:webHidden/>
          </w:rPr>
        </w:r>
        <w:r w:rsidR="00E52CBB">
          <w:rPr>
            <w:noProof/>
            <w:webHidden/>
          </w:rPr>
          <w:fldChar w:fldCharType="separate"/>
        </w:r>
        <w:r w:rsidR="00E52CBB">
          <w:rPr>
            <w:noProof/>
            <w:webHidden/>
          </w:rPr>
          <w:t>34</w:t>
        </w:r>
        <w:r w:rsidR="00E52CBB">
          <w:rPr>
            <w:noProof/>
            <w:webHidden/>
          </w:rPr>
          <w:fldChar w:fldCharType="end"/>
        </w:r>
      </w:hyperlink>
    </w:p>
    <w:p w14:paraId="6B611F9A"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31" w:history="1">
        <w:r w:rsidR="00E52CBB" w:rsidRPr="00123DCB">
          <w:rPr>
            <w:rStyle w:val="Hyperlink"/>
            <w:noProof/>
          </w:rPr>
          <w:t>1.12.4</w:t>
        </w:r>
        <w:r w:rsidR="00E52CBB">
          <w:rPr>
            <w:rFonts w:asciiTheme="minorHAnsi" w:eastAsiaTheme="minorEastAsia" w:hAnsiTheme="minorHAnsi" w:cstheme="minorBidi"/>
            <w:noProof/>
            <w:sz w:val="22"/>
            <w:szCs w:val="22"/>
          </w:rPr>
          <w:tab/>
        </w:r>
        <w:r w:rsidR="00E52CBB" w:rsidRPr="00123DCB">
          <w:rPr>
            <w:rStyle w:val="Hyperlink"/>
            <w:noProof/>
          </w:rPr>
          <w:t>MD-REQ-411950/A-CTASVSt</w:t>
        </w:r>
        <w:r w:rsidR="00E52CBB">
          <w:rPr>
            <w:noProof/>
            <w:webHidden/>
          </w:rPr>
          <w:tab/>
        </w:r>
        <w:r w:rsidR="00E52CBB">
          <w:rPr>
            <w:noProof/>
            <w:webHidden/>
          </w:rPr>
          <w:fldChar w:fldCharType="begin"/>
        </w:r>
        <w:r w:rsidR="00E52CBB">
          <w:rPr>
            <w:noProof/>
            <w:webHidden/>
          </w:rPr>
          <w:instrText xml:space="preserve"> PAGEREF _Toc100050031 \h </w:instrText>
        </w:r>
        <w:r w:rsidR="00E52CBB">
          <w:rPr>
            <w:noProof/>
            <w:webHidden/>
          </w:rPr>
        </w:r>
        <w:r w:rsidR="00E52CBB">
          <w:rPr>
            <w:noProof/>
            <w:webHidden/>
          </w:rPr>
          <w:fldChar w:fldCharType="separate"/>
        </w:r>
        <w:r w:rsidR="00E52CBB">
          <w:rPr>
            <w:noProof/>
            <w:webHidden/>
          </w:rPr>
          <w:t>34</w:t>
        </w:r>
        <w:r w:rsidR="00E52CBB">
          <w:rPr>
            <w:noProof/>
            <w:webHidden/>
          </w:rPr>
          <w:fldChar w:fldCharType="end"/>
        </w:r>
      </w:hyperlink>
    </w:p>
    <w:p w14:paraId="08063655"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32" w:history="1">
        <w:r w:rsidR="00E52CBB" w:rsidRPr="00123DCB">
          <w:rPr>
            <w:rStyle w:val="Hyperlink"/>
            <w:noProof/>
          </w:rPr>
          <w:t>1.12.5</w:t>
        </w:r>
        <w:r w:rsidR="00E52CBB">
          <w:rPr>
            <w:rFonts w:asciiTheme="minorHAnsi" w:eastAsiaTheme="minorEastAsia" w:hAnsiTheme="minorHAnsi" w:cstheme="minorBidi"/>
            <w:noProof/>
            <w:sz w:val="22"/>
            <w:szCs w:val="22"/>
          </w:rPr>
          <w:tab/>
        </w:r>
        <w:r w:rsidR="00E52CBB" w:rsidRPr="00123DCB">
          <w:rPr>
            <w:rStyle w:val="Hyperlink"/>
            <w:noProof/>
          </w:rPr>
          <w:t>MD-REQ-419851/A-LTrlrConnect</w:t>
        </w:r>
        <w:r w:rsidR="00E52CBB">
          <w:rPr>
            <w:noProof/>
            <w:webHidden/>
          </w:rPr>
          <w:tab/>
        </w:r>
        <w:r w:rsidR="00E52CBB">
          <w:rPr>
            <w:noProof/>
            <w:webHidden/>
          </w:rPr>
          <w:fldChar w:fldCharType="begin"/>
        </w:r>
        <w:r w:rsidR="00E52CBB">
          <w:rPr>
            <w:noProof/>
            <w:webHidden/>
          </w:rPr>
          <w:instrText xml:space="preserve"> PAGEREF _Toc100050032 \h </w:instrText>
        </w:r>
        <w:r w:rsidR="00E52CBB">
          <w:rPr>
            <w:noProof/>
            <w:webHidden/>
          </w:rPr>
        </w:r>
        <w:r w:rsidR="00E52CBB">
          <w:rPr>
            <w:noProof/>
            <w:webHidden/>
          </w:rPr>
          <w:fldChar w:fldCharType="separate"/>
        </w:r>
        <w:r w:rsidR="00E52CBB">
          <w:rPr>
            <w:noProof/>
            <w:webHidden/>
          </w:rPr>
          <w:t>34</w:t>
        </w:r>
        <w:r w:rsidR="00E52CBB">
          <w:rPr>
            <w:noProof/>
            <w:webHidden/>
          </w:rPr>
          <w:fldChar w:fldCharType="end"/>
        </w:r>
      </w:hyperlink>
    </w:p>
    <w:p w14:paraId="715F1732"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33" w:history="1">
        <w:r w:rsidR="00E52CBB" w:rsidRPr="00123DCB">
          <w:rPr>
            <w:rStyle w:val="Hyperlink"/>
            <w:noProof/>
          </w:rPr>
          <w:t>1.12.6</w:t>
        </w:r>
        <w:r w:rsidR="00E52CBB">
          <w:rPr>
            <w:rFonts w:asciiTheme="minorHAnsi" w:eastAsiaTheme="minorEastAsia" w:hAnsiTheme="minorHAnsi" w:cstheme="minorBidi"/>
            <w:noProof/>
            <w:sz w:val="22"/>
            <w:szCs w:val="22"/>
          </w:rPr>
          <w:tab/>
        </w:r>
        <w:r w:rsidR="00E52CBB" w:rsidRPr="00123DCB">
          <w:rPr>
            <w:rStyle w:val="Hyperlink"/>
            <w:noProof/>
          </w:rPr>
          <w:t>MD-REQ-421155/A-LTgateSt</w:t>
        </w:r>
        <w:r w:rsidR="00E52CBB">
          <w:rPr>
            <w:noProof/>
            <w:webHidden/>
          </w:rPr>
          <w:tab/>
        </w:r>
        <w:r w:rsidR="00E52CBB">
          <w:rPr>
            <w:noProof/>
            <w:webHidden/>
          </w:rPr>
          <w:fldChar w:fldCharType="begin"/>
        </w:r>
        <w:r w:rsidR="00E52CBB">
          <w:rPr>
            <w:noProof/>
            <w:webHidden/>
          </w:rPr>
          <w:instrText xml:space="preserve"> PAGEREF _Toc100050033 \h </w:instrText>
        </w:r>
        <w:r w:rsidR="00E52CBB">
          <w:rPr>
            <w:noProof/>
            <w:webHidden/>
          </w:rPr>
        </w:r>
        <w:r w:rsidR="00E52CBB">
          <w:rPr>
            <w:noProof/>
            <w:webHidden/>
          </w:rPr>
          <w:fldChar w:fldCharType="separate"/>
        </w:r>
        <w:r w:rsidR="00E52CBB">
          <w:rPr>
            <w:noProof/>
            <w:webHidden/>
          </w:rPr>
          <w:t>35</w:t>
        </w:r>
        <w:r w:rsidR="00E52CBB">
          <w:rPr>
            <w:noProof/>
            <w:webHidden/>
          </w:rPr>
          <w:fldChar w:fldCharType="end"/>
        </w:r>
      </w:hyperlink>
    </w:p>
    <w:p w14:paraId="6809BB78" w14:textId="77777777" w:rsidR="00E52CBB" w:rsidRDefault="0000000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00050034" w:history="1">
        <w:r w:rsidR="00E52CBB" w:rsidRPr="00123DCB">
          <w:rPr>
            <w:rStyle w:val="Hyperlink"/>
            <w:noProof/>
          </w:rPr>
          <w:t>2</w:t>
        </w:r>
        <w:r w:rsidR="00E52CBB">
          <w:rPr>
            <w:rFonts w:asciiTheme="minorHAnsi" w:eastAsiaTheme="minorEastAsia" w:hAnsiTheme="minorHAnsi" w:cstheme="minorBidi"/>
            <w:b w:val="0"/>
            <w:smallCaps w:val="0"/>
            <w:noProof/>
            <w:sz w:val="22"/>
            <w:szCs w:val="22"/>
          </w:rPr>
          <w:tab/>
        </w:r>
        <w:r w:rsidR="00E52CBB" w:rsidRPr="00123DCB">
          <w:rPr>
            <w:rStyle w:val="Hyperlink"/>
            <w:noProof/>
          </w:rPr>
          <w:t>General Requirements</w:t>
        </w:r>
        <w:r w:rsidR="00E52CBB">
          <w:rPr>
            <w:noProof/>
            <w:webHidden/>
          </w:rPr>
          <w:tab/>
        </w:r>
        <w:r w:rsidR="00E52CBB">
          <w:rPr>
            <w:noProof/>
            <w:webHidden/>
          </w:rPr>
          <w:fldChar w:fldCharType="begin"/>
        </w:r>
        <w:r w:rsidR="00E52CBB">
          <w:rPr>
            <w:noProof/>
            <w:webHidden/>
          </w:rPr>
          <w:instrText xml:space="preserve"> PAGEREF _Toc100050034 \h </w:instrText>
        </w:r>
        <w:r w:rsidR="00E52CBB">
          <w:rPr>
            <w:noProof/>
            <w:webHidden/>
          </w:rPr>
        </w:r>
        <w:r w:rsidR="00E52CBB">
          <w:rPr>
            <w:noProof/>
            <w:webHidden/>
          </w:rPr>
          <w:fldChar w:fldCharType="separate"/>
        </w:r>
        <w:r w:rsidR="00E52CBB">
          <w:rPr>
            <w:noProof/>
            <w:webHidden/>
          </w:rPr>
          <w:t>36</w:t>
        </w:r>
        <w:r w:rsidR="00E52CBB">
          <w:rPr>
            <w:noProof/>
            <w:webHidden/>
          </w:rPr>
          <w:fldChar w:fldCharType="end"/>
        </w:r>
      </w:hyperlink>
    </w:p>
    <w:p w14:paraId="5869D06C"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35" w:history="1">
        <w:r w:rsidR="00E52CBB" w:rsidRPr="00123DCB">
          <w:rPr>
            <w:rStyle w:val="Hyperlink"/>
            <w:noProof/>
          </w:rPr>
          <w:t>2.1</w:t>
        </w:r>
        <w:r w:rsidR="00E52CBB">
          <w:rPr>
            <w:rFonts w:asciiTheme="minorHAnsi" w:eastAsiaTheme="minorEastAsia" w:hAnsiTheme="minorHAnsi" w:cstheme="minorBidi"/>
            <w:i w:val="0"/>
            <w:noProof/>
            <w:sz w:val="22"/>
            <w:szCs w:val="22"/>
          </w:rPr>
          <w:tab/>
        </w:r>
        <w:r w:rsidR="00E52CBB" w:rsidRPr="00123DCB">
          <w:rPr>
            <w:rStyle w:val="Hyperlink"/>
            <w:noProof/>
          </w:rPr>
          <w:t>CAMERA-REQ-331344/B-Button Press Logic</w:t>
        </w:r>
        <w:r w:rsidR="00E52CBB">
          <w:rPr>
            <w:noProof/>
            <w:webHidden/>
          </w:rPr>
          <w:tab/>
        </w:r>
        <w:r w:rsidR="00E52CBB">
          <w:rPr>
            <w:noProof/>
            <w:webHidden/>
          </w:rPr>
          <w:fldChar w:fldCharType="begin"/>
        </w:r>
        <w:r w:rsidR="00E52CBB">
          <w:rPr>
            <w:noProof/>
            <w:webHidden/>
          </w:rPr>
          <w:instrText xml:space="preserve"> PAGEREF _Toc100050035 \h </w:instrText>
        </w:r>
        <w:r w:rsidR="00E52CBB">
          <w:rPr>
            <w:noProof/>
            <w:webHidden/>
          </w:rPr>
        </w:r>
        <w:r w:rsidR="00E52CBB">
          <w:rPr>
            <w:noProof/>
            <w:webHidden/>
          </w:rPr>
          <w:fldChar w:fldCharType="separate"/>
        </w:r>
        <w:r w:rsidR="00E52CBB">
          <w:rPr>
            <w:noProof/>
            <w:webHidden/>
          </w:rPr>
          <w:t>36</w:t>
        </w:r>
        <w:r w:rsidR="00E52CBB">
          <w:rPr>
            <w:noProof/>
            <w:webHidden/>
          </w:rPr>
          <w:fldChar w:fldCharType="end"/>
        </w:r>
      </w:hyperlink>
    </w:p>
    <w:p w14:paraId="6E6D934D"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36" w:history="1">
        <w:r w:rsidR="00E52CBB" w:rsidRPr="00123DCB">
          <w:rPr>
            <w:rStyle w:val="Hyperlink"/>
            <w:noProof/>
          </w:rPr>
          <w:t>2.2</w:t>
        </w:r>
        <w:r w:rsidR="00E52CBB">
          <w:rPr>
            <w:rFonts w:asciiTheme="minorHAnsi" w:eastAsiaTheme="minorEastAsia" w:hAnsiTheme="minorHAnsi" w:cstheme="minorBidi"/>
            <w:i w:val="0"/>
            <w:noProof/>
            <w:sz w:val="22"/>
            <w:szCs w:val="22"/>
          </w:rPr>
          <w:tab/>
        </w:r>
        <w:r w:rsidR="00E52CBB" w:rsidRPr="00123DCB">
          <w:rPr>
            <w:rStyle w:val="Hyperlink"/>
            <w:noProof/>
          </w:rPr>
          <w:t>CAMERA-REQ-014077/C-Feature Maximum Speed (TcSE ROIN-290556)</w:t>
        </w:r>
        <w:r w:rsidR="00E52CBB">
          <w:rPr>
            <w:noProof/>
            <w:webHidden/>
          </w:rPr>
          <w:tab/>
        </w:r>
        <w:r w:rsidR="00E52CBB">
          <w:rPr>
            <w:noProof/>
            <w:webHidden/>
          </w:rPr>
          <w:fldChar w:fldCharType="begin"/>
        </w:r>
        <w:r w:rsidR="00E52CBB">
          <w:rPr>
            <w:noProof/>
            <w:webHidden/>
          </w:rPr>
          <w:instrText xml:space="preserve"> PAGEREF _Toc100050036 \h </w:instrText>
        </w:r>
        <w:r w:rsidR="00E52CBB">
          <w:rPr>
            <w:noProof/>
            <w:webHidden/>
          </w:rPr>
        </w:r>
        <w:r w:rsidR="00E52CBB">
          <w:rPr>
            <w:noProof/>
            <w:webHidden/>
          </w:rPr>
          <w:fldChar w:fldCharType="separate"/>
        </w:r>
        <w:r w:rsidR="00E52CBB">
          <w:rPr>
            <w:noProof/>
            <w:webHidden/>
          </w:rPr>
          <w:t>36</w:t>
        </w:r>
        <w:r w:rsidR="00E52CBB">
          <w:rPr>
            <w:noProof/>
            <w:webHidden/>
          </w:rPr>
          <w:fldChar w:fldCharType="end"/>
        </w:r>
      </w:hyperlink>
    </w:p>
    <w:p w14:paraId="7CB8E987"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37" w:history="1">
        <w:r w:rsidR="00E52CBB" w:rsidRPr="00123DCB">
          <w:rPr>
            <w:rStyle w:val="Hyperlink"/>
            <w:noProof/>
          </w:rPr>
          <w:t>2.3</w:t>
        </w:r>
        <w:r w:rsidR="00E52CBB">
          <w:rPr>
            <w:rFonts w:asciiTheme="minorHAnsi" w:eastAsiaTheme="minorEastAsia" w:hAnsiTheme="minorHAnsi" w:cstheme="minorBidi"/>
            <w:i w:val="0"/>
            <w:noProof/>
            <w:sz w:val="22"/>
            <w:szCs w:val="22"/>
          </w:rPr>
          <w:tab/>
        </w:r>
        <w:r w:rsidR="00E52CBB" w:rsidRPr="00123DCB">
          <w:rPr>
            <w:rStyle w:val="Hyperlink"/>
            <w:noProof/>
          </w:rPr>
          <w:t>DAFVCv1-FUR-REQ-166648/B-Determine Off Road Mode</w:t>
        </w:r>
        <w:r w:rsidR="00E52CBB">
          <w:rPr>
            <w:noProof/>
            <w:webHidden/>
          </w:rPr>
          <w:tab/>
        </w:r>
        <w:r w:rsidR="00E52CBB">
          <w:rPr>
            <w:noProof/>
            <w:webHidden/>
          </w:rPr>
          <w:fldChar w:fldCharType="begin"/>
        </w:r>
        <w:r w:rsidR="00E52CBB">
          <w:rPr>
            <w:noProof/>
            <w:webHidden/>
          </w:rPr>
          <w:instrText xml:space="preserve"> PAGEREF _Toc100050037 \h </w:instrText>
        </w:r>
        <w:r w:rsidR="00E52CBB">
          <w:rPr>
            <w:noProof/>
            <w:webHidden/>
          </w:rPr>
        </w:r>
        <w:r w:rsidR="00E52CBB">
          <w:rPr>
            <w:noProof/>
            <w:webHidden/>
          </w:rPr>
          <w:fldChar w:fldCharType="separate"/>
        </w:r>
        <w:r w:rsidR="00E52CBB">
          <w:rPr>
            <w:noProof/>
            <w:webHidden/>
          </w:rPr>
          <w:t>37</w:t>
        </w:r>
        <w:r w:rsidR="00E52CBB">
          <w:rPr>
            <w:noProof/>
            <w:webHidden/>
          </w:rPr>
          <w:fldChar w:fldCharType="end"/>
        </w:r>
      </w:hyperlink>
    </w:p>
    <w:p w14:paraId="5CE3EA49"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38" w:history="1">
        <w:r w:rsidR="00E52CBB" w:rsidRPr="00123DCB">
          <w:rPr>
            <w:rStyle w:val="Hyperlink"/>
            <w:noProof/>
          </w:rPr>
          <w:t>2.4</w:t>
        </w:r>
        <w:r w:rsidR="00E52CBB">
          <w:rPr>
            <w:rFonts w:asciiTheme="minorHAnsi" w:eastAsiaTheme="minorEastAsia" w:hAnsiTheme="minorHAnsi" w:cstheme="minorBidi"/>
            <w:i w:val="0"/>
            <w:noProof/>
            <w:sz w:val="22"/>
            <w:szCs w:val="22"/>
          </w:rPr>
          <w:tab/>
        </w:r>
        <w:r w:rsidR="00E52CBB" w:rsidRPr="00123DCB">
          <w:rPr>
            <w:rStyle w:val="Hyperlink"/>
            <w:noProof/>
          </w:rPr>
          <w:t>RVC-FUR-REQ-014087/B-RVC Malfunction (TcSE ROIN-146656-2)</w:t>
        </w:r>
        <w:r w:rsidR="00E52CBB">
          <w:rPr>
            <w:noProof/>
            <w:webHidden/>
          </w:rPr>
          <w:tab/>
        </w:r>
        <w:r w:rsidR="00E52CBB">
          <w:rPr>
            <w:noProof/>
            <w:webHidden/>
          </w:rPr>
          <w:fldChar w:fldCharType="begin"/>
        </w:r>
        <w:r w:rsidR="00E52CBB">
          <w:rPr>
            <w:noProof/>
            <w:webHidden/>
          </w:rPr>
          <w:instrText xml:space="preserve"> PAGEREF _Toc100050038 \h </w:instrText>
        </w:r>
        <w:r w:rsidR="00E52CBB">
          <w:rPr>
            <w:noProof/>
            <w:webHidden/>
          </w:rPr>
        </w:r>
        <w:r w:rsidR="00E52CBB">
          <w:rPr>
            <w:noProof/>
            <w:webHidden/>
          </w:rPr>
          <w:fldChar w:fldCharType="separate"/>
        </w:r>
        <w:r w:rsidR="00E52CBB">
          <w:rPr>
            <w:noProof/>
            <w:webHidden/>
          </w:rPr>
          <w:t>37</w:t>
        </w:r>
        <w:r w:rsidR="00E52CBB">
          <w:rPr>
            <w:noProof/>
            <w:webHidden/>
          </w:rPr>
          <w:fldChar w:fldCharType="end"/>
        </w:r>
      </w:hyperlink>
    </w:p>
    <w:p w14:paraId="2E9FD14E"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39" w:history="1">
        <w:r w:rsidR="00E52CBB" w:rsidRPr="00123DCB">
          <w:rPr>
            <w:rStyle w:val="Hyperlink"/>
            <w:noProof/>
          </w:rPr>
          <w:t>2.5</w:t>
        </w:r>
        <w:r w:rsidR="00E52CBB">
          <w:rPr>
            <w:rFonts w:asciiTheme="minorHAnsi" w:eastAsiaTheme="minorEastAsia" w:hAnsiTheme="minorHAnsi" w:cstheme="minorBidi"/>
            <w:i w:val="0"/>
            <w:noProof/>
            <w:sz w:val="22"/>
            <w:szCs w:val="22"/>
          </w:rPr>
          <w:tab/>
        </w:r>
        <w:r w:rsidR="00E52CBB" w:rsidRPr="00123DCB">
          <w:rPr>
            <w:rStyle w:val="Hyperlink"/>
            <w:noProof/>
          </w:rPr>
          <w:t>DAFVCv1-FUR-REQ-166722/A-DAFVC Malfunction</w:t>
        </w:r>
        <w:r w:rsidR="00E52CBB">
          <w:rPr>
            <w:noProof/>
            <w:webHidden/>
          </w:rPr>
          <w:tab/>
        </w:r>
        <w:r w:rsidR="00E52CBB">
          <w:rPr>
            <w:noProof/>
            <w:webHidden/>
          </w:rPr>
          <w:fldChar w:fldCharType="begin"/>
        </w:r>
        <w:r w:rsidR="00E52CBB">
          <w:rPr>
            <w:noProof/>
            <w:webHidden/>
          </w:rPr>
          <w:instrText xml:space="preserve"> PAGEREF _Toc100050039 \h </w:instrText>
        </w:r>
        <w:r w:rsidR="00E52CBB">
          <w:rPr>
            <w:noProof/>
            <w:webHidden/>
          </w:rPr>
        </w:r>
        <w:r w:rsidR="00E52CBB">
          <w:rPr>
            <w:noProof/>
            <w:webHidden/>
          </w:rPr>
          <w:fldChar w:fldCharType="separate"/>
        </w:r>
        <w:r w:rsidR="00E52CBB">
          <w:rPr>
            <w:noProof/>
            <w:webHidden/>
          </w:rPr>
          <w:t>37</w:t>
        </w:r>
        <w:r w:rsidR="00E52CBB">
          <w:rPr>
            <w:noProof/>
            <w:webHidden/>
          </w:rPr>
          <w:fldChar w:fldCharType="end"/>
        </w:r>
      </w:hyperlink>
    </w:p>
    <w:p w14:paraId="442D6E8F"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40" w:history="1">
        <w:r w:rsidR="00E52CBB" w:rsidRPr="00123DCB">
          <w:rPr>
            <w:rStyle w:val="Hyperlink"/>
            <w:noProof/>
          </w:rPr>
          <w:t>2.6</w:t>
        </w:r>
        <w:r w:rsidR="00E52CBB">
          <w:rPr>
            <w:rFonts w:asciiTheme="minorHAnsi" w:eastAsiaTheme="minorEastAsia" w:hAnsiTheme="minorHAnsi" w:cstheme="minorBidi"/>
            <w:i w:val="0"/>
            <w:noProof/>
            <w:sz w:val="22"/>
            <w:szCs w:val="22"/>
          </w:rPr>
          <w:tab/>
        </w:r>
        <w:r w:rsidR="00E52CBB" w:rsidRPr="00123DCB">
          <w:rPr>
            <w:rStyle w:val="Hyperlink"/>
            <w:noProof/>
          </w:rPr>
          <w:t>RVC-TMR-REQ-166649/A-T_cameraMalfunctionDelay</w:t>
        </w:r>
        <w:r w:rsidR="00E52CBB">
          <w:rPr>
            <w:noProof/>
            <w:webHidden/>
          </w:rPr>
          <w:tab/>
        </w:r>
        <w:r w:rsidR="00E52CBB">
          <w:rPr>
            <w:noProof/>
            <w:webHidden/>
          </w:rPr>
          <w:fldChar w:fldCharType="begin"/>
        </w:r>
        <w:r w:rsidR="00E52CBB">
          <w:rPr>
            <w:noProof/>
            <w:webHidden/>
          </w:rPr>
          <w:instrText xml:space="preserve"> PAGEREF _Toc100050040 \h </w:instrText>
        </w:r>
        <w:r w:rsidR="00E52CBB">
          <w:rPr>
            <w:noProof/>
            <w:webHidden/>
          </w:rPr>
        </w:r>
        <w:r w:rsidR="00E52CBB">
          <w:rPr>
            <w:noProof/>
            <w:webHidden/>
          </w:rPr>
          <w:fldChar w:fldCharType="separate"/>
        </w:r>
        <w:r w:rsidR="00E52CBB">
          <w:rPr>
            <w:noProof/>
            <w:webHidden/>
          </w:rPr>
          <w:t>37</w:t>
        </w:r>
        <w:r w:rsidR="00E52CBB">
          <w:rPr>
            <w:noProof/>
            <w:webHidden/>
          </w:rPr>
          <w:fldChar w:fldCharType="end"/>
        </w:r>
      </w:hyperlink>
    </w:p>
    <w:p w14:paraId="1DF739E5"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41" w:history="1">
        <w:r w:rsidR="00E52CBB" w:rsidRPr="00123DCB">
          <w:rPr>
            <w:rStyle w:val="Hyperlink"/>
            <w:noProof/>
          </w:rPr>
          <w:t>2.7</w:t>
        </w:r>
        <w:r w:rsidR="00E52CBB">
          <w:rPr>
            <w:rFonts w:asciiTheme="minorHAnsi" w:eastAsiaTheme="minorEastAsia" w:hAnsiTheme="minorHAnsi" w:cstheme="minorBidi"/>
            <w:i w:val="0"/>
            <w:noProof/>
            <w:sz w:val="22"/>
            <w:szCs w:val="22"/>
          </w:rPr>
          <w:tab/>
        </w:r>
        <w:r w:rsidR="00E52CBB" w:rsidRPr="00123DCB">
          <w:rPr>
            <w:rStyle w:val="Hyperlink"/>
            <w:noProof/>
          </w:rPr>
          <w:t>CAMERA-REQ-331863/B-Lin Button Client Operation</w:t>
        </w:r>
        <w:r w:rsidR="00E52CBB">
          <w:rPr>
            <w:noProof/>
            <w:webHidden/>
          </w:rPr>
          <w:tab/>
        </w:r>
        <w:r w:rsidR="00E52CBB">
          <w:rPr>
            <w:noProof/>
            <w:webHidden/>
          </w:rPr>
          <w:fldChar w:fldCharType="begin"/>
        </w:r>
        <w:r w:rsidR="00E52CBB">
          <w:rPr>
            <w:noProof/>
            <w:webHidden/>
          </w:rPr>
          <w:instrText xml:space="preserve"> PAGEREF _Toc100050041 \h </w:instrText>
        </w:r>
        <w:r w:rsidR="00E52CBB">
          <w:rPr>
            <w:noProof/>
            <w:webHidden/>
          </w:rPr>
        </w:r>
        <w:r w:rsidR="00E52CBB">
          <w:rPr>
            <w:noProof/>
            <w:webHidden/>
          </w:rPr>
          <w:fldChar w:fldCharType="separate"/>
        </w:r>
        <w:r w:rsidR="00E52CBB">
          <w:rPr>
            <w:noProof/>
            <w:webHidden/>
          </w:rPr>
          <w:t>38</w:t>
        </w:r>
        <w:r w:rsidR="00E52CBB">
          <w:rPr>
            <w:noProof/>
            <w:webHidden/>
          </w:rPr>
          <w:fldChar w:fldCharType="end"/>
        </w:r>
      </w:hyperlink>
    </w:p>
    <w:p w14:paraId="3074C6C8" w14:textId="77777777" w:rsidR="00E52CBB" w:rsidRDefault="0000000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00050042" w:history="1">
        <w:r w:rsidR="00E52CBB" w:rsidRPr="00123DCB">
          <w:rPr>
            <w:rStyle w:val="Hyperlink"/>
            <w:noProof/>
          </w:rPr>
          <w:t>3</w:t>
        </w:r>
        <w:r w:rsidR="00E52CBB">
          <w:rPr>
            <w:rFonts w:asciiTheme="minorHAnsi" w:eastAsiaTheme="minorEastAsia" w:hAnsiTheme="minorHAnsi" w:cstheme="minorBidi"/>
            <w:b w:val="0"/>
            <w:smallCaps w:val="0"/>
            <w:noProof/>
            <w:sz w:val="22"/>
            <w:szCs w:val="22"/>
          </w:rPr>
          <w:tab/>
        </w:r>
        <w:r w:rsidR="00E52CBB" w:rsidRPr="00123DCB">
          <w:rPr>
            <w:rStyle w:val="Hyperlink"/>
            <w:noProof/>
          </w:rPr>
          <w:t>Functional Definition</w:t>
        </w:r>
        <w:r w:rsidR="00E52CBB">
          <w:rPr>
            <w:noProof/>
            <w:webHidden/>
          </w:rPr>
          <w:tab/>
        </w:r>
        <w:r w:rsidR="00E52CBB">
          <w:rPr>
            <w:noProof/>
            <w:webHidden/>
          </w:rPr>
          <w:fldChar w:fldCharType="begin"/>
        </w:r>
        <w:r w:rsidR="00E52CBB">
          <w:rPr>
            <w:noProof/>
            <w:webHidden/>
          </w:rPr>
          <w:instrText xml:space="preserve"> PAGEREF _Toc100050042 \h </w:instrText>
        </w:r>
        <w:r w:rsidR="00E52CBB">
          <w:rPr>
            <w:noProof/>
            <w:webHidden/>
          </w:rPr>
        </w:r>
        <w:r w:rsidR="00E52CBB">
          <w:rPr>
            <w:noProof/>
            <w:webHidden/>
          </w:rPr>
          <w:fldChar w:fldCharType="separate"/>
        </w:r>
        <w:r w:rsidR="00E52CBB">
          <w:rPr>
            <w:noProof/>
            <w:webHidden/>
          </w:rPr>
          <w:t>39</w:t>
        </w:r>
        <w:r w:rsidR="00E52CBB">
          <w:rPr>
            <w:noProof/>
            <w:webHidden/>
          </w:rPr>
          <w:fldChar w:fldCharType="end"/>
        </w:r>
      </w:hyperlink>
    </w:p>
    <w:p w14:paraId="0AFAB02A"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43" w:history="1">
        <w:r w:rsidR="00E52CBB" w:rsidRPr="00123DCB">
          <w:rPr>
            <w:rStyle w:val="Hyperlink"/>
            <w:noProof/>
          </w:rPr>
          <w:t>3.1</w:t>
        </w:r>
        <w:r w:rsidR="00E52CBB">
          <w:rPr>
            <w:rFonts w:asciiTheme="minorHAnsi" w:eastAsiaTheme="minorEastAsia" w:hAnsiTheme="minorHAnsi" w:cstheme="minorBidi"/>
            <w:i w:val="0"/>
            <w:noProof/>
            <w:sz w:val="22"/>
            <w:szCs w:val="22"/>
          </w:rPr>
          <w:tab/>
        </w:r>
        <w:r w:rsidR="00E52CBB" w:rsidRPr="00123DCB">
          <w:rPr>
            <w:rStyle w:val="Hyperlink"/>
            <w:noProof/>
          </w:rPr>
          <w:t>Rear View Camera</w:t>
        </w:r>
        <w:r w:rsidR="00E52CBB">
          <w:rPr>
            <w:noProof/>
            <w:webHidden/>
          </w:rPr>
          <w:tab/>
        </w:r>
        <w:r w:rsidR="00E52CBB">
          <w:rPr>
            <w:noProof/>
            <w:webHidden/>
          </w:rPr>
          <w:fldChar w:fldCharType="begin"/>
        </w:r>
        <w:r w:rsidR="00E52CBB">
          <w:rPr>
            <w:noProof/>
            <w:webHidden/>
          </w:rPr>
          <w:instrText xml:space="preserve"> PAGEREF _Toc100050043 \h </w:instrText>
        </w:r>
        <w:r w:rsidR="00E52CBB">
          <w:rPr>
            <w:noProof/>
            <w:webHidden/>
          </w:rPr>
        </w:r>
        <w:r w:rsidR="00E52CBB">
          <w:rPr>
            <w:noProof/>
            <w:webHidden/>
          </w:rPr>
          <w:fldChar w:fldCharType="separate"/>
        </w:r>
        <w:r w:rsidR="00E52CBB">
          <w:rPr>
            <w:noProof/>
            <w:webHidden/>
          </w:rPr>
          <w:t>39</w:t>
        </w:r>
        <w:r w:rsidR="00E52CBB">
          <w:rPr>
            <w:noProof/>
            <w:webHidden/>
          </w:rPr>
          <w:fldChar w:fldCharType="end"/>
        </w:r>
      </w:hyperlink>
    </w:p>
    <w:p w14:paraId="4E44F600"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44" w:history="1">
        <w:r w:rsidR="00E52CBB" w:rsidRPr="00123DCB">
          <w:rPr>
            <w:rStyle w:val="Hyperlink"/>
            <w:noProof/>
          </w:rPr>
          <w:t>3.1.1</w:t>
        </w:r>
        <w:r w:rsidR="00E52CBB">
          <w:rPr>
            <w:rFonts w:asciiTheme="minorHAnsi" w:eastAsiaTheme="minorEastAsia" w:hAnsiTheme="minorHAnsi" w:cstheme="minorBidi"/>
            <w:noProof/>
            <w:sz w:val="22"/>
            <w:szCs w:val="22"/>
          </w:rPr>
          <w:tab/>
        </w:r>
        <w:r w:rsidR="00E52CBB" w:rsidRPr="00123DCB">
          <w:rPr>
            <w:rStyle w:val="Hyperlink"/>
            <w:noProof/>
          </w:rPr>
          <w:t>Rear View Camera General Requirements</w:t>
        </w:r>
        <w:r w:rsidR="00E52CBB">
          <w:rPr>
            <w:noProof/>
            <w:webHidden/>
          </w:rPr>
          <w:tab/>
        </w:r>
        <w:r w:rsidR="00E52CBB">
          <w:rPr>
            <w:noProof/>
            <w:webHidden/>
          </w:rPr>
          <w:fldChar w:fldCharType="begin"/>
        </w:r>
        <w:r w:rsidR="00E52CBB">
          <w:rPr>
            <w:noProof/>
            <w:webHidden/>
          </w:rPr>
          <w:instrText xml:space="preserve"> PAGEREF _Toc100050044 \h </w:instrText>
        </w:r>
        <w:r w:rsidR="00E52CBB">
          <w:rPr>
            <w:noProof/>
            <w:webHidden/>
          </w:rPr>
        </w:r>
        <w:r w:rsidR="00E52CBB">
          <w:rPr>
            <w:noProof/>
            <w:webHidden/>
          </w:rPr>
          <w:fldChar w:fldCharType="separate"/>
        </w:r>
        <w:r w:rsidR="00E52CBB">
          <w:rPr>
            <w:noProof/>
            <w:webHidden/>
          </w:rPr>
          <w:t>39</w:t>
        </w:r>
        <w:r w:rsidR="00E52CBB">
          <w:rPr>
            <w:noProof/>
            <w:webHidden/>
          </w:rPr>
          <w:fldChar w:fldCharType="end"/>
        </w:r>
      </w:hyperlink>
    </w:p>
    <w:p w14:paraId="469E476D"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45" w:history="1">
        <w:r w:rsidR="00E52CBB" w:rsidRPr="00123DCB">
          <w:rPr>
            <w:rStyle w:val="Hyperlink"/>
            <w:noProof/>
          </w:rPr>
          <w:t>3.1.2</w:t>
        </w:r>
        <w:r w:rsidR="00E52CBB">
          <w:rPr>
            <w:rFonts w:asciiTheme="minorHAnsi" w:eastAsiaTheme="minorEastAsia" w:hAnsiTheme="minorHAnsi" w:cstheme="minorBidi"/>
            <w:noProof/>
            <w:sz w:val="22"/>
            <w:szCs w:val="22"/>
          </w:rPr>
          <w:tab/>
        </w:r>
        <w:r w:rsidR="00E52CBB" w:rsidRPr="00123DCB">
          <w:rPr>
            <w:rStyle w:val="Hyperlink"/>
            <w:noProof/>
          </w:rPr>
          <w:t>RVCv2-FUN-REQ-014094/A-Activate/Deactivate Rear View Camera (TcSE ROIN-293352)</w:t>
        </w:r>
        <w:r w:rsidR="00E52CBB">
          <w:rPr>
            <w:noProof/>
            <w:webHidden/>
          </w:rPr>
          <w:tab/>
        </w:r>
        <w:r w:rsidR="00E52CBB">
          <w:rPr>
            <w:noProof/>
            <w:webHidden/>
          </w:rPr>
          <w:fldChar w:fldCharType="begin"/>
        </w:r>
        <w:r w:rsidR="00E52CBB">
          <w:rPr>
            <w:noProof/>
            <w:webHidden/>
          </w:rPr>
          <w:instrText xml:space="preserve"> PAGEREF _Toc100050045 \h </w:instrText>
        </w:r>
        <w:r w:rsidR="00E52CBB">
          <w:rPr>
            <w:noProof/>
            <w:webHidden/>
          </w:rPr>
        </w:r>
        <w:r w:rsidR="00E52CBB">
          <w:rPr>
            <w:noProof/>
            <w:webHidden/>
          </w:rPr>
          <w:fldChar w:fldCharType="separate"/>
        </w:r>
        <w:r w:rsidR="00E52CBB">
          <w:rPr>
            <w:noProof/>
            <w:webHidden/>
          </w:rPr>
          <w:t>41</w:t>
        </w:r>
        <w:r w:rsidR="00E52CBB">
          <w:rPr>
            <w:noProof/>
            <w:webHidden/>
          </w:rPr>
          <w:fldChar w:fldCharType="end"/>
        </w:r>
      </w:hyperlink>
    </w:p>
    <w:p w14:paraId="4126E9E1"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46" w:history="1">
        <w:r w:rsidR="00E52CBB" w:rsidRPr="00123DCB">
          <w:rPr>
            <w:rStyle w:val="Hyperlink"/>
            <w:noProof/>
          </w:rPr>
          <w:t>3.1.3</w:t>
        </w:r>
        <w:r w:rsidR="00E52CBB">
          <w:rPr>
            <w:rFonts w:asciiTheme="minorHAnsi" w:eastAsiaTheme="minorEastAsia" w:hAnsiTheme="minorHAnsi" w:cstheme="minorBidi"/>
            <w:noProof/>
            <w:sz w:val="22"/>
            <w:szCs w:val="22"/>
          </w:rPr>
          <w:tab/>
        </w:r>
        <w:r w:rsidR="00E52CBB" w:rsidRPr="00123DCB">
          <w:rPr>
            <w:rStyle w:val="Hyperlink"/>
            <w:noProof/>
          </w:rPr>
          <w:t>RVCv3-FUN-REQ-128277/A-Activate/Deactivate Rear View Camera v3</w:t>
        </w:r>
        <w:r w:rsidR="00E52CBB">
          <w:rPr>
            <w:noProof/>
            <w:webHidden/>
          </w:rPr>
          <w:tab/>
        </w:r>
        <w:r w:rsidR="00E52CBB">
          <w:rPr>
            <w:noProof/>
            <w:webHidden/>
          </w:rPr>
          <w:fldChar w:fldCharType="begin"/>
        </w:r>
        <w:r w:rsidR="00E52CBB">
          <w:rPr>
            <w:noProof/>
            <w:webHidden/>
          </w:rPr>
          <w:instrText xml:space="preserve"> PAGEREF _Toc100050046 \h </w:instrText>
        </w:r>
        <w:r w:rsidR="00E52CBB">
          <w:rPr>
            <w:noProof/>
            <w:webHidden/>
          </w:rPr>
        </w:r>
        <w:r w:rsidR="00E52CBB">
          <w:rPr>
            <w:noProof/>
            <w:webHidden/>
          </w:rPr>
          <w:fldChar w:fldCharType="separate"/>
        </w:r>
        <w:r w:rsidR="00E52CBB">
          <w:rPr>
            <w:noProof/>
            <w:webHidden/>
          </w:rPr>
          <w:t>49</w:t>
        </w:r>
        <w:r w:rsidR="00E52CBB">
          <w:rPr>
            <w:noProof/>
            <w:webHidden/>
          </w:rPr>
          <w:fldChar w:fldCharType="end"/>
        </w:r>
      </w:hyperlink>
    </w:p>
    <w:p w14:paraId="0CE728F2"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47" w:history="1">
        <w:r w:rsidR="00E52CBB" w:rsidRPr="00123DCB">
          <w:rPr>
            <w:rStyle w:val="Hyperlink"/>
            <w:noProof/>
          </w:rPr>
          <w:t>3.1.4</w:t>
        </w:r>
        <w:r w:rsidR="00E52CBB">
          <w:rPr>
            <w:rFonts w:asciiTheme="minorHAnsi" w:eastAsiaTheme="minorEastAsia" w:hAnsiTheme="minorHAnsi" w:cstheme="minorBidi"/>
            <w:noProof/>
            <w:sz w:val="22"/>
            <w:szCs w:val="22"/>
          </w:rPr>
          <w:tab/>
        </w:r>
        <w:r w:rsidR="00E52CBB" w:rsidRPr="00123DCB">
          <w:rPr>
            <w:rStyle w:val="Hyperlink"/>
            <w:noProof/>
          </w:rPr>
          <w:t>RVCv2-FUN-REQ-014106/A-Rear View Camera Zoom Setting (TcSE ROIN-293363)</w:t>
        </w:r>
        <w:r w:rsidR="00E52CBB">
          <w:rPr>
            <w:noProof/>
            <w:webHidden/>
          </w:rPr>
          <w:tab/>
        </w:r>
        <w:r w:rsidR="00E52CBB">
          <w:rPr>
            <w:noProof/>
            <w:webHidden/>
          </w:rPr>
          <w:fldChar w:fldCharType="begin"/>
        </w:r>
        <w:r w:rsidR="00E52CBB">
          <w:rPr>
            <w:noProof/>
            <w:webHidden/>
          </w:rPr>
          <w:instrText xml:space="preserve"> PAGEREF _Toc100050047 \h </w:instrText>
        </w:r>
        <w:r w:rsidR="00E52CBB">
          <w:rPr>
            <w:noProof/>
            <w:webHidden/>
          </w:rPr>
        </w:r>
        <w:r w:rsidR="00E52CBB">
          <w:rPr>
            <w:noProof/>
            <w:webHidden/>
          </w:rPr>
          <w:fldChar w:fldCharType="separate"/>
        </w:r>
        <w:r w:rsidR="00E52CBB">
          <w:rPr>
            <w:noProof/>
            <w:webHidden/>
          </w:rPr>
          <w:t>58</w:t>
        </w:r>
        <w:r w:rsidR="00E52CBB">
          <w:rPr>
            <w:noProof/>
            <w:webHidden/>
          </w:rPr>
          <w:fldChar w:fldCharType="end"/>
        </w:r>
      </w:hyperlink>
    </w:p>
    <w:p w14:paraId="1B1A74FA"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48" w:history="1">
        <w:r w:rsidR="00E52CBB" w:rsidRPr="00123DCB">
          <w:rPr>
            <w:rStyle w:val="Hyperlink"/>
            <w:noProof/>
          </w:rPr>
          <w:t>3.1.5</w:t>
        </w:r>
        <w:r w:rsidR="00E52CBB">
          <w:rPr>
            <w:rFonts w:asciiTheme="minorHAnsi" w:eastAsiaTheme="minorEastAsia" w:hAnsiTheme="minorHAnsi" w:cstheme="minorBidi"/>
            <w:noProof/>
            <w:sz w:val="22"/>
            <w:szCs w:val="22"/>
          </w:rPr>
          <w:tab/>
        </w:r>
        <w:r w:rsidR="00E52CBB" w:rsidRPr="00123DCB">
          <w:rPr>
            <w:rStyle w:val="Hyperlink"/>
            <w:noProof/>
          </w:rPr>
          <w:t>RVCv3-FUN-REQ-127106/A-Rear View Camera Zoom Setting v3</w:t>
        </w:r>
        <w:r w:rsidR="00E52CBB">
          <w:rPr>
            <w:noProof/>
            <w:webHidden/>
          </w:rPr>
          <w:tab/>
        </w:r>
        <w:r w:rsidR="00E52CBB">
          <w:rPr>
            <w:noProof/>
            <w:webHidden/>
          </w:rPr>
          <w:fldChar w:fldCharType="begin"/>
        </w:r>
        <w:r w:rsidR="00E52CBB">
          <w:rPr>
            <w:noProof/>
            <w:webHidden/>
          </w:rPr>
          <w:instrText xml:space="preserve"> PAGEREF _Toc100050048 \h </w:instrText>
        </w:r>
        <w:r w:rsidR="00E52CBB">
          <w:rPr>
            <w:noProof/>
            <w:webHidden/>
          </w:rPr>
        </w:r>
        <w:r w:rsidR="00E52CBB">
          <w:rPr>
            <w:noProof/>
            <w:webHidden/>
          </w:rPr>
          <w:fldChar w:fldCharType="separate"/>
        </w:r>
        <w:r w:rsidR="00E52CBB">
          <w:rPr>
            <w:noProof/>
            <w:webHidden/>
          </w:rPr>
          <w:t>61</w:t>
        </w:r>
        <w:r w:rsidR="00E52CBB">
          <w:rPr>
            <w:noProof/>
            <w:webHidden/>
          </w:rPr>
          <w:fldChar w:fldCharType="end"/>
        </w:r>
      </w:hyperlink>
    </w:p>
    <w:p w14:paraId="610662F9"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49" w:history="1">
        <w:r w:rsidR="00E52CBB" w:rsidRPr="00123DCB">
          <w:rPr>
            <w:rStyle w:val="Hyperlink"/>
            <w:noProof/>
          </w:rPr>
          <w:t>3.1.6</w:t>
        </w:r>
        <w:r w:rsidR="00E52CBB">
          <w:rPr>
            <w:rFonts w:asciiTheme="minorHAnsi" w:eastAsiaTheme="minorEastAsia" w:hAnsiTheme="minorHAnsi" w:cstheme="minorBidi"/>
            <w:noProof/>
            <w:sz w:val="22"/>
            <w:szCs w:val="22"/>
          </w:rPr>
          <w:tab/>
        </w:r>
        <w:r w:rsidR="00E52CBB" w:rsidRPr="00123DCB">
          <w:rPr>
            <w:rStyle w:val="Hyperlink"/>
            <w:noProof/>
          </w:rPr>
          <w:t>RVCv2-FUN-REQ-014111/A-Rear View Camera Delay Mode Setting (TcSE ROIN-293368)</w:t>
        </w:r>
        <w:r w:rsidR="00E52CBB">
          <w:rPr>
            <w:noProof/>
            <w:webHidden/>
          </w:rPr>
          <w:tab/>
        </w:r>
        <w:r w:rsidR="00E52CBB">
          <w:rPr>
            <w:noProof/>
            <w:webHidden/>
          </w:rPr>
          <w:fldChar w:fldCharType="begin"/>
        </w:r>
        <w:r w:rsidR="00E52CBB">
          <w:rPr>
            <w:noProof/>
            <w:webHidden/>
          </w:rPr>
          <w:instrText xml:space="preserve"> PAGEREF _Toc100050049 \h </w:instrText>
        </w:r>
        <w:r w:rsidR="00E52CBB">
          <w:rPr>
            <w:noProof/>
            <w:webHidden/>
          </w:rPr>
        </w:r>
        <w:r w:rsidR="00E52CBB">
          <w:rPr>
            <w:noProof/>
            <w:webHidden/>
          </w:rPr>
          <w:fldChar w:fldCharType="separate"/>
        </w:r>
        <w:r w:rsidR="00E52CBB">
          <w:rPr>
            <w:noProof/>
            <w:webHidden/>
          </w:rPr>
          <w:t>65</w:t>
        </w:r>
        <w:r w:rsidR="00E52CBB">
          <w:rPr>
            <w:noProof/>
            <w:webHidden/>
          </w:rPr>
          <w:fldChar w:fldCharType="end"/>
        </w:r>
      </w:hyperlink>
    </w:p>
    <w:p w14:paraId="4D0FE796"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50" w:history="1">
        <w:r w:rsidR="00E52CBB" w:rsidRPr="00123DCB">
          <w:rPr>
            <w:rStyle w:val="Hyperlink"/>
            <w:noProof/>
          </w:rPr>
          <w:t>3.1.7</w:t>
        </w:r>
        <w:r w:rsidR="00E52CBB">
          <w:rPr>
            <w:rFonts w:asciiTheme="minorHAnsi" w:eastAsiaTheme="minorEastAsia" w:hAnsiTheme="minorHAnsi" w:cstheme="minorBidi"/>
            <w:noProof/>
            <w:sz w:val="22"/>
            <w:szCs w:val="22"/>
          </w:rPr>
          <w:tab/>
        </w:r>
        <w:r w:rsidR="00E52CBB" w:rsidRPr="00123DCB">
          <w:rPr>
            <w:rStyle w:val="Hyperlink"/>
            <w:noProof/>
          </w:rPr>
          <w:t>RVCv2-FUN-REQ-014113/A-Camera Image View (TcSE ROIN-293370)</w:t>
        </w:r>
        <w:r w:rsidR="00E52CBB">
          <w:rPr>
            <w:noProof/>
            <w:webHidden/>
          </w:rPr>
          <w:tab/>
        </w:r>
        <w:r w:rsidR="00E52CBB">
          <w:rPr>
            <w:noProof/>
            <w:webHidden/>
          </w:rPr>
          <w:fldChar w:fldCharType="begin"/>
        </w:r>
        <w:r w:rsidR="00E52CBB">
          <w:rPr>
            <w:noProof/>
            <w:webHidden/>
          </w:rPr>
          <w:instrText xml:space="preserve"> PAGEREF _Toc100050050 \h </w:instrText>
        </w:r>
        <w:r w:rsidR="00E52CBB">
          <w:rPr>
            <w:noProof/>
            <w:webHidden/>
          </w:rPr>
        </w:r>
        <w:r w:rsidR="00E52CBB">
          <w:rPr>
            <w:noProof/>
            <w:webHidden/>
          </w:rPr>
          <w:fldChar w:fldCharType="separate"/>
        </w:r>
        <w:r w:rsidR="00E52CBB">
          <w:rPr>
            <w:noProof/>
            <w:webHidden/>
          </w:rPr>
          <w:t>65</w:t>
        </w:r>
        <w:r w:rsidR="00E52CBB">
          <w:rPr>
            <w:noProof/>
            <w:webHidden/>
          </w:rPr>
          <w:fldChar w:fldCharType="end"/>
        </w:r>
      </w:hyperlink>
    </w:p>
    <w:p w14:paraId="76344C5E"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51" w:history="1">
        <w:r w:rsidR="00E52CBB" w:rsidRPr="00123DCB">
          <w:rPr>
            <w:rStyle w:val="Hyperlink"/>
            <w:noProof/>
          </w:rPr>
          <w:t>3.1.8</w:t>
        </w:r>
        <w:r w:rsidR="00E52CBB">
          <w:rPr>
            <w:rFonts w:asciiTheme="minorHAnsi" w:eastAsiaTheme="minorEastAsia" w:hAnsiTheme="minorHAnsi" w:cstheme="minorBidi"/>
            <w:noProof/>
            <w:sz w:val="22"/>
            <w:szCs w:val="22"/>
          </w:rPr>
          <w:tab/>
        </w:r>
        <w:r w:rsidR="00E52CBB" w:rsidRPr="00123DCB">
          <w:rPr>
            <w:rStyle w:val="Hyperlink"/>
            <w:noProof/>
          </w:rPr>
          <w:t>RVCv3-FUN-REQ-127111/A-Camera Image View v3</w:t>
        </w:r>
        <w:r w:rsidR="00E52CBB">
          <w:rPr>
            <w:noProof/>
            <w:webHidden/>
          </w:rPr>
          <w:tab/>
        </w:r>
        <w:r w:rsidR="00E52CBB">
          <w:rPr>
            <w:noProof/>
            <w:webHidden/>
          </w:rPr>
          <w:fldChar w:fldCharType="begin"/>
        </w:r>
        <w:r w:rsidR="00E52CBB">
          <w:rPr>
            <w:noProof/>
            <w:webHidden/>
          </w:rPr>
          <w:instrText xml:space="preserve"> PAGEREF _Toc100050051 \h </w:instrText>
        </w:r>
        <w:r w:rsidR="00E52CBB">
          <w:rPr>
            <w:noProof/>
            <w:webHidden/>
          </w:rPr>
        </w:r>
        <w:r w:rsidR="00E52CBB">
          <w:rPr>
            <w:noProof/>
            <w:webHidden/>
          </w:rPr>
          <w:fldChar w:fldCharType="separate"/>
        </w:r>
        <w:r w:rsidR="00E52CBB">
          <w:rPr>
            <w:noProof/>
            <w:webHidden/>
          </w:rPr>
          <w:t>68</w:t>
        </w:r>
        <w:r w:rsidR="00E52CBB">
          <w:rPr>
            <w:noProof/>
            <w:webHidden/>
          </w:rPr>
          <w:fldChar w:fldCharType="end"/>
        </w:r>
      </w:hyperlink>
    </w:p>
    <w:p w14:paraId="4F629B0C"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52" w:history="1">
        <w:r w:rsidR="00E52CBB" w:rsidRPr="00123DCB">
          <w:rPr>
            <w:rStyle w:val="Hyperlink"/>
            <w:noProof/>
          </w:rPr>
          <w:t>3.1.9</w:t>
        </w:r>
        <w:r w:rsidR="00E52CBB">
          <w:rPr>
            <w:rFonts w:asciiTheme="minorHAnsi" w:eastAsiaTheme="minorEastAsia" w:hAnsiTheme="minorHAnsi" w:cstheme="minorBidi"/>
            <w:noProof/>
            <w:sz w:val="22"/>
            <w:szCs w:val="22"/>
          </w:rPr>
          <w:tab/>
        </w:r>
        <w:r w:rsidR="00E52CBB" w:rsidRPr="00123DCB">
          <w:rPr>
            <w:rStyle w:val="Hyperlink"/>
            <w:noProof/>
          </w:rPr>
          <w:t>RVCv2-FUN-REQ-014119/A-Activate/Deactivate Enhanced Park Aids (TcSE ROIN-293375)</w:t>
        </w:r>
        <w:r w:rsidR="00E52CBB">
          <w:rPr>
            <w:noProof/>
            <w:webHidden/>
          </w:rPr>
          <w:tab/>
        </w:r>
        <w:r w:rsidR="00E52CBB">
          <w:rPr>
            <w:noProof/>
            <w:webHidden/>
          </w:rPr>
          <w:fldChar w:fldCharType="begin"/>
        </w:r>
        <w:r w:rsidR="00E52CBB">
          <w:rPr>
            <w:noProof/>
            <w:webHidden/>
          </w:rPr>
          <w:instrText xml:space="preserve"> PAGEREF _Toc100050052 \h </w:instrText>
        </w:r>
        <w:r w:rsidR="00E52CBB">
          <w:rPr>
            <w:noProof/>
            <w:webHidden/>
          </w:rPr>
        </w:r>
        <w:r w:rsidR="00E52CBB">
          <w:rPr>
            <w:noProof/>
            <w:webHidden/>
          </w:rPr>
          <w:fldChar w:fldCharType="separate"/>
        </w:r>
        <w:r w:rsidR="00E52CBB">
          <w:rPr>
            <w:noProof/>
            <w:webHidden/>
          </w:rPr>
          <w:t>74</w:t>
        </w:r>
        <w:r w:rsidR="00E52CBB">
          <w:rPr>
            <w:noProof/>
            <w:webHidden/>
          </w:rPr>
          <w:fldChar w:fldCharType="end"/>
        </w:r>
      </w:hyperlink>
    </w:p>
    <w:p w14:paraId="14E30097"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53" w:history="1">
        <w:r w:rsidR="00E52CBB" w:rsidRPr="00123DCB">
          <w:rPr>
            <w:rStyle w:val="Hyperlink"/>
            <w:noProof/>
          </w:rPr>
          <w:t>3.1.10</w:t>
        </w:r>
        <w:r w:rsidR="00E52CBB">
          <w:rPr>
            <w:rFonts w:asciiTheme="minorHAnsi" w:eastAsiaTheme="minorEastAsia" w:hAnsiTheme="minorHAnsi" w:cstheme="minorBidi"/>
            <w:noProof/>
            <w:sz w:val="22"/>
            <w:szCs w:val="22"/>
          </w:rPr>
          <w:tab/>
        </w:r>
        <w:r w:rsidR="00E52CBB" w:rsidRPr="00123DCB">
          <w:rPr>
            <w:rStyle w:val="Hyperlink"/>
            <w:noProof/>
          </w:rPr>
          <w:t>RVCv2-FUN-REQ-014124/A-Camera Overlay Setting (TcSE ROIN-293357)</w:t>
        </w:r>
        <w:r w:rsidR="00E52CBB">
          <w:rPr>
            <w:noProof/>
            <w:webHidden/>
          </w:rPr>
          <w:tab/>
        </w:r>
        <w:r w:rsidR="00E52CBB">
          <w:rPr>
            <w:noProof/>
            <w:webHidden/>
          </w:rPr>
          <w:fldChar w:fldCharType="begin"/>
        </w:r>
        <w:r w:rsidR="00E52CBB">
          <w:rPr>
            <w:noProof/>
            <w:webHidden/>
          </w:rPr>
          <w:instrText xml:space="preserve"> PAGEREF _Toc100050053 \h </w:instrText>
        </w:r>
        <w:r w:rsidR="00E52CBB">
          <w:rPr>
            <w:noProof/>
            <w:webHidden/>
          </w:rPr>
        </w:r>
        <w:r w:rsidR="00E52CBB">
          <w:rPr>
            <w:noProof/>
            <w:webHidden/>
          </w:rPr>
          <w:fldChar w:fldCharType="separate"/>
        </w:r>
        <w:r w:rsidR="00E52CBB">
          <w:rPr>
            <w:noProof/>
            <w:webHidden/>
          </w:rPr>
          <w:t>75</w:t>
        </w:r>
        <w:r w:rsidR="00E52CBB">
          <w:rPr>
            <w:noProof/>
            <w:webHidden/>
          </w:rPr>
          <w:fldChar w:fldCharType="end"/>
        </w:r>
      </w:hyperlink>
    </w:p>
    <w:p w14:paraId="639A638A"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54" w:history="1">
        <w:r w:rsidR="00E52CBB" w:rsidRPr="00123DCB">
          <w:rPr>
            <w:rStyle w:val="Hyperlink"/>
            <w:noProof/>
          </w:rPr>
          <w:t>3.2</w:t>
        </w:r>
        <w:r w:rsidR="00E52CBB">
          <w:rPr>
            <w:rFonts w:asciiTheme="minorHAnsi" w:eastAsiaTheme="minorEastAsia" w:hAnsiTheme="minorHAnsi" w:cstheme="minorBidi"/>
            <w:i w:val="0"/>
            <w:noProof/>
            <w:sz w:val="22"/>
            <w:szCs w:val="22"/>
          </w:rPr>
          <w:tab/>
        </w:r>
        <w:r w:rsidR="00E52CBB" w:rsidRPr="00123DCB">
          <w:rPr>
            <w:rStyle w:val="Hyperlink"/>
            <w:noProof/>
          </w:rPr>
          <w:t>Driver Assist Front View Camera</w:t>
        </w:r>
        <w:r w:rsidR="00E52CBB">
          <w:rPr>
            <w:noProof/>
            <w:webHidden/>
          </w:rPr>
          <w:tab/>
        </w:r>
        <w:r w:rsidR="00E52CBB">
          <w:rPr>
            <w:noProof/>
            <w:webHidden/>
          </w:rPr>
          <w:fldChar w:fldCharType="begin"/>
        </w:r>
        <w:r w:rsidR="00E52CBB">
          <w:rPr>
            <w:noProof/>
            <w:webHidden/>
          </w:rPr>
          <w:instrText xml:space="preserve"> PAGEREF _Toc100050054 \h </w:instrText>
        </w:r>
        <w:r w:rsidR="00E52CBB">
          <w:rPr>
            <w:noProof/>
            <w:webHidden/>
          </w:rPr>
        </w:r>
        <w:r w:rsidR="00E52CBB">
          <w:rPr>
            <w:noProof/>
            <w:webHidden/>
          </w:rPr>
          <w:fldChar w:fldCharType="separate"/>
        </w:r>
        <w:r w:rsidR="00E52CBB">
          <w:rPr>
            <w:noProof/>
            <w:webHidden/>
          </w:rPr>
          <w:t>80</w:t>
        </w:r>
        <w:r w:rsidR="00E52CBB">
          <w:rPr>
            <w:noProof/>
            <w:webHidden/>
          </w:rPr>
          <w:fldChar w:fldCharType="end"/>
        </w:r>
      </w:hyperlink>
    </w:p>
    <w:p w14:paraId="34E9984C"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55" w:history="1">
        <w:r w:rsidR="00E52CBB" w:rsidRPr="00123DCB">
          <w:rPr>
            <w:rStyle w:val="Hyperlink"/>
            <w:noProof/>
          </w:rPr>
          <w:t>3.2.1</w:t>
        </w:r>
        <w:r w:rsidR="00E52CBB">
          <w:rPr>
            <w:rFonts w:asciiTheme="minorHAnsi" w:eastAsiaTheme="minorEastAsia" w:hAnsiTheme="minorHAnsi" w:cstheme="minorBidi"/>
            <w:noProof/>
            <w:sz w:val="22"/>
            <w:szCs w:val="22"/>
          </w:rPr>
          <w:tab/>
        </w:r>
        <w:r w:rsidR="00E52CBB" w:rsidRPr="00123DCB">
          <w:rPr>
            <w:rStyle w:val="Hyperlink"/>
            <w:noProof/>
          </w:rPr>
          <w:t>DAFVCv1-FUN-REQ-014045/B-Activate/Deactivate Driver Assist Front View Camera (TcSE ROIN-293385)</w:t>
        </w:r>
        <w:r w:rsidR="00E52CBB">
          <w:rPr>
            <w:noProof/>
            <w:webHidden/>
          </w:rPr>
          <w:tab/>
        </w:r>
        <w:r w:rsidR="00E52CBB">
          <w:rPr>
            <w:noProof/>
            <w:webHidden/>
          </w:rPr>
          <w:fldChar w:fldCharType="begin"/>
        </w:r>
        <w:r w:rsidR="00E52CBB">
          <w:rPr>
            <w:noProof/>
            <w:webHidden/>
          </w:rPr>
          <w:instrText xml:space="preserve"> PAGEREF _Toc100050055 \h </w:instrText>
        </w:r>
        <w:r w:rsidR="00E52CBB">
          <w:rPr>
            <w:noProof/>
            <w:webHidden/>
          </w:rPr>
        </w:r>
        <w:r w:rsidR="00E52CBB">
          <w:rPr>
            <w:noProof/>
            <w:webHidden/>
          </w:rPr>
          <w:fldChar w:fldCharType="separate"/>
        </w:r>
        <w:r w:rsidR="00E52CBB">
          <w:rPr>
            <w:noProof/>
            <w:webHidden/>
          </w:rPr>
          <w:t>80</w:t>
        </w:r>
        <w:r w:rsidR="00E52CBB">
          <w:rPr>
            <w:noProof/>
            <w:webHidden/>
          </w:rPr>
          <w:fldChar w:fldCharType="end"/>
        </w:r>
      </w:hyperlink>
    </w:p>
    <w:p w14:paraId="00847C6C"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56" w:history="1">
        <w:r w:rsidR="00E52CBB" w:rsidRPr="00123DCB">
          <w:rPr>
            <w:rStyle w:val="Hyperlink"/>
            <w:noProof/>
          </w:rPr>
          <w:t>3.2.2</w:t>
        </w:r>
        <w:r w:rsidR="00E52CBB">
          <w:rPr>
            <w:rFonts w:asciiTheme="minorHAnsi" w:eastAsiaTheme="minorEastAsia" w:hAnsiTheme="minorHAnsi" w:cstheme="minorBidi"/>
            <w:noProof/>
            <w:sz w:val="22"/>
            <w:szCs w:val="22"/>
          </w:rPr>
          <w:tab/>
        </w:r>
        <w:r w:rsidR="00E52CBB" w:rsidRPr="00123DCB">
          <w:rPr>
            <w:rStyle w:val="Hyperlink"/>
            <w:noProof/>
          </w:rPr>
          <w:t>DAFVCv2-FUN-REQ-128309/B-Activate/Deactivate Driver Assist Front View Camera v2</w:t>
        </w:r>
        <w:r w:rsidR="00E52CBB">
          <w:rPr>
            <w:noProof/>
            <w:webHidden/>
          </w:rPr>
          <w:tab/>
        </w:r>
        <w:r w:rsidR="00E52CBB">
          <w:rPr>
            <w:noProof/>
            <w:webHidden/>
          </w:rPr>
          <w:fldChar w:fldCharType="begin"/>
        </w:r>
        <w:r w:rsidR="00E52CBB">
          <w:rPr>
            <w:noProof/>
            <w:webHidden/>
          </w:rPr>
          <w:instrText xml:space="preserve"> PAGEREF _Toc100050056 \h </w:instrText>
        </w:r>
        <w:r w:rsidR="00E52CBB">
          <w:rPr>
            <w:noProof/>
            <w:webHidden/>
          </w:rPr>
        </w:r>
        <w:r w:rsidR="00E52CBB">
          <w:rPr>
            <w:noProof/>
            <w:webHidden/>
          </w:rPr>
          <w:fldChar w:fldCharType="separate"/>
        </w:r>
        <w:r w:rsidR="00E52CBB">
          <w:rPr>
            <w:noProof/>
            <w:webHidden/>
          </w:rPr>
          <w:t>86</w:t>
        </w:r>
        <w:r w:rsidR="00E52CBB">
          <w:rPr>
            <w:noProof/>
            <w:webHidden/>
          </w:rPr>
          <w:fldChar w:fldCharType="end"/>
        </w:r>
      </w:hyperlink>
    </w:p>
    <w:p w14:paraId="75A5E26B"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57" w:history="1">
        <w:r w:rsidR="00E52CBB" w:rsidRPr="00123DCB">
          <w:rPr>
            <w:rStyle w:val="Hyperlink"/>
            <w:noProof/>
          </w:rPr>
          <w:t>3.2.3</w:t>
        </w:r>
        <w:r w:rsidR="00E52CBB">
          <w:rPr>
            <w:rFonts w:asciiTheme="minorHAnsi" w:eastAsiaTheme="minorEastAsia" w:hAnsiTheme="minorHAnsi" w:cstheme="minorBidi"/>
            <w:noProof/>
            <w:sz w:val="22"/>
            <w:szCs w:val="22"/>
          </w:rPr>
          <w:tab/>
        </w:r>
        <w:r w:rsidR="00E52CBB" w:rsidRPr="00123DCB">
          <w:rPr>
            <w:rStyle w:val="Hyperlink"/>
            <w:noProof/>
          </w:rPr>
          <w:t>DAFVCv1-FUN-REQ-014052/A-Driver Assist Front Camera Image View (TcSE ROIN-293390)</w:t>
        </w:r>
        <w:r w:rsidR="00E52CBB">
          <w:rPr>
            <w:noProof/>
            <w:webHidden/>
          </w:rPr>
          <w:tab/>
        </w:r>
        <w:r w:rsidR="00E52CBB">
          <w:rPr>
            <w:noProof/>
            <w:webHidden/>
          </w:rPr>
          <w:fldChar w:fldCharType="begin"/>
        </w:r>
        <w:r w:rsidR="00E52CBB">
          <w:rPr>
            <w:noProof/>
            <w:webHidden/>
          </w:rPr>
          <w:instrText xml:space="preserve"> PAGEREF _Toc100050057 \h </w:instrText>
        </w:r>
        <w:r w:rsidR="00E52CBB">
          <w:rPr>
            <w:noProof/>
            <w:webHidden/>
          </w:rPr>
        </w:r>
        <w:r w:rsidR="00E52CBB">
          <w:rPr>
            <w:noProof/>
            <w:webHidden/>
          </w:rPr>
          <w:fldChar w:fldCharType="separate"/>
        </w:r>
        <w:r w:rsidR="00E52CBB">
          <w:rPr>
            <w:noProof/>
            <w:webHidden/>
          </w:rPr>
          <w:t>93</w:t>
        </w:r>
        <w:r w:rsidR="00E52CBB">
          <w:rPr>
            <w:noProof/>
            <w:webHidden/>
          </w:rPr>
          <w:fldChar w:fldCharType="end"/>
        </w:r>
      </w:hyperlink>
    </w:p>
    <w:p w14:paraId="77EC22FF"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58" w:history="1">
        <w:r w:rsidR="00E52CBB" w:rsidRPr="00123DCB">
          <w:rPr>
            <w:rStyle w:val="Hyperlink"/>
            <w:noProof/>
          </w:rPr>
          <w:t>3.2.4</w:t>
        </w:r>
        <w:r w:rsidR="00E52CBB">
          <w:rPr>
            <w:rFonts w:asciiTheme="minorHAnsi" w:eastAsiaTheme="minorEastAsia" w:hAnsiTheme="minorHAnsi" w:cstheme="minorBidi"/>
            <w:noProof/>
            <w:sz w:val="22"/>
            <w:szCs w:val="22"/>
          </w:rPr>
          <w:tab/>
        </w:r>
        <w:r w:rsidR="00E52CBB" w:rsidRPr="00123DCB">
          <w:rPr>
            <w:rStyle w:val="Hyperlink"/>
            <w:noProof/>
          </w:rPr>
          <w:t>DAFVCv2-FUN-REQ-127102/A-Driver Assist Front Camera Image View v2</w:t>
        </w:r>
        <w:r w:rsidR="00E52CBB">
          <w:rPr>
            <w:noProof/>
            <w:webHidden/>
          </w:rPr>
          <w:tab/>
        </w:r>
        <w:r w:rsidR="00E52CBB">
          <w:rPr>
            <w:noProof/>
            <w:webHidden/>
          </w:rPr>
          <w:fldChar w:fldCharType="begin"/>
        </w:r>
        <w:r w:rsidR="00E52CBB">
          <w:rPr>
            <w:noProof/>
            <w:webHidden/>
          </w:rPr>
          <w:instrText xml:space="preserve"> PAGEREF _Toc100050058 \h </w:instrText>
        </w:r>
        <w:r w:rsidR="00E52CBB">
          <w:rPr>
            <w:noProof/>
            <w:webHidden/>
          </w:rPr>
        </w:r>
        <w:r w:rsidR="00E52CBB">
          <w:rPr>
            <w:noProof/>
            <w:webHidden/>
          </w:rPr>
          <w:fldChar w:fldCharType="separate"/>
        </w:r>
        <w:r w:rsidR="00E52CBB">
          <w:rPr>
            <w:noProof/>
            <w:webHidden/>
          </w:rPr>
          <w:t>96</w:t>
        </w:r>
        <w:r w:rsidR="00E52CBB">
          <w:rPr>
            <w:noProof/>
            <w:webHidden/>
          </w:rPr>
          <w:fldChar w:fldCharType="end"/>
        </w:r>
      </w:hyperlink>
    </w:p>
    <w:p w14:paraId="39078D3E"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59" w:history="1">
        <w:r w:rsidR="00E52CBB" w:rsidRPr="00123DCB">
          <w:rPr>
            <w:rStyle w:val="Hyperlink"/>
            <w:noProof/>
          </w:rPr>
          <w:t>3.3</w:t>
        </w:r>
        <w:r w:rsidR="00E52CBB">
          <w:rPr>
            <w:rFonts w:asciiTheme="minorHAnsi" w:eastAsiaTheme="minorEastAsia" w:hAnsiTheme="minorHAnsi" w:cstheme="minorBidi"/>
            <w:i w:val="0"/>
            <w:noProof/>
            <w:sz w:val="22"/>
            <w:szCs w:val="22"/>
          </w:rPr>
          <w:tab/>
        </w:r>
        <w:r w:rsidR="00E52CBB" w:rsidRPr="00123DCB">
          <w:rPr>
            <w:rStyle w:val="Hyperlink"/>
            <w:noProof/>
          </w:rPr>
          <w:t>CAMERA-FUN-REQ-331348/A-Offset View</w:t>
        </w:r>
        <w:r w:rsidR="00E52CBB">
          <w:rPr>
            <w:noProof/>
            <w:webHidden/>
          </w:rPr>
          <w:tab/>
        </w:r>
        <w:r w:rsidR="00E52CBB">
          <w:rPr>
            <w:noProof/>
            <w:webHidden/>
          </w:rPr>
          <w:fldChar w:fldCharType="begin"/>
        </w:r>
        <w:r w:rsidR="00E52CBB">
          <w:rPr>
            <w:noProof/>
            <w:webHidden/>
          </w:rPr>
          <w:instrText xml:space="preserve"> PAGEREF _Toc100050059 \h </w:instrText>
        </w:r>
        <w:r w:rsidR="00E52CBB">
          <w:rPr>
            <w:noProof/>
            <w:webHidden/>
          </w:rPr>
        </w:r>
        <w:r w:rsidR="00E52CBB">
          <w:rPr>
            <w:noProof/>
            <w:webHidden/>
          </w:rPr>
          <w:fldChar w:fldCharType="separate"/>
        </w:r>
        <w:r w:rsidR="00E52CBB">
          <w:rPr>
            <w:noProof/>
            <w:webHidden/>
          </w:rPr>
          <w:t>102</w:t>
        </w:r>
        <w:r w:rsidR="00E52CBB">
          <w:rPr>
            <w:noProof/>
            <w:webHidden/>
          </w:rPr>
          <w:fldChar w:fldCharType="end"/>
        </w:r>
      </w:hyperlink>
    </w:p>
    <w:p w14:paraId="71C2600F"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60" w:history="1">
        <w:r w:rsidR="00E52CBB" w:rsidRPr="00123DCB">
          <w:rPr>
            <w:rStyle w:val="Hyperlink"/>
            <w:noProof/>
          </w:rPr>
          <w:t>3.3.1</w:t>
        </w:r>
        <w:r w:rsidR="00E52CBB">
          <w:rPr>
            <w:rFonts w:asciiTheme="minorHAnsi" w:eastAsiaTheme="minorEastAsia" w:hAnsiTheme="minorHAnsi" w:cstheme="minorBidi"/>
            <w:noProof/>
            <w:sz w:val="22"/>
            <w:szCs w:val="22"/>
          </w:rPr>
          <w:tab/>
        </w:r>
        <w:r w:rsidR="00E52CBB" w:rsidRPr="00123DCB">
          <w:rPr>
            <w:rStyle w:val="Hyperlink"/>
            <w:noProof/>
          </w:rPr>
          <w:t>CAMERA-UC-REQ-331349/A-Press Rear Offset View Button from Rear 360</w:t>
        </w:r>
        <w:r w:rsidR="00E52CBB">
          <w:rPr>
            <w:noProof/>
            <w:webHidden/>
          </w:rPr>
          <w:tab/>
        </w:r>
        <w:r w:rsidR="00E52CBB">
          <w:rPr>
            <w:noProof/>
            <w:webHidden/>
          </w:rPr>
          <w:fldChar w:fldCharType="begin"/>
        </w:r>
        <w:r w:rsidR="00E52CBB">
          <w:rPr>
            <w:noProof/>
            <w:webHidden/>
          </w:rPr>
          <w:instrText xml:space="preserve"> PAGEREF _Toc100050060 \h </w:instrText>
        </w:r>
        <w:r w:rsidR="00E52CBB">
          <w:rPr>
            <w:noProof/>
            <w:webHidden/>
          </w:rPr>
        </w:r>
        <w:r w:rsidR="00E52CBB">
          <w:rPr>
            <w:noProof/>
            <w:webHidden/>
          </w:rPr>
          <w:fldChar w:fldCharType="separate"/>
        </w:r>
        <w:r w:rsidR="00E52CBB">
          <w:rPr>
            <w:noProof/>
            <w:webHidden/>
          </w:rPr>
          <w:t>102</w:t>
        </w:r>
        <w:r w:rsidR="00E52CBB">
          <w:rPr>
            <w:noProof/>
            <w:webHidden/>
          </w:rPr>
          <w:fldChar w:fldCharType="end"/>
        </w:r>
      </w:hyperlink>
    </w:p>
    <w:p w14:paraId="48EC05CD"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61" w:history="1">
        <w:r w:rsidR="00E52CBB" w:rsidRPr="00123DCB">
          <w:rPr>
            <w:rStyle w:val="Hyperlink"/>
            <w:noProof/>
          </w:rPr>
          <w:t>3.3.2</w:t>
        </w:r>
        <w:r w:rsidR="00E52CBB">
          <w:rPr>
            <w:rFonts w:asciiTheme="minorHAnsi" w:eastAsiaTheme="minorEastAsia" w:hAnsiTheme="minorHAnsi" w:cstheme="minorBidi"/>
            <w:noProof/>
            <w:sz w:val="22"/>
            <w:szCs w:val="22"/>
          </w:rPr>
          <w:tab/>
        </w:r>
        <w:r w:rsidR="00E52CBB" w:rsidRPr="00123DCB">
          <w:rPr>
            <w:rStyle w:val="Hyperlink"/>
            <w:noProof/>
          </w:rPr>
          <w:t>CAMERA-UC-REQ-331350/A-Press Rear Offset View Button from Front 360</w:t>
        </w:r>
        <w:r w:rsidR="00E52CBB">
          <w:rPr>
            <w:noProof/>
            <w:webHidden/>
          </w:rPr>
          <w:tab/>
        </w:r>
        <w:r w:rsidR="00E52CBB">
          <w:rPr>
            <w:noProof/>
            <w:webHidden/>
          </w:rPr>
          <w:fldChar w:fldCharType="begin"/>
        </w:r>
        <w:r w:rsidR="00E52CBB">
          <w:rPr>
            <w:noProof/>
            <w:webHidden/>
          </w:rPr>
          <w:instrText xml:space="preserve"> PAGEREF _Toc100050061 \h </w:instrText>
        </w:r>
        <w:r w:rsidR="00E52CBB">
          <w:rPr>
            <w:noProof/>
            <w:webHidden/>
          </w:rPr>
        </w:r>
        <w:r w:rsidR="00E52CBB">
          <w:rPr>
            <w:noProof/>
            <w:webHidden/>
          </w:rPr>
          <w:fldChar w:fldCharType="separate"/>
        </w:r>
        <w:r w:rsidR="00E52CBB">
          <w:rPr>
            <w:noProof/>
            <w:webHidden/>
          </w:rPr>
          <w:t>102</w:t>
        </w:r>
        <w:r w:rsidR="00E52CBB">
          <w:rPr>
            <w:noProof/>
            <w:webHidden/>
          </w:rPr>
          <w:fldChar w:fldCharType="end"/>
        </w:r>
      </w:hyperlink>
    </w:p>
    <w:p w14:paraId="21A7681C"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62" w:history="1">
        <w:r w:rsidR="00E52CBB" w:rsidRPr="00123DCB">
          <w:rPr>
            <w:rStyle w:val="Hyperlink"/>
            <w:noProof/>
          </w:rPr>
          <w:t>3.3.3</w:t>
        </w:r>
        <w:r w:rsidR="00E52CBB">
          <w:rPr>
            <w:rFonts w:asciiTheme="minorHAnsi" w:eastAsiaTheme="minorEastAsia" w:hAnsiTheme="minorHAnsi" w:cstheme="minorBidi"/>
            <w:noProof/>
            <w:sz w:val="22"/>
            <w:szCs w:val="22"/>
          </w:rPr>
          <w:tab/>
        </w:r>
        <w:r w:rsidR="00E52CBB" w:rsidRPr="00123DCB">
          <w:rPr>
            <w:rStyle w:val="Hyperlink"/>
            <w:noProof/>
          </w:rPr>
          <w:t>CAMERA-UC-REQ-331351/A-Press Rear Left Corner View Button from Rear 360</w:t>
        </w:r>
        <w:r w:rsidR="00E52CBB">
          <w:rPr>
            <w:noProof/>
            <w:webHidden/>
          </w:rPr>
          <w:tab/>
        </w:r>
        <w:r w:rsidR="00E52CBB">
          <w:rPr>
            <w:noProof/>
            <w:webHidden/>
          </w:rPr>
          <w:fldChar w:fldCharType="begin"/>
        </w:r>
        <w:r w:rsidR="00E52CBB">
          <w:rPr>
            <w:noProof/>
            <w:webHidden/>
          </w:rPr>
          <w:instrText xml:space="preserve"> PAGEREF _Toc100050062 \h </w:instrText>
        </w:r>
        <w:r w:rsidR="00E52CBB">
          <w:rPr>
            <w:noProof/>
            <w:webHidden/>
          </w:rPr>
        </w:r>
        <w:r w:rsidR="00E52CBB">
          <w:rPr>
            <w:noProof/>
            <w:webHidden/>
          </w:rPr>
          <w:fldChar w:fldCharType="separate"/>
        </w:r>
        <w:r w:rsidR="00E52CBB">
          <w:rPr>
            <w:noProof/>
            <w:webHidden/>
          </w:rPr>
          <w:t>102</w:t>
        </w:r>
        <w:r w:rsidR="00E52CBB">
          <w:rPr>
            <w:noProof/>
            <w:webHidden/>
          </w:rPr>
          <w:fldChar w:fldCharType="end"/>
        </w:r>
      </w:hyperlink>
    </w:p>
    <w:p w14:paraId="2E51BD75"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63" w:history="1">
        <w:r w:rsidR="00E52CBB" w:rsidRPr="00123DCB">
          <w:rPr>
            <w:rStyle w:val="Hyperlink"/>
            <w:noProof/>
          </w:rPr>
          <w:t>3.3.4</w:t>
        </w:r>
        <w:r w:rsidR="00E52CBB">
          <w:rPr>
            <w:rFonts w:asciiTheme="minorHAnsi" w:eastAsiaTheme="minorEastAsia" w:hAnsiTheme="minorHAnsi" w:cstheme="minorBidi"/>
            <w:noProof/>
            <w:sz w:val="22"/>
            <w:szCs w:val="22"/>
          </w:rPr>
          <w:tab/>
        </w:r>
        <w:r w:rsidR="00E52CBB" w:rsidRPr="00123DCB">
          <w:rPr>
            <w:rStyle w:val="Hyperlink"/>
            <w:noProof/>
          </w:rPr>
          <w:t>CAMERA-UC-REQ-331352/A-Press Rear Left Corner View Button from Front 360</w:t>
        </w:r>
        <w:r w:rsidR="00E52CBB">
          <w:rPr>
            <w:noProof/>
            <w:webHidden/>
          </w:rPr>
          <w:tab/>
        </w:r>
        <w:r w:rsidR="00E52CBB">
          <w:rPr>
            <w:noProof/>
            <w:webHidden/>
          </w:rPr>
          <w:fldChar w:fldCharType="begin"/>
        </w:r>
        <w:r w:rsidR="00E52CBB">
          <w:rPr>
            <w:noProof/>
            <w:webHidden/>
          </w:rPr>
          <w:instrText xml:space="preserve"> PAGEREF _Toc100050063 \h </w:instrText>
        </w:r>
        <w:r w:rsidR="00E52CBB">
          <w:rPr>
            <w:noProof/>
            <w:webHidden/>
          </w:rPr>
        </w:r>
        <w:r w:rsidR="00E52CBB">
          <w:rPr>
            <w:noProof/>
            <w:webHidden/>
          </w:rPr>
          <w:fldChar w:fldCharType="separate"/>
        </w:r>
        <w:r w:rsidR="00E52CBB">
          <w:rPr>
            <w:noProof/>
            <w:webHidden/>
          </w:rPr>
          <w:t>102</w:t>
        </w:r>
        <w:r w:rsidR="00E52CBB">
          <w:rPr>
            <w:noProof/>
            <w:webHidden/>
          </w:rPr>
          <w:fldChar w:fldCharType="end"/>
        </w:r>
      </w:hyperlink>
    </w:p>
    <w:p w14:paraId="10DE0FB1"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64" w:history="1">
        <w:r w:rsidR="00E52CBB" w:rsidRPr="00123DCB">
          <w:rPr>
            <w:rStyle w:val="Hyperlink"/>
            <w:noProof/>
          </w:rPr>
          <w:t>3.3.5</w:t>
        </w:r>
        <w:r w:rsidR="00E52CBB">
          <w:rPr>
            <w:rFonts w:asciiTheme="minorHAnsi" w:eastAsiaTheme="minorEastAsia" w:hAnsiTheme="minorHAnsi" w:cstheme="minorBidi"/>
            <w:noProof/>
            <w:sz w:val="22"/>
            <w:szCs w:val="22"/>
          </w:rPr>
          <w:tab/>
        </w:r>
        <w:r w:rsidR="00E52CBB" w:rsidRPr="00123DCB">
          <w:rPr>
            <w:rStyle w:val="Hyperlink"/>
            <w:noProof/>
          </w:rPr>
          <w:t>CAMERA-UC-REQ-331353/A-Press Rear Right Corner View Button from Rear 360</w:t>
        </w:r>
        <w:r w:rsidR="00E52CBB">
          <w:rPr>
            <w:noProof/>
            <w:webHidden/>
          </w:rPr>
          <w:tab/>
        </w:r>
        <w:r w:rsidR="00E52CBB">
          <w:rPr>
            <w:noProof/>
            <w:webHidden/>
          </w:rPr>
          <w:fldChar w:fldCharType="begin"/>
        </w:r>
        <w:r w:rsidR="00E52CBB">
          <w:rPr>
            <w:noProof/>
            <w:webHidden/>
          </w:rPr>
          <w:instrText xml:space="preserve"> PAGEREF _Toc100050064 \h </w:instrText>
        </w:r>
        <w:r w:rsidR="00E52CBB">
          <w:rPr>
            <w:noProof/>
            <w:webHidden/>
          </w:rPr>
        </w:r>
        <w:r w:rsidR="00E52CBB">
          <w:rPr>
            <w:noProof/>
            <w:webHidden/>
          </w:rPr>
          <w:fldChar w:fldCharType="separate"/>
        </w:r>
        <w:r w:rsidR="00E52CBB">
          <w:rPr>
            <w:noProof/>
            <w:webHidden/>
          </w:rPr>
          <w:t>103</w:t>
        </w:r>
        <w:r w:rsidR="00E52CBB">
          <w:rPr>
            <w:noProof/>
            <w:webHidden/>
          </w:rPr>
          <w:fldChar w:fldCharType="end"/>
        </w:r>
      </w:hyperlink>
    </w:p>
    <w:p w14:paraId="320CB924"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65" w:history="1">
        <w:r w:rsidR="00E52CBB" w:rsidRPr="00123DCB">
          <w:rPr>
            <w:rStyle w:val="Hyperlink"/>
            <w:noProof/>
          </w:rPr>
          <w:t>3.3.6</w:t>
        </w:r>
        <w:r w:rsidR="00E52CBB">
          <w:rPr>
            <w:rFonts w:asciiTheme="minorHAnsi" w:eastAsiaTheme="minorEastAsia" w:hAnsiTheme="minorHAnsi" w:cstheme="minorBidi"/>
            <w:noProof/>
            <w:sz w:val="22"/>
            <w:szCs w:val="22"/>
          </w:rPr>
          <w:tab/>
        </w:r>
        <w:r w:rsidR="00E52CBB" w:rsidRPr="00123DCB">
          <w:rPr>
            <w:rStyle w:val="Hyperlink"/>
            <w:noProof/>
          </w:rPr>
          <w:t>CAMERA-UC-REQ-331354/A-Press Rear Right Corner View Button from Front 360</w:t>
        </w:r>
        <w:r w:rsidR="00E52CBB">
          <w:rPr>
            <w:noProof/>
            <w:webHidden/>
          </w:rPr>
          <w:tab/>
        </w:r>
        <w:r w:rsidR="00E52CBB">
          <w:rPr>
            <w:noProof/>
            <w:webHidden/>
          </w:rPr>
          <w:fldChar w:fldCharType="begin"/>
        </w:r>
        <w:r w:rsidR="00E52CBB">
          <w:rPr>
            <w:noProof/>
            <w:webHidden/>
          </w:rPr>
          <w:instrText xml:space="preserve"> PAGEREF _Toc100050065 \h </w:instrText>
        </w:r>
        <w:r w:rsidR="00E52CBB">
          <w:rPr>
            <w:noProof/>
            <w:webHidden/>
          </w:rPr>
        </w:r>
        <w:r w:rsidR="00E52CBB">
          <w:rPr>
            <w:noProof/>
            <w:webHidden/>
          </w:rPr>
          <w:fldChar w:fldCharType="separate"/>
        </w:r>
        <w:r w:rsidR="00E52CBB">
          <w:rPr>
            <w:noProof/>
            <w:webHidden/>
          </w:rPr>
          <w:t>103</w:t>
        </w:r>
        <w:r w:rsidR="00E52CBB">
          <w:rPr>
            <w:noProof/>
            <w:webHidden/>
          </w:rPr>
          <w:fldChar w:fldCharType="end"/>
        </w:r>
      </w:hyperlink>
    </w:p>
    <w:p w14:paraId="2D276AA1"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66" w:history="1">
        <w:r w:rsidR="00E52CBB" w:rsidRPr="00123DCB">
          <w:rPr>
            <w:rStyle w:val="Hyperlink"/>
            <w:noProof/>
          </w:rPr>
          <w:t>3.3.7</w:t>
        </w:r>
        <w:r w:rsidR="00E52CBB">
          <w:rPr>
            <w:rFonts w:asciiTheme="minorHAnsi" w:eastAsiaTheme="minorEastAsia" w:hAnsiTheme="minorHAnsi" w:cstheme="minorBidi"/>
            <w:noProof/>
            <w:sz w:val="22"/>
            <w:szCs w:val="22"/>
          </w:rPr>
          <w:tab/>
        </w:r>
        <w:r w:rsidR="00E52CBB" w:rsidRPr="00123DCB">
          <w:rPr>
            <w:rStyle w:val="Hyperlink"/>
            <w:noProof/>
          </w:rPr>
          <w:t>CAMERA-UC-REQ-331356/A-Press Front Offset View Button from Rear 360</w:t>
        </w:r>
        <w:r w:rsidR="00E52CBB">
          <w:rPr>
            <w:noProof/>
            <w:webHidden/>
          </w:rPr>
          <w:tab/>
        </w:r>
        <w:r w:rsidR="00E52CBB">
          <w:rPr>
            <w:noProof/>
            <w:webHidden/>
          </w:rPr>
          <w:fldChar w:fldCharType="begin"/>
        </w:r>
        <w:r w:rsidR="00E52CBB">
          <w:rPr>
            <w:noProof/>
            <w:webHidden/>
          </w:rPr>
          <w:instrText xml:space="preserve"> PAGEREF _Toc100050066 \h </w:instrText>
        </w:r>
        <w:r w:rsidR="00E52CBB">
          <w:rPr>
            <w:noProof/>
            <w:webHidden/>
          </w:rPr>
        </w:r>
        <w:r w:rsidR="00E52CBB">
          <w:rPr>
            <w:noProof/>
            <w:webHidden/>
          </w:rPr>
          <w:fldChar w:fldCharType="separate"/>
        </w:r>
        <w:r w:rsidR="00E52CBB">
          <w:rPr>
            <w:noProof/>
            <w:webHidden/>
          </w:rPr>
          <w:t>103</w:t>
        </w:r>
        <w:r w:rsidR="00E52CBB">
          <w:rPr>
            <w:noProof/>
            <w:webHidden/>
          </w:rPr>
          <w:fldChar w:fldCharType="end"/>
        </w:r>
      </w:hyperlink>
    </w:p>
    <w:p w14:paraId="5C326014"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67" w:history="1">
        <w:r w:rsidR="00E52CBB" w:rsidRPr="00123DCB">
          <w:rPr>
            <w:rStyle w:val="Hyperlink"/>
            <w:noProof/>
          </w:rPr>
          <w:t>3.3.8</w:t>
        </w:r>
        <w:r w:rsidR="00E52CBB">
          <w:rPr>
            <w:rFonts w:asciiTheme="minorHAnsi" w:eastAsiaTheme="minorEastAsia" w:hAnsiTheme="minorHAnsi" w:cstheme="minorBidi"/>
            <w:noProof/>
            <w:sz w:val="22"/>
            <w:szCs w:val="22"/>
          </w:rPr>
          <w:tab/>
        </w:r>
        <w:r w:rsidR="00E52CBB" w:rsidRPr="00123DCB">
          <w:rPr>
            <w:rStyle w:val="Hyperlink"/>
            <w:noProof/>
          </w:rPr>
          <w:t>CAMERA-UC-REQ-331360/A-Press Front Offset View Button from Front 360</w:t>
        </w:r>
        <w:r w:rsidR="00E52CBB">
          <w:rPr>
            <w:noProof/>
            <w:webHidden/>
          </w:rPr>
          <w:tab/>
        </w:r>
        <w:r w:rsidR="00E52CBB">
          <w:rPr>
            <w:noProof/>
            <w:webHidden/>
          </w:rPr>
          <w:fldChar w:fldCharType="begin"/>
        </w:r>
        <w:r w:rsidR="00E52CBB">
          <w:rPr>
            <w:noProof/>
            <w:webHidden/>
          </w:rPr>
          <w:instrText xml:space="preserve"> PAGEREF _Toc100050067 \h </w:instrText>
        </w:r>
        <w:r w:rsidR="00E52CBB">
          <w:rPr>
            <w:noProof/>
            <w:webHidden/>
          </w:rPr>
        </w:r>
        <w:r w:rsidR="00E52CBB">
          <w:rPr>
            <w:noProof/>
            <w:webHidden/>
          </w:rPr>
          <w:fldChar w:fldCharType="separate"/>
        </w:r>
        <w:r w:rsidR="00E52CBB">
          <w:rPr>
            <w:noProof/>
            <w:webHidden/>
          </w:rPr>
          <w:t>104</w:t>
        </w:r>
        <w:r w:rsidR="00E52CBB">
          <w:rPr>
            <w:noProof/>
            <w:webHidden/>
          </w:rPr>
          <w:fldChar w:fldCharType="end"/>
        </w:r>
      </w:hyperlink>
    </w:p>
    <w:p w14:paraId="139CC4F2"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68" w:history="1">
        <w:r w:rsidR="00E52CBB" w:rsidRPr="00123DCB">
          <w:rPr>
            <w:rStyle w:val="Hyperlink"/>
            <w:noProof/>
          </w:rPr>
          <w:t>3.3.9</w:t>
        </w:r>
        <w:r w:rsidR="00E52CBB">
          <w:rPr>
            <w:rFonts w:asciiTheme="minorHAnsi" w:eastAsiaTheme="minorEastAsia" w:hAnsiTheme="minorHAnsi" w:cstheme="minorBidi"/>
            <w:noProof/>
            <w:sz w:val="22"/>
            <w:szCs w:val="22"/>
          </w:rPr>
          <w:tab/>
        </w:r>
        <w:r w:rsidR="00E52CBB" w:rsidRPr="00123DCB">
          <w:rPr>
            <w:rStyle w:val="Hyperlink"/>
            <w:noProof/>
          </w:rPr>
          <w:t>CAMERA-UC-REQ-331365/A-Press Front Left Corner View Button from Rear 360</w:t>
        </w:r>
        <w:r w:rsidR="00E52CBB">
          <w:rPr>
            <w:noProof/>
            <w:webHidden/>
          </w:rPr>
          <w:tab/>
        </w:r>
        <w:r w:rsidR="00E52CBB">
          <w:rPr>
            <w:noProof/>
            <w:webHidden/>
          </w:rPr>
          <w:fldChar w:fldCharType="begin"/>
        </w:r>
        <w:r w:rsidR="00E52CBB">
          <w:rPr>
            <w:noProof/>
            <w:webHidden/>
          </w:rPr>
          <w:instrText xml:space="preserve"> PAGEREF _Toc100050068 \h </w:instrText>
        </w:r>
        <w:r w:rsidR="00E52CBB">
          <w:rPr>
            <w:noProof/>
            <w:webHidden/>
          </w:rPr>
        </w:r>
        <w:r w:rsidR="00E52CBB">
          <w:rPr>
            <w:noProof/>
            <w:webHidden/>
          </w:rPr>
          <w:fldChar w:fldCharType="separate"/>
        </w:r>
        <w:r w:rsidR="00E52CBB">
          <w:rPr>
            <w:noProof/>
            <w:webHidden/>
          </w:rPr>
          <w:t>104</w:t>
        </w:r>
        <w:r w:rsidR="00E52CBB">
          <w:rPr>
            <w:noProof/>
            <w:webHidden/>
          </w:rPr>
          <w:fldChar w:fldCharType="end"/>
        </w:r>
      </w:hyperlink>
    </w:p>
    <w:p w14:paraId="003C3E0D"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69" w:history="1">
        <w:r w:rsidR="00E52CBB" w:rsidRPr="00123DCB">
          <w:rPr>
            <w:rStyle w:val="Hyperlink"/>
            <w:noProof/>
          </w:rPr>
          <w:t>3.3.10</w:t>
        </w:r>
        <w:r w:rsidR="00E52CBB">
          <w:rPr>
            <w:rFonts w:asciiTheme="minorHAnsi" w:eastAsiaTheme="minorEastAsia" w:hAnsiTheme="minorHAnsi" w:cstheme="minorBidi"/>
            <w:noProof/>
            <w:sz w:val="22"/>
            <w:szCs w:val="22"/>
          </w:rPr>
          <w:tab/>
        </w:r>
        <w:r w:rsidR="00E52CBB" w:rsidRPr="00123DCB">
          <w:rPr>
            <w:rStyle w:val="Hyperlink"/>
            <w:noProof/>
          </w:rPr>
          <w:t>CAMERA-UC-REQ-331369/A-Press Front Left Corner View Button from Front 360</w:t>
        </w:r>
        <w:r w:rsidR="00E52CBB">
          <w:rPr>
            <w:noProof/>
            <w:webHidden/>
          </w:rPr>
          <w:tab/>
        </w:r>
        <w:r w:rsidR="00E52CBB">
          <w:rPr>
            <w:noProof/>
            <w:webHidden/>
          </w:rPr>
          <w:fldChar w:fldCharType="begin"/>
        </w:r>
        <w:r w:rsidR="00E52CBB">
          <w:rPr>
            <w:noProof/>
            <w:webHidden/>
          </w:rPr>
          <w:instrText xml:space="preserve"> PAGEREF _Toc100050069 \h </w:instrText>
        </w:r>
        <w:r w:rsidR="00E52CBB">
          <w:rPr>
            <w:noProof/>
            <w:webHidden/>
          </w:rPr>
        </w:r>
        <w:r w:rsidR="00E52CBB">
          <w:rPr>
            <w:noProof/>
            <w:webHidden/>
          </w:rPr>
          <w:fldChar w:fldCharType="separate"/>
        </w:r>
        <w:r w:rsidR="00E52CBB">
          <w:rPr>
            <w:noProof/>
            <w:webHidden/>
          </w:rPr>
          <w:t>104</w:t>
        </w:r>
        <w:r w:rsidR="00E52CBB">
          <w:rPr>
            <w:noProof/>
            <w:webHidden/>
          </w:rPr>
          <w:fldChar w:fldCharType="end"/>
        </w:r>
      </w:hyperlink>
    </w:p>
    <w:p w14:paraId="22252CCD"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70" w:history="1">
        <w:r w:rsidR="00E52CBB" w:rsidRPr="00123DCB">
          <w:rPr>
            <w:rStyle w:val="Hyperlink"/>
            <w:noProof/>
          </w:rPr>
          <w:t>3.3.11</w:t>
        </w:r>
        <w:r w:rsidR="00E52CBB">
          <w:rPr>
            <w:rFonts w:asciiTheme="minorHAnsi" w:eastAsiaTheme="minorEastAsia" w:hAnsiTheme="minorHAnsi" w:cstheme="minorBidi"/>
            <w:noProof/>
            <w:sz w:val="22"/>
            <w:szCs w:val="22"/>
          </w:rPr>
          <w:tab/>
        </w:r>
        <w:r w:rsidR="00E52CBB" w:rsidRPr="00123DCB">
          <w:rPr>
            <w:rStyle w:val="Hyperlink"/>
            <w:noProof/>
          </w:rPr>
          <w:t>CAMERA-UC-REQ-331373/A-Press Front Right Corner View Button from Rear 360</w:t>
        </w:r>
        <w:r w:rsidR="00E52CBB">
          <w:rPr>
            <w:noProof/>
            <w:webHidden/>
          </w:rPr>
          <w:tab/>
        </w:r>
        <w:r w:rsidR="00E52CBB">
          <w:rPr>
            <w:noProof/>
            <w:webHidden/>
          </w:rPr>
          <w:fldChar w:fldCharType="begin"/>
        </w:r>
        <w:r w:rsidR="00E52CBB">
          <w:rPr>
            <w:noProof/>
            <w:webHidden/>
          </w:rPr>
          <w:instrText xml:space="preserve"> PAGEREF _Toc100050070 \h </w:instrText>
        </w:r>
        <w:r w:rsidR="00E52CBB">
          <w:rPr>
            <w:noProof/>
            <w:webHidden/>
          </w:rPr>
        </w:r>
        <w:r w:rsidR="00E52CBB">
          <w:rPr>
            <w:noProof/>
            <w:webHidden/>
          </w:rPr>
          <w:fldChar w:fldCharType="separate"/>
        </w:r>
        <w:r w:rsidR="00E52CBB">
          <w:rPr>
            <w:noProof/>
            <w:webHidden/>
          </w:rPr>
          <w:t>104</w:t>
        </w:r>
        <w:r w:rsidR="00E52CBB">
          <w:rPr>
            <w:noProof/>
            <w:webHidden/>
          </w:rPr>
          <w:fldChar w:fldCharType="end"/>
        </w:r>
      </w:hyperlink>
    </w:p>
    <w:p w14:paraId="0734712B"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71" w:history="1">
        <w:r w:rsidR="00E52CBB" w:rsidRPr="00123DCB">
          <w:rPr>
            <w:rStyle w:val="Hyperlink"/>
            <w:noProof/>
          </w:rPr>
          <w:t>3.3.12</w:t>
        </w:r>
        <w:r w:rsidR="00E52CBB">
          <w:rPr>
            <w:rFonts w:asciiTheme="minorHAnsi" w:eastAsiaTheme="minorEastAsia" w:hAnsiTheme="minorHAnsi" w:cstheme="minorBidi"/>
            <w:noProof/>
            <w:sz w:val="22"/>
            <w:szCs w:val="22"/>
          </w:rPr>
          <w:tab/>
        </w:r>
        <w:r w:rsidR="00E52CBB" w:rsidRPr="00123DCB">
          <w:rPr>
            <w:rStyle w:val="Hyperlink"/>
            <w:noProof/>
          </w:rPr>
          <w:t>CAMERA-UC-REQ-331374/A-Press Front Right Corner View Button from Front 360</w:t>
        </w:r>
        <w:r w:rsidR="00E52CBB">
          <w:rPr>
            <w:noProof/>
            <w:webHidden/>
          </w:rPr>
          <w:tab/>
        </w:r>
        <w:r w:rsidR="00E52CBB">
          <w:rPr>
            <w:noProof/>
            <w:webHidden/>
          </w:rPr>
          <w:fldChar w:fldCharType="begin"/>
        </w:r>
        <w:r w:rsidR="00E52CBB">
          <w:rPr>
            <w:noProof/>
            <w:webHidden/>
          </w:rPr>
          <w:instrText xml:space="preserve"> PAGEREF _Toc100050071 \h </w:instrText>
        </w:r>
        <w:r w:rsidR="00E52CBB">
          <w:rPr>
            <w:noProof/>
            <w:webHidden/>
          </w:rPr>
        </w:r>
        <w:r w:rsidR="00E52CBB">
          <w:rPr>
            <w:noProof/>
            <w:webHidden/>
          </w:rPr>
          <w:fldChar w:fldCharType="separate"/>
        </w:r>
        <w:r w:rsidR="00E52CBB">
          <w:rPr>
            <w:noProof/>
            <w:webHidden/>
          </w:rPr>
          <w:t>105</w:t>
        </w:r>
        <w:r w:rsidR="00E52CBB">
          <w:rPr>
            <w:noProof/>
            <w:webHidden/>
          </w:rPr>
          <w:fldChar w:fldCharType="end"/>
        </w:r>
      </w:hyperlink>
    </w:p>
    <w:p w14:paraId="01E6456F"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72" w:history="1">
        <w:r w:rsidR="00E52CBB" w:rsidRPr="00123DCB">
          <w:rPr>
            <w:rStyle w:val="Hyperlink"/>
            <w:noProof/>
          </w:rPr>
          <w:t>3.4</w:t>
        </w:r>
        <w:r w:rsidR="00E52CBB">
          <w:rPr>
            <w:rFonts w:asciiTheme="minorHAnsi" w:eastAsiaTheme="minorEastAsia" w:hAnsiTheme="minorHAnsi" w:cstheme="minorBidi"/>
            <w:i w:val="0"/>
            <w:noProof/>
            <w:sz w:val="22"/>
            <w:szCs w:val="22"/>
          </w:rPr>
          <w:tab/>
        </w:r>
        <w:r w:rsidR="00E52CBB" w:rsidRPr="00123DCB">
          <w:rPr>
            <w:rStyle w:val="Hyperlink"/>
            <w:noProof/>
          </w:rPr>
          <w:t>Views At Speed v1</w:t>
        </w:r>
        <w:r w:rsidR="00E52CBB">
          <w:rPr>
            <w:noProof/>
            <w:webHidden/>
          </w:rPr>
          <w:tab/>
        </w:r>
        <w:r w:rsidR="00E52CBB">
          <w:rPr>
            <w:noProof/>
            <w:webHidden/>
          </w:rPr>
          <w:fldChar w:fldCharType="begin"/>
        </w:r>
        <w:r w:rsidR="00E52CBB">
          <w:rPr>
            <w:noProof/>
            <w:webHidden/>
          </w:rPr>
          <w:instrText xml:space="preserve"> PAGEREF _Toc100050072 \h </w:instrText>
        </w:r>
        <w:r w:rsidR="00E52CBB">
          <w:rPr>
            <w:noProof/>
            <w:webHidden/>
          </w:rPr>
        </w:r>
        <w:r w:rsidR="00E52CBB">
          <w:rPr>
            <w:noProof/>
            <w:webHidden/>
          </w:rPr>
          <w:fldChar w:fldCharType="separate"/>
        </w:r>
        <w:r w:rsidR="00E52CBB">
          <w:rPr>
            <w:noProof/>
            <w:webHidden/>
          </w:rPr>
          <w:t>105</w:t>
        </w:r>
        <w:r w:rsidR="00E52CBB">
          <w:rPr>
            <w:noProof/>
            <w:webHidden/>
          </w:rPr>
          <w:fldChar w:fldCharType="end"/>
        </w:r>
      </w:hyperlink>
    </w:p>
    <w:p w14:paraId="7A025962"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73" w:history="1">
        <w:r w:rsidR="00E52CBB" w:rsidRPr="00123DCB">
          <w:rPr>
            <w:rStyle w:val="Hyperlink"/>
            <w:noProof/>
          </w:rPr>
          <w:t>3.4.1</w:t>
        </w:r>
        <w:r w:rsidR="00E52CBB">
          <w:rPr>
            <w:rFonts w:asciiTheme="minorHAnsi" w:eastAsiaTheme="minorEastAsia" w:hAnsiTheme="minorHAnsi" w:cstheme="minorBidi"/>
            <w:noProof/>
            <w:sz w:val="22"/>
            <w:szCs w:val="22"/>
          </w:rPr>
          <w:tab/>
        </w:r>
        <w:r w:rsidR="00E52CBB" w:rsidRPr="00123DCB">
          <w:rPr>
            <w:rStyle w:val="Hyperlink"/>
            <w:noProof/>
          </w:rPr>
          <w:t>CAMERA-FUN-REQ-354982/B-Views At Speed v1</w:t>
        </w:r>
        <w:r w:rsidR="00E52CBB">
          <w:rPr>
            <w:noProof/>
            <w:webHidden/>
          </w:rPr>
          <w:tab/>
        </w:r>
        <w:r w:rsidR="00E52CBB">
          <w:rPr>
            <w:noProof/>
            <w:webHidden/>
          </w:rPr>
          <w:fldChar w:fldCharType="begin"/>
        </w:r>
        <w:r w:rsidR="00E52CBB">
          <w:rPr>
            <w:noProof/>
            <w:webHidden/>
          </w:rPr>
          <w:instrText xml:space="preserve"> PAGEREF _Toc100050073 \h </w:instrText>
        </w:r>
        <w:r w:rsidR="00E52CBB">
          <w:rPr>
            <w:noProof/>
            <w:webHidden/>
          </w:rPr>
        </w:r>
        <w:r w:rsidR="00E52CBB">
          <w:rPr>
            <w:noProof/>
            <w:webHidden/>
          </w:rPr>
          <w:fldChar w:fldCharType="separate"/>
        </w:r>
        <w:r w:rsidR="00E52CBB">
          <w:rPr>
            <w:noProof/>
            <w:webHidden/>
          </w:rPr>
          <w:t>105</w:t>
        </w:r>
        <w:r w:rsidR="00E52CBB">
          <w:rPr>
            <w:noProof/>
            <w:webHidden/>
          </w:rPr>
          <w:fldChar w:fldCharType="end"/>
        </w:r>
      </w:hyperlink>
    </w:p>
    <w:p w14:paraId="472C0F4C"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74" w:history="1">
        <w:r w:rsidR="00E52CBB" w:rsidRPr="00123DCB">
          <w:rPr>
            <w:rStyle w:val="Hyperlink"/>
            <w:noProof/>
          </w:rPr>
          <w:t>3.5</w:t>
        </w:r>
        <w:r w:rsidR="00E52CBB">
          <w:rPr>
            <w:rFonts w:asciiTheme="minorHAnsi" w:eastAsiaTheme="minorEastAsia" w:hAnsiTheme="minorHAnsi" w:cstheme="minorBidi"/>
            <w:i w:val="0"/>
            <w:noProof/>
            <w:sz w:val="22"/>
            <w:szCs w:val="22"/>
          </w:rPr>
          <w:tab/>
        </w:r>
        <w:r w:rsidR="00E52CBB" w:rsidRPr="00123DCB">
          <w:rPr>
            <w:rStyle w:val="Hyperlink"/>
            <w:noProof/>
          </w:rPr>
          <w:t>Views At Speed V2</w:t>
        </w:r>
        <w:r w:rsidR="00E52CBB">
          <w:rPr>
            <w:noProof/>
            <w:webHidden/>
          </w:rPr>
          <w:tab/>
        </w:r>
        <w:r w:rsidR="00E52CBB">
          <w:rPr>
            <w:noProof/>
            <w:webHidden/>
          </w:rPr>
          <w:fldChar w:fldCharType="begin"/>
        </w:r>
        <w:r w:rsidR="00E52CBB">
          <w:rPr>
            <w:noProof/>
            <w:webHidden/>
          </w:rPr>
          <w:instrText xml:space="preserve"> PAGEREF _Toc100050074 \h </w:instrText>
        </w:r>
        <w:r w:rsidR="00E52CBB">
          <w:rPr>
            <w:noProof/>
            <w:webHidden/>
          </w:rPr>
        </w:r>
        <w:r w:rsidR="00E52CBB">
          <w:rPr>
            <w:noProof/>
            <w:webHidden/>
          </w:rPr>
          <w:fldChar w:fldCharType="separate"/>
        </w:r>
        <w:r w:rsidR="00E52CBB">
          <w:rPr>
            <w:noProof/>
            <w:webHidden/>
          </w:rPr>
          <w:t>107</w:t>
        </w:r>
        <w:r w:rsidR="00E52CBB">
          <w:rPr>
            <w:noProof/>
            <w:webHidden/>
          </w:rPr>
          <w:fldChar w:fldCharType="end"/>
        </w:r>
      </w:hyperlink>
    </w:p>
    <w:p w14:paraId="0053A969"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75" w:history="1">
        <w:r w:rsidR="00E52CBB" w:rsidRPr="00123DCB">
          <w:rPr>
            <w:rStyle w:val="Hyperlink"/>
            <w:noProof/>
          </w:rPr>
          <w:t>3.5.1</w:t>
        </w:r>
        <w:r w:rsidR="00E52CBB">
          <w:rPr>
            <w:rFonts w:asciiTheme="minorHAnsi" w:eastAsiaTheme="minorEastAsia" w:hAnsiTheme="minorHAnsi" w:cstheme="minorBidi"/>
            <w:noProof/>
            <w:sz w:val="22"/>
            <w:szCs w:val="22"/>
          </w:rPr>
          <w:tab/>
        </w:r>
        <w:r w:rsidR="00E52CBB" w:rsidRPr="00123DCB">
          <w:rPr>
            <w:rStyle w:val="Hyperlink"/>
            <w:noProof/>
          </w:rPr>
          <w:t>CAMERA-FUN-REQ-381834/A-Views At Speed V2</w:t>
        </w:r>
        <w:r w:rsidR="00E52CBB">
          <w:rPr>
            <w:noProof/>
            <w:webHidden/>
          </w:rPr>
          <w:tab/>
        </w:r>
        <w:r w:rsidR="00E52CBB">
          <w:rPr>
            <w:noProof/>
            <w:webHidden/>
          </w:rPr>
          <w:fldChar w:fldCharType="begin"/>
        </w:r>
        <w:r w:rsidR="00E52CBB">
          <w:rPr>
            <w:noProof/>
            <w:webHidden/>
          </w:rPr>
          <w:instrText xml:space="preserve"> PAGEREF _Toc100050075 \h </w:instrText>
        </w:r>
        <w:r w:rsidR="00E52CBB">
          <w:rPr>
            <w:noProof/>
            <w:webHidden/>
          </w:rPr>
        </w:r>
        <w:r w:rsidR="00E52CBB">
          <w:rPr>
            <w:noProof/>
            <w:webHidden/>
          </w:rPr>
          <w:fldChar w:fldCharType="separate"/>
        </w:r>
        <w:r w:rsidR="00E52CBB">
          <w:rPr>
            <w:noProof/>
            <w:webHidden/>
          </w:rPr>
          <w:t>107</w:t>
        </w:r>
        <w:r w:rsidR="00E52CBB">
          <w:rPr>
            <w:noProof/>
            <w:webHidden/>
          </w:rPr>
          <w:fldChar w:fldCharType="end"/>
        </w:r>
      </w:hyperlink>
    </w:p>
    <w:p w14:paraId="2496C99C"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76" w:history="1">
        <w:r w:rsidR="00E52CBB" w:rsidRPr="00123DCB">
          <w:rPr>
            <w:rStyle w:val="Hyperlink"/>
            <w:noProof/>
          </w:rPr>
          <w:t>3.6</w:t>
        </w:r>
        <w:r w:rsidR="00E52CBB">
          <w:rPr>
            <w:rFonts w:asciiTheme="minorHAnsi" w:eastAsiaTheme="minorEastAsia" w:hAnsiTheme="minorHAnsi" w:cstheme="minorBidi"/>
            <w:i w:val="0"/>
            <w:noProof/>
            <w:sz w:val="22"/>
            <w:szCs w:val="22"/>
          </w:rPr>
          <w:tab/>
        </w:r>
        <w:r w:rsidR="00E52CBB" w:rsidRPr="00123DCB">
          <w:rPr>
            <w:rStyle w:val="Hyperlink"/>
            <w:noProof/>
          </w:rPr>
          <w:t>CHMSL IOD</w:t>
        </w:r>
        <w:r w:rsidR="00E52CBB">
          <w:rPr>
            <w:noProof/>
            <w:webHidden/>
          </w:rPr>
          <w:tab/>
        </w:r>
        <w:r w:rsidR="00E52CBB">
          <w:rPr>
            <w:noProof/>
            <w:webHidden/>
          </w:rPr>
          <w:fldChar w:fldCharType="begin"/>
        </w:r>
        <w:r w:rsidR="00E52CBB">
          <w:rPr>
            <w:noProof/>
            <w:webHidden/>
          </w:rPr>
          <w:instrText xml:space="preserve"> PAGEREF _Toc100050076 \h </w:instrText>
        </w:r>
        <w:r w:rsidR="00E52CBB">
          <w:rPr>
            <w:noProof/>
            <w:webHidden/>
          </w:rPr>
        </w:r>
        <w:r w:rsidR="00E52CBB">
          <w:rPr>
            <w:noProof/>
            <w:webHidden/>
          </w:rPr>
          <w:fldChar w:fldCharType="separate"/>
        </w:r>
        <w:r w:rsidR="00E52CBB">
          <w:rPr>
            <w:noProof/>
            <w:webHidden/>
          </w:rPr>
          <w:t>115</w:t>
        </w:r>
        <w:r w:rsidR="00E52CBB">
          <w:rPr>
            <w:noProof/>
            <w:webHidden/>
          </w:rPr>
          <w:fldChar w:fldCharType="end"/>
        </w:r>
      </w:hyperlink>
    </w:p>
    <w:p w14:paraId="47C11C72"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77" w:history="1">
        <w:r w:rsidR="00E52CBB" w:rsidRPr="00123DCB">
          <w:rPr>
            <w:rStyle w:val="Hyperlink"/>
            <w:noProof/>
          </w:rPr>
          <w:t>3.6.1</w:t>
        </w:r>
        <w:r w:rsidR="00E52CBB">
          <w:rPr>
            <w:rFonts w:asciiTheme="minorHAnsi" w:eastAsiaTheme="minorEastAsia" w:hAnsiTheme="minorHAnsi" w:cstheme="minorBidi"/>
            <w:noProof/>
            <w:sz w:val="22"/>
            <w:szCs w:val="22"/>
          </w:rPr>
          <w:tab/>
        </w:r>
        <w:r w:rsidR="00E52CBB" w:rsidRPr="00123DCB">
          <w:rPr>
            <w:rStyle w:val="Hyperlink"/>
            <w:noProof/>
          </w:rPr>
          <w:t>FUN-REQ-382683/A-CHMSL IOD</w:t>
        </w:r>
        <w:r w:rsidR="00E52CBB">
          <w:rPr>
            <w:noProof/>
            <w:webHidden/>
          </w:rPr>
          <w:tab/>
        </w:r>
        <w:r w:rsidR="00E52CBB">
          <w:rPr>
            <w:noProof/>
            <w:webHidden/>
          </w:rPr>
          <w:fldChar w:fldCharType="begin"/>
        </w:r>
        <w:r w:rsidR="00E52CBB">
          <w:rPr>
            <w:noProof/>
            <w:webHidden/>
          </w:rPr>
          <w:instrText xml:space="preserve"> PAGEREF _Toc100050077 \h </w:instrText>
        </w:r>
        <w:r w:rsidR="00E52CBB">
          <w:rPr>
            <w:noProof/>
            <w:webHidden/>
          </w:rPr>
        </w:r>
        <w:r w:rsidR="00E52CBB">
          <w:rPr>
            <w:noProof/>
            <w:webHidden/>
          </w:rPr>
          <w:fldChar w:fldCharType="separate"/>
        </w:r>
        <w:r w:rsidR="00E52CBB">
          <w:rPr>
            <w:noProof/>
            <w:webHidden/>
          </w:rPr>
          <w:t>115</w:t>
        </w:r>
        <w:r w:rsidR="00E52CBB">
          <w:rPr>
            <w:noProof/>
            <w:webHidden/>
          </w:rPr>
          <w:fldChar w:fldCharType="end"/>
        </w:r>
      </w:hyperlink>
    </w:p>
    <w:p w14:paraId="566D212C"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78" w:history="1">
        <w:r w:rsidR="00E52CBB" w:rsidRPr="00123DCB">
          <w:rPr>
            <w:rStyle w:val="Hyperlink"/>
            <w:noProof/>
          </w:rPr>
          <w:t>3.7</w:t>
        </w:r>
        <w:r w:rsidR="00E52CBB">
          <w:rPr>
            <w:rFonts w:asciiTheme="minorHAnsi" w:eastAsiaTheme="minorEastAsia" w:hAnsiTheme="minorHAnsi" w:cstheme="minorBidi"/>
            <w:i w:val="0"/>
            <w:noProof/>
            <w:sz w:val="22"/>
            <w:szCs w:val="22"/>
          </w:rPr>
          <w:tab/>
        </w:r>
        <w:r w:rsidR="00E52CBB" w:rsidRPr="00123DCB">
          <w:rPr>
            <w:rStyle w:val="Hyperlink"/>
            <w:noProof/>
          </w:rPr>
          <w:t>RVC-FUN-REQ-395521/A-Reverse Gear Strategy</w:t>
        </w:r>
        <w:r w:rsidR="00E52CBB">
          <w:rPr>
            <w:noProof/>
            <w:webHidden/>
          </w:rPr>
          <w:tab/>
        </w:r>
        <w:r w:rsidR="00E52CBB">
          <w:rPr>
            <w:noProof/>
            <w:webHidden/>
          </w:rPr>
          <w:fldChar w:fldCharType="begin"/>
        </w:r>
        <w:r w:rsidR="00E52CBB">
          <w:rPr>
            <w:noProof/>
            <w:webHidden/>
          </w:rPr>
          <w:instrText xml:space="preserve"> PAGEREF _Toc100050078 \h </w:instrText>
        </w:r>
        <w:r w:rsidR="00E52CBB">
          <w:rPr>
            <w:noProof/>
            <w:webHidden/>
          </w:rPr>
        </w:r>
        <w:r w:rsidR="00E52CBB">
          <w:rPr>
            <w:noProof/>
            <w:webHidden/>
          </w:rPr>
          <w:fldChar w:fldCharType="separate"/>
        </w:r>
        <w:r w:rsidR="00E52CBB">
          <w:rPr>
            <w:noProof/>
            <w:webHidden/>
          </w:rPr>
          <w:t>117</w:t>
        </w:r>
        <w:r w:rsidR="00E52CBB">
          <w:rPr>
            <w:noProof/>
            <w:webHidden/>
          </w:rPr>
          <w:fldChar w:fldCharType="end"/>
        </w:r>
      </w:hyperlink>
    </w:p>
    <w:p w14:paraId="339E7412"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79" w:history="1">
        <w:r w:rsidR="00E52CBB" w:rsidRPr="00123DCB">
          <w:rPr>
            <w:rStyle w:val="Hyperlink"/>
            <w:noProof/>
          </w:rPr>
          <w:t>3.7.1</w:t>
        </w:r>
        <w:r w:rsidR="00E52CBB">
          <w:rPr>
            <w:rFonts w:asciiTheme="minorHAnsi" w:eastAsiaTheme="minorEastAsia" w:hAnsiTheme="minorHAnsi" w:cstheme="minorBidi"/>
            <w:noProof/>
            <w:sz w:val="22"/>
            <w:szCs w:val="22"/>
          </w:rPr>
          <w:tab/>
        </w:r>
        <w:r w:rsidR="00E52CBB" w:rsidRPr="00123DCB">
          <w:rPr>
            <w:rStyle w:val="Hyperlink"/>
            <w:noProof/>
          </w:rPr>
          <w:t>Use Cases</w:t>
        </w:r>
        <w:r w:rsidR="00E52CBB">
          <w:rPr>
            <w:noProof/>
            <w:webHidden/>
          </w:rPr>
          <w:tab/>
        </w:r>
        <w:r w:rsidR="00E52CBB">
          <w:rPr>
            <w:noProof/>
            <w:webHidden/>
          </w:rPr>
          <w:fldChar w:fldCharType="begin"/>
        </w:r>
        <w:r w:rsidR="00E52CBB">
          <w:rPr>
            <w:noProof/>
            <w:webHidden/>
          </w:rPr>
          <w:instrText xml:space="preserve"> PAGEREF _Toc100050079 \h </w:instrText>
        </w:r>
        <w:r w:rsidR="00E52CBB">
          <w:rPr>
            <w:noProof/>
            <w:webHidden/>
          </w:rPr>
        </w:r>
        <w:r w:rsidR="00E52CBB">
          <w:rPr>
            <w:noProof/>
            <w:webHidden/>
          </w:rPr>
          <w:fldChar w:fldCharType="separate"/>
        </w:r>
        <w:r w:rsidR="00E52CBB">
          <w:rPr>
            <w:noProof/>
            <w:webHidden/>
          </w:rPr>
          <w:t>117</w:t>
        </w:r>
        <w:r w:rsidR="00E52CBB">
          <w:rPr>
            <w:noProof/>
            <w:webHidden/>
          </w:rPr>
          <w:fldChar w:fldCharType="end"/>
        </w:r>
      </w:hyperlink>
    </w:p>
    <w:p w14:paraId="60D79D45"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80" w:history="1">
        <w:r w:rsidR="00E52CBB" w:rsidRPr="00123DCB">
          <w:rPr>
            <w:rStyle w:val="Hyperlink"/>
            <w:noProof/>
          </w:rPr>
          <w:t>3.8</w:t>
        </w:r>
        <w:r w:rsidR="00E52CBB">
          <w:rPr>
            <w:rFonts w:asciiTheme="minorHAnsi" w:eastAsiaTheme="minorEastAsia" w:hAnsiTheme="minorHAnsi" w:cstheme="minorBidi"/>
            <w:i w:val="0"/>
            <w:noProof/>
            <w:sz w:val="22"/>
            <w:szCs w:val="22"/>
          </w:rPr>
          <w:tab/>
        </w:r>
        <w:r w:rsidR="00E52CBB" w:rsidRPr="00123DCB">
          <w:rPr>
            <w:rStyle w:val="Hyperlink"/>
            <w:noProof/>
          </w:rPr>
          <w:t>Turn Signal View</w:t>
        </w:r>
        <w:r w:rsidR="00E52CBB">
          <w:rPr>
            <w:noProof/>
            <w:webHidden/>
          </w:rPr>
          <w:tab/>
        </w:r>
        <w:r w:rsidR="00E52CBB">
          <w:rPr>
            <w:noProof/>
            <w:webHidden/>
          </w:rPr>
          <w:fldChar w:fldCharType="begin"/>
        </w:r>
        <w:r w:rsidR="00E52CBB">
          <w:rPr>
            <w:noProof/>
            <w:webHidden/>
          </w:rPr>
          <w:instrText xml:space="preserve"> PAGEREF _Toc100050080 \h </w:instrText>
        </w:r>
        <w:r w:rsidR="00E52CBB">
          <w:rPr>
            <w:noProof/>
            <w:webHidden/>
          </w:rPr>
        </w:r>
        <w:r w:rsidR="00E52CBB">
          <w:rPr>
            <w:noProof/>
            <w:webHidden/>
          </w:rPr>
          <w:fldChar w:fldCharType="separate"/>
        </w:r>
        <w:r w:rsidR="00E52CBB">
          <w:rPr>
            <w:noProof/>
            <w:webHidden/>
          </w:rPr>
          <w:t>120</w:t>
        </w:r>
        <w:r w:rsidR="00E52CBB">
          <w:rPr>
            <w:noProof/>
            <w:webHidden/>
          </w:rPr>
          <w:fldChar w:fldCharType="end"/>
        </w:r>
      </w:hyperlink>
    </w:p>
    <w:p w14:paraId="4AB94BE3"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81" w:history="1">
        <w:r w:rsidR="00E52CBB" w:rsidRPr="00123DCB">
          <w:rPr>
            <w:rStyle w:val="Hyperlink"/>
            <w:noProof/>
          </w:rPr>
          <w:t>3.8.1</w:t>
        </w:r>
        <w:r w:rsidR="00E52CBB">
          <w:rPr>
            <w:rFonts w:asciiTheme="minorHAnsi" w:eastAsiaTheme="minorEastAsia" w:hAnsiTheme="minorHAnsi" w:cstheme="minorBidi"/>
            <w:noProof/>
            <w:sz w:val="22"/>
            <w:szCs w:val="22"/>
          </w:rPr>
          <w:tab/>
        </w:r>
        <w:r w:rsidR="00E52CBB" w:rsidRPr="00123DCB">
          <w:rPr>
            <w:rStyle w:val="Hyperlink"/>
            <w:noProof/>
          </w:rPr>
          <w:t>FUN-REQ-410168/A-Turn Signal View</w:t>
        </w:r>
        <w:r w:rsidR="00E52CBB">
          <w:rPr>
            <w:noProof/>
            <w:webHidden/>
          </w:rPr>
          <w:tab/>
        </w:r>
        <w:r w:rsidR="00E52CBB">
          <w:rPr>
            <w:noProof/>
            <w:webHidden/>
          </w:rPr>
          <w:fldChar w:fldCharType="begin"/>
        </w:r>
        <w:r w:rsidR="00E52CBB">
          <w:rPr>
            <w:noProof/>
            <w:webHidden/>
          </w:rPr>
          <w:instrText xml:space="preserve"> PAGEREF _Toc100050081 \h </w:instrText>
        </w:r>
        <w:r w:rsidR="00E52CBB">
          <w:rPr>
            <w:noProof/>
            <w:webHidden/>
          </w:rPr>
        </w:r>
        <w:r w:rsidR="00E52CBB">
          <w:rPr>
            <w:noProof/>
            <w:webHidden/>
          </w:rPr>
          <w:fldChar w:fldCharType="separate"/>
        </w:r>
        <w:r w:rsidR="00E52CBB">
          <w:rPr>
            <w:noProof/>
            <w:webHidden/>
          </w:rPr>
          <w:t>120</w:t>
        </w:r>
        <w:r w:rsidR="00E52CBB">
          <w:rPr>
            <w:noProof/>
            <w:webHidden/>
          </w:rPr>
          <w:fldChar w:fldCharType="end"/>
        </w:r>
      </w:hyperlink>
    </w:p>
    <w:p w14:paraId="41A12BEA"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82" w:history="1">
        <w:r w:rsidR="00E52CBB" w:rsidRPr="00123DCB">
          <w:rPr>
            <w:rStyle w:val="Hyperlink"/>
            <w:noProof/>
          </w:rPr>
          <w:t>3.9</w:t>
        </w:r>
        <w:r w:rsidR="00E52CBB">
          <w:rPr>
            <w:rFonts w:asciiTheme="minorHAnsi" w:eastAsiaTheme="minorEastAsia" w:hAnsiTheme="minorHAnsi" w:cstheme="minorBidi"/>
            <w:i w:val="0"/>
            <w:noProof/>
            <w:sz w:val="22"/>
            <w:szCs w:val="22"/>
          </w:rPr>
          <w:tab/>
        </w:r>
        <w:r w:rsidR="00E52CBB" w:rsidRPr="00123DCB">
          <w:rPr>
            <w:rStyle w:val="Hyperlink"/>
            <w:noProof/>
          </w:rPr>
          <w:t>CTA 180 Multicamera</w:t>
        </w:r>
        <w:r w:rsidR="00E52CBB">
          <w:rPr>
            <w:noProof/>
            <w:webHidden/>
          </w:rPr>
          <w:tab/>
        </w:r>
        <w:r w:rsidR="00E52CBB">
          <w:rPr>
            <w:noProof/>
            <w:webHidden/>
          </w:rPr>
          <w:fldChar w:fldCharType="begin"/>
        </w:r>
        <w:r w:rsidR="00E52CBB">
          <w:rPr>
            <w:noProof/>
            <w:webHidden/>
          </w:rPr>
          <w:instrText xml:space="preserve"> PAGEREF _Toc100050082 \h </w:instrText>
        </w:r>
        <w:r w:rsidR="00E52CBB">
          <w:rPr>
            <w:noProof/>
            <w:webHidden/>
          </w:rPr>
        </w:r>
        <w:r w:rsidR="00E52CBB">
          <w:rPr>
            <w:noProof/>
            <w:webHidden/>
          </w:rPr>
          <w:fldChar w:fldCharType="separate"/>
        </w:r>
        <w:r w:rsidR="00E52CBB">
          <w:rPr>
            <w:noProof/>
            <w:webHidden/>
          </w:rPr>
          <w:t>126</w:t>
        </w:r>
        <w:r w:rsidR="00E52CBB">
          <w:rPr>
            <w:noProof/>
            <w:webHidden/>
          </w:rPr>
          <w:fldChar w:fldCharType="end"/>
        </w:r>
      </w:hyperlink>
    </w:p>
    <w:p w14:paraId="5F1E91CA" w14:textId="77777777" w:rsidR="00E52CBB" w:rsidRDefault="00000000">
      <w:pPr>
        <w:pStyle w:val="TOC3"/>
        <w:tabs>
          <w:tab w:val="left" w:pos="1100"/>
          <w:tab w:val="right" w:leader="dot" w:pos="11107"/>
        </w:tabs>
        <w:rPr>
          <w:rFonts w:asciiTheme="minorHAnsi" w:eastAsiaTheme="minorEastAsia" w:hAnsiTheme="minorHAnsi" w:cstheme="minorBidi"/>
          <w:noProof/>
          <w:sz w:val="22"/>
          <w:szCs w:val="22"/>
        </w:rPr>
      </w:pPr>
      <w:hyperlink w:anchor="_Toc100050083" w:history="1">
        <w:r w:rsidR="00E52CBB" w:rsidRPr="00123DCB">
          <w:rPr>
            <w:rStyle w:val="Hyperlink"/>
            <w:noProof/>
          </w:rPr>
          <w:t>3.9.1</w:t>
        </w:r>
        <w:r w:rsidR="00E52CBB">
          <w:rPr>
            <w:rFonts w:asciiTheme="minorHAnsi" w:eastAsiaTheme="minorEastAsia" w:hAnsiTheme="minorHAnsi" w:cstheme="minorBidi"/>
            <w:noProof/>
            <w:sz w:val="22"/>
            <w:szCs w:val="22"/>
          </w:rPr>
          <w:tab/>
        </w:r>
        <w:r w:rsidR="00E52CBB" w:rsidRPr="00123DCB">
          <w:rPr>
            <w:rStyle w:val="Hyperlink"/>
            <w:noProof/>
          </w:rPr>
          <w:t>FUN-REQ-410169/A-CTA 180 Multicamera</w:t>
        </w:r>
        <w:r w:rsidR="00E52CBB">
          <w:rPr>
            <w:noProof/>
            <w:webHidden/>
          </w:rPr>
          <w:tab/>
        </w:r>
        <w:r w:rsidR="00E52CBB">
          <w:rPr>
            <w:noProof/>
            <w:webHidden/>
          </w:rPr>
          <w:fldChar w:fldCharType="begin"/>
        </w:r>
        <w:r w:rsidR="00E52CBB">
          <w:rPr>
            <w:noProof/>
            <w:webHidden/>
          </w:rPr>
          <w:instrText xml:space="preserve"> PAGEREF _Toc100050083 \h </w:instrText>
        </w:r>
        <w:r w:rsidR="00E52CBB">
          <w:rPr>
            <w:noProof/>
            <w:webHidden/>
          </w:rPr>
        </w:r>
        <w:r w:rsidR="00E52CBB">
          <w:rPr>
            <w:noProof/>
            <w:webHidden/>
          </w:rPr>
          <w:fldChar w:fldCharType="separate"/>
        </w:r>
        <w:r w:rsidR="00E52CBB">
          <w:rPr>
            <w:noProof/>
            <w:webHidden/>
          </w:rPr>
          <w:t>126</w:t>
        </w:r>
        <w:r w:rsidR="00E52CBB">
          <w:rPr>
            <w:noProof/>
            <w:webHidden/>
          </w:rPr>
          <w:fldChar w:fldCharType="end"/>
        </w:r>
      </w:hyperlink>
    </w:p>
    <w:p w14:paraId="32CBCDCC"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84" w:history="1">
        <w:r w:rsidR="00E52CBB" w:rsidRPr="00123DCB">
          <w:rPr>
            <w:rStyle w:val="Hyperlink"/>
            <w:noProof/>
          </w:rPr>
          <w:t>3.10</w:t>
        </w:r>
        <w:r w:rsidR="00E52CBB">
          <w:rPr>
            <w:rFonts w:asciiTheme="minorHAnsi" w:eastAsiaTheme="minorEastAsia" w:hAnsiTheme="minorHAnsi" w:cstheme="minorBidi"/>
            <w:i w:val="0"/>
            <w:noProof/>
            <w:sz w:val="22"/>
            <w:szCs w:val="22"/>
          </w:rPr>
          <w:tab/>
        </w:r>
        <w:r w:rsidR="00E52CBB" w:rsidRPr="00123DCB">
          <w:rPr>
            <w:rStyle w:val="Hyperlink"/>
            <w:noProof/>
          </w:rPr>
          <w:t>Invisible Van View</w:t>
        </w:r>
        <w:r w:rsidR="00E52CBB">
          <w:rPr>
            <w:noProof/>
            <w:webHidden/>
          </w:rPr>
          <w:tab/>
        </w:r>
        <w:r w:rsidR="00E52CBB">
          <w:rPr>
            <w:noProof/>
            <w:webHidden/>
          </w:rPr>
          <w:fldChar w:fldCharType="begin"/>
        </w:r>
        <w:r w:rsidR="00E52CBB">
          <w:rPr>
            <w:noProof/>
            <w:webHidden/>
          </w:rPr>
          <w:instrText xml:space="preserve"> PAGEREF _Toc100050084 \h </w:instrText>
        </w:r>
        <w:r w:rsidR="00E52CBB">
          <w:rPr>
            <w:noProof/>
            <w:webHidden/>
          </w:rPr>
        </w:r>
        <w:r w:rsidR="00E52CBB">
          <w:rPr>
            <w:noProof/>
            <w:webHidden/>
          </w:rPr>
          <w:fldChar w:fldCharType="separate"/>
        </w:r>
        <w:r w:rsidR="00E52CBB">
          <w:rPr>
            <w:noProof/>
            <w:webHidden/>
          </w:rPr>
          <w:t>131</w:t>
        </w:r>
        <w:r w:rsidR="00E52CBB">
          <w:rPr>
            <w:noProof/>
            <w:webHidden/>
          </w:rPr>
          <w:fldChar w:fldCharType="end"/>
        </w:r>
      </w:hyperlink>
    </w:p>
    <w:p w14:paraId="4FA2D5AA"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85" w:history="1">
        <w:r w:rsidR="00E52CBB" w:rsidRPr="00123DCB">
          <w:rPr>
            <w:rStyle w:val="Hyperlink"/>
            <w:noProof/>
          </w:rPr>
          <w:t>3.10.1</w:t>
        </w:r>
        <w:r w:rsidR="00E52CBB">
          <w:rPr>
            <w:rFonts w:asciiTheme="minorHAnsi" w:eastAsiaTheme="minorEastAsia" w:hAnsiTheme="minorHAnsi" w:cstheme="minorBidi"/>
            <w:noProof/>
            <w:sz w:val="22"/>
            <w:szCs w:val="22"/>
          </w:rPr>
          <w:tab/>
        </w:r>
        <w:r w:rsidR="00E52CBB" w:rsidRPr="00123DCB">
          <w:rPr>
            <w:rStyle w:val="Hyperlink"/>
            <w:noProof/>
          </w:rPr>
          <w:t>FUN-REQ-410171/A-Invisible Van View</w:t>
        </w:r>
        <w:r w:rsidR="00E52CBB">
          <w:rPr>
            <w:noProof/>
            <w:webHidden/>
          </w:rPr>
          <w:tab/>
        </w:r>
        <w:r w:rsidR="00E52CBB">
          <w:rPr>
            <w:noProof/>
            <w:webHidden/>
          </w:rPr>
          <w:fldChar w:fldCharType="begin"/>
        </w:r>
        <w:r w:rsidR="00E52CBB">
          <w:rPr>
            <w:noProof/>
            <w:webHidden/>
          </w:rPr>
          <w:instrText xml:space="preserve"> PAGEREF _Toc100050085 \h </w:instrText>
        </w:r>
        <w:r w:rsidR="00E52CBB">
          <w:rPr>
            <w:noProof/>
            <w:webHidden/>
          </w:rPr>
        </w:r>
        <w:r w:rsidR="00E52CBB">
          <w:rPr>
            <w:noProof/>
            <w:webHidden/>
          </w:rPr>
          <w:fldChar w:fldCharType="separate"/>
        </w:r>
        <w:r w:rsidR="00E52CBB">
          <w:rPr>
            <w:noProof/>
            <w:webHidden/>
          </w:rPr>
          <w:t>131</w:t>
        </w:r>
        <w:r w:rsidR="00E52CBB">
          <w:rPr>
            <w:noProof/>
            <w:webHidden/>
          </w:rPr>
          <w:fldChar w:fldCharType="end"/>
        </w:r>
      </w:hyperlink>
    </w:p>
    <w:p w14:paraId="34EBAA55"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86" w:history="1">
        <w:r w:rsidR="00E52CBB" w:rsidRPr="00123DCB">
          <w:rPr>
            <w:rStyle w:val="Hyperlink"/>
            <w:noProof/>
          </w:rPr>
          <w:t>3.11</w:t>
        </w:r>
        <w:r w:rsidR="00E52CBB">
          <w:rPr>
            <w:rFonts w:asciiTheme="minorHAnsi" w:eastAsiaTheme="minorEastAsia" w:hAnsiTheme="minorHAnsi" w:cstheme="minorBidi"/>
            <w:i w:val="0"/>
            <w:noProof/>
            <w:sz w:val="22"/>
            <w:szCs w:val="22"/>
          </w:rPr>
          <w:tab/>
        </w:r>
        <w:r w:rsidR="00E52CBB" w:rsidRPr="00123DCB">
          <w:rPr>
            <w:rStyle w:val="Hyperlink"/>
            <w:noProof/>
          </w:rPr>
          <w:t>50/50 Views</w:t>
        </w:r>
        <w:r w:rsidR="00E52CBB">
          <w:rPr>
            <w:noProof/>
            <w:webHidden/>
          </w:rPr>
          <w:tab/>
        </w:r>
        <w:r w:rsidR="00E52CBB">
          <w:rPr>
            <w:noProof/>
            <w:webHidden/>
          </w:rPr>
          <w:fldChar w:fldCharType="begin"/>
        </w:r>
        <w:r w:rsidR="00E52CBB">
          <w:rPr>
            <w:noProof/>
            <w:webHidden/>
          </w:rPr>
          <w:instrText xml:space="preserve"> PAGEREF _Toc100050086 \h </w:instrText>
        </w:r>
        <w:r w:rsidR="00E52CBB">
          <w:rPr>
            <w:noProof/>
            <w:webHidden/>
          </w:rPr>
        </w:r>
        <w:r w:rsidR="00E52CBB">
          <w:rPr>
            <w:noProof/>
            <w:webHidden/>
          </w:rPr>
          <w:fldChar w:fldCharType="separate"/>
        </w:r>
        <w:r w:rsidR="00E52CBB">
          <w:rPr>
            <w:noProof/>
            <w:webHidden/>
          </w:rPr>
          <w:t>135</w:t>
        </w:r>
        <w:r w:rsidR="00E52CBB">
          <w:rPr>
            <w:noProof/>
            <w:webHidden/>
          </w:rPr>
          <w:fldChar w:fldCharType="end"/>
        </w:r>
      </w:hyperlink>
    </w:p>
    <w:p w14:paraId="4FF254F9"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87" w:history="1">
        <w:r w:rsidR="00E52CBB" w:rsidRPr="00123DCB">
          <w:rPr>
            <w:rStyle w:val="Hyperlink"/>
            <w:noProof/>
          </w:rPr>
          <w:t>3.11.1</w:t>
        </w:r>
        <w:r w:rsidR="00E52CBB">
          <w:rPr>
            <w:rFonts w:asciiTheme="minorHAnsi" w:eastAsiaTheme="minorEastAsia" w:hAnsiTheme="minorHAnsi" w:cstheme="minorBidi"/>
            <w:noProof/>
            <w:sz w:val="22"/>
            <w:szCs w:val="22"/>
          </w:rPr>
          <w:tab/>
        </w:r>
        <w:r w:rsidR="00E52CBB" w:rsidRPr="00123DCB">
          <w:rPr>
            <w:rStyle w:val="Hyperlink"/>
            <w:noProof/>
          </w:rPr>
          <w:t>FUN-REQ-410167/A-50/50 Views</w:t>
        </w:r>
        <w:r w:rsidR="00E52CBB">
          <w:rPr>
            <w:noProof/>
            <w:webHidden/>
          </w:rPr>
          <w:tab/>
        </w:r>
        <w:r w:rsidR="00E52CBB">
          <w:rPr>
            <w:noProof/>
            <w:webHidden/>
          </w:rPr>
          <w:fldChar w:fldCharType="begin"/>
        </w:r>
        <w:r w:rsidR="00E52CBB">
          <w:rPr>
            <w:noProof/>
            <w:webHidden/>
          </w:rPr>
          <w:instrText xml:space="preserve"> PAGEREF _Toc100050087 \h </w:instrText>
        </w:r>
        <w:r w:rsidR="00E52CBB">
          <w:rPr>
            <w:noProof/>
            <w:webHidden/>
          </w:rPr>
        </w:r>
        <w:r w:rsidR="00E52CBB">
          <w:rPr>
            <w:noProof/>
            <w:webHidden/>
          </w:rPr>
          <w:fldChar w:fldCharType="separate"/>
        </w:r>
        <w:r w:rsidR="00E52CBB">
          <w:rPr>
            <w:noProof/>
            <w:webHidden/>
          </w:rPr>
          <w:t>135</w:t>
        </w:r>
        <w:r w:rsidR="00E52CBB">
          <w:rPr>
            <w:noProof/>
            <w:webHidden/>
          </w:rPr>
          <w:fldChar w:fldCharType="end"/>
        </w:r>
      </w:hyperlink>
    </w:p>
    <w:p w14:paraId="1EB2A2FC"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88" w:history="1">
        <w:r w:rsidR="00E52CBB" w:rsidRPr="00123DCB">
          <w:rPr>
            <w:rStyle w:val="Hyperlink"/>
            <w:noProof/>
          </w:rPr>
          <w:t>3.12</w:t>
        </w:r>
        <w:r w:rsidR="00E52CBB">
          <w:rPr>
            <w:rFonts w:asciiTheme="minorHAnsi" w:eastAsiaTheme="minorEastAsia" w:hAnsiTheme="minorHAnsi" w:cstheme="minorBidi"/>
            <w:i w:val="0"/>
            <w:noProof/>
            <w:sz w:val="22"/>
            <w:szCs w:val="22"/>
          </w:rPr>
          <w:tab/>
        </w:r>
        <w:r w:rsidR="00E52CBB" w:rsidRPr="00123DCB">
          <w:rPr>
            <w:rStyle w:val="Hyperlink"/>
            <w:noProof/>
          </w:rPr>
          <w:t>Trailer 360 Views</w:t>
        </w:r>
        <w:r w:rsidR="00E52CBB">
          <w:rPr>
            <w:noProof/>
            <w:webHidden/>
          </w:rPr>
          <w:tab/>
        </w:r>
        <w:r w:rsidR="00E52CBB">
          <w:rPr>
            <w:noProof/>
            <w:webHidden/>
          </w:rPr>
          <w:fldChar w:fldCharType="begin"/>
        </w:r>
        <w:r w:rsidR="00E52CBB">
          <w:rPr>
            <w:noProof/>
            <w:webHidden/>
          </w:rPr>
          <w:instrText xml:space="preserve"> PAGEREF _Toc100050088 \h </w:instrText>
        </w:r>
        <w:r w:rsidR="00E52CBB">
          <w:rPr>
            <w:noProof/>
            <w:webHidden/>
          </w:rPr>
        </w:r>
        <w:r w:rsidR="00E52CBB">
          <w:rPr>
            <w:noProof/>
            <w:webHidden/>
          </w:rPr>
          <w:fldChar w:fldCharType="separate"/>
        </w:r>
        <w:r w:rsidR="00E52CBB">
          <w:rPr>
            <w:noProof/>
            <w:webHidden/>
          </w:rPr>
          <w:t>139</w:t>
        </w:r>
        <w:r w:rsidR="00E52CBB">
          <w:rPr>
            <w:noProof/>
            <w:webHidden/>
          </w:rPr>
          <w:fldChar w:fldCharType="end"/>
        </w:r>
      </w:hyperlink>
    </w:p>
    <w:p w14:paraId="46235ECF"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89" w:history="1">
        <w:r w:rsidR="00E52CBB" w:rsidRPr="00123DCB">
          <w:rPr>
            <w:rStyle w:val="Hyperlink"/>
            <w:noProof/>
          </w:rPr>
          <w:t>3.12.1</w:t>
        </w:r>
        <w:r w:rsidR="00E52CBB">
          <w:rPr>
            <w:rFonts w:asciiTheme="minorHAnsi" w:eastAsiaTheme="minorEastAsia" w:hAnsiTheme="minorHAnsi" w:cstheme="minorBidi"/>
            <w:noProof/>
            <w:sz w:val="22"/>
            <w:szCs w:val="22"/>
          </w:rPr>
          <w:tab/>
        </w:r>
        <w:r w:rsidR="00E52CBB" w:rsidRPr="00123DCB">
          <w:rPr>
            <w:rStyle w:val="Hyperlink"/>
            <w:noProof/>
          </w:rPr>
          <w:t>CAMERA-FUN-REQ-419878/A-Trailer 360 Views</w:t>
        </w:r>
        <w:r w:rsidR="00E52CBB">
          <w:rPr>
            <w:noProof/>
            <w:webHidden/>
          </w:rPr>
          <w:tab/>
        </w:r>
        <w:r w:rsidR="00E52CBB">
          <w:rPr>
            <w:noProof/>
            <w:webHidden/>
          </w:rPr>
          <w:fldChar w:fldCharType="begin"/>
        </w:r>
        <w:r w:rsidR="00E52CBB">
          <w:rPr>
            <w:noProof/>
            <w:webHidden/>
          </w:rPr>
          <w:instrText xml:space="preserve"> PAGEREF _Toc100050089 \h </w:instrText>
        </w:r>
        <w:r w:rsidR="00E52CBB">
          <w:rPr>
            <w:noProof/>
            <w:webHidden/>
          </w:rPr>
        </w:r>
        <w:r w:rsidR="00E52CBB">
          <w:rPr>
            <w:noProof/>
            <w:webHidden/>
          </w:rPr>
          <w:fldChar w:fldCharType="separate"/>
        </w:r>
        <w:r w:rsidR="00E52CBB">
          <w:rPr>
            <w:noProof/>
            <w:webHidden/>
          </w:rPr>
          <w:t>139</w:t>
        </w:r>
        <w:r w:rsidR="00E52CBB">
          <w:rPr>
            <w:noProof/>
            <w:webHidden/>
          </w:rPr>
          <w:fldChar w:fldCharType="end"/>
        </w:r>
      </w:hyperlink>
    </w:p>
    <w:p w14:paraId="55F90D0E"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90" w:history="1">
        <w:r w:rsidR="00E52CBB" w:rsidRPr="00123DCB">
          <w:rPr>
            <w:rStyle w:val="Hyperlink"/>
            <w:noProof/>
          </w:rPr>
          <w:t>3.13</w:t>
        </w:r>
        <w:r w:rsidR="00E52CBB">
          <w:rPr>
            <w:rFonts w:asciiTheme="minorHAnsi" w:eastAsiaTheme="minorEastAsia" w:hAnsiTheme="minorHAnsi" w:cstheme="minorBidi"/>
            <w:i w:val="0"/>
            <w:noProof/>
            <w:sz w:val="22"/>
            <w:szCs w:val="22"/>
          </w:rPr>
          <w:tab/>
        </w:r>
        <w:r w:rsidR="00E52CBB" w:rsidRPr="00123DCB">
          <w:rPr>
            <w:rStyle w:val="Hyperlink"/>
            <w:noProof/>
          </w:rPr>
          <w:t>PiP At Speed</w:t>
        </w:r>
        <w:r w:rsidR="00E52CBB">
          <w:rPr>
            <w:noProof/>
            <w:webHidden/>
          </w:rPr>
          <w:tab/>
        </w:r>
        <w:r w:rsidR="00E52CBB">
          <w:rPr>
            <w:noProof/>
            <w:webHidden/>
          </w:rPr>
          <w:fldChar w:fldCharType="begin"/>
        </w:r>
        <w:r w:rsidR="00E52CBB">
          <w:rPr>
            <w:noProof/>
            <w:webHidden/>
          </w:rPr>
          <w:instrText xml:space="preserve"> PAGEREF _Toc100050090 \h </w:instrText>
        </w:r>
        <w:r w:rsidR="00E52CBB">
          <w:rPr>
            <w:noProof/>
            <w:webHidden/>
          </w:rPr>
        </w:r>
        <w:r w:rsidR="00E52CBB">
          <w:rPr>
            <w:noProof/>
            <w:webHidden/>
          </w:rPr>
          <w:fldChar w:fldCharType="separate"/>
        </w:r>
        <w:r w:rsidR="00E52CBB">
          <w:rPr>
            <w:noProof/>
            <w:webHidden/>
          </w:rPr>
          <w:t>146</w:t>
        </w:r>
        <w:r w:rsidR="00E52CBB">
          <w:rPr>
            <w:noProof/>
            <w:webHidden/>
          </w:rPr>
          <w:fldChar w:fldCharType="end"/>
        </w:r>
      </w:hyperlink>
    </w:p>
    <w:p w14:paraId="4E76B477"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91" w:history="1">
        <w:r w:rsidR="00E52CBB" w:rsidRPr="00123DCB">
          <w:rPr>
            <w:rStyle w:val="Hyperlink"/>
            <w:noProof/>
          </w:rPr>
          <w:t>3.13.1</w:t>
        </w:r>
        <w:r w:rsidR="00E52CBB">
          <w:rPr>
            <w:rFonts w:asciiTheme="minorHAnsi" w:eastAsiaTheme="minorEastAsia" w:hAnsiTheme="minorHAnsi" w:cstheme="minorBidi"/>
            <w:noProof/>
            <w:sz w:val="22"/>
            <w:szCs w:val="22"/>
          </w:rPr>
          <w:tab/>
        </w:r>
        <w:r w:rsidR="00E52CBB" w:rsidRPr="00123DCB">
          <w:rPr>
            <w:rStyle w:val="Hyperlink"/>
            <w:noProof/>
          </w:rPr>
          <w:t>FUN-REQ-423142/A-PiP At Speed</w:t>
        </w:r>
        <w:r w:rsidR="00E52CBB">
          <w:rPr>
            <w:noProof/>
            <w:webHidden/>
          </w:rPr>
          <w:tab/>
        </w:r>
        <w:r w:rsidR="00E52CBB">
          <w:rPr>
            <w:noProof/>
            <w:webHidden/>
          </w:rPr>
          <w:fldChar w:fldCharType="begin"/>
        </w:r>
        <w:r w:rsidR="00E52CBB">
          <w:rPr>
            <w:noProof/>
            <w:webHidden/>
          </w:rPr>
          <w:instrText xml:space="preserve"> PAGEREF _Toc100050091 \h </w:instrText>
        </w:r>
        <w:r w:rsidR="00E52CBB">
          <w:rPr>
            <w:noProof/>
            <w:webHidden/>
          </w:rPr>
        </w:r>
        <w:r w:rsidR="00E52CBB">
          <w:rPr>
            <w:noProof/>
            <w:webHidden/>
          </w:rPr>
          <w:fldChar w:fldCharType="separate"/>
        </w:r>
        <w:r w:rsidR="00E52CBB">
          <w:rPr>
            <w:noProof/>
            <w:webHidden/>
          </w:rPr>
          <w:t>146</w:t>
        </w:r>
        <w:r w:rsidR="00E52CBB">
          <w:rPr>
            <w:noProof/>
            <w:webHidden/>
          </w:rPr>
          <w:fldChar w:fldCharType="end"/>
        </w:r>
      </w:hyperlink>
    </w:p>
    <w:p w14:paraId="3AF62607"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92" w:history="1">
        <w:r w:rsidR="00E52CBB" w:rsidRPr="00123DCB">
          <w:rPr>
            <w:rStyle w:val="Hyperlink"/>
            <w:noProof/>
          </w:rPr>
          <w:t>3.14</w:t>
        </w:r>
        <w:r w:rsidR="00E52CBB">
          <w:rPr>
            <w:rFonts w:asciiTheme="minorHAnsi" w:eastAsiaTheme="minorEastAsia" w:hAnsiTheme="minorHAnsi" w:cstheme="minorBidi"/>
            <w:i w:val="0"/>
            <w:noProof/>
            <w:sz w:val="22"/>
            <w:szCs w:val="22"/>
          </w:rPr>
          <w:tab/>
        </w:r>
        <w:r w:rsidR="00E52CBB" w:rsidRPr="00123DCB">
          <w:rPr>
            <w:rStyle w:val="Hyperlink"/>
            <w:noProof/>
          </w:rPr>
          <w:t>Tailgate RVC</w:t>
        </w:r>
        <w:r w:rsidR="00E52CBB">
          <w:rPr>
            <w:noProof/>
            <w:webHidden/>
          </w:rPr>
          <w:tab/>
        </w:r>
        <w:r w:rsidR="00E52CBB">
          <w:rPr>
            <w:noProof/>
            <w:webHidden/>
          </w:rPr>
          <w:fldChar w:fldCharType="begin"/>
        </w:r>
        <w:r w:rsidR="00E52CBB">
          <w:rPr>
            <w:noProof/>
            <w:webHidden/>
          </w:rPr>
          <w:instrText xml:space="preserve"> PAGEREF _Toc100050092 \h </w:instrText>
        </w:r>
        <w:r w:rsidR="00E52CBB">
          <w:rPr>
            <w:noProof/>
            <w:webHidden/>
          </w:rPr>
        </w:r>
        <w:r w:rsidR="00E52CBB">
          <w:rPr>
            <w:noProof/>
            <w:webHidden/>
          </w:rPr>
          <w:fldChar w:fldCharType="separate"/>
        </w:r>
        <w:r w:rsidR="00E52CBB">
          <w:rPr>
            <w:noProof/>
            <w:webHidden/>
          </w:rPr>
          <w:t>159</w:t>
        </w:r>
        <w:r w:rsidR="00E52CBB">
          <w:rPr>
            <w:noProof/>
            <w:webHidden/>
          </w:rPr>
          <w:fldChar w:fldCharType="end"/>
        </w:r>
      </w:hyperlink>
    </w:p>
    <w:p w14:paraId="101DAA7F"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93" w:history="1">
        <w:r w:rsidR="00E52CBB" w:rsidRPr="00123DCB">
          <w:rPr>
            <w:rStyle w:val="Hyperlink"/>
            <w:noProof/>
          </w:rPr>
          <w:t>3.14.1</w:t>
        </w:r>
        <w:r w:rsidR="00E52CBB">
          <w:rPr>
            <w:rFonts w:asciiTheme="minorHAnsi" w:eastAsiaTheme="minorEastAsia" w:hAnsiTheme="minorHAnsi" w:cstheme="minorBidi"/>
            <w:noProof/>
            <w:sz w:val="22"/>
            <w:szCs w:val="22"/>
          </w:rPr>
          <w:tab/>
        </w:r>
        <w:r w:rsidR="00E52CBB" w:rsidRPr="00123DCB">
          <w:rPr>
            <w:rStyle w:val="Hyperlink"/>
            <w:noProof/>
          </w:rPr>
          <w:t>CAMERA-FUN-REQ-421101/A-Tailgate RVC</w:t>
        </w:r>
        <w:r w:rsidR="00E52CBB">
          <w:rPr>
            <w:noProof/>
            <w:webHidden/>
          </w:rPr>
          <w:tab/>
        </w:r>
        <w:r w:rsidR="00E52CBB">
          <w:rPr>
            <w:noProof/>
            <w:webHidden/>
          </w:rPr>
          <w:fldChar w:fldCharType="begin"/>
        </w:r>
        <w:r w:rsidR="00E52CBB">
          <w:rPr>
            <w:noProof/>
            <w:webHidden/>
          </w:rPr>
          <w:instrText xml:space="preserve"> PAGEREF _Toc100050093 \h </w:instrText>
        </w:r>
        <w:r w:rsidR="00E52CBB">
          <w:rPr>
            <w:noProof/>
            <w:webHidden/>
          </w:rPr>
        </w:r>
        <w:r w:rsidR="00E52CBB">
          <w:rPr>
            <w:noProof/>
            <w:webHidden/>
          </w:rPr>
          <w:fldChar w:fldCharType="separate"/>
        </w:r>
        <w:r w:rsidR="00E52CBB">
          <w:rPr>
            <w:noProof/>
            <w:webHidden/>
          </w:rPr>
          <w:t>159</w:t>
        </w:r>
        <w:r w:rsidR="00E52CBB">
          <w:rPr>
            <w:noProof/>
            <w:webHidden/>
          </w:rPr>
          <w:fldChar w:fldCharType="end"/>
        </w:r>
      </w:hyperlink>
    </w:p>
    <w:p w14:paraId="5D227658"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94" w:history="1">
        <w:r w:rsidR="00E52CBB" w:rsidRPr="00123DCB">
          <w:rPr>
            <w:rStyle w:val="Hyperlink"/>
            <w:noProof/>
          </w:rPr>
          <w:t>3.15</w:t>
        </w:r>
        <w:r w:rsidR="00E52CBB">
          <w:rPr>
            <w:rFonts w:asciiTheme="minorHAnsi" w:eastAsiaTheme="minorEastAsia" w:hAnsiTheme="minorHAnsi" w:cstheme="minorBidi"/>
            <w:i w:val="0"/>
            <w:noProof/>
            <w:sz w:val="22"/>
            <w:szCs w:val="22"/>
          </w:rPr>
          <w:tab/>
        </w:r>
        <w:r w:rsidR="00E52CBB" w:rsidRPr="00123DCB">
          <w:rPr>
            <w:rStyle w:val="Hyperlink"/>
            <w:noProof/>
          </w:rPr>
          <w:t>AUX IOD</w:t>
        </w:r>
        <w:r w:rsidR="00E52CBB">
          <w:rPr>
            <w:noProof/>
            <w:webHidden/>
          </w:rPr>
          <w:tab/>
        </w:r>
        <w:r w:rsidR="00E52CBB">
          <w:rPr>
            <w:noProof/>
            <w:webHidden/>
          </w:rPr>
          <w:fldChar w:fldCharType="begin"/>
        </w:r>
        <w:r w:rsidR="00E52CBB">
          <w:rPr>
            <w:noProof/>
            <w:webHidden/>
          </w:rPr>
          <w:instrText xml:space="preserve"> PAGEREF _Toc100050094 \h </w:instrText>
        </w:r>
        <w:r w:rsidR="00E52CBB">
          <w:rPr>
            <w:noProof/>
            <w:webHidden/>
          </w:rPr>
        </w:r>
        <w:r w:rsidR="00E52CBB">
          <w:rPr>
            <w:noProof/>
            <w:webHidden/>
          </w:rPr>
          <w:fldChar w:fldCharType="separate"/>
        </w:r>
        <w:r w:rsidR="00E52CBB">
          <w:rPr>
            <w:noProof/>
            <w:webHidden/>
          </w:rPr>
          <w:t>161</w:t>
        </w:r>
        <w:r w:rsidR="00E52CBB">
          <w:rPr>
            <w:noProof/>
            <w:webHidden/>
          </w:rPr>
          <w:fldChar w:fldCharType="end"/>
        </w:r>
      </w:hyperlink>
    </w:p>
    <w:p w14:paraId="0E22EE41"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95" w:history="1">
        <w:r w:rsidR="00E52CBB" w:rsidRPr="00123DCB">
          <w:rPr>
            <w:rStyle w:val="Hyperlink"/>
            <w:noProof/>
          </w:rPr>
          <w:t>3.15.1</w:t>
        </w:r>
        <w:r w:rsidR="00E52CBB">
          <w:rPr>
            <w:rFonts w:asciiTheme="minorHAnsi" w:eastAsiaTheme="minorEastAsia" w:hAnsiTheme="minorHAnsi" w:cstheme="minorBidi"/>
            <w:noProof/>
            <w:sz w:val="22"/>
            <w:szCs w:val="22"/>
          </w:rPr>
          <w:tab/>
        </w:r>
        <w:r w:rsidR="00E52CBB" w:rsidRPr="00123DCB">
          <w:rPr>
            <w:rStyle w:val="Hyperlink"/>
            <w:noProof/>
          </w:rPr>
          <w:t>FUN-REQ-483789/A-AUX IOD</w:t>
        </w:r>
        <w:r w:rsidR="00E52CBB">
          <w:rPr>
            <w:noProof/>
            <w:webHidden/>
          </w:rPr>
          <w:tab/>
        </w:r>
        <w:r w:rsidR="00E52CBB">
          <w:rPr>
            <w:noProof/>
            <w:webHidden/>
          </w:rPr>
          <w:fldChar w:fldCharType="begin"/>
        </w:r>
        <w:r w:rsidR="00E52CBB">
          <w:rPr>
            <w:noProof/>
            <w:webHidden/>
          </w:rPr>
          <w:instrText xml:space="preserve"> PAGEREF _Toc100050095 \h </w:instrText>
        </w:r>
        <w:r w:rsidR="00E52CBB">
          <w:rPr>
            <w:noProof/>
            <w:webHidden/>
          </w:rPr>
        </w:r>
        <w:r w:rsidR="00E52CBB">
          <w:rPr>
            <w:noProof/>
            <w:webHidden/>
          </w:rPr>
          <w:fldChar w:fldCharType="separate"/>
        </w:r>
        <w:r w:rsidR="00E52CBB">
          <w:rPr>
            <w:noProof/>
            <w:webHidden/>
          </w:rPr>
          <w:t>161</w:t>
        </w:r>
        <w:r w:rsidR="00E52CBB">
          <w:rPr>
            <w:noProof/>
            <w:webHidden/>
          </w:rPr>
          <w:fldChar w:fldCharType="end"/>
        </w:r>
      </w:hyperlink>
    </w:p>
    <w:p w14:paraId="6D1AF6BF" w14:textId="77777777" w:rsidR="00E52CBB" w:rsidRDefault="00000000">
      <w:pPr>
        <w:pStyle w:val="TOC2"/>
        <w:tabs>
          <w:tab w:val="left" w:pos="880"/>
          <w:tab w:val="right" w:leader="dot" w:pos="11107"/>
        </w:tabs>
        <w:rPr>
          <w:rFonts w:asciiTheme="minorHAnsi" w:eastAsiaTheme="minorEastAsia" w:hAnsiTheme="minorHAnsi" w:cstheme="minorBidi"/>
          <w:i w:val="0"/>
          <w:noProof/>
          <w:sz w:val="22"/>
          <w:szCs w:val="22"/>
        </w:rPr>
      </w:pPr>
      <w:hyperlink w:anchor="_Toc100050096" w:history="1">
        <w:r w:rsidR="00E52CBB" w:rsidRPr="00123DCB">
          <w:rPr>
            <w:rStyle w:val="Hyperlink"/>
            <w:noProof/>
          </w:rPr>
          <w:t>3.16</w:t>
        </w:r>
        <w:r w:rsidR="00E52CBB">
          <w:rPr>
            <w:rFonts w:asciiTheme="minorHAnsi" w:eastAsiaTheme="minorEastAsia" w:hAnsiTheme="minorHAnsi" w:cstheme="minorBidi"/>
            <w:i w:val="0"/>
            <w:noProof/>
            <w:sz w:val="22"/>
            <w:szCs w:val="22"/>
          </w:rPr>
          <w:tab/>
        </w:r>
        <w:r w:rsidR="00E52CBB" w:rsidRPr="00123DCB">
          <w:rPr>
            <w:rStyle w:val="Hyperlink"/>
            <w:noProof/>
          </w:rPr>
          <w:t>RCOD</w:t>
        </w:r>
        <w:r w:rsidR="00E52CBB">
          <w:rPr>
            <w:noProof/>
            <w:webHidden/>
          </w:rPr>
          <w:tab/>
        </w:r>
        <w:r w:rsidR="00E52CBB">
          <w:rPr>
            <w:noProof/>
            <w:webHidden/>
          </w:rPr>
          <w:fldChar w:fldCharType="begin"/>
        </w:r>
        <w:r w:rsidR="00E52CBB">
          <w:rPr>
            <w:noProof/>
            <w:webHidden/>
          </w:rPr>
          <w:instrText xml:space="preserve"> PAGEREF _Toc100050096 \h </w:instrText>
        </w:r>
        <w:r w:rsidR="00E52CBB">
          <w:rPr>
            <w:noProof/>
            <w:webHidden/>
          </w:rPr>
        </w:r>
        <w:r w:rsidR="00E52CBB">
          <w:rPr>
            <w:noProof/>
            <w:webHidden/>
          </w:rPr>
          <w:fldChar w:fldCharType="separate"/>
        </w:r>
        <w:r w:rsidR="00E52CBB">
          <w:rPr>
            <w:noProof/>
            <w:webHidden/>
          </w:rPr>
          <w:t>166</w:t>
        </w:r>
        <w:r w:rsidR="00E52CBB">
          <w:rPr>
            <w:noProof/>
            <w:webHidden/>
          </w:rPr>
          <w:fldChar w:fldCharType="end"/>
        </w:r>
      </w:hyperlink>
    </w:p>
    <w:p w14:paraId="3E78F400" w14:textId="77777777" w:rsidR="00E52CBB" w:rsidRDefault="00000000">
      <w:pPr>
        <w:pStyle w:val="TOC3"/>
        <w:tabs>
          <w:tab w:val="left" w:pos="1320"/>
          <w:tab w:val="right" w:leader="dot" w:pos="11107"/>
        </w:tabs>
        <w:rPr>
          <w:rFonts w:asciiTheme="minorHAnsi" w:eastAsiaTheme="minorEastAsia" w:hAnsiTheme="minorHAnsi" w:cstheme="minorBidi"/>
          <w:noProof/>
          <w:sz w:val="22"/>
          <w:szCs w:val="22"/>
        </w:rPr>
      </w:pPr>
      <w:hyperlink w:anchor="_Toc100050097" w:history="1">
        <w:r w:rsidR="00E52CBB" w:rsidRPr="00123DCB">
          <w:rPr>
            <w:rStyle w:val="Hyperlink"/>
            <w:noProof/>
          </w:rPr>
          <w:t>3.16.1</w:t>
        </w:r>
        <w:r w:rsidR="00E52CBB">
          <w:rPr>
            <w:rFonts w:asciiTheme="minorHAnsi" w:eastAsiaTheme="minorEastAsia" w:hAnsiTheme="minorHAnsi" w:cstheme="minorBidi"/>
            <w:noProof/>
            <w:sz w:val="22"/>
            <w:szCs w:val="22"/>
          </w:rPr>
          <w:tab/>
        </w:r>
        <w:r w:rsidR="00E52CBB" w:rsidRPr="00123DCB">
          <w:rPr>
            <w:rStyle w:val="Hyperlink"/>
            <w:noProof/>
          </w:rPr>
          <w:t>FUN-REQ-483788/A-RCOD</w:t>
        </w:r>
        <w:r w:rsidR="00E52CBB">
          <w:rPr>
            <w:noProof/>
            <w:webHidden/>
          </w:rPr>
          <w:tab/>
        </w:r>
        <w:r w:rsidR="00E52CBB">
          <w:rPr>
            <w:noProof/>
            <w:webHidden/>
          </w:rPr>
          <w:fldChar w:fldCharType="begin"/>
        </w:r>
        <w:r w:rsidR="00E52CBB">
          <w:rPr>
            <w:noProof/>
            <w:webHidden/>
          </w:rPr>
          <w:instrText xml:space="preserve"> PAGEREF _Toc100050097 \h </w:instrText>
        </w:r>
        <w:r w:rsidR="00E52CBB">
          <w:rPr>
            <w:noProof/>
            <w:webHidden/>
          </w:rPr>
        </w:r>
        <w:r w:rsidR="00E52CBB">
          <w:rPr>
            <w:noProof/>
            <w:webHidden/>
          </w:rPr>
          <w:fldChar w:fldCharType="separate"/>
        </w:r>
        <w:r w:rsidR="00E52CBB">
          <w:rPr>
            <w:noProof/>
            <w:webHidden/>
          </w:rPr>
          <w:t>166</w:t>
        </w:r>
        <w:r w:rsidR="00E52CBB">
          <w:rPr>
            <w:noProof/>
            <w:webHidden/>
          </w:rPr>
          <w:fldChar w:fldCharType="end"/>
        </w:r>
      </w:hyperlink>
    </w:p>
    <w:p w14:paraId="41356C28" w14:textId="77777777" w:rsidR="00E52CBB" w:rsidRDefault="0000000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00050098" w:history="1">
        <w:r w:rsidR="00E52CBB" w:rsidRPr="00123DCB">
          <w:rPr>
            <w:rStyle w:val="Hyperlink"/>
            <w:noProof/>
          </w:rPr>
          <w:t>4</w:t>
        </w:r>
        <w:r w:rsidR="00E52CBB">
          <w:rPr>
            <w:rFonts w:asciiTheme="minorHAnsi" w:eastAsiaTheme="minorEastAsia" w:hAnsiTheme="minorHAnsi" w:cstheme="minorBidi"/>
            <w:b w:val="0"/>
            <w:smallCaps w:val="0"/>
            <w:noProof/>
            <w:sz w:val="22"/>
            <w:szCs w:val="22"/>
          </w:rPr>
          <w:tab/>
        </w:r>
        <w:r w:rsidR="00E52CBB" w:rsidRPr="00123DCB">
          <w:rPr>
            <w:rStyle w:val="Hyperlink"/>
            <w:noProof/>
          </w:rPr>
          <w:t>Appendix: Reference Documents</w:t>
        </w:r>
        <w:r w:rsidR="00E52CBB">
          <w:rPr>
            <w:noProof/>
            <w:webHidden/>
          </w:rPr>
          <w:tab/>
        </w:r>
        <w:r w:rsidR="00E52CBB">
          <w:rPr>
            <w:noProof/>
            <w:webHidden/>
          </w:rPr>
          <w:fldChar w:fldCharType="begin"/>
        </w:r>
        <w:r w:rsidR="00E52CBB">
          <w:rPr>
            <w:noProof/>
            <w:webHidden/>
          </w:rPr>
          <w:instrText xml:space="preserve"> PAGEREF _Toc100050098 \h </w:instrText>
        </w:r>
        <w:r w:rsidR="00E52CBB">
          <w:rPr>
            <w:noProof/>
            <w:webHidden/>
          </w:rPr>
        </w:r>
        <w:r w:rsidR="00E52CBB">
          <w:rPr>
            <w:noProof/>
            <w:webHidden/>
          </w:rPr>
          <w:fldChar w:fldCharType="separate"/>
        </w:r>
        <w:r w:rsidR="00E52CBB">
          <w:rPr>
            <w:noProof/>
            <w:webHidden/>
          </w:rPr>
          <w:t>169</w:t>
        </w:r>
        <w:r w:rsidR="00E52CBB">
          <w:rPr>
            <w:noProof/>
            <w:webHidden/>
          </w:rPr>
          <w:fldChar w:fldCharType="end"/>
        </w:r>
      </w:hyperlink>
    </w:p>
    <w:p w14:paraId="3983114D" w14:textId="77777777" w:rsidR="00FE4B4B" w:rsidRDefault="00770557">
      <w:pPr>
        <w:rPr>
          <w:b/>
          <w:sz w:val="36"/>
          <w:szCs w:val="36"/>
        </w:rPr>
      </w:pPr>
      <w:r>
        <w:rPr>
          <w:b/>
          <w:sz w:val="36"/>
          <w:szCs w:val="36"/>
        </w:rPr>
        <w:fldChar w:fldCharType="end"/>
      </w:r>
    </w:p>
    <w:p w14:paraId="743B777C" w14:textId="77777777" w:rsidR="00FE4B4B" w:rsidRDefault="00000000">
      <w:pPr>
        <w:rPr>
          <w:b/>
          <w:sz w:val="36"/>
          <w:szCs w:val="36"/>
        </w:rPr>
      </w:pPr>
    </w:p>
    <w:p w14:paraId="2863B8F3" w14:textId="77777777" w:rsidR="00406F39" w:rsidRDefault="00770557" w:rsidP="00E52CBB">
      <w:pPr>
        <w:pStyle w:val="Heading1"/>
      </w:pPr>
      <w:bookmarkStart w:id="1" w:name="_Toc100050006"/>
      <w:r>
        <w:lastRenderedPageBreak/>
        <w:t>Architectural Design</w:t>
      </w:r>
      <w:bookmarkEnd w:id="1"/>
    </w:p>
    <w:p w14:paraId="14BB0125" w14:textId="77777777" w:rsidR="00406F39" w:rsidRDefault="00770557" w:rsidP="00E52CBB">
      <w:pPr>
        <w:pStyle w:val="Heading2"/>
      </w:pPr>
      <w:bookmarkStart w:id="2" w:name="_Toc100050007"/>
      <w:r w:rsidRPr="00B9479B">
        <w:t>RVC-CLD-REQ-014079/A-Rear View Camera Client (TcSE ROIN-282382-1)</w:t>
      </w:r>
      <w:bookmarkEnd w:id="2"/>
    </w:p>
    <w:p w14:paraId="6527AB20" w14:textId="77777777" w:rsidR="004D1976" w:rsidRDefault="00770557">
      <w:pPr>
        <w:ind w:left="720"/>
        <w:rPr>
          <w:rFonts w:cs="Arial"/>
          <w:szCs w:val="20"/>
        </w:rPr>
      </w:pPr>
      <w:r>
        <w:rPr>
          <w:rFonts w:cs="Arial"/>
          <w:szCs w:val="20"/>
        </w:rPr>
        <w:t>Responsibility: The Rear View Camera Client is the interface of the Rear View Camera function. It acts with other system parts that control the Rear View Camera or need data from it.</w:t>
      </w:r>
    </w:p>
    <w:p w14:paraId="3DDCDDCA" w14:textId="77777777" w:rsidR="004D1976" w:rsidRDefault="004D1976">
      <w:pPr>
        <w:ind w:left="720"/>
        <w:rPr>
          <w:rFonts w:cs="Arial"/>
          <w:szCs w:val="20"/>
        </w:rPr>
      </w:pPr>
    </w:p>
    <w:p w14:paraId="5D356F30" w14:textId="77777777" w:rsidR="00406F39" w:rsidRDefault="00770557" w:rsidP="00E52CBB">
      <w:pPr>
        <w:pStyle w:val="Heading2"/>
      </w:pPr>
      <w:bookmarkStart w:id="3" w:name="_Toc100050008"/>
      <w:r w:rsidRPr="00B9479B">
        <w:t>DAFVCv1-CLD-REQ-014064/A-Driver Assist Front View Camera Client (TcSE ROIN-282843-1)</w:t>
      </w:r>
      <w:bookmarkEnd w:id="3"/>
    </w:p>
    <w:p w14:paraId="65F77859" w14:textId="77777777" w:rsidR="004D1976" w:rsidRDefault="00770557">
      <w:pPr>
        <w:ind w:left="720"/>
        <w:rPr>
          <w:rFonts w:cs="Arial"/>
          <w:szCs w:val="20"/>
        </w:rPr>
      </w:pPr>
      <w:r>
        <w:rPr>
          <w:rFonts w:cs="Arial"/>
          <w:szCs w:val="20"/>
        </w:rPr>
        <w:t>Responsibility: The Driver Assist Front View Camera Client is the interface of the Driver Assist Front View Camera function. It acts with other system parts that control the Driver Assist Front View Camera or need data from it.</w:t>
      </w:r>
    </w:p>
    <w:p w14:paraId="61D0EE75" w14:textId="77777777" w:rsidR="004D1976" w:rsidRDefault="004D1976">
      <w:pPr>
        <w:ind w:left="720"/>
        <w:rPr>
          <w:rFonts w:cs="Arial"/>
          <w:szCs w:val="20"/>
        </w:rPr>
      </w:pPr>
    </w:p>
    <w:p w14:paraId="2758EF93" w14:textId="77777777" w:rsidR="00406F39" w:rsidRDefault="00770557" w:rsidP="00E52CBB">
      <w:pPr>
        <w:pStyle w:val="Heading2"/>
      </w:pPr>
      <w:bookmarkStart w:id="4" w:name="_Toc100050009"/>
      <w:r>
        <w:t>RearViewCameraClient Interface</w:t>
      </w:r>
      <w:bookmarkEnd w:id="4"/>
    </w:p>
    <w:p w14:paraId="19EB918D" w14:textId="77777777" w:rsidR="00E52CBB" w:rsidRPr="00E52CBB" w:rsidRDefault="00E52CBB" w:rsidP="00E52CBB">
      <w:pPr>
        <w:pStyle w:val="Heading3"/>
        <w:rPr>
          <w:b w:val="0"/>
          <w:u w:val="single"/>
        </w:rPr>
      </w:pPr>
      <w:bookmarkStart w:id="5" w:name="_Toc100050010"/>
      <w:r w:rsidRPr="00E52CBB">
        <w:rPr>
          <w:b w:val="0"/>
          <w:u w:val="single"/>
        </w:rPr>
        <w:t>RVCv2-IR-REQ-014080/F-Rear View Camera Feature ID Definition (TcSE ROIN-287010-3)</w:t>
      </w:r>
      <w:bookmarkEnd w:id="5"/>
    </w:p>
    <w:p w14:paraId="7D3B9C12" w14:textId="77777777" w:rsidR="00F836ED" w:rsidRDefault="00770557">
      <w:pPr>
        <w:rPr>
          <w:rFonts w:cs="Arial"/>
        </w:rPr>
      </w:pPr>
      <w:r>
        <w:rPr>
          <w:rFonts w:cs="Arial"/>
        </w:rPr>
        <w:t>The below table defines the Feature ID information related to the Feature Based Message Protocol command and control method used in the Rear View Camera feature.</w:t>
      </w:r>
    </w:p>
    <w:p w14:paraId="72DF542C" w14:textId="77777777" w:rsidR="00F836ED" w:rsidRDefault="00000000">
      <w:pPr>
        <w:rPr>
          <w:rFonts w:cs="Arial"/>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30" w:type="dxa"/>
          <w:right w:w="30" w:type="dxa"/>
        </w:tblCellMar>
        <w:tblLook w:val="04A0" w:firstRow="1" w:lastRow="0" w:firstColumn="1" w:lastColumn="0" w:noHBand="0" w:noVBand="1"/>
      </w:tblPr>
      <w:tblGrid>
        <w:gridCol w:w="3248"/>
        <w:gridCol w:w="1143"/>
        <w:gridCol w:w="1641"/>
        <w:gridCol w:w="1658"/>
      </w:tblGrid>
      <w:tr w:rsidR="006A0F44" w14:paraId="015FC1EE" w14:textId="77777777" w:rsidTr="00023C06">
        <w:trPr>
          <w:trHeight w:val="305"/>
          <w:jc w:val="center"/>
        </w:trPr>
        <w:tc>
          <w:tcPr>
            <w:tcW w:w="3248" w:type="dxa"/>
            <w:tcBorders>
              <w:top w:val="single" w:sz="4" w:space="0" w:color="auto"/>
              <w:left w:val="single" w:sz="4" w:space="0" w:color="auto"/>
              <w:bottom w:val="single" w:sz="12" w:space="0" w:color="auto"/>
              <w:right w:val="single" w:sz="2" w:space="0" w:color="auto"/>
            </w:tcBorders>
            <w:shd w:val="solid" w:color="C0C0C0" w:fill="auto"/>
            <w:vAlign w:val="center"/>
            <w:hideMark/>
          </w:tcPr>
          <w:p w14:paraId="7CAD2314" w14:textId="77777777" w:rsidR="006A0F44" w:rsidRDefault="00770557">
            <w:pPr>
              <w:autoSpaceDE w:val="0"/>
              <w:autoSpaceDN w:val="0"/>
              <w:adjustRightInd w:val="0"/>
              <w:spacing w:line="256" w:lineRule="auto"/>
              <w:jc w:val="center"/>
              <w:rPr>
                <w:rFonts w:cs="Arial"/>
                <w:color w:val="000000"/>
              </w:rPr>
            </w:pPr>
            <w:r>
              <w:rPr>
                <w:rFonts w:cs="Arial"/>
                <w:color w:val="000000"/>
              </w:rPr>
              <w:t>Feature Name</w:t>
            </w:r>
          </w:p>
        </w:tc>
        <w:tc>
          <w:tcPr>
            <w:tcW w:w="1143" w:type="dxa"/>
            <w:tcBorders>
              <w:top w:val="single" w:sz="4" w:space="0" w:color="auto"/>
              <w:left w:val="single" w:sz="2" w:space="0" w:color="auto"/>
              <w:bottom w:val="single" w:sz="12" w:space="0" w:color="auto"/>
              <w:right w:val="single" w:sz="2" w:space="0" w:color="auto"/>
            </w:tcBorders>
            <w:shd w:val="solid" w:color="C0C0C0" w:fill="auto"/>
            <w:vAlign w:val="center"/>
            <w:hideMark/>
          </w:tcPr>
          <w:p w14:paraId="1927A34A" w14:textId="77777777" w:rsidR="006A0F44" w:rsidRDefault="00770557">
            <w:pPr>
              <w:autoSpaceDE w:val="0"/>
              <w:autoSpaceDN w:val="0"/>
              <w:adjustRightInd w:val="0"/>
              <w:spacing w:line="256" w:lineRule="auto"/>
              <w:jc w:val="center"/>
              <w:rPr>
                <w:rFonts w:cs="Arial"/>
                <w:color w:val="000000"/>
              </w:rPr>
            </w:pPr>
            <w:r>
              <w:rPr>
                <w:rFonts w:cs="Arial"/>
                <w:color w:val="000000"/>
              </w:rPr>
              <w:t>Feature ID</w:t>
            </w:r>
          </w:p>
        </w:tc>
        <w:tc>
          <w:tcPr>
            <w:tcW w:w="1641" w:type="dxa"/>
            <w:tcBorders>
              <w:top w:val="single" w:sz="4" w:space="0" w:color="auto"/>
              <w:left w:val="single" w:sz="2" w:space="0" w:color="auto"/>
              <w:bottom w:val="single" w:sz="12" w:space="0" w:color="auto"/>
              <w:right w:val="single" w:sz="2" w:space="0" w:color="auto"/>
            </w:tcBorders>
            <w:shd w:val="solid" w:color="C0C0C0" w:fill="auto"/>
            <w:vAlign w:val="center"/>
            <w:hideMark/>
          </w:tcPr>
          <w:p w14:paraId="20B00C73" w14:textId="77777777" w:rsidR="006A0F44" w:rsidRDefault="00770557">
            <w:pPr>
              <w:autoSpaceDE w:val="0"/>
              <w:autoSpaceDN w:val="0"/>
              <w:adjustRightInd w:val="0"/>
              <w:spacing w:line="256" w:lineRule="auto"/>
              <w:jc w:val="center"/>
              <w:rPr>
                <w:rFonts w:cs="Arial"/>
                <w:color w:val="000000"/>
              </w:rPr>
            </w:pPr>
            <w:r>
              <w:rPr>
                <w:rFonts w:cs="Arial"/>
                <w:color w:val="000000"/>
              </w:rPr>
              <w:t>Config Number</w:t>
            </w:r>
          </w:p>
        </w:tc>
        <w:tc>
          <w:tcPr>
            <w:tcW w:w="1658" w:type="dxa"/>
            <w:tcBorders>
              <w:top w:val="single" w:sz="4" w:space="0" w:color="auto"/>
              <w:left w:val="single" w:sz="2" w:space="0" w:color="auto"/>
              <w:bottom w:val="single" w:sz="12" w:space="0" w:color="auto"/>
              <w:right w:val="single" w:sz="4" w:space="0" w:color="auto"/>
            </w:tcBorders>
            <w:shd w:val="solid" w:color="C0C0C0" w:fill="auto"/>
            <w:vAlign w:val="center"/>
            <w:hideMark/>
          </w:tcPr>
          <w:p w14:paraId="1CDA64F5" w14:textId="77777777" w:rsidR="006A0F44" w:rsidRDefault="00770557">
            <w:pPr>
              <w:autoSpaceDE w:val="0"/>
              <w:autoSpaceDN w:val="0"/>
              <w:adjustRightInd w:val="0"/>
              <w:spacing w:line="256" w:lineRule="auto"/>
              <w:jc w:val="center"/>
              <w:rPr>
                <w:rFonts w:cs="Arial"/>
                <w:color w:val="000000"/>
              </w:rPr>
            </w:pPr>
            <w:r>
              <w:rPr>
                <w:rFonts w:cs="Arial"/>
                <w:color w:val="000000"/>
              </w:rPr>
              <w:t>Config Value</w:t>
            </w:r>
          </w:p>
        </w:tc>
      </w:tr>
      <w:tr w:rsidR="006A0F44" w14:paraId="0FF3CFB8" w14:textId="77777777" w:rsidTr="00023C06">
        <w:trPr>
          <w:trHeight w:val="305"/>
          <w:jc w:val="center"/>
        </w:trPr>
        <w:tc>
          <w:tcPr>
            <w:tcW w:w="3248" w:type="dxa"/>
            <w:vMerge w:val="restart"/>
            <w:tcBorders>
              <w:top w:val="single" w:sz="12" w:space="0" w:color="auto"/>
              <w:left w:val="single" w:sz="4" w:space="0" w:color="auto"/>
              <w:bottom w:val="single" w:sz="12" w:space="0" w:color="auto"/>
              <w:right w:val="single" w:sz="2" w:space="0" w:color="auto"/>
            </w:tcBorders>
            <w:shd w:val="solid" w:color="FFFFFF" w:fill="auto"/>
            <w:vAlign w:val="center"/>
            <w:hideMark/>
          </w:tcPr>
          <w:p w14:paraId="519F8068" w14:textId="77777777" w:rsidR="006A0F44" w:rsidRDefault="00770557">
            <w:pPr>
              <w:autoSpaceDE w:val="0"/>
              <w:autoSpaceDN w:val="0"/>
              <w:adjustRightInd w:val="0"/>
              <w:spacing w:line="256" w:lineRule="auto"/>
              <w:jc w:val="center"/>
              <w:rPr>
                <w:rFonts w:cs="Arial"/>
                <w:color w:val="000000"/>
              </w:rPr>
            </w:pPr>
            <w:r>
              <w:rPr>
                <w:rFonts w:cs="Arial"/>
                <w:color w:val="000000"/>
              </w:rPr>
              <w:t>Rear Camera Visual Park Aid Overlays</w:t>
            </w:r>
          </w:p>
        </w:tc>
        <w:tc>
          <w:tcPr>
            <w:tcW w:w="1143" w:type="dxa"/>
            <w:vMerge w:val="restart"/>
            <w:tcBorders>
              <w:top w:val="single" w:sz="12" w:space="0" w:color="auto"/>
              <w:left w:val="single" w:sz="2" w:space="0" w:color="auto"/>
              <w:bottom w:val="single" w:sz="12" w:space="0" w:color="auto"/>
              <w:right w:val="single" w:sz="2" w:space="0" w:color="auto"/>
            </w:tcBorders>
            <w:shd w:val="solid" w:color="FFFFFF" w:fill="auto"/>
            <w:vAlign w:val="center"/>
            <w:hideMark/>
          </w:tcPr>
          <w:p w14:paraId="6F0DF16B" w14:textId="77777777" w:rsidR="006A0F44" w:rsidRDefault="00770557">
            <w:pPr>
              <w:autoSpaceDE w:val="0"/>
              <w:autoSpaceDN w:val="0"/>
              <w:adjustRightInd w:val="0"/>
              <w:spacing w:line="256" w:lineRule="auto"/>
              <w:jc w:val="center"/>
              <w:rPr>
                <w:rFonts w:cs="Arial"/>
                <w:color w:val="000000"/>
              </w:rPr>
            </w:pPr>
            <w:r>
              <w:rPr>
                <w:rFonts w:cs="Arial"/>
                <w:color w:val="000000"/>
              </w:rPr>
              <w:t>0x080A</w:t>
            </w:r>
          </w:p>
        </w:tc>
        <w:tc>
          <w:tcPr>
            <w:tcW w:w="1641" w:type="dxa"/>
            <w:tcBorders>
              <w:top w:val="single" w:sz="12" w:space="0" w:color="auto"/>
              <w:left w:val="single" w:sz="2" w:space="0" w:color="auto"/>
              <w:bottom w:val="single" w:sz="2" w:space="0" w:color="auto"/>
              <w:right w:val="single" w:sz="2" w:space="0" w:color="auto"/>
            </w:tcBorders>
            <w:shd w:val="solid" w:color="FFFFFF" w:fill="auto"/>
            <w:vAlign w:val="center"/>
            <w:hideMark/>
          </w:tcPr>
          <w:p w14:paraId="04F380CC" w14:textId="77777777" w:rsidR="006A0F44" w:rsidRDefault="00770557">
            <w:pPr>
              <w:autoSpaceDE w:val="0"/>
              <w:autoSpaceDN w:val="0"/>
              <w:adjustRightInd w:val="0"/>
              <w:spacing w:line="256" w:lineRule="auto"/>
              <w:jc w:val="center"/>
              <w:rPr>
                <w:rFonts w:cs="Arial"/>
                <w:color w:val="000000"/>
              </w:rPr>
            </w:pPr>
            <w:r>
              <w:rPr>
                <w:rFonts w:cs="Arial"/>
                <w:color w:val="000000"/>
              </w:rPr>
              <w:t>0x01</w:t>
            </w:r>
          </w:p>
        </w:tc>
        <w:tc>
          <w:tcPr>
            <w:tcW w:w="1658" w:type="dxa"/>
            <w:tcBorders>
              <w:top w:val="single" w:sz="12" w:space="0" w:color="auto"/>
              <w:left w:val="single" w:sz="2" w:space="0" w:color="auto"/>
              <w:bottom w:val="single" w:sz="2" w:space="0" w:color="auto"/>
              <w:right w:val="single" w:sz="4" w:space="0" w:color="auto"/>
            </w:tcBorders>
            <w:shd w:val="solid" w:color="FFFFFF" w:fill="auto"/>
            <w:vAlign w:val="center"/>
            <w:hideMark/>
          </w:tcPr>
          <w:p w14:paraId="0CA0CD62" w14:textId="77777777" w:rsidR="006A0F44" w:rsidRDefault="00770557">
            <w:pPr>
              <w:autoSpaceDE w:val="0"/>
              <w:autoSpaceDN w:val="0"/>
              <w:adjustRightInd w:val="0"/>
              <w:spacing w:line="256" w:lineRule="auto"/>
              <w:jc w:val="center"/>
              <w:rPr>
                <w:rFonts w:cs="Arial"/>
                <w:color w:val="000000"/>
              </w:rPr>
            </w:pPr>
            <w:r>
              <w:rPr>
                <w:rFonts w:cs="Arial"/>
                <w:color w:val="000000"/>
              </w:rPr>
              <w:t>On</w:t>
            </w:r>
          </w:p>
        </w:tc>
      </w:tr>
      <w:tr w:rsidR="006A0F44" w14:paraId="376C43F5" w14:textId="77777777"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14:paraId="17747247" w14:textId="77777777" w:rsidR="006A0F44" w:rsidRDefault="00000000">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14:paraId="6950DC9E" w14:textId="77777777" w:rsidR="006A0F44" w:rsidRDefault="00000000">
            <w:pPr>
              <w:spacing w:line="256" w:lineRule="auto"/>
              <w:rPr>
                <w:rFonts w:cs="Arial"/>
                <w:color w:val="000000"/>
              </w:rPr>
            </w:pPr>
          </w:p>
        </w:tc>
        <w:tc>
          <w:tcPr>
            <w:tcW w:w="1641" w:type="dxa"/>
            <w:tcBorders>
              <w:top w:val="single" w:sz="2" w:space="0" w:color="auto"/>
              <w:left w:val="single" w:sz="2" w:space="0" w:color="auto"/>
              <w:bottom w:val="single" w:sz="12" w:space="0" w:color="auto"/>
              <w:right w:val="single" w:sz="2" w:space="0" w:color="auto"/>
            </w:tcBorders>
            <w:shd w:val="solid" w:color="FFFFFF" w:fill="auto"/>
            <w:vAlign w:val="center"/>
            <w:hideMark/>
          </w:tcPr>
          <w:p w14:paraId="5E2C7688" w14:textId="77777777" w:rsidR="006A0F44" w:rsidRDefault="00770557">
            <w:pPr>
              <w:autoSpaceDE w:val="0"/>
              <w:autoSpaceDN w:val="0"/>
              <w:adjustRightInd w:val="0"/>
              <w:spacing w:line="256" w:lineRule="auto"/>
              <w:jc w:val="center"/>
              <w:rPr>
                <w:rFonts w:cs="Arial"/>
                <w:color w:val="000000"/>
              </w:rPr>
            </w:pPr>
            <w:r>
              <w:rPr>
                <w:rFonts w:cs="Arial"/>
                <w:color w:val="000000"/>
              </w:rPr>
              <w:t>0x00</w:t>
            </w:r>
          </w:p>
        </w:tc>
        <w:tc>
          <w:tcPr>
            <w:tcW w:w="1658" w:type="dxa"/>
            <w:tcBorders>
              <w:top w:val="single" w:sz="2" w:space="0" w:color="auto"/>
              <w:left w:val="single" w:sz="2" w:space="0" w:color="auto"/>
              <w:bottom w:val="single" w:sz="12" w:space="0" w:color="auto"/>
              <w:right w:val="single" w:sz="4" w:space="0" w:color="auto"/>
            </w:tcBorders>
            <w:shd w:val="solid" w:color="FFFFFF" w:fill="auto"/>
            <w:vAlign w:val="center"/>
            <w:hideMark/>
          </w:tcPr>
          <w:p w14:paraId="6ACC3724" w14:textId="77777777" w:rsidR="006A0F44" w:rsidRDefault="00770557">
            <w:pPr>
              <w:autoSpaceDE w:val="0"/>
              <w:autoSpaceDN w:val="0"/>
              <w:adjustRightInd w:val="0"/>
              <w:spacing w:line="256" w:lineRule="auto"/>
              <w:jc w:val="center"/>
              <w:rPr>
                <w:rFonts w:cs="Arial"/>
                <w:color w:val="000000"/>
              </w:rPr>
            </w:pPr>
            <w:r>
              <w:rPr>
                <w:rFonts w:cs="Arial"/>
                <w:color w:val="000000"/>
              </w:rPr>
              <w:t>Off</w:t>
            </w:r>
          </w:p>
        </w:tc>
      </w:tr>
      <w:tr w:rsidR="006A0F44" w14:paraId="1BF80466" w14:textId="77777777" w:rsidTr="00023C06">
        <w:trPr>
          <w:trHeight w:val="305"/>
          <w:jc w:val="center"/>
        </w:trPr>
        <w:tc>
          <w:tcPr>
            <w:tcW w:w="3248" w:type="dxa"/>
            <w:vMerge w:val="restart"/>
            <w:tcBorders>
              <w:top w:val="single" w:sz="12" w:space="0" w:color="auto"/>
              <w:left w:val="single" w:sz="4" w:space="0" w:color="auto"/>
              <w:bottom w:val="single" w:sz="12" w:space="0" w:color="auto"/>
              <w:right w:val="single" w:sz="2" w:space="0" w:color="auto"/>
            </w:tcBorders>
            <w:vAlign w:val="center"/>
            <w:hideMark/>
          </w:tcPr>
          <w:p w14:paraId="4F77ECCA" w14:textId="77777777" w:rsidR="006A0F44" w:rsidRDefault="00770557">
            <w:pPr>
              <w:autoSpaceDE w:val="0"/>
              <w:autoSpaceDN w:val="0"/>
              <w:adjustRightInd w:val="0"/>
              <w:spacing w:line="256" w:lineRule="auto"/>
              <w:jc w:val="center"/>
              <w:rPr>
                <w:rFonts w:cs="Arial"/>
                <w:color w:val="000000"/>
              </w:rPr>
            </w:pPr>
            <w:r>
              <w:rPr>
                <w:rFonts w:cs="Arial"/>
                <w:color w:val="000000"/>
              </w:rPr>
              <w:t>All Overlays</w:t>
            </w:r>
          </w:p>
        </w:tc>
        <w:tc>
          <w:tcPr>
            <w:tcW w:w="1143" w:type="dxa"/>
            <w:vMerge w:val="restart"/>
            <w:tcBorders>
              <w:top w:val="single" w:sz="12" w:space="0" w:color="auto"/>
              <w:left w:val="single" w:sz="2" w:space="0" w:color="auto"/>
              <w:bottom w:val="single" w:sz="12" w:space="0" w:color="auto"/>
              <w:right w:val="single" w:sz="2" w:space="0" w:color="auto"/>
            </w:tcBorders>
            <w:vAlign w:val="center"/>
            <w:hideMark/>
          </w:tcPr>
          <w:p w14:paraId="46C3D29B" w14:textId="77777777" w:rsidR="006A0F44" w:rsidRDefault="00770557">
            <w:pPr>
              <w:autoSpaceDE w:val="0"/>
              <w:autoSpaceDN w:val="0"/>
              <w:adjustRightInd w:val="0"/>
              <w:spacing w:line="256" w:lineRule="auto"/>
              <w:jc w:val="center"/>
              <w:rPr>
                <w:rFonts w:cs="Arial"/>
                <w:color w:val="000000"/>
              </w:rPr>
            </w:pPr>
            <w:r>
              <w:rPr>
                <w:rFonts w:cs="Arial"/>
                <w:color w:val="000000"/>
              </w:rPr>
              <w:t>0x0812</w:t>
            </w:r>
          </w:p>
        </w:tc>
        <w:tc>
          <w:tcPr>
            <w:tcW w:w="1641" w:type="dxa"/>
            <w:tcBorders>
              <w:top w:val="single" w:sz="12" w:space="0" w:color="auto"/>
              <w:left w:val="single" w:sz="2" w:space="0" w:color="auto"/>
              <w:bottom w:val="single" w:sz="2" w:space="0" w:color="auto"/>
              <w:right w:val="single" w:sz="2" w:space="0" w:color="auto"/>
            </w:tcBorders>
            <w:shd w:val="solid" w:color="FFFFFF" w:fill="auto"/>
            <w:vAlign w:val="center"/>
            <w:hideMark/>
          </w:tcPr>
          <w:p w14:paraId="61735A40" w14:textId="77777777" w:rsidR="006A0F44" w:rsidRDefault="00770557">
            <w:pPr>
              <w:autoSpaceDE w:val="0"/>
              <w:autoSpaceDN w:val="0"/>
              <w:adjustRightInd w:val="0"/>
              <w:spacing w:line="256" w:lineRule="auto"/>
              <w:jc w:val="center"/>
              <w:rPr>
                <w:rFonts w:cs="Arial"/>
                <w:color w:val="000000"/>
              </w:rPr>
            </w:pPr>
            <w:r>
              <w:rPr>
                <w:rFonts w:cs="Arial"/>
                <w:color w:val="000000"/>
              </w:rPr>
              <w:t>0x01</w:t>
            </w:r>
          </w:p>
        </w:tc>
        <w:tc>
          <w:tcPr>
            <w:tcW w:w="1658" w:type="dxa"/>
            <w:tcBorders>
              <w:top w:val="single" w:sz="12" w:space="0" w:color="auto"/>
              <w:left w:val="single" w:sz="2" w:space="0" w:color="auto"/>
              <w:bottom w:val="single" w:sz="2" w:space="0" w:color="auto"/>
              <w:right w:val="single" w:sz="4" w:space="0" w:color="auto"/>
            </w:tcBorders>
            <w:shd w:val="solid" w:color="FFFFFF" w:fill="auto"/>
            <w:vAlign w:val="center"/>
            <w:hideMark/>
          </w:tcPr>
          <w:p w14:paraId="215A3034" w14:textId="77777777" w:rsidR="006A0F44" w:rsidRDefault="00770557">
            <w:pPr>
              <w:autoSpaceDE w:val="0"/>
              <w:autoSpaceDN w:val="0"/>
              <w:adjustRightInd w:val="0"/>
              <w:spacing w:line="256" w:lineRule="auto"/>
              <w:jc w:val="center"/>
              <w:rPr>
                <w:rFonts w:cs="Arial"/>
                <w:color w:val="000000"/>
              </w:rPr>
            </w:pPr>
            <w:r>
              <w:rPr>
                <w:rFonts w:cs="Arial"/>
                <w:color w:val="000000"/>
              </w:rPr>
              <w:t>On</w:t>
            </w:r>
          </w:p>
        </w:tc>
      </w:tr>
      <w:tr w:rsidR="006A0F44" w14:paraId="5C458085" w14:textId="77777777"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14:paraId="14CD77CD" w14:textId="77777777" w:rsidR="006A0F44" w:rsidRDefault="00000000">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14:paraId="2979B689" w14:textId="77777777" w:rsidR="006A0F44" w:rsidRDefault="00000000">
            <w:pPr>
              <w:spacing w:line="256" w:lineRule="auto"/>
              <w:rPr>
                <w:rFonts w:cs="Arial"/>
                <w:color w:val="000000"/>
              </w:rPr>
            </w:pPr>
          </w:p>
        </w:tc>
        <w:tc>
          <w:tcPr>
            <w:tcW w:w="1641" w:type="dxa"/>
            <w:tcBorders>
              <w:top w:val="single" w:sz="2" w:space="0" w:color="auto"/>
              <w:left w:val="single" w:sz="2" w:space="0" w:color="auto"/>
              <w:bottom w:val="single" w:sz="12" w:space="0" w:color="auto"/>
              <w:right w:val="single" w:sz="2" w:space="0" w:color="auto"/>
            </w:tcBorders>
            <w:shd w:val="solid" w:color="FFFFFF" w:fill="auto"/>
            <w:vAlign w:val="center"/>
            <w:hideMark/>
          </w:tcPr>
          <w:p w14:paraId="3D5C6F0D" w14:textId="77777777" w:rsidR="006A0F44" w:rsidRDefault="00770557">
            <w:pPr>
              <w:autoSpaceDE w:val="0"/>
              <w:autoSpaceDN w:val="0"/>
              <w:adjustRightInd w:val="0"/>
              <w:spacing w:line="256" w:lineRule="auto"/>
              <w:jc w:val="center"/>
              <w:rPr>
                <w:rFonts w:cs="Arial"/>
                <w:color w:val="000000"/>
              </w:rPr>
            </w:pPr>
            <w:r>
              <w:rPr>
                <w:rFonts w:cs="Arial"/>
                <w:color w:val="000000"/>
              </w:rPr>
              <w:t>0x00</w:t>
            </w:r>
          </w:p>
        </w:tc>
        <w:tc>
          <w:tcPr>
            <w:tcW w:w="1658" w:type="dxa"/>
            <w:tcBorders>
              <w:top w:val="single" w:sz="2" w:space="0" w:color="auto"/>
              <w:left w:val="single" w:sz="2" w:space="0" w:color="auto"/>
              <w:bottom w:val="single" w:sz="12" w:space="0" w:color="auto"/>
              <w:right w:val="single" w:sz="4" w:space="0" w:color="auto"/>
            </w:tcBorders>
            <w:shd w:val="solid" w:color="FFFFFF" w:fill="auto"/>
            <w:vAlign w:val="center"/>
            <w:hideMark/>
          </w:tcPr>
          <w:p w14:paraId="1E1D11ED" w14:textId="77777777" w:rsidR="006A0F44" w:rsidRDefault="00770557">
            <w:pPr>
              <w:autoSpaceDE w:val="0"/>
              <w:autoSpaceDN w:val="0"/>
              <w:adjustRightInd w:val="0"/>
              <w:spacing w:line="256" w:lineRule="auto"/>
              <w:jc w:val="center"/>
              <w:rPr>
                <w:rFonts w:cs="Arial"/>
                <w:color w:val="000000"/>
              </w:rPr>
            </w:pPr>
            <w:r>
              <w:rPr>
                <w:rFonts w:cs="Arial"/>
                <w:color w:val="000000"/>
              </w:rPr>
              <w:t>Off</w:t>
            </w:r>
          </w:p>
        </w:tc>
      </w:tr>
      <w:tr w:rsidR="006A0F44" w14:paraId="47EC5521" w14:textId="77777777" w:rsidTr="00023C06">
        <w:trPr>
          <w:trHeight w:val="305"/>
          <w:jc w:val="center"/>
        </w:trPr>
        <w:tc>
          <w:tcPr>
            <w:tcW w:w="3248" w:type="dxa"/>
            <w:vMerge w:val="restart"/>
            <w:tcBorders>
              <w:top w:val="single" w:sz="12" w:space="0" w:color="auto"/>
              <w:left w:val="single" w:sz="4" w:space="0" w:color="auto"/>
              <w:bottom w:val="single" w:sz="12" w:space="0" w:color="auto"/>
              <w:right w:val="single" w:sz="2" w:space="0" w:color="auto"/>
            </w:tcBorders>
            <w:shd w:val="solid" w:color="FFFFFF" w:fill="auto"/>
            <w:vAlign w:val="center"/>
            <w:hideMark/>
          </w:tcPr>
          <w:p w14:paraId="71605CD5" w14:textId="77777777" w:rsidR="006A0F44" w:rsidRDefault="00770557">
            <w:pPr>
              <w:autoSpaceDE w:val="0"/>
              <w:autoSpaceDN w:val="0"/>
              <w:adjustRightInd w:val="0"/>
              <w:spacing w:line="256" w:lineRule="auto"/>
              <w:jc w:val="center"/>
              <w:rPr>
                <w:rFonts w:cs="Arial"/>
                <w:color w:val="000000"/>
              </w:rPr>
            </w:pPr>
            <w:r>
              <w:rPr>
                <w:rFonts w:cs="Arial"/>
                <w:color w:val="000000"/>
              </w:rPr>
              <w:t>Rear Camera Static Overlays</w:t>
            </w:r>
          </w:p>
        </w:tc>
        <w:tc>
          <w:tcPr>
            <w:tcW w:w="1143" w:type="dxa"/>
            <w:vMerge w:val="restart"/>
            <w:tcBorders>
              <w:top w:val="single" w:sz="12" w:space="0" w:color="auto"/>
              <w:left w:val="single" w:sz="2" w:space="0" w:color="auto"/>
              <w:bottom w:val="single" w:sz="12" w:space="0" w:color="auto"/>
              <w:right w:val="single" w:sz="2" w:space="0" w:color="auto"/>
            </w:tcBorders>
            <w:shd w:val="solid" w:color="FFFFFF" w:fill="auto"/>
            <w:vAlign w:val="center"/>
            <w:hideMark/>
          </w:tcPr>
          <w:p w14:paraId="18D65483" w14:textId="77777777" w:rsidR="006A0F44" w:rsidRDefault="00770557">
            <w:pPr>
              <w:autoSpaceDE w:val="0"/>
              <w:autoSpaceDN w:val="0"/>
              <w:adjustRightInd w:val="0"/>
              <w:spacing w:line="256" w:lineRule="auto"/>
              <w:jc w:val="center"/>
              <w:rPr>
                <w:rFonts w:cs="Arial"/>
                <w:color w:val="000000"/>
              </w:rPr>
            </w:pPr>
            <w:r>
              <w:rPr>
                <w:rFonts w:cs="Arial"/>
                <w:color w:val="000000"/>
              </w:rPr>
              <w:t>0x0818</w:t>
            </w:r>
          </w:p>
        </w:tc>
        <w:tc>
          <w:tcPr>
            <w:tcW w:w="1641" w:type="dxa"/>
            <w:tcBorders>
              <w:top w:val="single" w:sz="12" w:space="0" w:color="auto"/>
              <w:left w:val="single" w:sz="2" w:space="0" w:color="auto"/>
              <w:bottom w:val="single" w:sz="2" w:space="0" w:color="auto"/>
              <w:right w:val="single" w:sz="2" w:space="0" w:color="auto"/>
            </w:tcBorders>
            <w:shd w:val="solid" w:color="FFFFFF" w:fill="auto"/>
            <w:vAlign w:val="center"/>
            <w:hideMark/>
          </w:tcPr>
          <w:p w14:paraId="7174E640" w14:textId="77777777" w:rsidR="006A0F44" w:rsidRDefault="00770557">
            <w:pPr>
              <w:autoSpaceDE w:val="0"/>
              <w:autoSpaceDN w:val="0"/>
              <w:adjustRightInd w:val="0"/>
              <w:spacing w:line="256" w:lineRule="auto"/>
              <w:jc w:val="center"/>
              <w:rPr>
                <w:rFonts w:cs="Arial"/>
                <w:color w:val="000000"/>
              </w:rPr>
            </w:pPr>
            <w:r>
              <w:rPr>
                <w:rFonts w:cs="Arial"/>
                <w:color w:val="000000"/>
              </w:rPr>
              <w:t>0x01</w:t>
            </w:r>
          </w:p>
        </w:tc>
        <w:tc>
          <w:tcPr>
            <w:tcW w:w="1658" w:type="dxa"/>
            <w:tcBorders>
              <w:top w:val="single" w:sz="12" w:space="0" w:color="auto"/>
              <w:left w:val="single" w:sz="2" w:space="0" w:color="auto"/>
              <w:bottom w:val="single" w:sz="2" w:space="0" w:color="auto"/>
              <w:right w:val="single" w:sz="4" w:space="0" w:color="auto"/>
            </w:tcBorders>
            <w:shd w:val="solid" w:color="FFFFFF" w:fill="auto"/>
            <w:vAlign w:val="center"/>
            <w:hideMark/>
          </w:tcPr>
          <w:p w14:paraId="2CB21C16" w14:textId="77777777" w:rsidR="006A0F44" w:rsidRDefault="00770557">
            <w:pPr>
              <w:autoSpaceDE w:val="0"/>
              <w:autoSpaceDN w:val="0"/>
              <w:adjustRightInd w:val="0"/>
              <w:spacing w:line="256" w:lineRule="auto"/>
              <w:jc w:val="center"/>
              <w:rPr>
                <w:rFonts w:cs="Arial"/>
                <w:color w:val="000000"/>
              </w:rPr>
            </w:pPr>
            <w:r>
              <w:rPr>
                <w:rFonts w:cs="Arial"/>
                <w:color w:val="000000"/>
              </w:rPr>
              <w:t>On</w:t>
            </w:r>
          </w:p>
        </w:tc>
      </w:tr>
      <w:tr w:rsidR="006A0F44" w14:paraId="2495A315" w14:textId="77777777"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14:paraId="508AA45C" w14:textId="77777777" w:rsidR="006A0F44" w:rsidRDefault="00000000">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14:paraId="71D0414C" w14:textId="77777777" w:rsidR="006A0F44" w:rsidRDefault="00000000">
            <w:pPr>
              <w:spacing w:line="256" w:lineRule="auto"/>
              <w:rPr>
                <w:rFonts w:cs="Arial"/>
                <w:color w:val="000000"/>
              </w:rPr>
            </w:pPr>
          </w:p>
        </w:tc>
        <w:tc>
          <w:tcPr>
            <w:tcW w:w="1641" w:type="dxa"/>
            <w:tcBorders>
              <w:top w:val="single" w:sz="2" w:space="0" w:color="auto"/>
              <w:left w:val="single" w:sz="2" w:space="0" w:color="auto"/>
              <w:bottom w:val="single" w:sz="12" w:space="0" w:color="auto"/>
              <w:right w:val="single" w:sz="2" w:space="0" w:color="auto"/>
            </w:tcBorders>
            <w:shd w:val="solid" w:color="FFFFFF" w:fill="auto"/>
            <w:vAlign w:val="center"/>
            <w:hideMark/>
          </w:tcPr>
          <w:p w14:paraId="5D6605AE" w14:textId="77777777" w:rsidR="006A0F44" w:rsidRDefault="00770557">
            <w:pPr>
              <w:autoSpaceDE w:val="0"/>
              <w:autoSpaceDN w:val="0"/>
              <w:adjustRightInd w:val="0"/>
              <w:spacing w:line="256" w:lineRule="auto"/>
              <w:jc w:val="center"/>
              <w:rPr>
                <w:rFonts w:cs="Arial"/>
                <w:color w:val="000000"/>
              </w:rPr>
            </w:pPr>
            <w:r>
              <w:rPr>
                <w:rFonts w:cs="Arial"/>
                <w:color w:val="000000"/>
              </w:rPr>
              <w:t>0x00</w:t>
            </w:r>
          </w:p>
        </w:tc>
        <w:tc>
          <w:tcPr>
            <w:tcW w:w="1658" w:type="dxa"/>
            <w:tcBorders>
              <w:top w:val="single" w:sz="2" w:space="0" w:color="auto"/>
              <w:left w:val="single" w:sz="2" w:space="0" w:color="auto"/>
              <w:bottom w:val="single" w:sz="12" w:space="0" w:color="auto"/>
              <w:right w:val="single" w:sz="4" w:space="0" w:color="auto"/>
            </w:tcBorders>
            <w:shd w:val="solid" w:color="FFFFFF" w:fill="auto"/>
            <w:vAlign w:val="center"/>
            <w:hideMark/>
          </w:tcPr>
          <w:p w14:paraId="2DF4D4D4" w14:textId="77777777" w:rsidR="006A0F44" w:rsidRDefault="00770557">
            <w:pPr>
              <w:autoSpaceDE w:val="0"/>
              <w:autoSpaceDN w:val="0"/>
              <w:adjustRightInd w:val="0"/>
              <w:spacing w:line="256" w:lineRule="auto"/>
              <w:jc w:val="center"/>
              <w:rPr>
                <w:rFonts w:cs="Arial"/>
                <w:color w:val="000000"/>
              </w:rPr>
            </w:pPr>
            <w:r>
              <w:rPr>
                <w:rFonts w:cs="Arial"/>
                <w:color w:val="000000"/>
              </w:rPr>
              <w:t>Off</w:t>
            </w:r>
          </w:p>
        </w:tc>
      </w:tr>
      <w:tr w:rsidR="006A0F44" w14:paraId="4489569F" w14:textId="77777777" w:rsidTr="00023C06">
        <w:trPr>
          <w:trHeight w:val="305"/>
          <w:jc w:val="center"/>
        </w:trPr>
        <w:tc>
          <w:tcPr>
            <w:tcW w:w="3248" w:type="dxa"/>
            <w:vMerge w:val="restart"/>
            <w:tcBorders>
              <w:top w:val="single" w:sz="12" w:space="0" w:color="auto"/>
              <w:left w:val="single" w:sz="4" w:space="0" w:color="auto"/>
              <w:bottom w:val="single" w:sz="12" w:space="0" w:color="auto"/>
              <w:right w:val="single" w:sz="2" w:space="0" w:color="auto"/>
            </w:tcBorders>
            <w:shd w:val="solid" w:color="FFFFFF" w:fill="auto"/>
            <w:vAlign w:val="center"/>
            <w:hideMark/>
          </w:tcPr>
          <w:p w14:paraId="1B9E1CD8" w14:textId="77777777" w:rsidR="006A0F44" w:rsidRDefault="00770557">
            <w:pPr>
              <w:autoSpaceDE w:val="0"/>
              <w:autoSpaceDN w:val="0"/>
              <w:adjustRightInd w:val="0"/>
              <w:spacing w:line="256" w:lineRule="auto"/>
              <w:jc w:val="center"/>
              <w:rPr>
                <w:rFonts w:cs="Arial"/>
                <w:color w:val="000000"/>
              </w:rPr>
            </w:pPr>
            <w:r>
              <w:rPr>
                <w:rFonts w:cs="Arial"/>
                <w:color w:val="000000"/>
              </w:rPr>
              <w:t>Rear Camera Dynamic Overlays</w:t>
            </w:r>
          </w:p>
        </w:tc>
        <w:tc>
          <w:tcPr>
            <w:tcW w:w="1143" w:type="dxa"/>
            <w:vMerge w:val="restart"/>
            <w:tcBorders>
              <w:top w:val="single" w:sz="12" w:space="0" w:color="auto"/>
              <w:left w:val="single" w:sz="2" w:space="0" w:color="auto"/>
              <w:bottom w:val="single" w:sz="12" w:space="0" w:color="auto"/>
              <w:right w:val="single" w:sz="2" w:space="0" w:color="auto"/>
            </w:tcBorders>
            <w:shd w:val="solid" w:color="FFFFFF" w:fill="auto"/>
            <w:vAlign w:val="center"/>
            <w:hideMark/>
          </w:tcPr>
          <w:p w14:paraId="1BC5577F" w14:textId="77777777" w:rsidR="006A0F44" w:rsidRDefault="00770557">
            <w:pPr>
              <w:autoSpaceDE w:val="0"/>
              <w:autoSpaceDN w:val="0"/>
              <w:adjustRightInd w:val="0"/>
              <w:spacing w:line="256" w:lineRule="auto"/>
              <w:jc w:val="center"/>
              <w:rPr>
                <w:rFonts w:cs="Arial"/>
                <w:color w:val="000000"/>
              </w:rPr>
            </w:pPr>
            <w:r>
              <w:rPr>
                <w:rFonts w:cs="Arial"/>
                <w:color w:val="000000"/>
              </w:rPr>
              <w:t>0x0819</w:t>
            </w:r>
          </w:p>
        </w:tc>
        <w:tc>
          <w:tcPr>
            <w:tcW w:w="1641" w:type="dxa"/>
            <w:tcBorders>
              <w:top w:val="single" w:sz="12" w:space="0" w:color="auto"/>
              <w:left w:val="single" w:sz="2" w:space="0" w:color="auto"/>
              <w:bottom w:val="single" w:sz="2" w:space="0" w:color="auto"/>
              <w:right w:val="single" w:sz="2" w:space="0" w:color="auto"/>
            </w:tcBorders>
            <w:shd w:val="solid" w:color="FFFFFF" w:fill="auto"/>
            <w:vAlign w:val="center"/>
            <w:hideMark/>
          </w:tcPr>
          <w:p w14:paraId="7CBA727B" w14:textId="77777777" w:rsidR="006A0F44" w:rsidRDefault="00770557">
            <w:pPr>
              <w:autoSpaceDE w:val="0"/>
              <w:autoSpaceDN w:val="0"/>
              <w:adjustRightInd w:val="0"/>
              <w:spacing w:line="256" w:lineRule="auto"/>
              <w:jc w:val="center"/>
              <w:rPr>
                <w:rFonts w:cs="Arial"/>
                <w:color w:val="000000"/>
              </w:rPr>
            </w:pPr>
            <w:r>
              <w:rPr>
                <w:rFonts w:cs="Arial"/>
                <w:color w:val="000000"/>
              </w:rPr>
              <w:t>0x01</w:t>
            </w:r>
          </w:p>
        </w:tc>
        <w:tc>
          <w:tcPr>
            <w:tcW w:w="1658" w:type="dxa"/>
            <w:tcBorders>
              <w:top w:val="single" w:sz="12" w:space="0" w:color="auto"/>
              <w:left w:val="single" w:sz="2" w:space="0" w:color="auto"/>
              <w:bottom w:val="single" w:sz="2" w:space="0" w:color="auto"/>
              <w:right w:val="single" w:sz="4" w:space="0" w:color="auto"/>
            </w:tcBorders>
            <w:shd w:val="solid" w:color="FFFFFF" w:fill="auto"/>
            <w:vAlign w:val="center"/>
            <w:hideMark/>
          </w:tcPr>
          <w:p w14:paraId="17C6E69A" w14:textId="77777777" w:rsidR="006A0F44" w:rsidRDefault="00770557">
            <w:pPr>
              <w:autoSpaceDE w:val="0"/>
              <w:autoSpaceDN w:val="0"/>
              <w:adjustRightInd w:val="0"/>
              <w:spacing w:line="256" w:lineRule="auto"/>
              <w:jc w:val="center"/>
              <w:rPr>
                <w:rFonts w:cs="Arial"/>
                <w:color w:val="000000"/>
              </w:rPr>
            </w:pPr>
            <w:r>
              <w:rPr>
                <w:rFonts w:cs="Arial"/>
                <w:color w:val="000000"/>
              </w:rPr>
              <w:t>On</w:t>
            </w:r>
          </w:p>
        </w:tc>
      </w:tr>
      <w:tr w:rsidR="006A0F44" w14:paraId="2D07887E" w14:textId="77777777"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14:paraId="63CCDFD6" w14:textId="77777777" w:rsidR="006A0F44" w:rsidRDefault="00000000">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14:paraId="45B3F8EC" w14:textId="77777777" w:rsidR="006A0F44" w:rsidRDefault="00000000">
            <w:pPr>
              <w:spacing w:line="256" w:lineRule="auto"/>
              <w:rPr>
                <w:rFonts w:cs="Arial"/>
                <w:color w:val="000000"/>
              </w:rPr>
            </w:pPr>
          </w:p>
        </w:tc>
        <w:tc>
          <w:tcPr>
            <w:tcW w:w="1641" w:type="dxa"/>
            <w:tcBorders>
              <w:top w:val="single" w:sz="2" w:space="0" w:color="auto"/>
              <w:left w:val="single" w:sz="2" w:space="0" w:color="auto"/>
              <w:bottom w:val="single" w:sz="12" w:space="0" w:color="auto"/>
              <w:right w:val="single" w:sz="2" w:space="0" w:color="auto"/>
            </w:tcBorders>
            <w:shd w:val="solid" w:color="FFFFFF" w:fill="auto"/>
            <w:vAlign w:val="center"/>
            <w:hideMark/>
          </w:tcPr>
          <w:p w14:paraId="246149F5" w14:textId="77777777" w:rsidR="006A0F44" w:rsidRDefault="00770557">
            <w:pPr>
              <w:autoSpaceDE w:val="0"/>
              <w:autoSpaceDN w:val="0"/>
              <w:adjustRightInd w:val="0"/>
              <w:spacing w:line="256" w:lineRule="auto"/>
              <w:jc w:val="center"/>
              <w:rPr>
                <w:rFonts w:cs="Arial"/>
                <w:color w:val="000000"/>
              </w:rPr>
            </w:pPr>
            <w:r>
              <w:rPr>
                <w:rFonts w:cs="Arial"/>
                <w:color w:val="000000"/>
              </w:rPr>
              <w:t>0x00</w:t>
            </w:r>
          </w:p>
        </w:tc>
        <w:tc>
          <w:tcPr>
            <w:tcW w:w="1658" w:type="dxa"/>
            <w:tcBorders>
              <w:top w:val="single" w:sz="2" w:space="0" w:color="auto"/>
              <w:left w:val="single" w:sz="2" w:space="0" w:color="auto"/>
              <w:bottom w:val="single" w:sz="12" w:space="0" w:color="auto"/>
              <w:right w:val="single" w:sz="4" w:space="0" w:color="auto"/>
            </w:tcBorders>
            <w:shd w:val="solid" w:color="FFFFFF" w:fill="auto"/>
            <w:vAlign w:val="center"/>
            <w:hideMark/>
          </w:tcPr>
          <w:p w14:paraId="435EF5C6" w14:textId="77777777" w:rsidR="006A0F44" w:rsidRDefault="00770557">
            <w:pPr>
              <w:autoSpaceDE w:val="0"/>
              <w:autoSpaceDN w:val="0"/>
              <w:adjustRightInd w:val="0"/>
              <w:spacing w:line="256" w:lineRule="auto"/>
              <w:jc w:val="center"/>
              <w:rPr>
                <w:rFonts w:cs="Arial"/>
                <w:color w:val="000000"/>
              </w:rPr>
            </w:pPr>
            <w:r>
              <w:rPr>
                <w:rFonts w:cs="Arial"/>
                <w:color w:val="000000"/>
              </w:rPr>
              <w:t>Off</w:t>
            </w:r>
          </w:p>
        </w:tc>
      </w:tr>
      <w:tr w:rsidR="006A0F44" w14:paraId="3462683C" w14:textId="77777777" w:rsidTr="00023C06">
        <w:trPr>
          <w:trHeight w:val="305"/>
          <w:jc w:val="center"/>
        </w:trPr>
        <w:tc>
          <w:tcPr>
            <w:tcW w:w="3248" w:type="dxa"/>
            <w:vMerge w:val="restart"/>
            <w:tcBorders>
              <w:top w:val="single" w:sz="12" w:space="0" w:color="auto"/>
              <w:left w:val="single" w:sz="4" w:space="0" w:color="auto"/>
              <w:bottom w:val="single" w:sz="12" w:space="0" w:color="auto"/>
              <w:right w:val="single" w:sz="2" w:space="0" w:color="auto"/>
            </w:tcBorders>
            <w:shd w:val="solid" w:color="FFFFFF" w:fill="auto"/>
            <w:vAlign w:val="center"/>
            <w:hideMark/>
          </w:tcPr>
          <w:p w14:paraId="150C2244" w14:textId="77777777" w:rsidR="006A0F44" w:rsidRDefault="00770557">
            <w:pPr>
              <w:autoSpaceDE w:val="0"/>
              <w:autoSpaceDN w:val="0"/>
              <w:adjustRightInd w:val="0"/>
              <w:spacing w:line="256" w:lineRule="auto"/>
              <w:jc w:val="center"/>
              <w:rPr>
                <w:rFonts w:cs="Arial"/>
                <w:color w:val="000000"/>
              </w:rPr>
            </w:pPr>
            <w:r>
              <w:rPr>
                <w:rFonts w:cs="Arial"/>
                <w:color w:val="000000"/>
              </w:rPr>
              <w:t>Manual Zoom</w:t>
            </w:r>
          </w:p>
        </w:tc>
        <w:tc>
          <w:tcPr>
            <w:tcW w:w="1143" w:type="dxa"/>
            <w:vMerge w:val="restart"/>
            <w:tcBorders>
              <w:top w:val="single" w:sz="12" w:space="0" w:color="auto"/>
              <w:left w:val="single" w:sz="2" w:space="0" w:color="auto"/>
              <w:bottom w:val="single" w:sz="12" w:space="0" w:color="auto"/>
              <w:right w:val="single" w:sz="2" w:space="0" w:color="auto"/>
            </w:tcBorders>
            <w:shd w:val="solid" w:color="FFFFFF" w:fill="auto"/>
            <w:vAlign w:val="center"/>
            <w:hideMark/>
          </w:tcPr>
          <w:p w14:paraId="0D8B520A" w14:textId="77777777" w:rsidR="006A0F44" w:rsidRDefault="00770557">
            <w:pPr>
              <w:autoSpaceDE w:val="0"/>
              <w:autoSpaceDN w:val="0"/>
              <w:adjustRightInd w:val="0"/>
              <w:spacing w:line="256" w:lineRule="auto"/>
              <w:jc w:val="center"/>
              <w:rPr>
                <w:rFonts w:cs="Arial"/>
                <w:color w:val="000000"/>
              </w:rPr>
            </w:pPr>
            <w:r>
              <w:rPr>
                <w:rFonts w:cs="Arial"/>
                <w:color w:val="000000"/>
              </w:rPr>
              <w:t>0x081A</w:t>
            </w:r>
          </w:p>
        </w:tc>
        <w:tc>
          <w:tcPr>
            <w:tcW w:w="1641" w:type="dxa"/>
            <w:tcBorders>
              <w:top w:val="single" w:sz="12" w:space="0" w:color="auto"/>
              <w:left w:val="single" w:sz="2" w:space="0" w:color="auto"/>
              <w:bottom w:val="single" w:sz="2" w:space="0" w:color="auto"/>
              <w:right w:val="single" w:sz="2" w:space="0" w:color="auto"/>
            </w:tcBorders>
            <w:shd w:val="solid" w:color="FFFFFF" w:fill="auto"/>
            <w:vAlign w:val="center"/>
            <w:hideMark/>
          </w:tcPr>
          <w:p w14:paraId="34D6FA1D" w14:textId="77777777" w:rsidR="006A0F44" w:rsidRDefault="00770557">
            <w:pPr>
              <w:autoSpaceDE w:val="0"/>
              <w:autoSpaceDN w:val="0"/>
              <w:adjustRightInd w:val="0"/>
              <w:spacing w:line="256" w:lineRule="auto"/>
              <w:jc w:val="center"/>
              <w:rPr>
                <w:rFonts w:cs="Arial"/>
                <w:color w:val="000000"/>
              </w:rPr>
            </w:pPr>
            <w:r>
              <w:rPr>
                <w:rFonts w:cs="Arial"/>
                <w:color w:val="000000"/>
              </w:rPr>
              <w:t>0x00</w:t>
            </w:r>
          </w:p>
        </w:tc>
        <w:tc>
          <w:tcPr>
            <w:tcW w:w="1658" w:type="dxa"/>
            <w:tcBorders>
              <w:top w:val="single" w:sz="12" w:space="0" w:color="auto"/>
              <w:left w:val="single" w:sz="2" w:space="0" w:color="auto"/>
              <w:bottom w:val="single" w:sz="2" w:space="0" w:color="auto"/>
              <w:right w:val="single" w:sz="4" w:space="0" w:color="auto"/>
            </w:tcBorders>
            <w:shd w:val="solid" w:color="FFFFFF" w:fill="auto"/>
            <w:vAlign w:val="center"/>
            <w:hideMark/>
          </w:tcPr>
          <w:p w14:paraId="3645F205" w14:textId="77777777" w:rsidR="006A0F44" w:rsidRDefault="00770557">
            <w:pPr>
              <w:autoSpaceDE w:val="0"/>
              <w:autoSpaceDN w:val="0"/>
              <w:adjustRightInd w:val="0"/>
              <w:spacing w:line="256" w:lineRule="auto"/>
              <w:jc w:val="center"/>
              <w:rPr>
                <w:rFonts w:cs="Arial"/>
                <w:color w:val="000000"/>
              </w:rPr>
            </w:pPr>
            <w:r>
              <w:rPr>
                <w:rFonts w:cs="Arial"/>
                <w:color w:val="000000"/>
              </w:rPr>
              <w:t>Off</w:t>
            </w:r>
          </w:p>
        </w:tc>
      </w:tr>
      <w:tr w:rsidR="006A0F44" w14:paraId="573B8FDA" w14:textId="77777777"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14:paraId="3E458509" w14:textId="77777777" w:rsidR="006A0F44" w:rsidRDefault="00000000">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14:paraId="0C0D8FCD" w14:textId="77777777" w:rsidR="006A0F44" w:rsidRDefault="00000000">
            <w:pPr>
              <w:spacing w:line="256" w:lineRule="auto"/>
              <w:rPr>
                <w:rFonts w:cs="Arial"/>
                <w:color w:val="000000"/>
              </w:rPr>
            </w:pPr>
          </w:p>
        </w:tc>
        <w:tc>
          <w:tcPr>
            <w:tcW w:w="1641" w:type="dxa"/>
            <w:tcBorders>
              <w:top w:val="single" w:sz="2" w:space="0" w:color="auto"/>
              <w:left w:val="single" w:sz="2" w:space="0" w:color="auto"/>
              <w:bottom w:val="single" w:sz="2" w:space="0" w:color="auto"/>
              <w:right w:val="single" w:sz="2" w:space="0" w:color="auto"/>
            </w:tcBorders>
            <w:shd w:val="solid" w:color="FFFFFF" w:fill="auto"/>
            <w:vAlign w:val="center"/>
            <w:hideMark/>
          </w:tcPr>
          <w:p w14:paraId="7F5263AA" w14:textId="77777777" w:rsidR="006A0F44" w:rsidRDefault="00770557">
            <w:pPr>
              <w:autoSpaceDE w:val="0"/>
              <w:autoSpaceDN w:val="0"/>
              <w:adjustRightInd w:val="0"/>
              <w:spacing w:line="256" w:lineRule="auto"/>
              <w:jc w:val="center"/>
              <w:rPr>
                <w:rFonts w:cs="Arial"/>
                <w:color w:val="000000"/>
              </w:rPr>
            </w:pPr>
            <w:r>
              <w:rPr>
                <w:rFonts w:cs="Arial"/>
                <w:color w:val="000000"/>
              </w:rPr>
              <w:t>0x01</w:t>
            </w:r>
          </w:p>
        </w:tc>
        <w:tc>
          <w:tcPr>
            <w:tcW w:w="1658" w:type="dxa"/>
            <w:tcBorders>
              <w:top w:val="single" w:sz="2" w:space="0" w:color="auto"/>
              <w:left w:val="single" w:sz="2" w:space="0" w:color="auto"/>
              <w:bottom w:val="single" w:sz="2" w:space="0" w:color="auto"/>
              <w:right w:val="single" w:sz="4" w:space="0" w:color="auto"/>
            </w:tcBorders>
            <w:shd w:val="solid" w:color="FFFFFF" w:fill="auto"/>
            <w:vAlign w:val="center"/>
            <w:hideMark/>
          </w:tcPr>
          <w:p w14:paraId="16C679CE" w14:textId="77777777" w:rsidR="006A0F44" w:rsidRDefault="00770557">
            <w:pPr>
              <w:autoSpaceDE w:val="0"/>
              <w:autoSpaceDN w:val="0"/>
              <w:adjustRightInd w:val="0"/>
              <w:spacing w:line="256" w:lineRule="auto"/>
              <w:jc w:val="center"/>
              <w:rPr>
                <w:rFonts w:cs="Arial"/>
                <w:color w:val="000000"/>
              </w:rPr>
            </w:pPr>
            <w:r>
              <w:rPr>
                <w:rFonts w:cs="Arial"/>
                <w:color w:val="000000"/>
              </w:rPr>
              <w:t>Level 1</w:t>
            </w:r>
          </w:p>
        </w:tc>
      </w:tr>
      <w:tr w:rsidR="006A0F44" w14:paraId="5CC0C566" w14:textId="77777777"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14:paraId="230A8AFE" w14:textId="77777777" w:rsidR="006A0F44" w:rsidRDefault="00000000">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14:paraId="66830238" w14:textId="77777777" w:rsidR="006A0F44" w:rsidRDefault="00000000">
            <w:pPr>
              <w:spacing w:line="256" w:lineRule="auto"/>
              <w:rPr>
                <w:rFonts w:cs="Arial"/>
                <w:color w:val="000000"/>
              </w:rPr>
            </w:pPr>
          </w:p>
        </w:tc>
        <w:tc>
          <w:tcPr>
            <w:tcW w:w="1641" w:type="dxa"/>
            <w:tcBorders>
              <w:top w:val="single" w:sz="2" w:space="0" w:color="auto"/>
              <w:left w:val="single" w:sz="2" w:space="0" w:color="auto"/>
              <w:bottom w:val="single" w:sz="2" w:space="0" w:color="auto"/>
              <w:right w:val="single" w:sz="2" w:space="0" w:color="auto"/>
            </w:tcBorders>
            <w:shd w:val="solid" w:color="FFFFFF" w:fill="auto"/>
            <w:vAlign w:val="center"/>
            <w:hideMark/>
          </w:tcPr>
          <w:p w14:paraId="4AF91747" w14:textId="77777777" w:rsidR="006A0F44" w:rsidRDefault="00770557">
            <w:pPr>
              <w:autoSpaceDE w:val="0"/>
              <w:autoSpaceDN w:val="0"/>
              <w:adjustRightInd w:val="0"/>
              <w:spacing w:line="256" w:lineRule="auto"/>
              <w:jc w:val="center"/>
              <w:rPr>
                <w:rFonts w:cs="Arial"/>
                <w:color w:val="000000"/>
              </w:rPr>
            </w:pPr>
            <w:r>
              <w:rPr>
                <w:rFonts w:cs="Arial"/>
                <w:color w:val="000000"/>
              </w:rPr>
              <w:t>0x02</w:t>
            </w:r>
          </w:p>
        </w:tc>
        <w:tc>
          <w:tcPr>
            <w:tcW w:w="1658" w:type="dxa"/>
            <w:tcBorders>
              <w:top w:val="single" w:sz="2" w:space="0" w:color="auto"/>
              <w:left w:val="single" w:sz="2" w:space="0" w:color="auto"/>
              <w:bottom w:val="single" w:sz="2" w:space="0" w:color="auto"/>
              <w:right w:val="single" w:sz="4" w:space="0" w:color="auto"/>
            </w:tcBorders>
            <w:shd w:val="solid" w:color="FFFFFF" w:fill="auto"/>
            <w:vAlign w:val="center"/>
            <w:hideMark/>
          </w:tcPr>
          <w:p w14:paraId="50FEDF13" w14:textId="77777777" w:rsidR="006A0F44" w:rsidRDefault="00770557">
            <w:pPr>
              <w:autoSpaceDE w:val="0"/>
              <w:autoSpaceDN w:val="0"/>
              <w:adjustRightInd w:val="0"/>
              <w:spacing w:line="256" w:lineRule="auto"/>
              <w:jc w:val="center"/>
              <w:rPr>
                <w:rFonts w:cs="Arial"/>
                <w:color w:val="000000"/>
              </w:rPr>
            </w:pPr>
            <w:r>
              <w:rPr>
                <w:rFonts w:cs="Arial"/>
                <w:color w:val="000000"/>
              </w:rPr>
              <w:t>Level2</w:t>
            </w:r>
          </w:p>
        </w:tc>
      </w:tr>
      <w:tr w:rsidR="006A0F44" w14:paraId="21DC5D5A" w14:textId="77777777"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14:paraId="6A61D0AA" w14:textId="77777777" w:rsidR="006A0F44" w:rsidRDefault="00000000">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14:paraId="458EF834" w14:textId="77777777" w:rsidR="006A0F44" w:rsidRDefault="00000000">
            <w:pPr>
              <w:spacing w:line="256" w:lineRule="auto"/>
              <w:rPr>
                <w:rFonts w:cs="Arial"/>
                <w:color w:val="000000"/>
              </w:rPr>
            </w:pPr>
          </w:p>
        </w:tc>
        <w:tc>
          <w:tcPr>
            <w:tcW w:w="1641" w:type="dxa"/>
            <w:tcBorders>
              <w:top w:val="single" w:sz="2" w:space="0" w:color="auto"/>
              <w:left w:val="single" w:sz="2" w:space="0" w:color="auto"/>
              <w:bottom w:val="single" w:sz="12" w:space="0" w:color="auto"/>
              <w:right w:val="single" w:sz="2" w:space="0" w:color="auto"/>
            </w:tcBorders>
            <w:shd w:val="solid" w:color="FFFFFF" w:fill="auto"/>
            <w:vAlign w:val="center"/>
            <w:hideMark/>
          </w:tcPr>
          <w:p w14:paraId="18D4B2B1" w14:textId="77777777" w:rsidR="006A0F44" w:rsidRDefault="00770557">
            <w:pPr>
              <w:autoSpaceDE w:val="0"/>
              <w:autoSpaceDN w:val="0"/>
              <w:adjustRightInd w:val="0"/>
              <w:spacing w:line="256" w:lineRule="auto"/>
              <w:jc w:val="center"/>
              <w:rPr>
                <w:rFonts w:cs="Arial"/>
                <w:color w:val="000000"/>
              </w:rPr>
            </w:pPr>
            <w:r>
              <w:rPr>
                <w:rFonts w:cs="Arial"/>
                <w:color w:val="000000"/>
              </w:rPr>
              <w:t>0x03</w:t>
            </w:r>
          </w:p>
        </w:tc>
        <w:tc>
          <w:tcPr>
            <w:tcW w:w="1658" w:type="dxa"/>
            <w:tcBorders>
              <w:top w:val="single" w:sz="2" w:space="0" w:color="auto"/>
              <w:left w:val="single" w:sz="2" w:space="0" w:color="auto"/>
              <w:bottom w:val="single" w:sz="12" w:space="0" w:color="auto"/>
              <w:right w:val="single" w:sz="4" w:space="0" w:color="auto"/>
            </w:tcBorders>
            <w:shd w:val="solid" w:color="FFFFFF" w:fill="auto"/>
            <w:vAlign w:val="center"/>
            <w:hideMark/>
          </w:tcPr>
          <w:p w14:paraId="32D7F4F0" w14:textId="77777777" w:rsidR="006A0F44" w:rsidRDefault="00770557">
            <w:pPr>
              <w:autoSpaceDE w:val="0"/>
              <w:autoSpaceDN w:val="0"/>
              <w:adjustRightInd w:val="0"/>
              <w:spacing w:line="256" w:lineRule="auto"/>
              <w:jc w:val="center"/>
              <w:rPr>
                <w:rFonts w:cs="Arial"/>
                <w:color w:val="000000"/>
              </w:rPr>
            </w:pPr>
            <w:r>
              <w:rPr>
                <w:rFonts w:cs="Arial"/>
                <w:color w:val="000000"/>
              </w:rPr>
              <w:t>Level3</w:t>
            </w:r>
          </w:p>
        </w:tc>
      </w:tr>
    </w:tbl>
    <w:p w14:paraId="1DF60816" w14:textId="77777777" w:rsidR="0038543E" w:rsidRDefault="00000000">
      <w:pPr>
        <w:tabs>
          <w:tab w:val="left" w:pos="6881"/>
        </w:tabs>
        <w:rPr>
          <w:rFonts w:cs="Arial"/>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30" w:type="dxa"/>
          <w:right w:w="30" w:type="dxa"/>
        </w:tblCellMar>
        <w:tblLook w:val="04A0" w:firstRow="1" w:lastRow="0" w:firstColumn="1" w:lastColumn="0" w:noHBand="0" w:noVBand="1"/>
      </w:tblPr>
      <w:tblGrid>
        <w:gridCol w:w="2145"/>
        <w:gridCol w:w="1350"/>
        <w:gridCol w:w="1890"/>
        <w:gridCol w:w="3330"/>
      </w:tblGrid>
      <w:tr w:rsidR="0038543E" w14:paraId="0FE86D6C" w14:textId="77777777" w:rsidTr="00F6730A">
        <w:trPr>
          <w:trHeight w:val="305"/>
          <w:jc w:val="center"/>
        </w:trPr>
        <w:tc>
          <w:tcPr>
            <w:tcW w:w="2145" w:type="dxa"/>
            <w:tcBorders>
              <w:top w:val="single" w:sz="12" w:space="0" w:color="auto"/>
              <w:left w:val="single" w:sz="12" w:space="0" w:color="auto"/>
              <w:bottom w:val="single" w:sz="12" w:space="0" w:color="auto"/>
              <w:right w:val="single" w:sz="2" w:space="0" w:color="auto"/>
            </w:tcBorders>
            <w:shd w:val="solid" w:color="C0C0C0" w:fill="auto"/>
            <w:vAlign w:val="center"/>
            <w:hideMark/>
          </w:tcPr>
          <w:p w14:paraId="02A0E4ED" w14:textId="77777777" w:rsidR="0038543E" w:rsidRDefault="00770557">
            <w:pPr>
              <w:autoSpaceDE w:val="0"/>
              <w:autoSpaceDN w:val="0"/>
              <w:adjustRightInd w:val="0"/>
              <w:spacing w:line="252" w:lineRule="auto"/>
              <w:jc w:val="center"/>
              <w:rPr>
                <w:rFonts w:cs="Arial"/>
                <w:color w:val="000000"/>
              </w:rPr>
            </w:pPr>
            <w:r>
              <w:rPr>
                <w:rFonts w:cs="Arial"/>
                <w:color w:val="000000"/>
              </w:rPr>
              <w:t>Feature Name</w:t>
            </w:r>
          </w:p>
        </w:tc>
        <w:tc>
          <w:tcPr>
            <w:tcW w:w="1350" w:type="dxa"/>
            <w:tcBorders>
              <w:top w:val="single" w:sz="12" w:space="0" w:color="auto"/>
              <w:left w:val="single" w:sz="2" w:space="0" w:color="auto"/>
              <w:bottom w:val="single" w:sz="12" w:space="0" w:color="auto"/>
              <w:right w:val="single" w:sz="2" w:space="0" w:color="auto"/>
            </w:tcBorders>
            <w:shd w:val="solid" w:color="C0C0C0" w:fill="auto"/>
            <w:vAlign w:val="center"/>
            <w:hideMark/>
          </w:tcPr>
          <w:p w14:paraId="717AFCA9" w14:textId="77777777" w:rsidR="0038543E" w:rsidRDefault="00770557">
            <w:pPr>
              <w:autoSpaceDE w:val="0"/>
              <w:autoSpaceDN w:val="0"/>
              <w:adjustRightInd w:val="0"/>
              <w:spacing w:line="252" w:lineRule="auto"/>
              <w:jc w:val="center"/>
              <w:rPr>
                <w:rFonts w:cs="Arial"/>
                <w:color w:val="000000"/>
              </w:rPr>
            </w:pPr>
            <w:r>
              <w:rPr>
                <w:rFonts w:cs="Arial"/>
                <w:color w:val="000000"/>
              </w:rPr>
              <w:t>Feature ID</w:t>
            </w:r>
          </w:p>
        </w:tc>
        <w:tc>
          <w:tcPr>
            <w:tcW w:w="1890" w:type="dxa"/>
            <w:tcBorders>
              <w:top w:val="single" w:sz="12" w:space="0" w:color="auto"/>
              <w:left w:val="single" w:sz="2" w:space="0" w:color="auto"/>
              <w:bottom w:val="single" w:sz="12" w:space="0" w:color="auto"/>
              <w:right w:val="single" w:sz="2" w:space="0" w:color="auto"/>
            </w:tcBorders>
            <w:shd w:val="solid" w:color="C0C0C0" w:fill="auto"/>
            <w:vAlign w:val="center"/>
            <w:hideMark/>
          </w:tcPr>
          <w:p w14:paraId="163BD1D1" w14:textId="77777777" w:rsidR="0038543E" w:rsidRDefault="00770557">
            <w:pPr>
              <w:autoSpaceDE w:val="0"/>
              <w:autoSpaceDN w:val="0"/>
              <w:adjustRightInd w:val="0"/>
              <w:spacing w:line="252" w:lineRule="auto"/>
              <w:jc w:val="center"/>
              <w:rPr>
                <w:rFonts w:cs="Arial"/>
                <w:color w:val="000000"/>
              </w:rPr>
            </w:pPr>
            <w:r>
              <w:rPr>
                <w:rFonts w:cs="Arial"/>
                <w:color w:val="000000"/>
              </w:rPr>
              <w:t>Config Number</w:t>
            </w:r>
          </w:p>
        </w:tc>
        <w:tc>
          <w:tcPr>
            <w:tcW w:w="3330" w:type="dxa"/>
            <w:tcBorders>
              <w:top w:val="single" w:sz="12" w:space="0" w:color="auto"/>
              <w:left w:val="single" w:sz="2" w:space="0" w:color="auto"/>
              <w:bottom w:val="single" w:sz="12" w:space="0" w:color="auto"/>
              <w:right w:val="single" w:sz="12" w:space="0" w:color="auto"/>
            </w:tcBorders>
            <w:shd w:val="solid" w:color="C0C0C0" w:fill="auto"/>
            <w:vAlign w:val="center"/>
            <w:hideMark/>
          </w:tcPr>
          <w:p w14:paraId="0FECF10E" w14:textId="77777777" w:rsidR="0038543E" w:rsidRDefault="00770557">
            <w:pPr>
              <w:autoSpaceDE w:val="0"/>
              <w:autoSpaceDN w:val="0"/>
              <w:adjustRightInd w:val="0"/>
              <w:spacing w:line="252" w:lineRule="auto"/>
              <w:jc w:val="center"/>
              <w:rPr>
                <w:rFonts w:cs="Arial"/>
                <w:color w:val="000000"/>
              </w:rPr>
            </w:pPr>
            <w:r>
              <w:rPr>
                <w:rFonts w:cs="Arial"/>
                <w:color w:val="000000"/>
              </w:rPr>
              <w:t>Config Value</w:t>
            </w:r>
          </w:p>
        </w:tc>
      </w:tr>
      <w:tr w:rsidR="0038543E" w14:paraId="1AF7E187" w14:textId="77777777" w:rsidTr="00F6730A">
        <w:trPr>
          <w:trHeight w:val="305"/>
          <w:jc w:val="center"/>
        </w:trPr>
        <w:tc>
          <w:tcPr>
            <w:tcW w:w="2145" w:type="dxa"/>
            <w:vMerge w:val="restart"/>
            <w:tcBorders>
              <w:top w:val="single" w:sz="12" w:space="0" w:color="auto"/>
              <w:left w:val="single" w:sz="12" w:space="0" w:color="auto"/>
              <w:bottom w:val="nil"/>
              <w:right w:val="single" w:sz="2" w:space="0" w:color="auto"/>
            </w:tcBorders>
            <w:shd w:val="solid" w:color="FFFFFF" w:fill="auto"/>
            <w:vAlign w:val="center"/>
            <w:hideMark/>
          </w:tcPr>
          <w:p w14:paraId="62BA78B6" w14:textId="77777777" w:rsidR="0038543E" w:rsidRDefault="00770557">
            <w:pPr>
              <w:autoSpaceDE w:val="0"/>
              <w:autoSpaceDN w:val="0"/>
              <w:adjustRightInd w:val="0"/>
              <w:spacing w:line="252" w:lineRule="auto"/>
              <w:jc w:val="center"/>
              <w:rPr>
                <w:rFonts w:cs="Arial"/>
                <w:color w:val="000000"/>
              </w:rPr>
            </w:pPr>
            <w:r>
              <w:rPr>
                <w:rFonts w:cs="Arial"/>
                <w:color w:val="000000"/>
              </w:rPr>
              <w:t>Camera Showing</w:t>
            </w:r>
          </w:p>
        </w:tc>
        <w:tc>
          <w:tcPr>
            <w:tcW w:w="1350" w:type="dxa"/>
            <w:vMerge w:val="restart"/>
            <w:tcBorders>
              <w:top w:val="single" w:sz="12" w:space="0" w:color="auto"/>
              <w:left w:val="single" w:sz="2" w:space="0" w:color="auto"/>
              <w:bottom w:val="nil"/>
              <w:right w:val="single" w:sz="2" w:space="0" w:color="auto"/>
            </w:tcBorders>
            <w:shd w:val="solid" w:color="FFFFFF" w:fill="auto"/>
            <w:vAlign w:val="center"/>
            <w:hideMark/>
          </w:tcPr>
          <w:p w14:paraId="26B5CBF7" w14:textId="77777777" w:rsidR="0038543E" w:rsidRDefault="00770557">
            <w:pPr>
              <w:autoSpaceDE w:val="0"/>
              <w:autoSpaceDN w:val="0"/>
              <w:adjustRightInd w:val="0"/>
              <w:spacing w:line="252" w:lineRule="auto"/>
              <w:jc w:val="center"/>
              <w:rPr>
                <w:rFonts w:cs="Arial"/>
                <w:color w:val="000000"/>
              </w:rPr>
            </w:pPr>
            <w:r>
              <w:rPr>
                <w:rFonts w:cs="Arial"/>
                <w:color w:val="000000"/>
              </w:rPr>
              <w:t>0x081B</w:t>
            </w:r>
          </w:p>
        </w:tc>
        <w:tc>
          <w:tcPr>
            <w:tcW w:w="1890" w:type="dxa"/>
            <w:tcBorders>
              <w:top w:val="single" w:sz="12" w:space="0" w:color="auto"/>
              <w:left w:val="single" w:sz="2" w:space="0" w:color="auto"/>
              <w:bottom w:val="single" w:sz="2" w:space="0" w:color="auto"/>
              <w:right w:val="single" w:sz="2" w:space="0" w:color="auto"/>
            </w:tcBorders>
            <w:shd w:val="solid" w:color="FFFFFF" w:fill="auto"/>
            <w:vAlign w:val="center"/>
            <w:hideMark/>
          </w:tcPr>
          <w:p w14:paraId="275E8126" w14:textId="77777777" w:rsidR="0038543E" w:rsidRDefault="00770557">
            <w:pPr>
              <w:autoSpaceDE w:val="0"/>
              <w:autoSpaceDN w:val="0"/>
              <w:adjustRightInd w:val="0"/>
              <w:spacing w:line="252" w:lineRule="auto"/>
              <w:jc w:val="center"/>
              <w:rPr>
                <w:rFonts w:cs="Arial"/>
                <w:color w:val="000000"/>
              </w:rPr>
            </w:pPr>
            <w:r>
              <w:rPr>
                <w:rFonts w:cs="Arial"/>
                <w:color w:val="000000"/>
              </w:rPr>
              <w:t>0x00</w:t>
            </w:r>
          </w:p>
        </w:tc>
        <w:tc>
          <w:tcPr>
            <w:tcW w:w="3330" w:type="dxa"/>
            <w:tcBorders>
              <w:top w:val="single" w:sz="12" w:space="0" w:color="auto"/>
              <w:left w:val="single" w:sz="2" w:space="0" w:color="auto"/>
              <w:bottom w:val="single" w:sz="2" w:space="0" w:color="auto"/>
              <w:right w:val="single" w:sz="12" w:space="0" w:color="auto"/>
            </w:tcBorders>
            <w:shd w:val="solid" w:color="FFFFFF" w:fill="auto"/>
            <w:vAlign w:val="center"/>
            <w:hideMark/>
          </w:tcPr>
          <w:p w14:paraId="6F8D4E0B" w14:textId="77777777" w:rsidR="0038543E" w:rsidRDefault="00770557">
            <w:pPr>
              <w:autoSpaceDE w:val="0"/>
              <w:autoSpaceDN w:val="0"/>
              <w:adjustRightInd w:val="0"/>
              <w:spacing w:line="252" w:lineRule="auto"/>
              <w:jc w:val="center"/>
              <w:rPr>
                <w:rFonts w:cs="Arial"/>
                <w:color w:val="000000"/>
              </w:rPr>
            </w:pPr>
            <w:r>
              <w:rPr>
                <w:rFonts w:cs="Arial"/>
                <w:color w:val="000000"/>
              </w:rPr>
              <w:t>Off</w:t>
            </w:r>
          </w:p>
        </w:tc>
      </w:tr>
      <w:tr w:rsidR="0038543E" w14:paraId="283BB0E6" w14:textId="77777777"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3293B051" w14:textId="77777777" w:rsidR="0038543E" w:rsidRDefault="00000000">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66DFD6B6" w14:textId="77777777" w:rsidR="0038543E" w:rsidRDefault="00000000">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vAlign w:val="center"/>
            <w:hideMark/>
          </w:tcPr>
          <w:p w14:paraId="343CE24E" w14:textId="77777777" w:rsidR="0038543E" w:rsidRDefault="00770557">
            <w:pPr>
              <w:autoSpaceDE w:val="0"/>
              <w:autoSpaceDN w:val="0"/>
              <w:adjustRightInd w:val="0"/>
              <w:spacing w:line="252" w:lineRule="auto"/>
              <w:jc w:val="center"/>
              <w:rPr>
                <w:rFonts w:cs="Arial"/>
                <w:color w:val="000000"/>
              </w:rPr>
            </w:pPr>
            <w:r>
              <w:rPr>
                <w:rFonts w:cs="Arial"/>
                <w:color w:val="000000"/>
              </w:rPr>
              <w:t>0x01</w:t>
            </w:r>
          </w:p>
        </w:tc>
        <w:tc>
          <w:tcPr>
            <w:tcW w:w="3330" w:type="dxa"/>
            <w:tcBorders>
              <w:top w:val="single" w:sz="2" w:space="0" w:color="auto"/>
              <w:left w:val="single" w:sz="2" w:space="0" w:color="auto"/>
              <w:bottom w:val="single" w:sz="2" w:space="0" w:color="auto"/>
              <w:right w:val="single" w:sz="12" w:space="0" w:color="auto"/>
            </w:tcBorders>
            <w:shd w:val="solid" w:color="FFFFFF" w:fill="auto"/>
            <w:vAlign w:val="center"/>
            <w:hideMark/>
          </w:tcPr>
          <w:p w14:paraId="1EC28A2D" w14:textId="77777777" w:rsidR="0038543E" w:rsidRDefault="00770557">
            <w:pPr>
              <w:autoSpaceDE w:val="0"/>
              <w:autoSpaceDN w:val="0"/>
              <w:adjustRightInd w:val="0"/>
              <w:spacing w:line="252" w:lineRule="auto"/>
              <w:jc w:val="center"/>
              <w:rPr>
                <w:rFonts w:cs="Arial"/>
                <w:color w:val="000000"/>
              </w:rPr>
            </w:pPr>
            <w:r>
              <w:rPr>
                <w:rFonts w:cs="Arial"/>
                <w:color w:val="000000"/>
              </w:rPr>
              <w:t>Front</w:t>
            </w:r>
          </w:p>
        </w:tc>
      </w:tr>
      <w:tr w:rsidR="0038543E" w14:paraId="247A2B0C" w14:textId="77777777"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14FE2526" w14:textId="77777777" w:rsidR="0038543E" w:rsidRDefault="00000000">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74E3E21E" w14:textId="77777777" w:rsidR="0038543E" w:rsidRDefault="00000000">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vAlign w:val="center"/>
            <w:hideMark/>
          </w:tcPr>
          <w:p w14:paraId="65668565" w14:textId="77777777" w:rsidR="0038543E" w:rsidRDefault="00770557">
            <w:pPr>
              <w:autoSpaceDE w:val="0"/>
              <w:autoSpaceDN w:val="0"/>
              <w:adjustRightInd w:val="0"/>
              <w:spacing w:line="252" w:lineRule="auto"/>
              <w:jc w:val="center"/>
              <w:rPr>
                <w:rFonts w:cs="Arial"/>
                <w:color w:val="000000"/>
              </w:rPr>
            </w:pPr>
            <w:r>
              <w:rPr>
                <w:rFonts w:cs="Arial"/>
                <w:color w:val="000000"/>
              </w:rPr>
              <w:t>0x02</w:t>
            </w:r>
          </w:p>
        </w:tc>
        <w:tc>
          <w:tcPr>
            <w:tcW w:w="3330" w:type="dxa"/>
            <w:tcBorders>
              <w:top w:val="single" w:sz="2" w:space="0" w:color="auto"/>
              <w:left w:val="single" w:sz="2" w:space="0" w:color="auto"/>
              <w:bottom w:val="single" w:sz="2" w:space="0" w:color="auto"/>
              <w:right w:val="single" w:sz="12" w:space="0" w:color="auto"/>
            </w:tcBorders>
            <w:shd w:val="solid" w:color="FFFFFF" w:fill="auto"/>
            <w:vAlign w:val="center"/>
            <w:hideMark/>
          </w:tcPr>
          <w:p w14:paraId="29184E22" w14:textId="77777777" w:rsidR="0038543E" w:rsidRDefault="00770557">
            <w:pPr>
              <w:autoSpaceDE w:val="0"/>
              <w:autoSpaceDN w:val="0"/>
              <w:adjustRightInd w:val="0"/>
              <w:spacing w:line="252" w:lineRule="auto"/>
              <w:jc w:val="center"/>
              <w:rPr>
                <w:rFonts w:cs="Arial"/>
                <w:color w:val="000000"/>
              </w:rPr>
            </w:pPr>
            <w:r>
              <w:rPr>
                <w:rFonts w:cs="Arial"/>
                <w:color w:val="000000"/>
              </w:rPr>
              <w:t>Rear</w:t>
            </w:r>
          </w:p>
        </w:tc>
      </w:tr>
      <w:tr w:rsidR="0038543E" w14:paraId="6E7F32C3" w14:textId="77777777"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7DD223C7" w14:textId="77777777" w:rsidR="0038543E" w:rsidRDefault="00000000">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01B380E2" w14:textId="77777777" w:rsidR="0038543E" w:rsidRDefault="00000000">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vAlign w:val="center"/>
            <w:hideMark/>
          </w:tcPr>
          <w:p w14:paraId="5E640DAE" w14:textId="77777777" w:rsidR="0038543E" w:rsidRDefault="00770557">
            <w:pPr>
              <w:autoSpaceDE w:val="0"/>
              <w:autoSpaceDN w:val="0"/>
              <w:adjustRightInd w:val="0"/>
              <w:spacing w:line="252" w:lineRule="auto"/>
              <w:jc w:val="center"/>
              <w:rPr>
                <w:rFonts w:cs="Arial"/>
                <w:color w:val="000000"/>
              </w:rPr>
            </w:pPr>
            <w:r>
              <w:rPr>
                <w:rFonts w:cs="Arial"/>
                <w:color w:val="000000"/>
              </w:rPr>
              <w:t>0x03</w:t>
            </w:r>
          </w:p>
        </w:tc>
        <w:tc>
          <w:tcPr>
            <w:tcW w:w="3330" w:type="dxa"/>
            <w:tcBorders>
              <w:top w:val="single" w:sz="2" w:space="0" w:color="auto"/>
              <w:left w:val="single" w:sz="2" w:space="0" w:color="auto"/>
              <w:bottom w:val="single" w:sz="2" w:space="0" w:color="auto"/>
              <w:right w:val="single" w:sz="12" w:space="0" w:color="auto"/>
            </w:tcBorders>
            <w:shd w:val="solid" w:color="FFFFFF" w:fill="auto"/>
            <w:vAlign w:val="center"/>
            <w:hideMark/>
          </w:tcPr>
          <w:p w14:paraId="3F6DB32A" w14:textId="77777777" w:rsidR="0038543E" w:rsidRDefault="00770557">
            <w:pPr>
              <w:autoSpaceDE w:val="0"/>
              <w:autoSpaceDN w:val="0"/>
              <w:adjustRightInd w:val="0"/>
              <w:spacing w:line="252" w:lineRule="auto"/>
              <w:jc w:val="center"/>
              <w:rPr>
                <w:rFonts w:cs="Arial"/>
                <w:color w:val="000000"/>
              </w:rPr>
            </w:pPr>
            <w:r>
              <w:rPr>
                <w:rFonts w:cs="Arial"/>
                <w:color w:val="000000"/>
              </w:rPr>
              <w:t>Remote</w:t>
            </w:r>
          </w:p>
        </w:tc>
      </w:tr>
      <w:tr w:rsidR="0038543E" w14:paraId="0E51B708" w14:textId="77777777"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20CB613F" w14:textId="77777777" w:rsidR="0038543E" w:rsidRDefault="00000000">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355E71D9" w14:textId="77777777" w:rsidR="0038543E" w:rsidRDefault="00000000">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03426202" w14:textId="77777777" w:rsidR="0038543E" w:rsidRPr="00C46FB5" w:rsidRDefault="00770557">
            <w:pPr>
              <w:autoSpaceDE w:val="0"/>
              <w:autoSpaceDN w:val="0"/>
              <w:adjustRightInd w:val="0"/>
              <w:spacing w:line="252" w:lineRule="auto"/>
              <w:jc w:val="center"/>
              <w:rPr>
                <w:rFonts w:cs="Arial"/>
                <w:color w:val="000000"/>
                <w:highlight w:val="yellow"/>
              </w:rPr>
            </w:pPr>
            <w:r w:rsidRPr="00C46FB5">
              <w:rPr>
                <w:rFonts w:cs="Arial"/>
                <w:color w:val="000000"/>
                <w:highlight w:val="yellow"/>
              </w:rPr>
              <w:t>0x04</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24B6A7D7" w14:textId="77777777" w:rsidR="0038543E" w:rsidRPr="00C46FB5" w:rsidRDefault="00770557">
            <w:pPr>
              <w:autoSpaceDE w:val="0"/>
              <w:autoSpaceDN w:val="0"/>
              <w:adjustRightInd w:val="0"/>
              <w:spacing w:line="252" w:lineRule="auto"/>
              <w:jc w:val="center"/>
              <w:rPr>
                <w:rFonts w:cs="Arial"/>
                <w:color w:val="000000"/>
                <w:highlight w:val="yellow"/>
              </w:rPr>
            </w:pPr>
            <w:r w:rsidRPr="00C46FB5">
              <w:rPr>
                <w:rFonts w:cs="Arial"/>
                <w:color w:val="000000"/>
                <w:highlight w:val="yellow"/>
              </w:rPr>
              <w:t>Rear 360</w:t>
            </w:r>
          </w:p>
        </w:tc>
      </w:tr>
      <w:tr w:rsidR="0038543E" w14:paraId="0DDFA39C" w14:textId="77777777"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6FE762CE" w14:textId="77777777" w:rsidR="0038543E" w:rsidRDefault="00000000">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1AC65BD2" w14:textId="77777777" w:rsidR="0038543E" w:rsidRDefault="00000000">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46BD38D1" w14:textId="77777777" w:rsidR="0038543E" w:rsidRDefault="00770557">
            <w:pPr>
              <w:autoSpaceDE w:val="0"/>
              <w:autoSpaceDN w:val="0"/>
              <w:adjustRightInd w:val="0"/>
              <w:spacing w:line="252" w:lineRule="auto"/>
              <w:jc w:val="center"/>
              <w:rPr>
                <w:rFonts w:cs="Arial"/>
                <w:color w:val="000000"/>
              </w:rPr>
            </w:pPr>
            <w:r>
              <w:rPr>
                <w:rFonts w:cs="Arial"/>
                <w:color w:val="000000"/>
              </w:rPr>
              <w:t>0x05</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6439863C" w14:textId="77777777" w:rsidR="0038543E" w:rsidRDefault="00770557">
            <w:pPr>
              <w:autoSpaceDE w:val="0"/>
              <w:autoSpaceDN w:val="0"/>
              <w:adjustRightInd w:val="0"/>
              <w:spacing w:line="252" w:lineRule="auto"/>
              <w:jc w:val="center"/>
              <w:rPr>
                <w:rFonts w:cs="Arial"/>
                <w:color w:val="000000"/>
              </w:rPr>
            </w:pPr>
            <w:r>
              <w:rPr>
                <w:rFonts w:cs="Arial"/>
                <w:color w:val="000000"/>
              </w:rPr>
              <w:t>Rear Normal</w:t>
            </w:r>
          </w:p>
        </w:tc>
      </w:tr>
      <w:tr w:rsidR="0038543E" w14:paraId="3300EB7C" w14:textId="77777777"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57945C28" w14:textId="77777777" w:rsidR="0038543E" w:rsidRDefault="00000000">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71A0451E" w14:textId="77777777" w:rsidR="0038543E" w:rsidRDefault="00000000">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2C8880E4" w14:textId="77777777" w:rsidR="0038543E" w:rsidRPr="00C46FB5" w:rsidRDefault="00770557">
            <w:pPr>
              <w:autoSpaceDE w:val="0"/>
              <w:autoSpaceDN w:val="0"/>
              <w:adjustRightInd w:val="0"/>
              <w:spacing w:line="252" w:lineRule="auto"/>
              <w:jc w:val="center"/>
              <w:rPr>
                <w:rFonts w:cs="Arial"/>
                <w:color w:val="000000"/>
                <w:highlight w:val="yellow"/>
              </w:rPr>
            </w:pPr>
            <w:r w:rsidRPr="00C46FB5">
              <w:rPr>
                <w:rFonts w:cs="Arial"/>
                <w:color w:val="000000"/>
                <w:highlight w:val="yellow"/>
              </w:rPr>
              <w:t>0x06</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0BC58160" w14:textId="77777777" w:rsidR="0038543E" w:rsidRPr="00C46FB5" w:rsidRDefault="00770557">
            <w:pPr>
              <w:autoSpaceDE w:val="0"/>
              <w:autoSpaceDN w:val="0"/>
              <w:adjustRightInd w:val="0"/>
              <w:spacing w:line="252" w:lineRule="auto"/>
              <w:jc w:val="center"/>
              <w:rPr>
                <w:rFonts w:cs="Arial"/>
                <w:color w:val="000000"/>
                <w:highlight w:val="yellow"/>
              </w:rPr>
            </w:pPr>
            <w:r w:rsidRPr="00C46FB5">
              <w:rPr>
                <w:rFonts w:cs="Arial"/>
                <w:color w:val="000000"/>
                <w:highlight w:val="yellow"/>
              </w:rPr>
              <w:t>Rear Split</w:t>
            </w:r>
          </w:p>
        </w:tc>
      </w:tr>
      <w:tr w:rsidR="0038543E" w14:paraId="572DE626" w14:textId="77777777"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4556C2F2" w14:textId="77777777" w:rsidR="0038543E" w:rsidRDefault="00000000">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2C81A205" w14:textId="77777777" w:rsidR="0038543E" w:rsidRDefault="00000000">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04316712" w14:textId="77777777" w:rsidR="0038543E" w:rsidRPr="00C46FB5" w:rsidRDefault="00770557">
            <w:pPr>
              <w:autoSpaceDE w:val="0"/>
              <w:autoSpaceDN w:val="0"/>
              <w:adjustRightInd w:val="0"/>
              <w:spacing w:line="252" w:lineRule="auto"/>
              <w:jc w:val="center"/>
              <w:rPr>
                <w:rFonts w:cs="Arial"/>
                <w:color w:val="000000"/>
                <w:highlight w:val="yellow"/>
              </w:rPr>
            </w:pPr>
            <w:r w:rsidRPr="00C46FB5">
              <w:rPr>
                <w:rFonts w:cs="Arial"/>
                <w:color w:val="000000"/>
                <w:highlight w:val="yellow"/>
              </w:rPr>
              <w:t>0x07</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764BDB6D" w14:textId="77777777" w:rsidR="0038543E" w:rsidRPr="00C46FB5" w:rsidRDefault="00770557">
            <w:pPr>
              <w:autoSpaceDE w:val="0"/>
              <w:autoSpaceDN w:val="0"/>
              <w:adjustRightInd w:val="0"/>
              <w:spacing w:line="252" w:lineRule="auto"/>
              <w:jc w:val="center"/>
              <w:rPr>
                <w:rFonts w:cs="Arial"/>
                <w:color w:val="000000"/>
                <w:highlight w:val="yellow"/>
              </w:rPr>
            </w:pPr>
            <w:r w:rsidRPr="00C46FB5">
              <w:rPr>
                <w:rFonts w:cs="Arial"/>
                <w:color w:val="000000"/>
                <w:highlight w:val="yellow"/>
              </w:rPr>
              <w:t>Front 360</w:t>
            </w:r>
          </w:p>
        </w:tc>
      </w:tr>
      <w:tr w:rsidR="0038543E" w14:paraId="7506DE79" w14:textId="77777777"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16E31BE5" w14:textId="77777777" w:rsidR="0038543E" w:rsidRDefault="00000000">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21B1DCBC" w14:textId="77777777" w:rsidR="0038543E" w:rsidRDefault="00000000">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3F6DE925" w14:textId="77777777" w:rsidR="0038543E" w:rsidRDefault="00770557">
            <w:pPr>
              <w:autoSpaceDE w:val="0"/>
              <w:autoSpaceDN w:val="0"/>
              <w:adjustRightInd w:val="0"/>
              <w:spacing w:line="252" w:lineRule="auto"/>
              <w:jc w:val="center"/>
              <w:rPr>
                <w:rFonts w:cs="Arial"/>
                <w:color w:val="000000"/>
              </w:rPr>
            </w:pPr>
            <w:r>
              <w:rPr>
                <w:rFonts w:cs="Arial"/>
                <w:color w:val="000000"/>
              </w:rPr>
              <w:t>0x08</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769609E7" w14:textId="77777777" w:rsidR="0038543E" w:rsidRDefault="00770557">
            <w:pPr>
              <w:autoSpaceDE w:val="0"/>
              <w:autoSpaceDN w:val="0"/>
              <w:adjustRightInd w:val="0"/>
              <w:spacing w:line="252" w:lineRule="auto"/>
              <w:jc w:val="center"/>
              <w:rPr>
                <w:rFonts w:cs="Arial"/>
                <w:color w:val="000000"/>
              </w:rPr>
            </w:pPr>
            <w:r>
              <w:rPr>
                <w:rFonts w:cs="Arial"/>
                <w:color w:val="000000"/>
              </w:rPr>
              <w:t>Front Normal</w:t>
            </w:r>
          </w:p>
        </w:tc>
      </w:tr>
      <w:tr w:rsidR="0038543E" w14:paraId="02C1F015" w14:textId="77777777"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2391B607" w14:textId="77777777" w:rsidR="0038543E" w:rsidRDefault="00000000">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2800FDF1" w14:textId="77777777" w:rsidR="0038543E" w:rsidRDefault="00000000">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491AC065" w14:textId="77777777" w:rsidR="0038543E" w:rsidRPr="00C46FB5" w:rsidRDefault="00770557">
            <w:pPr>
              <w:autoSpaceDE w:val="0"/>
              <w:autoSpaceDN w:val="0"/>
              <w:adjustRightInd w:val="0"/>
              <w:spacing w:line="252" w:lineRule="auto"/>
              <w:jc w:val="center"/>
              <w:rPr>
                <w:rFonts w:cs="Arial"/>
                <w:color w:val="000000"/>
                <w:highlight w:val="yellow"/>
              </w:rPr>
            </w:pPr>
            <w:r w:rsidRPr="00C46FB5">
              <w:rPr>
                <w:rFonts w:cs="Arial"/>
                <w:color w:val="000000"/>
                <w:highlight w:val="yellow"/>
              </w:rPr>
              <w:t>0x09</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2253C539" w14:textId="77777777" w:rsidR="0038543E" w:rsidRPr="00C46FB5" w:rsidRDefault="00770557">
            <w:pPr>
              <w:autoSpaceDE w:val="0"/>
              <w:autoSpaceDN w:val="0"/>
              <w:adjustRightInd w:val="0"/>
              <w:spacing w:line="252" w:lineRule="auto"/>
              <w:jc w:val="center"/>
              <w:rPr>
                <w:rFonts w:cs="Arial"/>
                <w:color w:val="000000"/>
                <w:highlight w:val="yellow"/>
              </w:rPr>
            </w:pPr>
            <w:r w:rsidRPr="00C46FB5">
              <w:rPr>
                <w:rFonts w:cs="Arial"/>
                <w:color w:val="000000"/>
                <w:highlight w:val="yellow"/>
              </w:rPr>
              <w:t>Front Split</w:t>
            </w:r>
          </w:p>
        </w:tc>
      </w:tr>
      <w:tr w:rsidR="0038543E" w14:paraId="65AEFFF3" w14:textId="77777777"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6523F6F8" w14:textId="77777777" w:rsidR="0038543E" w:rsidRDefault="00000000">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2FC681C8" w14:textId="77777777" w:rsidR="0038543E" w:rsidRDefault="00000000">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6D6D9F88" w14:textId="77777777" w:rsidR="0038543E" w:rsidRDefault="00770557">
            <w:pPr>
              <w:autoSpaceDE w:val="0"/>
              <w:autoSpaceDN w:val="0"/>
              <w:adjustRightInd w:val="0"/>
              <w:spacing w:line="252" w:lineRule="auto"/>
              <w:jc w:val="center"/>
              <w:rPr>
                <w:rFonts w:cs="Arial"/>
                <w:color w:val="000000"/>
              </w:rPr>
            </w:pPr>
            <w:r>
              <w:rPr>
                <w:rFonts w:cs="Arial"/>
                <w:color w:val="000000"/>
              </w:rPr>
              <w:t>0x0A</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218E285B" w14:textId="77777777" w:rsidR="0038543E" w:rsidRDefault="00770557">
            <w:pPr>
              <w:autoSpaceDE w:val="0"/>
              <w:autoSpaceDN w:val="0"/>
              <w:adjustRightInd w:val="0"/>
              <w:spacing w:line="252" w:lineRule="auto"/>
              <w:jc w:val="center"/>
              <w:rPr>
                <w:rFonts w:cs="Arial"/>
                <w:color w:val="000000"/>
              </w:rPr>
            </w:pPr>
            <w:r>
              <w:rPr>
                <w:rFonts w:cs="Arial"/>
                <w:color w:val="000000"/>
              </w:rPr>
              <w:t>Rear Zoom</w:t>
            </w:r>
          </w:p>
        </w:tc>
      </w:tr>
      <w:tr w:rsidR="0038543E" w14:paraId="17F3261D"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059E05C4"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1A4FE6AE"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065156B7" w14:textId="77777777" w:rsidR="0038543E" w:rsidRDefault="00770557">
            <w:pPr>
              <w:autoSpaceDE w:val="0"/>
              <w:autoSpaceDN w:val="0"/>
              <w:adjustRightInd w:val="0"/>
              <w:spacing w:line="252" w:lineRule="auto"/>
              <w:jc w:val="center"/>
              <w:rPr>
                <w:rFonts w:cs="Arial"/>
                <w:color w:val="000000"/>
              </w:rPr>
            </w:pPr>
            <w:r>
              <w:rPr>
                <w:rFonts w:cs="Arial"/>
                <w:color w:val="000000"/>
              </w:rPr>
              <w:t>0x0B</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7978521D" w14:textId="77777777" w:rsidR="0038543E" w:rsidRDefault="00770557">
            <w:pPr>
              <w:autoSpaceDE w:val="0"/>
              <w:autoSpaceDN w:val="0"/>
              <w:adjustRightInd w:val="0"/>
              <w:spacing w:line="252" w:lineRule="auto"/>
              <w:jc w:val="center"/>
              <w:rPr>
                <w:rFonts w:cs="Arial"/>
                <w:color w:val="000000"/>
              </w:rPr>
            </w:pPr>
            <w:r>
              <w:rPr>
                <w:rFonts w:cs="Arial"/>
                <w:color w:val="000000"/>
              </w:rPr>
              <w:t>CHMSL</w:t>
            </w:r>
          </w:p>
        </w:tc>
      </w:tr>
      <w:tr w:rsidR="0038543E" w14:paraId="6A65ACC4"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6609D883"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22C3F95A"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5341AA6A" w14:textId="77777777" w:rsidR="0038543E" w:rsidRDefault="00770557">
            <w:pPr>
              <w:autoSpaceDE w:val="0"/>
              <w:autoSpaceDN w:val="0"/>
              <w:adjustRightInd w:val="0"/>
              <w:spacing w:line="252" w:lineRule="auto"/>
              <w:jc w:val="center"/>
              <w:rPr>
                <w:rFonts w:cs="Arial"/>
                <w:color w:val="000000"/>
              </w:rPr>
            </w:pPr>
            <w:r>
              <w:rPr>
                <w:rFonts w:cs="Arial"/>
                <w:color w:val="000000"/>
              </w:rPr>
              <w:t>0x0C</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1933919B" w14:textId="77777777" w:rsidR="0038543E" w:rsidRDefault="00770557">
            <w:pPr>
              <w:autoSpaceDE w:val="0"/>
              <w:autoSpaceDN w:val="0"/>
              <w:adjustRightInd w:val="0"/>
              <w:spacing w:line="252" w:lineRule="auto"/>
              <w:jc w:val="center"/>
              <w:rPr>
                <w:rFonts w:cs="Arial"/>
                <w:color w:val="000000"/>
              </w:rPr>
            </w:pPr>
            <w:r>
              <w:rPr>
                <w:rFonts w:cs="Arial"/>
                <w:color w:val="000000"/>
              </w:rPr>
              <w:t>CHMSL Zoom</w:t>
            </w:r>
          </w:p>
        </w:tc>
      </w:tr>
      <w:tr w:rsidR="0038543E" w14:paraId="189496A3"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59A1C3A7"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2DDBBF73"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624C7A30" w14:textId="77777777" w:rsidR="0038543E" w:rsidRDefault="00770557">
            <w:pPr>
              <w:autoSpaceDE w:val="0"/>
              <w:autoSpaceDN w:val="0"/>
              <w:adjustRightInd w:val="0"/>
              <w:spacing w:line="252" w:lineRule="auto"/>
              <w:jc w:val="center"/>
              <w:rPr>
                <w:rFonts w:cs="Arial"/>
                <w:color w:val="000000"/>
              </w:rPr>
            </w:pPr>
            <w:r>
              <w:rPr>
                <w:rFonts w:cs="Arial"/>
                <w:color w:val="000000"/>
              </w:rPr>
              <w:t>0x0D</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2AF8745B" w14:textId="77777777" w:rsidR="0038543E" w:rsidRDefault="00770557">
            <w:pPr>
              <w:autoSpaceDE w:val="0"/>
              <w:autoSpaceDN w:val="0"/>
              <w:adjustRightInd w:val="0"/>
              <w:spacing w:line="252" w:lineRule="auto"/>
              <w:jc w:val="center"/>
              <w:rPr>
                <w:rFonts w:cs="Arial"/>
                <w:color w:val="000000"/>
              </w:rPr>
            </w:pPr>
            <w:r>
              <w:rPr>
                <w:rFonts w:cs="Arial"/>
                <w:color w:val="000000"/>
              </w:rPr>
              <w:t>AUX</w:t>
            </w:r>
          </w:p>
        </w:tc>
      </w:tr>
      <w:tr w:rsidR="0038543E" w14:paraId="48B803C0"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17639AF2"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633C0470"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10832451" w14:textId="77777777" w:rsidR="0038543E" w:rsidRDefault="00770557">
            <w:pPr>
              <w:autoSpaceDE w:val="0"/>
              <w:autoSpaceDN w:val="0"/>
              <w:adjustRightInd w:val="0"/>
              <w:spacing w:line="252" w:lineRule="auto"/>
              <w:jc w:val="center"/>
              <w:rPr>
                <w:rFonts w:cs="Arial"/>
                <w:color w:val="000000"/>
              </w:rPr>
            </w:pPr>
            <w:r>
              <w:rPr>
                <w:rFonts w:cs="Arial"/>
                <w:color w:val="000000"/>
              </w:rPr>
              <w:t>0x0E</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1214F2EC" w14:textId="77777777" w:rsidR="0038543E" w:rsidRDefault="00770557">
            <w:pPr>
              <w:autoSpaceDE w:val="0"/>
              <w:autoSpaceDN w:val="0"/>
              <w:adjustRightInd w:val="0"/>
              <w:spacing w:line="252" w:lineRule="auto"/>
              <w:jc w:val="center"/>
              <w:rPr>
                <w:rFonts w:cs="Arial"/>
                <w:color w:val="000000"/>
              </w:rPr>
            </w:pPr>
            <w:r>
              <w:rPr>
                <w:rFonts w:cs="Arial"/>
                <w:color w:val="000000"/>
              </w:rPr>
              <w:t>TRG</w:t>
            </w:r>
          </w:p>
        </w:tc>
      </w:tr>
      <w:tr w:rsidR="0038543E" w14:paraId="7E68F954" w14:textId="77777777" w:rsidTr="00F6730A">
        <w:trPr>
          <w:trHeight w:val="305"/>
          <w:jc w:val="center"/>
        </w:trPr>
        <w:tc>
          <w:tcPr>
            <w:tcW w:w="2145" w:type="dxa"/>
            <w:vMerge w:val="restart"/>
            <w:tcBorders>
              <w:top w:val="nil"/>
              <w:left w:val="single" w:sz="12" w:space="0" w:color="auto"/>
              <w:bottom w:val="nil"/>
              <w:right w:val="single" w:sz="2" w:space="0" w:color="auto"/>
            </w:tcBorders>
            <w:vAlign w:val="center"/>
          </w:tcPr>
          <w:p w14:paraId="5674C98B" w14:textId="77777777" w:rsidR="0038543E" w:rsidRDefault="00000000">
            <w:pPr>
              <w:spacing w:line="252" w:lineRule="auto"/>
              <w:rPr>
                <w:rFonts w:cs="Arial"/>
                <w:color w:val="000000"/>
              </w:rPr>
            </w:pPr>
          </w:p>
        </w:tc>
        <w:tc>
          <w:tcPr>
            <w:tcW w:w="1350" w:type="dxa"/>
            <w:vMerge w:val="restart"/>
            <w:tcBorders>
              <w:top w:val="nil"/>
              <w:left w:val="single" w:sz="2" w:space="0" w:color="auto"/>
              <w:bottom w:val="nil"/>
              <w:right w:val="single" w:sz="2" w:space="0" w:color="auto"/>
            </w:tcBorders>
            <w:vAlign w:val="center"/>
          </w:tcPr>
          <w:p w14:paraId="5964CFCE"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12" w:space="0" w:color="auto"/>
              <w:right w:val="single" w:sz="2" w:space="0" w:color="auto"/>
            </w:tcBorders>
            <w:shd w:val="solid" w:color="FFFFFF" w:fill="auto"/>
            <w:hideMark/>
          </w:tcPr>
          <w:p w14:paraId="0B850AC6" w14:textId="77777777" w:rsidR="0038543E" w:rsidRDefault="00770557">
            <w:pPr>
              <w:autoSpaceDE w:val="0"/>
              <w:autoSpaceDN w:val="0"/>
              <w:adjustRightInd w:val="0"/>
              <w:spacing w:line="252" w:lineRule="auto"/>
              <w:jc w:val="center"/>
              <w:rPr>
                <w:rFonts w:cs="Arial"/>
                <w:color w:val="000000"/>
              </w:rPr>
            </w:pPr>
            <w:r>
              <w:rPr>
                <w:rFonts w:cs="Arial"/>
                <w:color w:val="000000"/>
              </w:rPr>
              <w:t>0x0F</w:t>
            </w:r>
          </w:p>
        </w:tc>
        <w:tc>
          <w:tcPr>
            <w:tcW w:w="3330" w:type="dxa"/>
            <w:tcBorders>
              <w:top w:val="single" w:sz="2" w:space="0" w:color="auto"/>
              <w:left w:val="single" w:sz="2" w:space="0" w:color="auto"/>
              <w:bottom w:val="single" w:sz="12" w:space="0" w:color="auto"/>
              <w:right w:val="single" w:sz="12" w:space="0" w:color="auto"/>
            </w:tcBorders>
            <w:shd w:val="solid" w:color="FFFFFF" w:fill="auto"/>
            <w:hideMark/>
          </w:tcPr>
          <w:p w14:paraId="09FB07DA" w14:textId="77777777" w:rsidR="0038543E" w:rsidRDefault="00770557">
            <w:pPr>
              <w:autoSpaceDE w:val="0"/>
              <w:autoSpaceDN w:val="0"/>
              <w:adjustRightInd w:val="0"/>
              <w:spacing w:line="252" w:lineRule="auto"/>
              <w:jc w:val="center"/>
              <w:rPr>
                <w:rFonts w:cs="Arial"/>
                <w:color w:val="000000"/>
              </w:rPr>
            </w:pPr>
            <w:r>
              <w:rPr>
                <w:rFonts w:cs="Arial"/>
                <w:color w:val="000000"/>
              </w:rPr>
              <w:t>TRG Rear Normal</w:t>
            </w:r>
          </w:p>
        </w:tc>
      </w:tr>
      <w:tr w:rsidR="0038543E" w14:paraId="0DC788E4" w14:textId="77777777" w:rsidTr="00F6730A">
        <w:trPr>
          <w:trHeight w:val="305"/>
          <w:jc w:val="center"/>
        </w:trPr>
        <w:tc>
          <w:tcPr>
            <w:tcW w:w="2145" w:type="dxa"/>
            <w:vMerge/>
            <w:tcBorders>
              <w:top w:val="nil"/>
              <w:left w:val="single" w:sz="12" w:space="0" w:color="auto"/>
              <w:bottom w:val="nil"/>
              <w:right w:val="single" w:sz="2" w:space="0" w:color="auto"/>
            </w:tcBorders>
            <w:vAlign w:val="center"/>
            <w:hideMark/>
          </w:tcPr>
          <w:p w14:paraId="1C320221" w14:textId="77777777" w:rsidR="0038543E" w:rsidRDefault="00000000">
            <w:pPr>
              <w:spacing w:line="276" w:lineRule="auto"/>
              <w:rPr>
                <w:rFonts w:cs="Arial"/>
                <w:color w:val="000000"/>
              </w:rPr>
            </w:pPr>
          </w:p>
        </w:tc>
        <w:tc>
          <w:tcPr>
            <w:tcW w:w="1350" w:type="dxa"/>
            <w:vMerge/>
            <w:tcBorders>
              <w:top w:val="nil"/>
              <w:left w:val="single" w:sz="2" w:space="0" w:color="auto"/>
              <w:bottom w:val="nil"/>
              <w:right w:val="single" w:sz="2" w:space="0" w:color="auto"/>
            </w:tcBorders>
            <w:vAlign w:val="center"/>
            <w:hideMark/>
          </w:tcPr>
          <w:p w14:paraId="45887425" w14:textId="77777777" w:rsidR="0038543E" w:rsidRDefault="00000000">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1EDC8636" w14:textId="77777777" w:rsidR="0038543E" w:rsidRDefault="00770557">
            <w:pPr>
              <w:autoSpaceDE w:val="0"/>
              <w:autoSpaceDN w:val="0"/>
              <w:adjustRightInd w:val="0"/>
              <w:spacing w:line="252" w:lineRule="auto"/>
              <w:jc w:val="center"/>
              <w:rPr>
                <w:rFonts w:cs="Arial"/>
                <w:color w:val="000000"/>
              </w:rPr>
            </w:pPr>
            <w:r>
              <w:rPr>
                <w:rFonts w:cs="Arial"/>
                <w:color w:val="000000"/>
              </w:rPr>
              <w:t>0x10</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0D158622" w14:textId="77777777" w:rsidR="0038543E" w:rsidRDefault="00770557">
            <w:pPr>
              <w:autoSpaceDE w:val="0"/>
              <w:autoSpaceDN w:val="0"/>
              <w:adjustRightInd w:val="0"/>
              <w:spacing w:line="252" w:lineRule="auto"/>
              <w:jc w:val="center"/>
              <w:rPr>
                <w:rFonts w:cs="Arial"/>
                <w:color w:val="000000"/>
              </w:rPr>
            </w:pPr>
            <w:r>
              <w:rPr>
                <w:rFonts w:cs="Arial"/>
                <w:color w:val="000000"/>
              </w:rPr>
              <w:t>Straight Back Up Mode</w:t>
            </w:r>
          </w:p>
        </w:tc>
      </w:tr>
      <w:tr w:rsidR="0038543E" w14:paraId="16E1F678"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3ADB51B2"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0AD9DC5B"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62E7357F" w14:textId="77777777" w:rsidR="0038543E" w:rsidRDefault="00770557">
            <w:pPr>
              <w:autoSpaceDE w:val="0"/>
              <w:autoSpaceDN w:val="0"/>
              <w:adjustRightInd w:val="0"/>
              <w:spacing w:line="252" w:lineRule="auto"/>
              <w:jc w:val="center"/>
              <w:rPr>
                <w:rFonts w:cs="Arial"/>
                <w:color w:val="000000"/>
              </w:rPr>
            </w:pPr>
            <w:r>
              <w:rPr>
                <w:rFonts w:cs="Arial"/>
                <w:color w:val="000000"/>
              </w:rPr>
              <w:t>0x11</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5AFC29F1" w14:textId="77777777" w:rsidR="0038543E" w:rsidRDefault="00770557">
            <w:pPr>
              <w:autoSpaceDE w:val="0"/>
              <w:autoSpaceDN w:val="0"/>
              <w:adjustRightInd w:val="0"/>
              <w:spacing w:line="252" w:lineRule="auto"/>
              <w:jc w:val="center"/>
              <w:rPr>
                <w:rFonts w:cs="Arial"/>
                <w:color w:val="000000"/>
              </w:rPr>
            </w:pPr>
            <w:r>
              <w:rPr>
                <w:rFonts w:cs="Arial"/>
                <w:color w:val="000000"/>
              </w:rPr>
              <w:t>TBA2 Rear Split</w:t>
            </w:r>
          </w:p>
        </w:tc>
      </w:tr>
      <w:tr w:rsidR="0038543E" w14:paraId="738FCAE9"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75B90CFE"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57345D57"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0EEDB032" w14:textId="77777777" w:rsidR="0038543E" w:rsidRDefault="00770557">
            <w:pPr>
              <w:autoSpaceDE w:val="0"/>
              <w:autoSpaceDN w:val="0"/>
              <w:adjustRightInd w:val="0"/>
              <w:spacing w:line="252" w:lineRule="auto"/>
              <w:jc w:val="center"/>
              <w:rPr>
                <w:rFonts w:cs="Arial"/>
                <w:color w:val="000000"/>
              </w:rPr>
            </w:pPr>
            <w:r>
              <w:rPr>
                <w:rFonts w:cs="Arial"/>
                <w:color w:val="000000"/>
              </w:rPr>
              <w:t>0x12</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4F8D1C9E" w14:textId="77777777" w:rsidR="0038543E" w:rsidRDefault="00770557">
            <w:pPr>
              <w:autoSpaceDE w:val="0"/>
              <w:autoSpaceDN w:val="0"/>
              <w:adjustRightInd w:val="0"/>
              <w:spacing w:line="252" w:lineRule="auto"/>
              <w:jc w:val="center"/>
              <w:rPr>
                <w:rFonts w:cs="Arial"/>
                <w:color w:val="000000"/>
              </w:rPr>
            </w:pPr>
            <w:r>
              <w:rPr>
                <w:rFonts w:cs="Arial"/>
                <w:color w:val="000000"/>
              </w:rPr>
              <w:t>TBA2 Rear 360</w:t>
            </w:r>
          </w:p>
        </w:tc>
      </w:tr>
      <w:tr w:rsidR="0038543E" w14:paraId="04955136"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6E6853F6"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336A065E"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058323B0" w14:textId="77777777" w:rsidR="0038543E" w:rsidRDefault="00770557">
            <w:pPr>
              <w:autoSpaceDE w:val="0"/>
              <w:autoSpaceDN w:val="0"/>
              <w:adjustRightInd w:val="0"/>
              <w:spacing w:line="252" w:lineRule="auto"/>
              <w:jc w:val="center"/>
              <w:rPr>
                <w:rFonts w:cs="Arial"/>
                <w:color w:val="000000"/>
              </w:rPr>
            </w:pPr>
            <w:r>
              <w:rPr>
                <w:rFonts w:cs="Arial"/>
                <w:color w:val="000000"/>
              </w:rPr>
              <w:t>0x13</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12FCBAC2" w14:textId="77777777" w:rsidR="0038543E" w:rsidRDefault="00770557">
            <w:pPr>
              <w:autoSpaceDE w:val="0"/>
              <w:autoSpaceDN w:val="0"/>
              <w:adjustRightInd w:val="0"/>
              <w:spacing w:line="252" w:lineRule="auto"/>
              <w:jc w:val="center"/>
              <w:rPr>
                <w:rFonts w:cs="Arial"/>
                <w:color w:val="000000"/>
              </w:rPr>
            </w:pPr>
            <w:r>
              <w:rPr>
                <w:rFonts w:cs="Arial"/>
                <w:color w:val="000000"/>
              </w:rPr>
              <w:t>TBA2 CHMSL</w:t>
            </w:r>
          </w:p>
        </w:tc>
      </w:tr>
      <w:tr w:rsidR="0038543E" w14:paraId="7E607634"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6F5948F3"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4F50854B"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5F166131" w14:textId="77777777" w:rsidR="0038543E" w:rsidRDefault="00770557">
            <w:pPr>
              <w:autoSpaceDE w:val="0"/>
              <w:autoSpaceDN w:val="0"/>
              <w:adjustRightInd w:val="0"/>
              <w:spacing w:line="252" w:lineRule="auto"/>
              <w:jc w:val="center"/>
              <w:rPr>
                <w:rFonts w:cs="Arial"/>
                <w:color w:val="000000"/>
              </w:rPr>
            </w:pPr>
            <w:r>
              <w:rPr>
                <w:rFonts w:cs="Arial"/>
                <w:color w:val="000000"/>
              </w:rPr>
              <w:t>0x14</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789B718F" w14:textId="77777777" w:rsidR="0038543E" w:rsidRDefault="00770557">
            <w:pPr>
              <w:autoSpaceDE w:val="0"/>
              <w:autoSpaceDN w:val="0"/>
              <w:adjustRightInd w:val="0"/>
              <w:spacing w:line="252" w:lineRule="auto"/>
              <w:jc w:val="center"/>
              <w:rPr>
                <w:rFonts w:cs="Arial"/>
                <w:color w:val="000000"/>
              </w:rPr>
            </w:pPr>
            <w:r>
              <w:rPr>
                <w:rFonts w:cs="Arial"/>
                <w:color w:val="000000"/>
              </w:rPr>
              <w:t>TBA2 Aux</w:t>
            </w:r>
          </w:p>
        </w:tc>
      </w:tr>
      <w:tr w:rsidR="0038543E" w14:paraId="32308F5C"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55A3A173"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01759CA9"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1807B7BE" w14:textId="77777777" w:rsidR="0038543E" w:rsidRDefault="00770557">
            <w:pPr>
              <w:autoSpaceDE w:val="0"/>
              <w:autoSpaceDN w:val="0"/>
              <w:adjustRightInd w:val="0"/>
              <w:spacing w:line="252" w:lineRule="auto"/>
              <w:jc w:val="center"/>
              <w:rPr>
                <w:rFonts w:cs="Arial"/>
                <w:color w:val="000000"/>
              </w:rPr>
            </w:pPr>
            <w:r>
              <w:rPr>
                <w:rFonts w:cs="Arial"/>
                <w:color w:val="000000"/>
              </w:rPr>
              <w:t>0x15</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7B20BE46" w14:textId="77777777" w:rsidR="0038543E" w:rsidRDefault="00770557">
            <w:pPr>
              <w:autoSpaceDE w:val="0"/>
              <w:autoSpaceDN w:val="0"/>
              <w:adjustRightInd w:val="0"/>
              <w:spacing w:line="252" w:lineRule="auto"/>
              <w:jc w:val="center"/>
              <w:rPr>
                <w:rFonts w:cs="Arial"/>
                <w:color w:val="000000"/>
              </w:rPr>
            </w:pPr>
            <w:r>
              <w:rPr>
                <w:rFonts w:cs="Arial"/>
                <w:color w:val="000000"/>
              </w:rPr>
              <w:t>TBA2 50/50</w:t>
            </w:r>
          </w:p>
        </w:tc>
      </w:tr>
      <w:tr w:rsidR="0038543E" w14:paraId="54E11C86"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0BF88B53"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5905ACE4"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49C69A71" w14:textId="77777777" w:rsidR="0038543E" w:rsidRDefault="00770557">
            <w:pPr>
              <w:autoSpaceDE w:val="0"/>
              <w:autoSpaceDN w:val="0"/>
              <w:adjustRightInd w:val="0"/>
              <w:spacing w:line="252" w:lineRule="auto"/>
              <w:jc w:val="center"/>
              <w:rPr>
                <w:rFonts w:cs="Arial"/>
                <w:color w:val="000000"/>
              </w:rPr>
            </w:pPr>
            <w:r>
              <w:rPr>
                <w:rFonts w:cs="Arial"/>
                <w:color w:val="000000"/>
              </w:rPr>
              <w:t>0x16</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631FC54E" w14:textId="77777777" w:rsidR="0038543E" w:rsidRDefault="00770557">
            <w:pPr>
              <w:autoSpaceDE w:val="0"/>
              <w:autoSpaceDN w:val="0"/>
              <w:adjustRightInd w:val="0"/>
              <w:spacing w:line="252" w:lineRule="auto"/>
              <w:jc w:val="center"/>
              <w:rPr>
                <w:rFonts w:cs="Arial"/>
                <w:color w:val="000000"/>
              </w:rPr>
            </w:pPr>
            <w:r>
              <w:rPr>
                <w:rFonts w:cs="Arial"/>
                <w:color w:val="000000"/>
              </w:rPr>
              <w:t>TBA2 Rear Normal</w:t>
            </w:r>
          </w:p>
        </w:tc>
      </w:tr>
      <w:tr w:rsidR="0038543E" w14:paraId="3E7DDDFB"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5B101CB1"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14298E3E"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19428F22" w14:textId="77777777" w:rsidR="0038543E" w:rsidRDefault="00770557">
            <w:pPr>
              <w:autoSpaceDE w:val="0"/>
              <w:autoSpaceDN w:val="0"/>
              <w:adjustRightInd w:val="0"/>
              <w:spacing w:line="252" w:lineRule="auto"/>
              <w:jc w:val="center"/>
              <w:rPr>
                <w:rFonts w:cs="Arial"/>
                <w:color w:val="000000"/>
              </w:rPr>
            </w:pPr>
            <w:r>
              <w:rPr>
                <w:rFonts w:cs="Arial"/>
                <w:color w:val="000000"/>
              </w:rPr>
              <w:t>0x17</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2979BE14" w14:textId="77777777" w:rsidR="0038543E" w:rsidRDefault="00770557">
            <w:pPr>
              <w:autoSpaceDE w:val="0"/>
              <w:autoSpaceDN w:val="0"/>
              <w:adjustRightInd w:val="0"/>
              <w:spacing w:line="252" w:lineRule="auto"/>
              <w:jc w:val="center"/>
              <w:rPr>
                <w:rFonts w:cs="Arial"/>
                <w:color w:val="000000"/>
              </w:rPr>
            </w:pPr>
            <w:r>
              <w:rPr>
                <w:rFonts w:cs="Arial"/>
                <w:color w:val="000000"/>
              </w:rPr>
              <w:t>Auto Hitch Rear Normal</w:t>
            </w:r>
          </w:p>
        </w:tc>
      </w:tr>
      <w:tr w:rsidR="0038543E" w14:paraId="45A43D2F"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7DB9C26B"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5A6473B6"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5AB7FC3C" w14:textId="77777777" w:rsidR="0038543E" w:rsidRDefault="00770557">
            <w:pPr>
              <w:autoSpaceDE w:val="0"/>
              <w:autoSpaceDN w:val="0"/>
              <w:adjustRightInd w:val="0"/>
              <w:spacing w:line="252" w:lineRule="auto"/>
              <w:jc w:val="center"/>
              <w:rPr>
                <w:rFonts w:cs="Arial"/>
                <w:color w:val="000000"/>
              </w:rPr>
            </w:pPr>
            <w:r>
              <w:rPr>
                <w:rFonts w:cs="Arial"/>
                <w:color w:val="000000"/>
              </w:rPr>
              <w:t>0x18</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5F5471F2" w14:textId="77777777" w:rsidR="0038543E" w:rsidRDefault="00770557">
            <w:pPr>
              <w:autoSpaceDE w:val="0"/>
              <w:autoSpaceDN w:val="0"/>
              <w:adjustRightInd w:val="0"/>
              <w:spacing w:line="252" w:lineRule="auto"/>
              <w:jc w:val="center"/>
              <w:rPr>
                <w:rFonts w:cs="Arial"/>
                <w:color w:val="000000"/>
              </w:rPr>
            </w:pPr>
            <w:r>
              <w:rPr>
                <w:rFonts w:cs="Arial"/>
                <w:color w:val="000000"/>
              </w:rPr>
              <w:t>Rear Frwd Offset</w:t>
            </w:r>
          </w:p>
        </w:tc>
      </w:tr>
      <w:tr w:rsidR="0038543E" w14:paraId="082F90AB"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48CC1FF9"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59F35C83"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6830EB40" w14:textId="77777777" w:rsidR="0038543E" w:rsidRDefault="00770557">
            <w:pPr>
              <w:autoSpaceDE w:val="0"/>
              <w:autoSpaceDN w:val="0"/>
              <w:adjustRightInd w:val="0"/>
              <w:spacing w:line="252" w:lineRule="auto"/>
              <w:jc w:val="center"/>
              <w:rPr>
                <w:rFonts w:cs="Arial"/>
                <w:color w:val="000000"/>
              </w:rPr>
            </w:pPr>
            <w:r>
              <w:rPr>
                <w:rFonts w:cs="Arial"/>
                <w:color w:val="000000"/>
              </w:rPr>
              <w:t>0x19</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37BDD20A" w14:textId="77777777" w:rsidR="0038543E" w:rsidRDefault="00770557">
            <w:pPr>
              <w:autoSpaceDE w:val="0"/>
              <w:autoSpaceDN w:val="0"/>
              <w:adjustRightInd w:val="0"/>
              <w:spacing w:line="252" w:lineRule="auto"/>
              <w:jc w:val="center"/>
              <w:rPr>
                <w:rFonts w:cs="Arial"/>
                <w:color w:val="000000"/>
              </w:rPr>
            </w:pPr>
            <w:r>
              <w:rPr>
                <w:rFonts w:cs="Arial"/>
                <w:color w:val="000000"/>
              </w:rPr>
              <w:t>Rear Rrwd Offset</w:t>
            </w:r>
          </w:p>
        </w:tc>
      </w:tr>
      <w:tr w:rsidR="0038543E" w14:paraId="467D8E82"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23CDAB17"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24296953"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63BA5211" w14:textId="77777777" w:rsidR="0038543E" w:rsidRDefault="00770557">
            <w:pPr>
              <w:autoSpaceDE w:val="0"/>
              <w:autoSpaceDN w:val="0"/>
              <w:adjustRightInd w:val="0"/>
              <w:spacing w:line="252" w:lineRule="auto"/>
              <w:jc w:val="center"/>
              <w:rPr>
                <w:rFonts w:cs="Arial"/>
                <w:color w:val="000000"/>
              </w:rPr>
            </w:pPr>
            <w:r>
              <w:rPr>
                <w:rFonts w:cs="Arial"/>
                <w:color w:val="000000"/>
              </w:rPr>
              <w:t>0x1A</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7DEB49DD" w14:textId="77777777" w:rsidR="0038543E" w:rsidRDefault="00770557">
            <w:pPr>
              <w:autoSpaceDE w:val="0"/>
              <w:autoSpaceDN w:val="0"/>
              <w:adjustRightInd w:val="0"/>
              <w:spacing w:line="252" w:lineRule="auto"/>
              <w:jc w:val="center"/>
              <w:rPr>
                <w:rFonts w:cs="Arial"/>
                <w:color w:val="000000"/>
              </w:rPr>
            </w:pPr>
            <w:r>
              <w:rPr>
                <w:rFonts w:cs="Arial"/>
                <w:color w:val="000000"/>
              </w:rPr>
              <w:t>Front Frwd Offset</w:t>
            </w:r>
          </w:p>
        </w:tc>
      </w:tr>
      <w:tr w:rsidR="0038543E" w14:paraId="1679C54C"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59D0E85E"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3E6F4181"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4D30C628" w14:textId="77777777" w:rsidR="0038543E" w:rsidRDefault="00770557">
            <w:pPr>
              <w:autoSpaceDE w:val="0"/>
              <w:autoSpaceDN w:val="0"/>
              <w:adjustRightInd w:val="0"/>
              <w:spacing w:line="252" w:lineRule="auto"/>
              <w:jc w:val="center"/>
              <w:rPr>
                <w:rFonts w:cs="Arial"/>
                <w:color w:val="000000"/>
              </w:rPr>
            </w:pPr>
            <w:r>
              <w:rPr>
                <w:rFonts w:cs="Arial"/>
                <w:color w:val="000000"/>
              </w:rPr>
              <w:t>0x1B</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632ED3A1" w14:textId="77777777" w:rsidR="0038543E" w:rsidRDefault="00770557">
            <w:pPr>
              <w:autoSpaceDE w:val="0"/>
              <w:autoSpaceDN w:val="0"/>
              <w:adjustRightInd w:val="0"/>
              <w:spacing w:line="252" w:lineRule="auto"/>
              <w:jc w:val="center"/>
              <w:rPr>
                <w:rFonts w:cs="Arial"/>
                <w:color w:val="000000"/>
              </w:rPr>
            </w:pPr>
            <w:r>
              <w:rPr>
                <w:rFonts w:cs="Arial"/>
                <w:color w:val="000000"/>
              </w:rPr>
              <w:t>Front Rrwd Offset</w:t>
            </w:r>
          </w:p>
        </w:tc>
      </w:tr>
      <w:tr w:rsidR="0038543E" w14:paraId="394572DD"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5892A71C"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0D21C759"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63E96391" w14:textId="77777777" w:rsidR="0038543E" w:rsidRDefault="00770557">
            <w:pPr>
              <w:autoSpaceDE w:val="0"/>
              <w:autoSpaceDN w:val="0"/>
              <w:adjustRightInd w:val="0"/>
              <w:spacing w:line="252" w:lineRule="auto"/>
              <w:jc w:val="center"/>
              <w:rPr>
                <w:rFonts w:cs="Arial"/>
                <w:color w:val="000000"/>
              </w:rPr>
            </w:pPr>
            <w:r>
              <w:rPr>
                <w:rFonts w:cs="Arial"/>
                <w:color w:val="000000"/>
              </w:rPr>
              <w:t>0x1C</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0B9DA166" w14:textId="77777777" w:rsidR="0038543E" w:rsidRDefault="00770557">
            <w:pPr>
              <w:autoSpaceDE w:val="0"/>
              <w:autoSpaceDN w:val="0"/>
              <w:adjustRightInd w:val="0"/>
              <w:spacing w:line="252" w:lineRule="auto"/>
              <w:jc w:val="center"/>
              <w:rPr>
                <w:rFonts w:cs="Arial"/>
                <w:color w:val="000000"/>
              </w:rPr>
            </w:pPr>
            <w:r>
              <w:rPr>
                <w:rFonts w:cs="Arial"/>
                <w:color w:val="000000"/>
              </w:rPr>
              <w:t>Rear FL Corner</w:t>
            </w:r>
          </w:p>
        </w:tc>
      </w:tr>
      <w:tr w:rsidR="0038543E" w14:paraId="5ED0153C"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38545397"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16179064"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210AF936" w14:textId="77777777" w:rsidR="0038543E" w:rsidRDefault="00770557">
            <w:pPr>
              <w:autoSpaceDE w:val="0"/>
              <w:autoSpaceDN w:val="0"/>
              <w:adjustRightInd w:val="0"/>
              <w:spacing w:line="252" w:lineRule="auto"/>
              <w:jc w:val="center"/>
              <w:rPr>
                <w:rFonts w:cs="Arial"/>
                <w:color w:val="000000"/>
              </w:rPr>
            </w:pPr>
            <w:r>
              <w:rPr>
                <w:rFonts w:cs="Arial"/>
                <w:color w:val="000000"/>
              </w:rPr>
              <w:t>0x1D</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3D075EE4" w14:textId="77777777" w:rsidR="0038543E" w:rsidRDefault="00770557">
            <w:pPr>
              <w:autoSpaceDE w:val="0"/>
              <w:autoSpaceDN w:val="0"/>
              <w:adjustRightInd w:val="0"/>
              <w:spacing w:line="252" w:lineRule="auto"/>
              <w:jc w:val="center"/>
              <w:rPr>
                <w:rFonts w:cs="Arial"/>
                <w:color w:val="000000"/>
              </w:rPr>
            </w:pPr>
            <w:r>
              <w:rPr>
                <w:rFonts w:cs="Arial"/>
                <w:color w:val="000000"/>
              </w:rPr>
              <w:t>Rear FR Corner</w:t>
            </w:r>
          </w:p>
        </w:tc>
      </w:tr>
      <w:tr w:rsidR="0038543E" w14:paraId="7AAD93D4"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6FCB98C7"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70B0FF67"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51430F06" w14:textId="77777777" w:rsidR="0038543E" w:rsidRDefault="00770557">
            <w:pPr>
              <w:autoSpaceDE w:val="0"/>
              <w:autoSpaceDN w:val="0"/>
              <w:adjustRightInd w:val="0"/>
              <w:spacing w:line="252" w:lineRule="auto"/>
              <w:jc w:val="center"/>
              <w:rPr>
                <w:rFonts w:cs="Arial"/>
                <w:color w:val="000000"/>
              </w:rPr>
            </w:pPr>
            <w:r>
              <w:rPr>
                <w:rFonts w:cs="Arial"/>
                <w:color w:val="000000"/>
              </w:rPr>
              <w:t>0x1E</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14A435B8" w14:textId="77777777" w:rsidR="0038543E" w:rsidRDefault="00770557">
            <w:pPr>
              <w:autoSpaceDE w:val="0"/>
              <w:autoSpaceDN w:val="0"/>
              <w:adjustRightInd w:val="0"/>
              <w:spacing w:line="252" w:lineRule="auto"/>
              <w:jc w:val="center"/>
              <w:rPr>
                <w:rFonts w:cs="Arial"/>
                <w:color w:val="000000"/>
              </w:rPr>
            </w:pPr>
            <w:r>
              <w:rPr>
                <w:rFonts w:cs="Arial"/>
                <w:color w:val="000000"/>
              </w:rPr>
              <w:t>Rear RL Corner</w:t>
            </w:r>
          </w:p>
        </w:tc>
      </w:tr>
      <w:tr w:rsidR="0038543E" w14:paraId="5766D363"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700D30DC"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45186A13"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54AA2202" w14:textId="77777777" w:rsidR="0038543E" w:rsidRDefault="00770557">
            <w:pPr>
              <w:autoSpaceDE w:val="0"/>
              <w:autoSpaceDN w:val="0"/>
              <w:adjustRightInd w:val="0"/>
              <w:spacing w:line="252" w:lineRule="auto"/>
              <w:jc w:val="center"/>
              <w:rPr>
                <w:rFonts w:cs="Arial"/>
                <w:color w:val="000000"/>
              </w:rPr>
            </w:pPr>
            <w:r>
              <w:rPr>
                <w:rFonts w:cs="Arial"/>
                <w:color w:val="000000"/>
              </w:rPr>
              <w:t>0x1F</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1DE78F07" w14:textId="77777777" w:rsidR="0038543E" w:rsidRDefault="00770557">
            <w:pPr>
              <w:autoSpaceDE w:val="0"/>
              <w:autoSpaceDN w:val="0"/>
              <w:adjustRightInd w:val="0"/>
              <w:spacing w:line="252" w:lineRule="auto"/>
              <w:jc w:val="center"/>
              <w:rPr>
                <w:rFonts w:cs="Arial"/>
                <w:color w:val="000000"/>
              </w:rPr>
            </w:pPr>
            <w:r>
              <w:rPr>
                <w:rFonts w:cs="Arial"/>
                <w:color w:val="000000"/>
              </w:rPr>
              <w:t>Rear RR Corner</w:t>
            </w:r>
          </w:p>
        </w:tc>
      </w:tr>
      <w:tr w:rsidR="0038543E" w14:paraId="51DE4437"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1EC8609F"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082F7D92"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20F0FA4C" w14:textId="77777777" w:rsidR="0038543E" w:rsidRDefault="00770557">
            <w:pPr>
              <w:autoSpaceDE w:val="0"/>
              <w:autoSpaceDN w:val="0"/>
              <w:adjustRightInd w:val="0"/>
              <w:spacing w:line="252" w:lineRule="auto"/>
              <w:jc w:val="center"/>
              <w:rPr>
                <w:rFonts w:cs="Arial"/>
                <w:color w:val="000000"/>
              </w:rPr>
            </w:pPr>
            <w:r>
              <w:rPr>
                <w:rFonts w:cs="Arial"/>
                <w:color w:val="000000"/>
              </w:rPr>
              <w:t>0x20</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57BEE82F" w14:textId="77777777" w:rsidR="0038543E" w:rsidRDefault="00770557">
            <w:pPr>
              <w:autoSpaceDE w:val="0"/>
              <w:autoSpaceDN w:val="0"/>
              <w:adjustRightInd w:val="0"/>
              <w:spacing w:line="252" w:lineRule="auto"/>
              <w:jc w:val="center"/>
              <w:rPr>
                <w:rFonts w:cs="Arial"/>
                <w:color w:val="000000"/>
              </w:rPr>
            </w:pPr>
            <w:r>
              <w:rPr>
                <w:rFonts w:cs="Arial"/>
                <w:color w:val="000000"/>
              </w:rPr>
              <w:t>Front FL Corner</w:t>
            </w:r>
          </w:p>
        </w:tc>
      </w:tr>
      <w:tr w:rsidR="0038543E" w14:paraId="364EA98B"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56EBD675"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308F3699"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012E5B3C" w14:textId="77777777" w:rsidR="0038543E" w:rsidRDefault="00770557">
            <w:pPr>
              <w:autoSpaceDE w:val="0"/>
              <w:autoSpaceDN w:val="0"/>
              <w:adjustRightInd w:val="0"/>
              <w:spacing w:line="252" w:lineRule="auto"/>
              <w:jc w:val="center"/>
              <w:rPr>
                <w:rFonts w:cs="Arial"/>
                <w:color w:val="000000"/>
              </w:rPr>
            </w:pPr>
            <w:r>
              <w:rPr>
                <w:rFonts w:cs="Arial"/>
                <w:color w:val="000000"/>
              </w:rPr>
              <w:t>0x21</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6A6EC37E" w14:textId="77777777" w:rsidR="0038543E" w:rsidRDefault="00770557">
            <w:pPr>
              <w:autoSpaceDE w:val="0"/>
              <w:autoSpaceDN w:val="0"/>
              <w:adjustRightInd w:val="0"/>
              <w:spacing w:line="252" w:lineRule="auto"/>
              <w:jc w:val="center"/>
              <w:rPr>
                <w:rFonts w:cs="Arial"/>
                <w:color w:val="000000"/>
              </w:rPr>
            </w:pPr>
            <w:r>
              <w:rPr>
                <w:rFonts w:cs="Arial"/>
                <w:color w:val="000000"/>
              </w:rPr>
              <w:t>Front FR Corner</w:t>
            </w:r>
          </w:p>
        </w:tc>
      </w:tr>
      <w:tr w:rsidR="0038543E" w14:paraId="5F4A257A"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02CB069A" w14:textId="77777777" w:rsidR="0038543E"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41C8F1E6" w14:textId="77777777" w:rsidR="0038543E"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54F4E7FC" w14:textId="77777777" w:rsidR="0038543E" w:rsidRDefault="00770557">
            <w:pPr>
              <w:autoSpaceDE w:val="0"/>
              <w:autoSpaceDN w:val="0"/>
              <w:adjustRightInd w:val="0"/>
              <w:spacing w:line="252" w:lineRule="auto"/>
              <w:jc w:val="center"/>
              <w:rPr>
                <w:rFonts w:cs="Arial"/>
                <w:color w:val="000000"/>
              </w:rPr>
            </w:pPr>
            <w:r>
              <w:rPr>
                <w:rFonts w:cs="Arial"/>
                <w:color w:val="000000"/>
              </w:rPr>
              <w:t>0x22</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5274A0D0" w14:textId="77777777" w:rsidR="0038543E" w:rsidRDefault="00770557">
            <w:pPr>
              <w:autoSpaceDE w:val="0"/>
              <w:autoSpaceDN w:val="0"/>
              <w:adjustRightInd w:val="0"/>
              <w:spacing w:line="252" w:lineRule="auto"/>
              <w:jc w:val="center"/>
              <w:rPr>
                <w:rFonts w:cs="Arial"/>
                <w:color w:val="000000"/>
              </w:rPr>
            </w:pPr>
            <w:r>
              <w:rPr>
                <w:rFonts w:cs="Arial"/>
                <w:color w:val="000000"/>
              </w:rPr>
              <w:t>Front RL Corner</w:t>
            </w:r>
          </w:p>
        </w:tc>
      </w:tr>
      <w:tr w:rsidR="002E2DB8" w14:paraId="63E07C44" w14:textId="77777777" w:rsidTr="00F6730A">
        <w:trPr>
          <w:trHeight w:val="305"/>
          <w:jc w:val="center"/>
        </w:trPr>
        <w:tc>
          <w:tcPr>
            <w:tcW w:w="2145" w:type="dxa"/>
            <w:tcBorders>
              <w:top w:val="nil"/>
              <w:left w:val="single" w:sz="12" w:space="0" w:color="auto"/>
              <w:bottom w:val="nil"/>
              <w:right w:val="single" w:sz="2" w:space="0" w:color="auto"/>
            </w:tcBorders>
            <w:vAlign w:val="center"/>
          </w:tcPr>
          <w:p w14:paraId="3A8C91F6" w14:textId="77777777" w:rsidR="002E2DB8" w:rsidRDefault="00000000" w:rsidP="002E2DB8">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3DC85FA3" w14:textId="77777777" w:rsidR="002E2DB8" w:rsidRDefault="00000000" w:rsidP="002E2DB8">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tcPr>
          <w:p w14:paraId="4B09BED0" w14:textId="77777777" w:rsidR="002E2DB8" w:rsidRDefault="00770557" w:rsidP="002E2DB8">
            <w:pPr>
              <w:autoSpaceDE w:val="0"/>
              <w:autoSpaceDN w:val="0"/>
              <w:adjustRightInd w:val="0"/>
              <w:spacing w:line="252" w:lineRule="auto"/>
              <w:jc w:val="center"/>
              <w:rPr>
                <w:rFonts w:cs="Arial"/>
                <w:color w:val="000000"/>
              </w:rPr>
            </w:pPr>
            <w:r>
              <w:rPr>
                <w:rFonts w:cs="Arial"/>
                <w:color w:val="000000"/>
              </w:rPr>
              <w:t>0x23</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4FEA2028" w14:textId="77777777" w:rsidR="002E2DB8" w:rsidRDefault="00770557" w:rsidP="002E2DB8">
            <w:pPr>
              <w:autoSpaceDE w:val="0"/>
              <w:autoSpaceDN w:val="0"/>
              <w:adjustRightInd w:val="0"/>
              <w:spacing w:line="252" w:lineRule="auto"/>
              <w:jc w:val="center"/>
              <w:rPr>
                <w:rFonts w:cs="Arial"/>
                <w:color w:val="000000"/>
              </w:rPr>
            </w:pPr>
            <w:r>
              <w:rPr>
                <w:rFonts w:cs="Arial"/>
                <w:color w:val="000000"/>
              </w:rPr>
              <w:t>Front RR Corner</w:t>
            </w:r>
          </w:p>
        </w:tc>
      </w:tr>
      <w:tr w:rsidR="002E2DB8" w14:paraId="50E8C02A" w14:textId="77777777" w:rsidTr="00F6730A">
        <w:trPr>
          <w:trHeight w:val="305"/>
          <w:jc w:val="center"/>
        </w:trPr>
        <w:tc>
          <w:tcPr>
            <w:tcW w:w="2145" w:type="dxa"/>
            <w:tcBorders>
              <w:top w:val="nil"/>
              <w:left w:val="single" w:sz="4" w:space="0" w:color="auto"/>
              <w:bottom w:val="nil"/>
              <w:right w:val="single" w:sz="4" w:space="0" w:color="auto"/>
            </w:tcBorders>
            <w:vAlign w:val="center"/>
          </w:tcPr>
          <w:p w14:paraId="360C1F76" w14:textId="77777777" w:rsidR="002E2DB8" w:rsidRDefault="00000000" w:rsidP="002E2DB8">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14:paraId="0A1FB4C8" w14:textId="77777777" w:rsidR="002E2DB8" w:rsidRDefault="00000000" w:rsidP="002E2DB8">
            <w:pPr>
              <w:spacing w:line="252" w:lineRule="auto"/>
              <w:rPr>
                <w:rFonts w:cs="Arial"/>
                <w:color w:val="000000"/>
              </w:rPr>
            </w:pPr>
          </w:p>
        </w:tc>
        <w:tc>
          <w:tcPr>
            <w:tcW w:w="1890" w:type="dxa"/>
            <w:tcBorders>
              <w:top w:val="single" w:sz="2" w:space="0" w:color="auto"/>
              <w:left w:val="single" w:sz="4" w:space="0" w:color="auto"/>
              <w:bottom w:val="single" w:sz="2" w:space="0" w:color="auto"/>
              <w:right w:val="single" w:sz="2" w:space="0" w:color="auto"/>
            </w:tcBorders>
            <w:shd w:val="solid" w:color="FFFFFF" w:fill="auto"/>
          </w:tcPr>
          <w:p w14:paraId="7D6717FF" w14:textId="77777777" w:rsidR="002E2DB8" w:rsidRPr="005758B8" w:rsidRDefault="00770557" w:rsidP="002E2DB8">
            <w:pPr>
              <w:autoSpaceDE w:val="0"/>
              <w:autoSpaceDN w:val="0"/>
              <w:adjustRightInd w:val="0"/>
              <w:spacing w:line="252" w:lineRule="auto"/>
              <w:jc w:val="center"/>
              <w:rPr>
                <w:rFonts w:cs="Arial"/>
                <w:color w:val="000000"/>
                <w:highlight w:val="yellow"/>
              </w:rPr>
            </w:pPr>
            <w:r w:rsidRPr="005758B8">
              <w:rPr>
                <w:rFonts w:cs="Arial"/>
                <w:color w:val="000000"/>
                <w:highlight w:val="yellow"/>
              </w:rPr>
              <w:t>0x24</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77108C71" w14:textId="77777777" w:rsidR="002E2DB8" w:rsidRPr="005758B8" w:rsidRDefault="00770557" w:rsidP="002E2DB8">
            <w:pPr>
              <w:autoSpaceDE w:val="0"/>
              <w:autoSpaceDN w:val="0"/>
              <w:adjustRightInd w:val="0"/>
              <w:spacing w:line="252" w:lineRule="auto"/>
              <w:jc w:val="center"/>
              <w:rPr>
                <w:rFonts w:cs="Arial"/>
                <w:color w:val="000000"/>
                <w:highlight w:val="yellow"/>
              </w:rPr>
            </w:pPr>
            <w:r w:rsidRPr="005758B8">
              <w:rPr>
                <w:rFonts w:cs="Arial"/>
                <w:color w:val="000000"/>
                <w:highlight w:val="yellow"/>
              </w:rPr>
              <w:t>Rock Crawl Front</w:t>
            </w:r>
          </w:p>
        </w:tc>
      </w:tr>
      <w:tr w:rsidR="00F6730A" w14:paraId="0CD40566" w14:textId="77777777" w:rsidTr="00F6730A">
        <w:trPr>
          <w:trHeight w:val="305"/>
          <w:jc w:val="center"/>
        </w:trPr>
        <w:tc>
          <w:tcPr>
            <w:tcW w:w="2145" w:type="dxa"/>
            <w:tcBorders>
              <w:top w:val="nil"/>
              <w:left w:val="single" w:sz="4" w:space="0" w:color="auto"/>
              <w:bottom w:val="nil"/>
              <w:right w:val="single" w:sz="4" w:space="0" w:color="auto"/>
            </w:tcBorders>
            <w:vAlign w:val="center"/>
          </w:tcPr>
          <w:p w14:paraId="0C20E181" w14:textId="77777777" w:rsidR="00F6730A" w:rsidRDefault="00000000" w:rsidP="00F6730A">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14:paraId="6477C7F6" w14:textId="77777777" w:rsidR="00F6730A" w:rsidRDefault="00000000" w:rsidP="00F6730A">
            <w:pPr>
              <w:spacing w:line="252" w:lineRule="auto"/>
              <w:rPr>
                <w:rFonts w:cs="Arial"/>
                <w:color w:val="000000"/>
              </w:rPr>
            </w:pPr>
          </w:p>
        </w:tc>
        <w:tc>
          <w:tcPr>
            <w:tcW w:w="1890" w:type="dxa"/>
            <w:tcBorders>
              <w:top w:val="single" w:sz="2" w:space="0" w:color="auto"/>
              <w:left w:val="single" w:sz="4" w:space="0" w:color="auto"/>
              <w:bottom w:val="single" w:sz="4" w:space="0" w:color="auto"/>
              <w:right w:val="single" w:sz="2" w:space="0" w:color="auto"/>
            </w:tcBorders>
            <w:shd w:val="solid" w:color="FFFFFF" w:fill="auto"/>
          </w:tcPr>
          <w:p w14:paraId="623F07C0" w14:textId="77777777" w:rsidR="00F6730A" w:rsidRPr="005758B8" w:rsidRDefault="00770557" w:rsidP="00F6730A">
            <w:pPr>
              <w:autoSpaceDE w:val="0"/>
              <w:autoSpaceDN w:val="0"/>
              <w:adjustRightInd w:val="0"/>
              <w:spacing w:line="252" w:lineRule="auto"/>
              <w:jc w:val="center"/>
              <w:rPr>
                <w:rFonts w:cs="Arial"/>
                <w:color w:val="000000"/>
                <w:highlight w:val="yellow"/>
              </w:rPr>
            </w:pPr>
            <w:r w:rsidRPr="005758B8">
              <w:rPr>
                <w:rFonts w:cs="Arial"/>
                <w:color w:val="000000"/>
                <w:highlight w:val="yellow"/>
              </w:rPr>
              <w:t>0x25</w:t>
            </w:r>
          </w:p>
        </w:tc>
        <w:tc>
          <w:tcPr>
            <w:tcW w:w="3330" w:type="dxa"/>
            <w:tcBorders>
              <w:top w:val="single" w:sz="2" w:space="0" w:color="auto"/>
              <w:left w:val="single" w:sz="2" w:space="0" w:color="auto"/>
              <w:bottom w:val="single" w:sz="4" w:space="0" w:color="auto"/>
              <w:right w:val="single" w:sz="12" w:space="0" w:color="auto"/>
            </w:tcBorders>
            <w:shd w:val="solid" w:color="FFFFFF" w:fill="auto"/>
          </w:tcPr>
          <w:p w14:paraId="2719335C" w14:textId="77777777" w:rsidR="00F6730A" w:rsidRPr="005758B8" w:rsidRDefault="00770557" w:rsidP="00F6730A">
            <w:pPr>
              <w:autoSpaceDE w:val="0"/>
              <w:autoSpaceDN w:val="0"/>
              <w:adjustRightInd w:val="0"/>
              <w:spacing w:line="252" w:lineRule="auto"/>
              <w:jc w:val="center"/>
              <w:rPr>
                <w:rFonts w:cs="Arial"/>
                <w:color w:val="000000"/>
                <w:highlight w:val="yellow"/>
              </w:rPr>
            </w:pPr>
            <w:r w:rsidRPr="005758B8">
              <w:rPr>
                <w:rFonts w:cs="Arial"/>
                <w:color w:val="000000"/>
                <w:highlight w:val="yellow"/>
              </w:rPr>
              <w:t>Rock Crawl Rear</w:t>
            </w:r>
          </w:p>
        </w:tc>
      </w:tr>
      <w:tr w:rsidR="00F6730A" w14:paraId="24D1B324" w14:textId="77777777" w:rsidTr="00F6730A">
        <w:trPr>
          <w:trHeight w:val="305"/>
          <w:jc w:val="center"/>
        </w:trPr>
        <w:tc>
          <w:tcPr>
            <w:tcW w:w="2145" w:type="dxa"/>
            <w:tcBorders>
              <w:top w:val="nil"/>
              <w:left w:val="single" w:sz="4" w:space="0" w:color="auto"/>
              <w:bottom w:val="nil"/>
              <w:right w:val="single" w:sz="4" w:space="0" w:color="auto"/>
            </w:tcBorders>
            <w:vAlign w:val="center"/>
          </w:tcPr>
          <w:p w14:paraId="3CDFDDA4" w14:textId="77777777" w:rsidR="00F6730A" w:rsidRDefault="00000000" w:rsidP="00F6730A">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14:paraId="7346B045" w14:textId="77777777" w:rsidR="00F6730A" w:rsidRDefault="00000000" w:rsidP="00F6730A">
            <w:pPr>
              <w:spacing w:line="252" w:lineRule="auto"/>
              <w:rPr>
                <w:rFonts w:cs="Arial"/>
                <w:color w:val="000000"/>
              </w:rPr>
            </w:pPr>
          </w:p>
        </w:tc>
        <w:tc>
          <w:tcPr>
            <w:tcW w:w="1890" w:type="dxa"/>
            <w:tcBorders>
              <w:top w:val="single" w:sz="2" w:space="0" w:color="auto"/>
              <w:left w:val="single" w:sz="4" w:space="0" w:color="auto"/>
              <w:bottom w:val="single" w:sz="4" w:space="0" w:color="auto"/>
              <w:right w:val="single" w:sz="2" w:space="0" w:color="auto"/>
            </w:tcBorders>
            <w:shd w:val="solid" w:color="FFFFFF" w:fill="auto"/>
          </w:tcPr>
          <w:p w14:paraId="79E54325" w14:textId="77777777" w:rsidR="00F6730A" w:rsidRDefault="00770557" w:rsidP="00F6730A">
            <w:pPr>
              <w:autoSpaceDE w:val="0"/>
              <w:autoSpaceDN w:val="0"/>
              <w:adjustRightInd w:val="0"/>
              <w:spacing w:line="252" w:lineRule="auto"/>
              <w:jc w:val="center"/>
              <w:rPr>
                <w:rFonts w:cs="Arial"/>
                <w:color w:val="000000"/>
              </w:rPr>
            </w:pPr>
            <w:r>
              <w:rPr>
                <w:rFonts w:cs="Arial"/>
                <w:color w:val="000000"/>
              </w:rPr>
              <w:t>0x26</w:t>
            </w:r>
          </w:p>
        </w:tc>
        <w:tc>
          <w:tcPr>
            <w:tcW w:w="3330" w:type="dxa"/>
            <w:tcBorders>
              <w:top w:val="single" w:sz="2" w:space="0" w:color="auto"/>
              <w:left w:val="single" w:sz="2" w:space="0" w:color="auto"/>
              <w:bottom w:val="single" w:sz="4" w:space="0" w:color="auto"/>
              <w:right w:val="single" w:sz="12" w:space="0" w:color="auto"/>
            </w:tcBorders>
            <w:shd w:val="solid" w:color="FFFFFF" w:fill="auto"/>
          </w:tcPr>
          <w:p w14:paraId="6B4DDAD9" w14:textId="77777777" w:rsidR="00F6730A" w:rsidRDefault="00770557" w:rsidP="00F6730A">
            <w:pPr>
              <w:autoSpaceDE w:val="0"/>
              <w:autoSpaceDN w:val="0"/>
              <w:adjustRightInd w:val="0"/>
              <w:spacing w:line="252" w:lineRule="auto"/>
              <w:jc w:val="center"/>
              <w:rPr>
                <w:rFonts w:cs="Arial"/>
                <w:color w:val="000000"/>
              </w:rPr>
            </w:pPr>
            <w:r>
              <w:rPr>
                <w:rFonts w:cs="Arial"/>
                <w:color w:val="000000"/>
              </w:rPr>
              <w:t>Hitch</w:t>
            </w:r>
          </w:p>
        </w:tc>
      </w:tr>
      <w:tr w:rsidR="00F6730A" w14:paraId="78E64491" w14:textId="77777777" w:rsidTr="00803C88">
        <w:trPr>
          <w:trHeight w:val="305"/>
          <w:jc w:val="center"/>
        </w:trPr>
        <w:tc>
          <w:tcPr>
            <w:tcW w:w="2145" w:type="dxa"/>
            <w:tcBorders>
              <w:top w:val="nil"/>
              <w:left w:val="single" w:sz="4" w:space="0" w:color="auto"/>
              <w:bottom w:val="nil"/>
              <w:right w:val="single" w:sz="4" w:space="0" w:color="auto"/>
            </w:tcBorders>
            <w:vAlign w:val="center"/>
          </w:tcPr>
          <w:p w14:paraId="1BD22CBE" w14:textId="77777777" w:rsidR="00F6730A" w:rsidRDefault="00000000" w:rsidP="00F6730A">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14:paraId="690B457F" w14:textId="77777777" w:rsidR="00F6730A" w:rsidRDefault="00000000" w:rsidP="00F6730A">
            <w:pPr>
              <w:spacing w:line="252" w:lineRule="auto"/>
              <w:rPr>
                <w:rFonts w:cs="Arial"/>
                <w:color w:val="000000"/>
              </w:rPr>
            </w:pPr>
          </w:p>
        </w:tc>
        <w:tc>
          <w:tcPr>
            <w:tcW w:w="1890" w:type="dxa"/>
            <w:tcBorders>
              <w:top w:val="single" w:sz="2" w:space="0" w:color="auto"/>
              <w:left w:val="single" w:sz="4" w:space="0" w:color="auto"/>
              <w:bottom w:val="single" w:sz="2" w:space="0" w:color="auto"/>
              <w:right w:val="single" w:sz="2" w:space="0" w:color="auto"/>
            </w:tcBorders>
            <w:shd w:val="solid" w:color="FFFFFF" w:fill="auto"/>
          </w:tcPr>
          <w:p w14:paraId="7075F61F" w14:textId="77777777" w:rsidR="00F6730A" w:rsidRDefault="00770557" w:rsidP="00F6730A">
            <w:pPr>
              <w:autoSpaceDE w:val="0"/>
              <w:autoSpaceDN w:val="0"/>
              <w:adjustRightInd w:val="0"/>
              <w:spacing w:line="252" w:lineRule="auto"/>
              <w:jc w:val="center"/>
              <w:rPr>
                <w:rFonts w:cs="Arial"/>
                <w:color w:val="000000"/>
              </w:rPr>
            </w:pPr>
            <w:r>
              <w:rPr>
                <w:rFonts w:cs="Arial"/>
                <w:color w:val="000000"/>
              </w:rPr>
              <w:t>0x27</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786FED0F" w14:textId="77777777" w:rsidR="00F6730A" w:rsidRDefault="00770557" w:rsidP="00F6730A">
            <w:pPr>
              <w:autoSpaceDE w:val="0"/>
              <w:autoSpaceDN w:val="0"/>
              <w:adjustRightInd w:val="0"/>
              <w:spacing w:line="252" w:lineRule="auto"/>
              <w:jc w:val="center"/>
              <w:rPr>
                <w:rFonts w:cs="Arial"/>
                <w:color w:val="000000"/>
              </w:rPr>
            </w:pPr>
            <w:r>
              <w:rPr>
                <w:rFonts w:cs="Arial"/>
                <w:color w:val="000000"/>
              </w:rPr>
              <w:t>Rear Camera On Demand (360)</w:t>
            </w:r>
          </w:p>
        </w:tc>
      </w:tr>
      <w:tr w:rsidR="00803C88" w14:paraId="6A14FD09" w14:textId="77777777" w:rsidTr="00803C88">
        <w:trPr>
          <w:trHeight w:val="305"/>
          <w:jc w:val="center"/>
        </w:trPr>
        <w:tc>
          <w:tcPr>
            <w:tcW w:w="2145" w:type="dxa"/>
            <w:tcBorders>
              <w:top w:val="nil"/>
              <w:left w:val="single" w:sz="4" w:space="0" w:color="auto"/>
              <w:bottom w:val="nil"/>
              <w:right w:val="single" w:sz="4" w:space="0" w:color="auto"/>
            </w:tcBorders>
            <w:vAlign w:val="center"/>
          </w:tcPr>
          <w:p w14:paraId="681BE9D6" w14:textId="77777777" w:rsidR="00803C88" w:rsidRDefault="00803C88" w:rsidP="00F6730A">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14:paraId="11E69ED2" w14:textId="77777777" w:rsidR="00803C88" w:rsidRDefault="00803C88" w:rsidP="00F6730A">
            <w:pPr>
              <w:spacing w:line="252" w:lineRule="auto"/>
              <w:rPr>
                <w:rFonts w:cs="Arial"/>
                <w:color w:val="000000"/>
              </w:rPr>
            </w:pPr>
          </w:p>
        </w:tc>
        <w:tc>
          <w:tcPr>
            <w:tcW w:w="1890" w:type="dxa"/>
            <w:tcBorders>
              <w:top w:val="single" w:sz="2" w:space="0" w:color="auto"/>
              <w:left w:val="single" w:sz="4" w:space="0" w:color="auto"/>
              <w:bottom w:val="single" w:sz="2" w:space="0" w:color="auto"/>
              <w:right w:val="single" w:sz="2" w:space="0" w:color="auto"/>
            </w:tcBorders>
            <w:shd w:val="solid" w:color="FFFFFF" w:fill="auto"/>
          </w:tcPr>
          <w:p w14:paraId="57679D3A" w14:textId="12DFE848" w:rsidR="00803C88" w:rsidRPr="00803C88" w:rsidRDefault="00803C88" w:rsidP="00F6730A">
            <w:pPr>
              <w:autoSpaceDE w:val="0"/>
              <w:autoSpaceDN w:val="0"/>
              <w:adjustRightInd w:val="0"/>
              <w:spacing w:line="252" w:lineRule="auto"/>
              <w:jc w:val="center"/>
              <w:rPr>
                <w:rFonts w:cs="Arial"/>
                <w:color w:val="000000"/>
                <w:highlight w:val="yellow"/>
              </w:rPr>
            </w:pPr>
            <w:r w:rsidRPr="00803C88">
              <w:rPr>
                <w:rFonts w:cs="Arial"/>
                <w:color w:val="000000"/>
                <w:highlight w:val="yellow"/>
              </w:rPr>
              <w:t>0x51</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3D07AA17" w14:textId="62A1DD6D" w:rsidR="00803C88" w:rsidRPr="00803C88" w:rsidRDefault="00803C88" w:rsidP="00F6730A">
            <w:pPr>
              <w:autoSpaceDE w:val="0"/>
              <w:autoSpaceDN w:val="0"/>
              <w:adjustRightInd w:val="0"/>
              <w:spacing w:line="252" w:lineRule="auto"/>
              <w:jc w:val="center"/>
              <w:rPr>
                <w:rFonts w:cs="Arial"/>
                <w:color w:val="000000"/>
                <w:highlight w:val="yellow"/>
              </w:rPr>
            </w:pPr>
            <w:r w:rsidRPr="00803C88">
              <w:rPr>
                <w:rFonts w:cs="Arial"/>
                <w:color w:val="000000"/>
                <w:highlight w:val="yellow"/>
              </w:rPr>
              <w:t>Left side</w:t>
            </w:r>
          </w:p>
        </w:tc>
      </w:tr>
      <w:tr w:rsidR="00803C88" w14:paraId="581DB8F5" w14:textId="77777777" w:rsidTr="00803C88">
        <w:trPr>
          <w:trHeight w:val="305"/>
          <w:jc w:val="center"/>
        </w:trPr>
        <w:tc>
          <w:tcPr>
            <w:tcW w:w="2145" w:type="dxa"/>
            <w:tcBorders>
              <w:top w:val="nil"/>
              <w:left w:val="single" w:sz="4" w:space="0" w:color="auto"/>
              <w:bottom w:val="nil"/>
              <w:right w:val="single" w:sz="4" w:space="0" w:color="auto"/>
            </w:tcBorders>
            <w:vAlign w:val="center"/>
          </w:tcPr>
          <w:p w14:paraId="1DC8F7DF" w14:textId="77777777" w:rsidR="00803C88" w:rsidRDefault="00803C88" w:rsidP="00F6730A">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14:paraId="41D9E780" w14:textId="77777777" w:rsidR="00803C88" w:rsidRDefault="00803C88" w:rsidP="00F6730A">
            <w:pPr>
              <w:spacing w:line="252" w:lineRule="auto"/>
              <w:rPr>
                <w:rFonts w:cs="Arial"/>
                <w:color w:val="000000"/>
              </w:rPr>
            </w:pPr>
          </w:p>
        </w:tc>
        <w:tc>
          <w:tcPr>
            <w:tcW w:w="1890" w:type="dxa"/>
            <w:tcBorders>
              <w:top w:val="single" w:sz="2" w:space="0" w:color="auto"/>
              <w:left w:val="single" w:sz="4" w:space="0" w:color="auto"/>
              <w:bottom w:val="single" w:sz="2" w:space="0" w:color="auto"/>
              <w:right w:val="single" w:sz="2" w:space="0" w:color="auto"/>
            </w:tcBorders>
            <w:shd w:val="solid" w:color="FFFFFF" w:fill="auto"/>
          </w:tcPr>
          <w:p w14:paraId="5F92E9E5" w14:textId="6E46DFBE" w:rsidR="00803C88" w:rsidRPr="00803C88" w:rsidRDefault="00803C88" w:rsidP="00F6730A">
            <w:pPr>
              <w:autoSpaceDE w:val="0"/>
              <w:autoSpaceDN w:val="0"/>
              <w:adjustRightInd w:val="0"/>
              <w:spacing w:line="252" w:lineRule="auto"/>
              <w:jc w:val="center"/>
              <w:rPr>
                <w:rFonts w:cs="Arial"/>
                <w:color w:val="000000"/>
                <w:highlight w:val="yellow"/>
              </w:rPr>
            </w:pPr>
            <w:r w:rsidRPr="00803C88">
              <w:rPr>
                <w:rFonts w:cs="Arial"/>
                <w:color w:val="000000"/>
                <w:highlight w:val="yellow"/>
              </w:rPr>
              <w:t>0x52</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2223F293" w14:textId="46CC9B2B" w:rsidR="00803C88" w:rsidRPr="00803C88" w:rsidRDefault="00803C88" w:rsidP="00F6730A">
            <w:pPr>
              <w:autoSpaceDE w:val="0"/>
              <w:autoSpaceDN w:val="0"/>
              <w:adjustRightInd w:val="0"/>
              <w:spacing w:line="252" w:lineRule="auto"/>
              <w:jc w:val="center"/>
              <w:rPr>
                <w:rFonts w:cs="Arial"/>
                <w:color w:val="000000"/>
                <w:highlight w:val="yellow"/>
              </w:rPr>
            </w:pPr>
            <w:r w:rsidRPr="00803C88">
              <w:rPr>
                <w:rFonts w:cs="Arial"/>
                <w:color w:val="000000"/>
                <w:highlight w:val="yellow"/>
              </w:rPr>
              <w:t>Right side</w:t>
            </w:r>
          </w:p>
        </w:tc>
      </w:tr>
      <w:tr w:rsidR="00803C88" w14:paraId="73D12751" w14:textId="77777777" w:rsidTr="00803C88">
        <w:trPr>
          <w:trHeight w:val="305"/>
          <w:jc w:val="center"/>
        </w:trPr>
        <w:tc>
          <w:tcPr>
            <w:tcW w:w="2145" w:type="dxa"/>
            <w:tcBorders>
              <w:top w:val="nil"/>
              <w:left w:val="single" w:sz="4" w:space="0" w:color="auto"/>
              <w:bottom w:val="nil"/>
              <w:right w:val="single" w:sz="4" w:space="0" w:color="auto"/>
            </w:tcBorders>
            <w:vAlign w:val="center"/>
          </w:tcPr>
          <w:p w14:paraId="1E56E69B" w14:textId="77777777" w:rsidR="00803C88" w:rsidRDefault="00803C88" w:rsidP="00F6730A">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14:paraId="06D996B0" w14:textId="77777777" w:rsidR="00803C88" w:rsidRDefault="00803C88" w:rsidP="00F6730A">
            <w:pPr>
              <w:spacing w:line="252" w:lineRule="auto"/>
              <w:rPr>
                <w:rFonts w:cs="Arial"/>
                <w:color w:val="000000"/>
              </w:rPr>
            </w:pPr>
          </w:p>
        </w:tc>
        <w:tc>
          <w:tcPr>
            <w:tcW w:w="1890" w:type="dxa"/>
            <w:tcBorders>
              <w:top w:val="single" w:sz="2" w:space="0" w:color="auto"/>
              <w:left w:val="single" w:sz="4" w:space="0" w:color="auto"/>
              <w:bottom w:val="single" w:sz="2" w:space="0" w:color="auto"/>
              <w:right w:val="single" w:sz="2" w:space="0" w:color="auto"/>
            </w:tcBorders>
            <w:shd w:val="solid" w:color="FFFFFF" w:fill="auto"/>
          </w:tcPr>
          <w:p w14:paraId="64769143" w14:textId="3C02AF12" w:rsidR="00803C88" w:rsidRPr="00803C88" w:rsidRDefault="00803C88" w:rsidP="00F6730A">
            <w:pPr>
              <w:autoSpaceDE w:val="0"/>
              <w:autoSpaceDN w:val="0"/>
              <w:adjustRightInd w:val="0"/>
              <w:spacing w:line="252" w:lineRule="auto"/>
              <w:jc w:val="center"/>
              <w:rPr>
                <w:rFonts w:cs="Arial"/>
                <w:color w:val="000000"/>
                <w:highlight w:val="yellow"/>
              </w:rPr>
            </w:pPr>
            <w:r w:rsidRPr="00803C88">
              <w:rPr>
                <w:rFonts w:cs="Arial"/>
                <w:color w:val="000000"/>
                <w:highlight w:val="yellow"/>
              </w:rPr>
              <w:t>0x5</w:t>
            </w:r>
            <w:r>
              <w:rPr>
                <w:rFonts w:cs="Arial"/>
                <w:color w:val="000000"/>
                <w:highlight w:val="yellow"/>
              </w:rPr>
              <w:t>3</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33AFA170" w14:textId="67AF8B3B" w:rsidR="00803C88" w:rsidRPr="00803C88" w:rsidRDefault="00803C88" w:rsidP="00F6730A">
            <w:pPr>
              <w:autoSpaceDE w:val="0"/>
              <w:autoSpaceDN w:val="0"/>
              <w:adjustRightInd w:val="0"/>
              <w:spacing w:line="252" w:lineRule="auto"/>
              <w:jc w:val="center"/>
              <w:rPr>
                <w:rFonts w:cs="Arial"/>
                <w:color w:val="000000"/>
                <w:highlight w:val="yellow"/>
              </w:rPr>
            </w:pPr>
            <w:r>
              <w:rPr>
                <w:rFonts w:cs="Arial"/>
                <w:color w:val="000000"/>
                <w:highlight w:val="yellow"/>
              </w:rPr>
              <w:t>2D</w:t>
            </w:r>
          </w:p>
        </w:tc>
      </w:tr>
      <w:tr w:rsidR="00803C88" w14:paraId="05A36D11" w14:textId="77777777" w:rsidTr="00C25887">
        <w:trPr>
          <w:trHeight w:val="305"/>
          <w:jc w:val="center"/>
        </w:trPr>
        <w:tc>
          <w:tcPr>
            <w:tcW w:w="2145" w:type="dxa"/>
            <w:tcBorders>
              <w:top w:val="nil"/>
              <w:left w:val="single" w:sz="4" w:space="0" w:color="auto"/>
              <w:bottom w:val="nil"/>
              <w:right w:val="single" w:sz="4" w:space="0" w:color="auto"/>
            </w:tcBorders>
            <w:vAlign w:val="center"/>
          </w:tcPr>
          <w:p w14:paraId="67AB98CF" w14:textId="77777777" w:rsidR="00803C88" w:rsidRDefault="00803C88" w:rsidP="00F6730A">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14:paraId="3D121C49" w14:textId="77777777" w:rsidR="00803C88" w:rsidRDefault="00803C88" w:rsidP="00F6730A">
            <w:pPr>
              <w:spacing w:line="252" w:lineRule="auto"/>
              <w:rPr>
                <w:rFonts w:cs="Arial"/>
                <w:color w:val="000000"/>
              </w:rPr>
            </w:pPr>
          </w:p>
        </w:tc>
        <w:tc>
          <w:tcPr>
            <w:tcW w:w="1890" w:type="dxa"/>
            <w:tcBorders>
              <w:top w:val="single" w:sz="2" w:space="0" w:color="auto"/>
              <w:left w:val="single" w:sz="4" w:space="0" w:color="auto"/>
              <w:bottom w:val="single" w:sz="2" w:space="0" w:color="auto"/>
              <w:right w:val="single" w:sz="2" w:space="0" w:color="auto"/>
            </w:tcBorders>
            <w:shd w:val="solid" w:color="FFFFFF" w:fill="auto"/>
          </w:tcPr>
          <w:p w14:paraId="7AD3E340" w14:textId="4422CA8B" w:rsidR="00803C88" w:rsidRPr="00803C88" w:rsidRDefault="00803C88" w:rsidP="00F6730A">
            <w:pPr>
              <w:autoSpaceDE w:val="0"/>
              <w:autoSpaceDN w:val="0"/>
              <w:adjustRightInd w:val="0"/>
              <w:spacing w:line="252" w:lineRule="auto"/>
              <w:jc w:val="center"/>
              <w:rPr>
                <w:rFonts w:cs="Arial"/>
                <w:color w:val="000000"/>
                <w:highlight w:val="yellow"/>
              </w:rPr>
            </w:pPr>
            <w:r w:rsidRPr="00803C88">
              <w:rPr>
                <w:rFonts w:cs="Arial"/>
                <w:color w:val="000000"/>
                <w:highlight w:val="yellow"/>
              </w:rPr>
              <w:t>0x5</w:t>
            </w:r>
            <w:r>
              <w:rPr>
                <w:rFonts w:cs="Arial"/>
                <w:color w:val="000000"/>
                <w:highlight w:val="yellow"/>
              </w:rPr>
              <w:t>4</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2DC1FA13" w14:textId="59C16696" w:rsidR="00803C88" w:rsidRDefault="00803C88" w:rsidP="00F6730A">
            <w:pPr>
              <w:autoSpaceDE w:val="0"/>
              <w:autoSpaceDN w:val="0"/>
              <w:adjustRightInd w:val="0"/>
              <w:spacing w:line="252" w:lineRule="auto"/>
              <w:jc w:val="center"/>
              <w:rPr>
                <w:rFonts w:cs="Arial"/>
                <w:color w:val="000000"/>
                <w:highlight w:val="yellow"/>
              </w:rPr>
            </w:pPr>
            <w:r>
              <w:rPr>
                <w:rFonts w:cs="Arial"/>
                <w:color w:val="000000"/>
                <w:highlight w:val="yellow"/>
              </w:rPr>
              <w:t>3D</w:t>
            </w:r>
          </w:p>
        </w:tc>
      </w:tr>
      <w:tr w:rsidR="00C25887" w14:paraId="14B4068E" w14:textId="77777777" w:rsidTr="00C25887">
        <w:trPr>
          <w:trHeight w:val="305"/>
          <w:jc w:val="center"/>
        </w:trPr>
        <w:tc>
          <w:tcPr>
            <w:tcW w:w="2145" w:type="dxa"/>
            <w:tcBorders>
              <w:top w:val="nil"/>
              <w:left w:val="single" w:sz="4" w:space="0" w:color="auto"/>
              <w:bottom w:val="nil"/>
              <w:right w:val="single" w:sz="4" w:space="0" w:color="auto"/>
            </w:tcBorders>
            <w:vAlign w:val="center"/>
          </w:tcPr>
          <w:p w14:paraId="49B93E57" w14:textId="77777777" w:rsidR="00C25887" w:rsidRDefault="00C25887" w:rsidP="00F6730A">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14:paraId="629961F3" w14:textId="77777777" w:rsidR="00C25887" w:rsidRDefault="00C25887" w:rsidP="00F6730A">
            <w:pPr>
              <w:spacing w:line="252" w:lineRule="auto"/>
              <w:rPr>
                <w:rFonts w:cs="Arial"/>
                <w:color w:val="000000"/>
              </w:rPr>
            </w:pPr>
          </w:p>
        </w:tc>
        <w:tc>
          <w:tcPr>
            <w:tcW w:w="1890" w:type="dxa"/>
            <w:tcBorders>
              <w:top w:val="single" w:sz="2" w:space="0" w:color="auto"/>
              <w:left w:val="single" w:sz="4" w:space="0" w:color="auto"/>
              <w:bottom w:val="single" w:sz="2" w:space="0" w:color="auto"/>
              <w:right w:val="single" w:sz="2" w:space="0" w:color="auto"/>
            </w:tcBorders>
            <w:shd w:val="solid" w:color="FFFFFF" w:fill="auto"/>
          </w:tcPr>
          <w:p w14:paraId="314F9905" w14:textId="70F07572" w:rsidR="00C25887" w:rsidRPr="00803C88" w:rsidRDefault="00C25887" w:rsidP="00F6730A">
            <w:pPr>
              <w:autoSpaceDE w:val="0"/>
              <w:autoSpaceDN w:val="0"/>
              <w:adjustRightInd w:val="0"/>
              <w:spacing w:line="252" w:lineRule="auto"/>
              <w:jc w:val="center"/>
              <w:rPr>
                <w:rFonts w:cs="Arial"/>
                <w:color w:val="000000"/>
                <w:highlight w:val="yellow"/>
              </w:rPr>
            </w:pPr>
            <w:r w:rsidRPr="00803C88">
              <w:rPr>
                <w:rFonts w:cs="Arial"/>
                <w:color w:val="000000"/>
                <w:highlight w:val="yellow"/>
              </w:rPr>
              <w:t>0x5</w:t>
            </w:r>
            <w:r>
              <w:rPr>
                <w:rFonts w:cs="Arial"/>
                <w:color w:val="000000"/>
                <w:highlight w:val="yellow"/>
              </w:rPr>
              <w:t>5</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55AE2450" w14:textId="565BE929" w:rsidR="00C25887" w:rsidRDefault="00C25887" w:rsidP="00F6730A">
            <w:pPr>
              <w:autoSpaceDE w:val="0"/>
              <w:autoSpaceDN w:val="0"/>
              <w:adjustRightInd w:val="0"/>
              <w:spacing w:line="252" w:lineRule="auto"/>
              <w:jc w:val="center"/>
              <w:rPr>
                <w:rFonts w:cs="Arial"/>
                <w:color w:val="000000"/>
                <w:highlight w:val="yellow"/>
              </w:rPr>
            </w:pPr>
            <w:r>
              <w:rPr>
                <w:rFonts w:cs="Arial"/>
                <w:color w:val="000000"/>
                <w:highlight w:val="yellow"/>
              </w:rPr>
              <w:t xml:space="preserve">3D </w:t>
            </w:r>
            <w:r>
              <w:rPr>
                <w:rFonts w:cs="Arial" w:hint="eastAsia"/>
                <w:color w:val="000000"/>
                <w:highlight w:val="yellow"/>
                <w:lang w:eastAsia="zh-CN"/>
              </w:rPr>
              <w:t>front</w:t>
            </w:r>
            <w:r>
              <w:rPr>
                <w:rFonts w:cs="Arial"/>
                <w:color w:val="000000"/>
                <w:highlight w:val="yellow"/>
              </w:rPr>
              <w:t xml:space="preserve"> </w:t>
            </w:r>
          </w:p>
        </w:tc>
      </w:tr>
      <w:tr w:rsidR="00C25887" w14:paraId="7AD512D1" w14:textId="77777777" w:rsidTr="00C25887">
        <w:trPr>
          <w:trHeight w:val="305"/>
          <w:jc w:val="center"/>
        </w:trPr>
        <w:tc>
          <w:tcPr>
            <w:tcW w:w="2145" w:type="dxa"/>
            <w:tcBorders>
              <w:top w:val="nil"/>
              <w:left w:val="single" w:sz="4" w:space="0" w:color="auto"/>
              <w:bottom w:val="nil"/>
              <w:right w:val="single" w:sz="4" w:space="0" w:color="auto"/>
            </w:tcBorders>
            <w:vAlign w:val="center"/>
          </w:tcPr>
          <w:p w14:paraId="01C82E03" w14:textId="77777777" w:rsidR="00C25887" w:rsidRDefault="00C25887" w:rsidP="00F6730A">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14:paraId="7799D9A4" w14:textId="77777777" w:rsidR="00C25887" w:rsidRDefault="00C25887" w:rsidP="00F6730A">
            <w:pPr>
              <w:spacing w:line="252" w:lineRule="auto"/>
              <w:rPr>
                <w:rFonts w:cs="Arial"/>
                <w:color w:val="000000"/>
              </w:rPr>
            </w:pPr>
          </w:p>
        </w:tc>
        <w:tc>
          <w:tcPr>
            <w:tcW w:w="1890" w:type="dxa"/>
            <w:tcBorders>
              <w:top w:val="single" w:sz="2" w:space="0" w:color="auto"/>
              <w:left w:val="single" w:sz="4" w:space="0" w:color="auto"/>
              <w:bottom w:val="single" w:sz="2" w:space="0" w:color="auto"/>
              <w:right w:val="single" w:sz="2" w:space="0" w:color="auto"/>
            </w:tcBorders>
            <w:shd w:val="solid" w:color="FFFFFF" w:fill="auto"/>
          </w:tcPr>
          <w:p w14:paraId="643F5D64" w14:textId="1C599120" w:rsidR="00C25887" w:rsidRPr="00803C88" w:rsidRDefault="00C25887" w:rsidP="00F6730A">
            <w:pPr>
              <w:autoSpaceDE w:val="0"/>
              <w:autoSpaceDN w:val="0"/>
              <w:adjustRightInd w:val="0"/>
              <w:spacing w:line="252" w:lineRule="auto"/>
              <w:jc w:val="center"/>
              <w:rPr>
                <w:rFonts w:cs="Arial"/>
                <w:color w:val="000000"/>
                <w:highlight w:val="yellow"/>
              </w:rPr>
            </w:pPr>
            <w:r w:rsidRPr="00803C88">
              <w:rPr>
                <w:rFonts w:cs="Arial"/>
                <w:color w:val="000000"/>
                <w:highlight w:val="yellow"/>
              </w:rPr>
              <w:t>0x5</w:t>
            </w:r>
            <w:r>
              <w:rPr>
                <w:rFonts w:cs="Arial"/>
                <w:color w:val="000000"/>
                <w:highlight w:val="yellow"/>
              </w:rPr>
              <w:t>6</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6DEEBCFC" w14:textId="0514A089" w:rsidR="00C25887" w:rsidRDefault="00C25887" w:rsidP="00F6730A">
            <w:pPr>
              <w:autoSpaceDE w:val="0"/>
              <w:autoSpaceDN w:val="0"/>
              <w:adjustRightInd w:val="0"/>
              <w:spacing w:line="252" w:lineRule="auto"/>
              <w:jc w:val="center"/>
              <w:rPr>
                <w:rFonts w:cs="Arial"/>
                <w:color w:val="000000"/>
                <w:highlight w:val="yellow"/>
              </w:rPr>
            </w:pPr>
            <w:r>
              <w:rPr>
                <w:rFonts w:cs="Arial"/>
                <w:color w:val="000000"/>
                <w:highlight w:val="yellow"/>
              </w:rPr>
              <w:t xml:space="preserve">3D rear </w:t>
            </w:r>
          </w:p>
        </w:tc>
      </w:tr>
      <w:tr w:rsidR="00C25887" w14:paraId="1BDAD1C5" w14:textId="77777777" w:rsidTr="00C25887">
        <w:trPr>
          <w:trHeight w:val="305"/>
          <w:jc w:val="center"/>
        </w:trPr>
        <w:tc>
          <w:tcPr>
            <w:tcW w:w="2145" w:type="dxa"/>
            <w:tcBorders>
              <w:top w:val="nil"/>
              <w:left w:val="single" w:sz="4" w:space="0" w:color="auto"/>
              <w:bottom w:val="nil"/>
              <w:right w:val="single" w:sz="4" w:space="0" w:color="auto"/>
            </w:tcBorders>
            <w:vAlign w:val="center"/>
          </w:tcPr>
          <w:p w14:paraId="6FCEEE09" w14:textId="77777777" w:rsidR="00C25887" w:rsidRDefault="00C25887" w:rsidP="00F6730A">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14:paraId="708EC055" w14:textId="77777777" w:rsidR="00C25887" w:rsidRDefault="00C25887" w:rsidP="00F6730A">
            <w:pPr>
              <w:spacing w:line="252" w:lineRule="auto"/>
              <w:rPr>
                <w:rFonts w:cs="Arial"/>
                <w:color w:val="000000"/>
              </w:rPr>
            </w:pPr>
          </w:p>
        </w:tc>
        <w:tc>
          <w:tcPr>
            <w:tcW w:w="1890" w:type="dxa"/>
            <w:tcBorders>
              <w:top w:val="single" w:sz="2" w:space="0" w:color="auto"/>
              <w:left w:val="single" w:sz="4" w:space="0" w:color="auto"/>
              <w:bottom w:val="single" w:sz="2" w:space="0" w:color="auto"/>
              <w:right w:val="single" w:sz="2" w:space="0" w:color="auto"/>
            </w:tcBorders>
            <w:shd w:val="solid" w:color="FFFFFF" w:fill="auto"/>
          </w:tcPr>
          <w:p w14:paraId="2F7580D4" w14:textId="0BD17171" w:rsidR="00C25887" w:rsidRPr="00803C88" w:rsidRDefault="00C25887" w:rsidP="00F6730A">
            <w:pPr>
              <w:autoSpaceDE w:val="0"/>
              <w:autoSpaceDN w:val="0"/>
              <w:adjustRightInd w:val="0"/>
              <w:spacing w:line="252" w:lineRule="auto"/>
              <w:jc w:val="center"/>
              <w:rPr>
                <w:rFonts w:cs="Arial"/>
                <w:color w:val="000000"/>
                <w:highlight w:val="yellow"/>
              </w:rPr>
            </w:pPr>
            <w:r w:rsidRPr="00803C88">
              <w:rPr>
                <w:rFonts w:cs="Arial"/>
                <w:color w:val="000000"/>
                <w:highlight w:val="yellow"/>
              </w:rPr>
              <w:t>0x5</w:t>
            </w:r>
            <w:r>
              <w:rPr>
                <w:rFonts w:cs="Arial"/>
                <w:color w:val="000000"/>
                <w:highlight w:val="yellow"/>
              </w:rPr>
              <w:t>7</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49DC19E9" w14:textId="32165F5D" w:rsidR="00C25887" w:rsidRDefault="00C25887" w:rsidP="00F6730A">
            <w:pPr>
              <w:autoSpaceDE w:val="0"/>
              <w:autoSpaceDN w:val="0"/>
              <w:adjustRightInd w:val="0"/>
              <w:spacing w:line="252" w:lineRule="auto"/>
              <w:jc w:val="center"/>
              <w:rPr>
                <w:rFonts w:cs="Arial"/>
                <w:color w:val="000000"/>
                <w:highlight w:val="yellow"/>
              </w:rPr>
            </w:pPr>
            <w:r>
              <w:rPr>
                <w:rFonts w:cs="Arial"/>
                <w:color w:val="000000"/>
                <w:highlight w:val="yellow"/>
              </w:rPr>
              <w:t xml:space="preserve">3D left side </w:t>
            </w:r>
          </w:p>
        </w:tc>
      </w:tr>
      <w:tr w:rsidR="00C25887" w14:paraId="277D8BA6" w14:textId="77777777" w:rsidTr="00F6730A">
        <w:trPr>
          <w:trHeight w:val="305"/>
          <w:jc w:val="center"/>
        </w:trPr>
        <w:tc>
          <w:tcPr>
            <w:tcW w:w="2145" w:type="dxa"/>
            <w:tcBorders>
              <w:top w:val="nil"/>
              <w:left w:val="single" w:sz="4" w:space="0" w:color="auto"/>
              <w:bottom w:val="single" w:sz="4" w:space="0" w:color="auto"/>
              <w:right w:val="single" w:sz="4" w:space="0" w:color="auto"/>
            </w:tcBorders>
            <w:vAlign w:val="center"/>
          </w:tcPr>
          <w:p w14:paraId="32D3E7A8" w14:textId="77777777" w:rsidR="00C25887" w:rsidRDefault="00C25887" w:rsidP="00F6730A">
            <w:pPr>
              <w:spacing w:line="252" w:lineRule="auto"/>
              <w:rPr>
                <w:rFonts w:cs="Arial"/>
                <w:color w:val="000000"/>
              </w:rPr>
            </w:pPr>
          </w:p>
        </w:tc>
        <w:tc>
          <w:tcPr>
            <w:tcW w:w="1350" w:type="dxa"/>
            <w:tcBorders>
              <w:top w:val="nil"/>
              <w:left w:val="single" w:sz="4" w:space="0" w:color="auto"/>
              <w:bottom w:val="single" w:sz="4" w:space="0" w:color="auto"/>
              <w:right w:val="single" w:sz="4" w:space="0" w:color="auto"/>
            </w:tcBorders>
            <w:vAlign w:val="center"/>
          </w:tcPr>
          <w:p w14:paraId="066AD3D4" w14:textId="77777777" w:rsidR="00C25887" w:rsidRDefault="00C25887" w:rsidP="00F6730A">
            <w:pPr>
              <w:spacing w:line="252" w:lineRule="auto"/>
              <w:rPr>
                <w:rFonts w:cs="Arial"/>
                <w:color w:val="000000"/>
              </w:rPr>
            </w:pPr>
          </w:p>
        </w:tc>
        <w:tc>
          <w:tcPr>
            <w:tcW w:w="1890" w:type="dxa"/>
            <w:tcBorders>
              <w:top w:val="single" w:sz="2" w:space="0" w:color="auto"/>
              <w:left w:val="single" w:sz="4" w:space="0" w:color="auto"/>
              <w:bottom w:val="single" w:sz="4" w:space="0" w:color="auto"/>
              <w:right w:val="single" w:sz="2" w:space="0" w:color="auto"/>
            </w:tcBorders>
            <w:shd w:val="solid" w:color="FFFFFF" w:fill="auto"/>
          </w:tcPr>
          <w:p w14:paraId="4B4D1D8B" w14:textId="216414BE" w:rsidR="00C25887" w:rsidRPr="00803C88" w:rsidRDefault="00C25887" w:rsidP="00F6730A">
            <w:pPr>
              <w:autoSpaceDE w:val="0"/>
              <w:autoSpaceDN w:val="0"/>
              <w:adjustRightInd w:val="0"/>
              <w:spacing w:line="252" w:lineRule="auto"/>
              <w:jc w:val="center"/>
              <w:rPr>
                <w:rFonts w:cs="Arial"/>
                <w:color w:val="000000"/>
                <w:highlight w:val="yellow"/>
              </w:rPr>
            </w:pPr>
            <w:r w:rsidRPr="00803C88">
              <w:rPr>
                <w:rFonts w:cs="Arial"/>
                <w:color w:val="000000"/>
                <w:highlight w:val="yellow"/>
              </w:rPr>
              <w:t>0x5</w:t>
            </w:r>
            <w:r>
              <w:rPr>
                <w:rFonts w:cs="Arial"/>
                <w:color w:val="000000"/>
                <w:highlight w:val="yellow"/>
              </w:rPr>
              <w:t>8</w:t>
            </w:r>
          </w:p>
        </w:tc>
        <w:tc>
          <w:tcPr>
            <w:tcW w:w="3330" w:type="dxa"/>
            <w:tcBorders>
              <w:top w:val="single" w:sz="2" w:space="0" w:color="auto"/>
              <w:left w:val="single" w:sz="2" w:space="0" w:color="auto"/>
              <w:bottom w:val="single" w:sz="4" w:space="0" w:color="auto"/>
              <w:right w:val="single" w:sz="12" w:space="0" w:color="auto"/>
            </w:tcBorders>
            <w:shd w:val="solid" w:color="FFFFFF" w:fill="auto"/>
          </w:tcPr>
          <w:p w14:paraId="687339CE" w14:textId="2042C0AA" w:rsidR="00C25887" w:rsidRDefault="00C25887" w:rsidP="00F6730A">
            <w:pPr>
              <w:autoSpaceDE w:val="0"/>
              <w:autoSpaceDN w:val="0"/>
              <w:adjustRightInd w:val="0"/>
              <w:spacing w:line="252" w:lineRule="auto"/>
              <w:jc w:val="center"/>
              <w:rPr>
                <w:rFonts w:cs="Arial"/>
                <w:color w:val="000000"/>
                <w:highlight w:val="yellow"/>
              </w:rPr>
            </w:pPr>
            <w:r>
              <w:rPr>
                <w:rFonts w:cs="Arial"/>
                <w:color w:val="000000"/>
                <w:highlight w:val="yellow"/>
              </w:rPr>
              <w:t>3D right side</w:t>
            </w:r>
          </w:p>
        </w:tc>
      </w:tr>
    </w:tbl>
    <w:p w14:paraId="19DABA71" w14:textId="77777777" w:rsidR="00A01DB5" w:rsidRDefault="00A01DB5" w:rsidP="00A01DB5">
      <w:pPr>
        <w:rPr>
          <w:rFonts w:ascii="Calibri" w:eastAsiaTheme="minorEastAsia" w:hAnsi="Calibri" w:cs="Calibri"/>
          <w:szCs w:val="22"/>
          <w:highlight w:val="yellow"/>
        </w:rPr>
      </w:pPr>
      <w:bookmarkStart w:id="6" w:name="_Toc100050011"/>
      <w:r>
        <w:rPr>
          <w:rFonts w:ascii="Calibri" w:hAnsi="Calibri" w:cs="Calibri"/>
          <w:highlight w:val="yellow"/>
        </w:rPr>
        <w:t>The Main Image consists of the following views</w:t>
      </w:r>
      <w:r>
        <w:rPr>
          <w:rFonts w:ascii="Calibri" w:hAnsi="Calibri" w:cs="Calibri" w:hint="eastAsia"/>
          <w:highlight w:val="yellow"/>
        </w:rPr>
        <w:t>：</w:t>
      </w:r>
    </w:p>
    <w:p w14:paraId="772F3B7E" w14:textId="77777777" w:rsidR="00A01DB5" w:rsidRDefault="00A01DB5" w:rsidP="00A01DB5">
      <w:pPr>
        <w:rPr>
          <w:rFonts w:ascii="Calibri" w:hAnsi="Calibri" w:cs="Calibri"/>
          <w:highlight w:val="yellow"/>
        </w:rPr>
      </w:pPr>
      <w:r>
        <w:rPr>
          <w:rFonts w:ascii="Calibri" w:hAnsi="Calibri" w:cs="Calibri"/>
          <w:highlight w:val="yellow"/>
        </w:rPr>
        <w:t>P/N/D/R to offer same view to customer:</w:t>
      </w:r>
    </w:p>
    <w:p w14:paraId="6A0A44AF" w14:textId="77777777" w:rsidR="00A01DB5" w:rsidRDefault="00A01DB5" w:rsidP="00A01DB5">
      <w:pPr>
        <w:rPr>
          <w:rFonts w:ascii="Calibri" w:hAnsi="Calibri" w:cs="Calibri"/>
          <w:highlight w:val="yellow"/>
        </w:rPr>
      </w:pPr>
      <w:r>
        <w:rPr>
          <w:rFonts w:ascii="Calibri" w:hAnsi="Calibri" w:cs="Calibri"/>
          <w:highlight w:val="yellow"/>
        </w:rPr>
        <w:t xml:space="preserve">2D: </w:t>
      </w:r>
    </w:p>
    <w:p w14:paraId="26F9EDC7" w14:textId="77777777" w:rsidR="00A01DB5" w:rsidRDefault="00A01DB5" w:rsidP="00A01DB5">
      <w:pPr>
        <w:pStyle w:val="ListParagraph"/>
        <w:numPr>
          <w:ilvl w:val="0"/>
          <w:numId w:val="647"/>
        </w:numPr>
        <w:rPr>
          <w:rFonts w:ascii="Calibri" w:hAnsi="Calibri" w:cs="Calibri"/>
          <w:highlight w:val="yellow"/>
        </w:rPr>
      </w:pPr>
      <w:r>
        <w:rPr>
          <w:rFonts w:ascii="Calibri" w:hAnsi="Calibri" w:cs="Calibri"/>
          <w:highlight w:val="yellow"/>
        </w:rPr>
        <w:t xml:space="preserve">Rear split 06 </w:t>
      </w:r>
    </w:p>
    <w:p w14:paraId="5D23BCF7" w14:textId="77777777" w:rsidR="00A01DB5" w:rsidRDefault="00A01DB5" w:rsidP="00A01DB5">
      <w:pPr>
        <w:pStyle w:val="ListParagraph"/>
        <w:numPr>
          <w:ilvl w:val="0"/>
          <w:numId w:val="647"/>
        </w:numPr>
        <w:rPr>
          <w:rFonts w:ascii="Calibri" w:hAnsi="Calibri" w:cs="Calibri"/>
          <w:highlight w:val="yellow"/>
        </w:rPr>
      </w:pPr>
      <w:r>
        <w:rPr>
          <w:rFonts w:ascii="Calibri" w:hAnsi="Calibri" w:cs="Calibri"/>
          <w:highlight w:val="yellow"/>
        </w:rPr>
        <w:t>rear normal 04(default in reverse)</w:t>
      </w:r>
    </w:p>
    <w:p w14:paraId="3F15291F" w14:textId="77777777" w:rsidR="00A01DB5" w:rsidRDefault="00A01DB5" w:rsidP="00A01DB5">
      <w:pPr>
        <w:pStyle w:val="ListParagraph"/>
        <w:numPr>
          <w:ilvl w:val="0"/>
          <w:numId w:val="647"/>
        </w:numPr>
        <w:rPr>
          <w:rFonts w:ascii="Calibri" w:hAnsi="Calibri" w:cs="Calibri"/>
          <w:highlight w:val="yellow"/>
        </w:rPr>
      </w:pPr>
      <w:r>
        <w:rPr>
          <w:rFonts w:ascii="Calibri" w:hAnsi="Calibri" w:cs="Calibri"/>
          <w:highlight w:val="yellow"/>
        </w:rPr>
        <w:t>front split (09)</w:t>
      </w:r>
    </w:p>
    <w:p w14:paraId="29D7587D" w14:textId="77777777" w:rsidR="00A01DB5" w:rsidRDefault="00A01DB5" w:rsidP="00A01DB5">
      <w:pPr>
        <w:pStyle w:val="ListParagraph"/>
        <w:numPr>
          <w:ilvl w:val="0"/>
          <w:numId w:val="647"/>
        </w:numPr>
        <w:rPr>
          <w:rFonts w:ascii="Calibri" w:hAnsi="Calibri" w:cs="Calibri"/>
          <w:highlight w:val="yellow"/>
        </w:rPr>
      </w:pPr>
      <w:r>
        <w:rPr>
          <w:rFonts w:ascii="Calibri" w:hAnsi="Calibri" w:cs="Calibri"/>
          <w:highlight w:val="yellow"/>
        </w:rPr>
        <w:t>front normal (07 default in P/N/D)</w:t>
      </w:r>
    </w:p>
    <w:p w14:paraId="456A7F2A" w14:textId="77777777" w:rsidR="00A01DB5" w:rsidRDefault="00A01DB5" w:rsidP="00A01DB5">
      <w:pPr>
        <w:pStyle w:val="ListParagraph"/>
        <w:numPr>
          <w:ilvl w:val="0"/>
          <w:numId w:val="647"/>
        </w:numPr>
        <w:rPr>
          <w:rFonts w:ascii="Calibri" w:hAnsi="Calibri" w:cs="Calibri"/>
          <w:highlight w:val="yellow"/>
        </w:rPr>
      </w:pPr>
      <w:r>
        <w:rPr>
          <w:rFonts w:ascii="Calibri" w:hAnsi="Calibri" w:cs="Calibri"/>
          <w:highlight w:val="yellow"/>
        </w:rPr>
        <w:t>left side view (51)</w:t>
      </w:r>
    </w:p>
    <w:p w14:paraId="219D3A3D" w14:textId="77777777" w:rsidR="00A01DB5" w:rsidRDefault="00A01DB5" w:rsidP="00A01DB5">
      <w:pPr>
        <w:pStyle w:val="ListParagraph"/>
        <w:numPr>
          <w:ilvl w:val="0"/>
          <w:numId w:val="647"/>
        </w:numPr>
        <w:rPr>
          <w:rFonts w:ascii="Calibri" w:hAnsi="Calibri" w:cs="Calibri"/>
          <w:highlight w:val="yellow"/>
        </w:rPr>
      </w:pPr>
      <w:r>
        <w:rPr>
          <w:rFonts w:ascii="Calibri" w:hAnsi="Calibri" w:cs="Calibri"/>
          <w:highlight w:val="yellow"/>
        </w:rPr>
        <w:lastRenderedPageBreak/>
        <w:t>right side view (52)</w:t>
      </w:r>
    </w:p>
    <w:p w14:paraId="27CFF0AE" w14:textId="77777777" w:rsidR="00A01DB5" w:rsidRDefault="00A01DB5" w:rsidP="00A01DB5">
      <w:pPr>
        <w:pStyle w:val="ListParagraph"/>
        <w:numPr>
          <w:ilvl w:val="0"/>
          <w:numId w:val="647"/>
        </w:numPr>
        <w:rPr>
          <w:rFonts w:ascii="Calibri" w:hAnsi="Calibri" w:cs="Calibri"/>
          <w:highlight w:val="yellow"/>
        </w:rPr>
      </w:pPr>
      <w:r>
        <w:rPr>
          <w:rFonts w:ascii="Calibri" w:hAnsi="Calibri" w:cs="Calibri"/>
          <w:highlight w:val="yellow"/>
        </w:rPr>
        <w:t>front rock crawl (24)</w:t>
      </w:r>
    </w:p>
    <w:p w14:paraId="6F5117BA" w14:textId="77777777" w:rsidR="00A01DB5" w:rsidRDefault="00A01DB5" w:rsidP="00A01DB5">
      <w:pPr>
        <w:pStyle w:val="ListParagraph"/>
        <w:numPr>
          <w:ilvl w:val="0"/>
          <w:numId w:val="647"/>
        </w:numPr>
        <w:rPr>
          <w:rFonts w:ascii="Calibri" w:hAnsi="Calibri" w:cs="Calibri"/>
          <w:highlight w:val="yellow"/>
        </w:rPr>
      </w:pPr>
      <w:r>
        <w:rPr>
          <w:rFonts w:ascii="Calibri" w:hAnsi="Calibri" w:cs="Calibri"/>
          <w:highlight w:val="yellow"/>
        </w:rPr>
        <w:t>rear rock crawl (25)</w:t>
      </w:r>
    </w:p>
    <w:p w14:paraId="15083694" w14:textId="77777777" w:rsidR="00A01DB5" w:rsidRDefault="00A01DB5" w:rsidP="00A01DB5">
      <w:pPr>
        <w:rPr>
          <w:rFonts w:ascii="Calibri" w:hAnsi="Calibri" w:cs="Calibri"/>
          <w:highlight w:val="yellow"/>
        </w:rPr>
      </w:pPr>
      <w:r>
        <w:rPr>
          <w:rFonts w:ascii="Calibri" w:hAnsi="Calibri" w:cs="Calibri"/>
          <w:highlight w:val="yellow"/>
        </w:rPr>
        <w:t xml:space="preserve">3D: </w:t>
      </w:r>
    </w:p>
    <w:p w14:paraId="772296EA" w14:textId="77777777" w:rsidR="00A01DB5" w:rsidRDefault="00A01DB5" w:rsidP="00A01DB5">
      <w:pPr>
        <w:pStyle w:val="ListParagraph"/>
        <w:numPr>
          <w:ilvl w:val="0"/>
          <w:numId w:val="648"/>
        </w:numPr>
        <w:rPr>
          <w:rFonts w:ascii="Calibri" w:hAnsi="Calibri" w:cs="Calibri"/>
          <w:highlight w:val="yellow"/>
        </w:rPr>
      </w:pPr>
      <w:r>
        <w:rPr>
          <w:rFonts w:ascii="Calibri" w:hAnsi="Calibri" w:cs="Calibri"/>
          <w:highlight w:val="yellow"/>
        </w:rPr>
        <w:t>rear 3D (56)</w:t>
      </w:r>
    </w:p>
    <w:p w14:paraId="05049655" w14:textId="77777777" w:rsidR="00A01DB5" w:rsidRDefault="00A01DB5" w:rsidP="00A01DB5">
      <w:pPr>
        <w:pStyle w:val="ListParagraph"/>
        <w:numPr>
          <w:ilvl w:val="0"/>
          <w:numId w:val="648"/>
        </w:numPr>
        <w:rPr>
          <w:rFonts w:ascii="Calibri" w:hAnsi="Calibri" w:cs="Calibri"/>
          <w:highlight w:val="yellow"/>
        </w:rPr>
      </w:pPr>
      <w:r>
        <w:rPr>
          <w:rFonts w:ascii="Calibri" w:hAnsi="Calibri" w:cs="Calibri"/>
          <w:highlight w:val="yellow"/>
        </w:rPr>
        <w:t>front 3D (55)</w:t>
      </w:r>
    </w:p>
    <w:p w14:paraId="1C07F028" w14:textId="77777777" w:rsidR="00A01DB5" w:rsidRDefault="00A01DB5" w:rsidP="00A01DB5">
      <w:pPr>
        <w:pStyle w:val="ListParagraph"/>
        <w:numPr>
          <w:ilvl w:val="0"/>
          <w:numId w:val="648"/>
        </w:numPr>
        <w:rPr>
          <w:rFonts w:ascii="Calibri" w:hAnsi="Calibri" w:cs="Calibri"/>
          <w:highlight w:val="yellow"/>
        </w:rPr>
      </w:pPr>
      <w:r>
        <w:rPr>
          <w:rFonts w:ascii="Calibri" w:hAnsi="Calibri" w:cs="Calibri"/>
          <w:highlight w:val="yellow"/>
        </w:rPr>
        <w:t>left 3D (57)</w:t>
      </w:r>
    </w:p>
    <w:p w14:paraId="7794E7A0" w14:textId="77777777" w:rsidR="00A01DB5" w:rsidRDefault="00A01DB5" w:rsidP="00A01DB5">
      <w:pPr>
        <w:pStyle w:val="ListParagraph"/>
        <w:numPr>
          <w:ilvl w:val="0"/>
          <w:numId w:val="648"/>
        </w:numPr>
        <w:rPr>
          <w:rFonts w:ascii="Calibri" w:hAnsi="Calibri" w:cs="Calibri"/>
          <w:highlight w:val="yellow"/>
        </w:rPr>
      </w:pPr>
      <w:r>
        <w:rPr>
          <w:rFonts w:ascii="Calibri" w:hAnsi="Calibri" w:cs="Calibri"/>
          <w:highlight w:val="yellow"/>
        </w:rPr>
        <w:t>Right 3D (58)</w:t>
      </w:r>
    </w:p>
    <w:p w14:paraId="4808783E" w14:textId="77777777" w:rsidR="00406F39" w:rsidRDefault="00770557" w:rsidP="00E52CBB">
      <w:pPr>
        <w:pStyle w:val="Heading3"/>
      </w:pPr>
      <w:r w:rsidRPr="00B9479B">
        <w:t>RVCv2-IIR-REQ-014081/A-RearViewCameraClient_Tx (TcSE ROIN-282395-3)</w:t>
      </w:r>
      <w:bookmarkEnd w:id="6"/>
    </w:p>
    <w:p w14:paraId="07F9C249" w14:textId="77777777" w:rsidR="004D1976" w:rsidRDefault="004D1976"/>
    <w:p w14:paraId="139F233E" w14:textId="77777777" w:rsidR="00406F39" w:rsidRDefault="00770557" w:rsidP="00E52CBB">
      <w:pPr>
        <w:pStyle w:val="Heading4"/>
      </w:pPr>
      <w:r w:rsidRPr="00B9479B">
        <w:t>MD-REQ-014068/A-Feature_Rq (TcSE ROIN-282333-2)</w:t>
      </w:r>
    </w:p>
    <w:p w14:paraId="5B17C841" w14:textId="77777777" w:rsidR="004D1976" w:rsidRDefault="00770557">
      <w:pPr>
        <w:rPr>
          <w:rFonts w:cs="Arial"/>
          <w:szCs w:val="20"/>
        </w:rPr>
      </w:pPr>
      <w:r>
        <w:rPr>
          <w:rFonts w:cs="Arial"/>
          <w:szCs w:val="20"/>
        </w:rPr>
        <w:t>Message Type: Request</w:t>
      </w:r>
    </w:p>
    <w:p w14:paraId="3A6A5170" w14:textId="77777777" w:rsidR="004D1976" w:rsidRDefault="004D1976">
      <w:pPr>
        <w:rPr>
          <w:rFonts w:cs="Arial"/>
          <w:szCs w:val="20"/>
        </w:rPr>
      </w:pPr>
    </w:p>
    <w:p w14:paraId="1BC2F7C7" w14:textId="77777777" w:rsidR="004D1976" w:rsidRDefault="00770557">
      <w:pPr>
        <w:rPr>
          <w:rFonts w:cs="Arial"/>
          <w:szCs w:val="20"/>
        </w:rPr>
      </w:pPr>
      <w:r>
        <w:rPr>
          <w:rFonts w:cs="Arial"/>
          <w:szCs w:val="20"/>
        </w:rPr>
        <w:t xml:space="preserve">Represents the request to command a feature change (select new feature, change feature setting, query features, etc.). </w:t>
      </w:r>
    </w:p>
    <w:p w14:paraId="21A848B7" w14:textId="77777777" w:rsidR="004D1976" w:rsidRDefault="004D1976">
      <w:pPr>
        <w:rPr>
          <w:rFonts w:cs="Arial"/>
          <w:szCs w:val="20"/>
        </w:rPr>
      </w:pPr>
    </w:p>
    <w:p w14:paraId="4FFA4987" w14:textId="77777777" w:rsidR="004D1976" w:rsidRDefault="00770557">
      <w:pPr>
        <w:rPr>
          <w:rFonts w:cs="Arial"/>
          <w:szCs w:val="20"/>
        </w:rPr>
      </w:pPr>
      <w:r>
        <w:rPr>
          <w:rFonts w:cs="Arial"/>
          <w:szCs w:val="20"/>
        </w:rPr>
        <w:t>Included Parameters:</w:t>
      </w:r>
    </w:p>
    <w:p w14:paraId="4FE3B0F6" w14:textId="77777777" w:rsidR="004D1976" w:rsidRDefault="00770557">
      <w:pPr>
        <w:rPr>
          <w:rFonts w:cs="Arial"/>
          <w:szCs w:val="20"/>
        </w:rPr>
      </w:pPr>
      <w:r>
        <w:rPr>
          <w:rFonts w:cs="Arial"/>
          <w:szCs w:val="20"/>
        </w:rPr>
        <w:t>Operation</w:t>
      </w:r>
    </w:p>
    <w:p w14:paraId="6D089CF0" w14:textId="77777777" w:rsidR="004D1976" w:rsidRDefault="00770557">
      <w:pPr>
        <w:rPr>
          <w:rFonts w:cs="Arial"/>
          <w:szCs w:val="20"/>
        </w:rPr>
      </w:pPr>
      <w:r>
        <w:rPr>
          <w:rFonts w:cs="Arial"/>
          <w:szCs w:val="20"/>
        </w:rPr>
        <w:t>FeatureID</w:t>
      </w:r>
    </w:p>
    <w:p w14:paraId="7E799FA4" w14:textId="77777777" w:rsidR="004D1976" w:rsidRDefault="00770557">
      <w:pPr>
        <w:rPr>
          <w:rFonts w:cs="Arial"/>
          <w:szCs w:val="20"/>
        </w:rPr>
      </w:pPr>
      <w:r>
        <w:rPr>
          <w:rFonts w:cs="Arial"/>
          <w:szCs w:val="20"/>
        </w:rPr>
        <w:t>Configuration</w:t>
      </w:r>
    </w:p>
    <w:p w14:paraId="1AEE4B8B" w14:textId="77777777" w:rsidR="004D1976" w:rsidRDefault="00770557">
      <w:pPr>
        <w:rPr>
          <w:rFonts w:cs="Arial"/>
          <w:szCs w:val="20"/>
        </w:rPr>
      </w:pPr>
      <w:r>
        <w:rPr>
          <w:rFonts w:cs="Arial"/>
          <w:szCs w:val="20"/>
        </w:rPr>
        <w:t>PersIndex</w:t>
      </w:r>
    </w:p>
    <w:p w14:paraId="42D4DBCD" w14:textId="77777777" w:rsidR="004D1976" w:rsidRDefault="004D197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4D1976" w14:paraId="020AF748"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7B012C2C" w14:textId="77777777" w:rsidR="004D1976" w:rsidRDefault="00770557">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14:paraId="770898FB" w14:textId="77777777" w:rsidR="004D1976" w:rsidRDefault="00770557">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14:paraId="1FE1BEE9" w14:textId="77777777" w:rsidR="004D1976" w:rsidRDefault="00770557">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14:paraId="3265AF83" w14:textId="77777777" w:rsidR="004D1976" w:rsidRDefault="00770557">
            <w:pPr>
              <w:rPr>
                <w:rFonts w:cs="Arial"/>
                <w:b/>
                <w:szCs w:val="20"/>
              </w:rPr>
            </w:pPr>
            <w:r>
              <w:rPr>
                <w:rFonts w:cs="Arial"/>
                <w:b/>
                <w:szCs w:val="20"/>
              </w:rPr>
              <w:t>Description</w:t>
            </w:r>
          </w:p>
        </w:tc>
      </w:tr>
      <w:tr w:rsidR="004D1976" w14:paraId="663DBD13"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79BD2B97" w14:textId="77777777" w:rsidR="004D1976" w:rsidRDefault="00770557">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14:paraId="693E4707" w14:textId="77777777" w:rsidR="004D1976" w:rsidRDefault="00770557">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1537BC2D" w14:textId="77777777" w:rsidR="004D1976" w:rsidRDefault="00770557">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163ABBA7" w14:textId="77777777" w:rsidR="004D1976" w:rsidRDefault="00770557">
            <w:pPr>
              <w:rPr>
                <w:rFonts w:cs="Arial"/>
                <w:szCs w:val="20"/>
              </w:rPr>
            </w:pPr>
            <w:r>
              <w:rPr>
                <w:rFonts w:cs="Arial"/>
                <w:szCs w:val="20"/>
              </w:rPr>
              <w:t>Type of operation being requested</w:t>
            </w:r>
          </w:p>
        </w:tc>
      </w:tr>
      <w:tr w:rsidR="004D1976" w14:paraId="63103D5F"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98B5FB6"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2E3B2D8" w14:textId="77777777" w:rsidR="004D1976" w:rsidRDefault="00770557">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14:paraId="1450C743" w14:textId="77777777" w:rsidR="004D1976" w:rsidRDefault="00770557">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79F9110E" w14:textId="77777777" w:rsidR="004D1976" w:rsidRDefault="004D1976">
            <w:pPr>
              <w:rPr>
                <w:rFonts w:cs="Arial"/>
                <w:szCs w:val="20"/>
              </w:rPr>
            </w:pPr>
          </w:p>
        </w:tc>
      </w:tr>
      <w:tr w:rsidR="004D1976" w14:paraId="718611DB"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10F45F3"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1FB25FD" w14:textId="77777777" w:rsidR="004D1976" w:rsidRDefault="00770557">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14:paraId="5AED22EB" w14:textId="77777777" w:rsidR="004D1976" w:rsidRDefault="00770557">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566165AA" w14:textId="77777777" w:rsidR="004D1976" w:rsidRDefault="004D1976">
            <w:pPr>
              <w:rPr>
                <w:rFonts w:cs="Arial"/>
                <w:szCs w:val="20"/>
              </w:rPr>
            </w:pPr>
          </w:p>
        </w:tc>
      </w:tr>
      <w:tr w:rsidR="004D1976" w14:paraId="6CCD255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F67FC5D"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34954BA" w14:textId="77777777" w:rsidR="004D1976" w:rsidRDefault="00770557">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14:paraId="7F442E58" w14:textId="77777777" w:rsidR="004D1976" w:rsidRDefault="00770557">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75B2F0CF" w14:textId="77777777" w:rsidR="004D1976" w:rsidRDefault="004D1976">
            <w:pPr>
              <w:rPr>
                <w:rFonts w:cs="Arial"/>
                <w:szCs w:val="20"/>
              </w:rPr>
            </w:pPr>
          </w:p>
        </w:tc>
      </w:tr>
      <w:tr w:rsidR="004D1976" w14:paraId="420142F4"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51F5DD8"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F5FE116" w14:textId="77777777" w:rsidR="004D1976" w:rsidRDefault="00770557">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14:paraId="4C4AFCFB" w14:textId="77777777" w:rsidR="004D1976" w:rsidRDefault="00770557">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73D809EA" w14:textId="77777777" w:rsidR="004D1976" w:rsidRDefault="004D1976">
            <w:pPr>
              <w:rPr>
                <w:rFonts w:cs="Arial"/>
                <w:szCs w:val="20"/>
              </w:rPr>
            </w:pPr>
          </w:p>
        </w:tc>
      </w:tr>
      <w:tr w:rsidR="004D1976" w14:paraId="2134F0C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57268AD"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1268D1D" w14:textId="77777777" w:rsidR="004D1976" w:rsidRDefault="00770557">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14:paraId="4F006A53" w14:textId="77777777" w:rsidR="004D1976" w:rsidRDefault="00770557">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5DFBD55B" w14:textId="77777777" w:rsidR="004D1976" w:rsidRDefault="004D1976">
            <w:pPr>
              <w:rPr>
                <w:rFonts w:cs="Arial"/>
                <w:szCs w:val="20"/>
              </w:rPr>
            </w:pPr>
          </w:p>
        </w:tc>
      </w:tr>
      <w:tr w:rsidR="004D1976" w14:paraId="6B40275B"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705F1A4"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A13D0E9" w14:textId="77777777" w:rsidR="004D1976" w:rsidRDefault="00770557">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14:paraId="35423431" w14:textId="77777777" w:rsidR="004D1976" w:rsidRDefault="00770557">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47D90275" w14:textId="77777777" w:rsidR="004D1976" w:rsidRDefault="004D1976">
            <w:pPr>
              <w:rPr>
                <w:rFonts w:cs="Arial"/>
                <w:szCs w:val="20"/>
              </w:rPr>
            </w:pPr>
          </w:p>
        </w:tc>
      </w:tr>
      <w:tr w:rsidR="004D1976" w14:paraId="6E5B8DE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732BAA2"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02E93F9" w14:textId="77777777" w:rsidR="004D1976" w:rsidRDefault="00770557">
            <w:pPr>
              <w:jc w:val="center"/>
              <w:rPr>
                <w:rFonts w:cs="Arial"/>
                <w:szCs w:val="20"/>
              </w:rPr>
            </w:pPr>
            <w:r>
              <w:rPr>
                <w:rFonts w:cs="Arial"/>
                <w:szCs w:val="20"/>
              </w:rPr>
              <w:t>NotUsed</w:t>
            </w:r>
          </w:p>
        </w:tc>
        <w:tc>
          <w:tcPr>
            <w:tcW w:w="1800" w:type="dxa"/>
            <w:tcBorders>
              <w:top w:val="single" w:sz="4" w:space="0" w:color="auto"/>
              <w:left w:val="single" w:sz="4" w:space="0" w:color="auto"/>
              <w:bottom w:val="single" w:sz="4" w:space="0" w:color="auto"/>
              <w:right w:val="single" w:sz="4" w:space="0" w:color="auto"/>
            </w:tcBorders>
            <w:hideMark/>
          </w:tcPr>
          <w:p w14:paraId="65EF76FF" w14:textId="77777777" w:rsidR="004D1976" w:rsidRDefault="00770557">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14:paraId="2EB4EFAD" w14:textId="77777777" w:rsidR="004D1976" w:rsidRDefault="004D1976">
            <w:pPr>
              <w:rPr>
                <w:rFonts w:cs="Arial"/>
                <w:szCs w:val="20"/>
              </w:rPr>
            </w:pPr>
          </w:p>
        </w:tc>
      </w:tr>
      <w:tr w:rsidR="004D1976" w14:paraId="0F3BC4E9"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49607AEA" w14:textId="77777777" w:rsidR="004D1976" w:rsidRDefault="00770557">
            <w:pPr>
              <w:rPr>
                <w:rFonts w:cs="Arial"/>
                <w:b/>
                <w:szCs w:val="20"/>
              </w:rPr>
            </w:pPr>
            <w:r>
              <w:rPr>
                <w:rStyle w:val="objecttype0"/>
                <w:rFonts w:cs="Arial"/>
                <w:szCs w:val="20"/>
              </w:rPr>
              <w:t>FeatureID</w:t>
            </w:r>
          </w:p>
        </w:tc>
        <w:tc>
          <w:tcPr>
            <w:tcW w:w="1469" w:type="dxa"/>
            <w:tcBorders>
              <w:top w:val="single" w:sz="4" w:space="0" w:color="auto"/>
              <w:left w:val="single" w:sz="4" w:space="0" w:color="auto"/>
              <w:bottom w:val="single" w:sz="4" w:space="0" w:color="auto"/>
              <w:right w:val="single" w:sz="4" w:space="0" w:color="auto"/>
            </w:tcBorders>
            <w:hideMark/>
          </w:tcPr>
          <w:p w14:paraId="1558374E" w14:textId="77777777" w:rsidR="004D1976" w:rsidRDefault="00770557">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744E6C12" w14:textId="77777777" w:rsidR="004D1976" w:rsidRDefault="00770557">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7F94EC57" w14:textId="77777777" w:rsidR="004D1976" w:rsidRDefault="00770557">
            <w:pPr>
              <w:rPr>
                <w:rFonts w:cs="Arial"/>
                <w:szCs w:val="20"/>
              </w:rPr>
            </w:pPr>
            <w:r>
              <w:rPr>
                <w:rFonts w:cs="Arial"/>
                <w:szCs w:val="20"/>
              </w:rPr>
              <w:t>Feature number being requested</w:t>
            </w:r>
          </w:p>
        </w:tc>
      </w:tr>
      <w:tr w:rsidR="004D1976" w14:paraId="03F0466F"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2FDE980"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61F39895" w14:textId="77777777" w:rsidR="004D1976" w:rsidRDefault="004D1976">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5931781A" w14:textId="77777777" w:rsidR="004D1976" w:rsidRDefault="00770557">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59D96478" w14:textId="77777777" w:rsidR="004D1976" w:rsidRDefault="004D1976">
            <w:pPr>
              <w:rPr>
                <w:rFonts w:cs="Arial"/>
                <w:szCs w:val="20"/>
              </w:rPr>
            </w:pPr>
          </w:p>
        </w:tc>
      </w:tr>
      <w:tr w:rsidR="004D1976" w14:paraId="2C28F98F"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33CAC6F3" w14:textId="77777777" w:rsidR="004D1976" w:rsidRDefault="00770557">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053F1BB7" w14:textId="77777777" w:rsidR="004D1976" w:rsidRDefault="00770557">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6117013D" w14:textId="77777777" w:rsidR="004D1976" w:rsidRDefault="00770557">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4A975F1F" w14:textId="77777777" w:rsidR="004D1976" w:rsidRDefault="00770557">
            <w:pPr>
              <w:rPr>
                <w:rFonts w:cs="Arial"/>
                <w:szCs w:val="20"/>
              </w:rPr>
            </w:pPr>
            <w:r>
              <w:rPr>
                <w:rFonts w:cs="Arial"/>
                <w:szCs w:val="20"/>
              </w:rPr>
              <w:t>Configuration value being requested</w:t>
            </w:r>
          </w:p>
        </w:tc>
      </w:tr>
      <w:tr w:rsidR="004D1976" w14:paraId="270033B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AFABFDC"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409F3DC1" w14:textId="77777777" w:rsidR="004D1976" w:rsidRDefault="004D1976">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3810DEFE" w14:textId="77777777" w:rsidR="004D1976" w:rsidRDefault="00770557">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7A4793DB" w14:textId="77777777" w:rsidR="004D1976" w:rsidRDefault="004D1976">
            <w:pPr>
              <w:rPr>
                <w:rFonts w:cs="Arial"/>
                <w:szCs w:val="20"/>
              </w:rPr>
            </w:pPr>
          </w:p>
        </w:tc>
      </w:tr>
      <w:tr w:rsidR="004D1976" w14:paraId="470912AC"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4DCDCB2D" w14:textId="77777777" w:rsidR="004D1976" w:rsidRDefault="00770557">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6AF85E4D" w14:textId="77777777" w:rsidR="004D1976" w:rsidRDefault="00770557">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5546B1D3" w14:textId="77777777" w:rsidR="004D1976" w:rsidRDefault="00770557">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1420BD41" w14:textId="77777777" w:rsidR="004D1976" w:rsidRDefault="00770557">
            <w:pPr>
              <w:rPr>
                <w:rFonts w:cs="Arial"/>
                <w:szCs w:val="20"/>
              </w:rPr>
            </w:pPr>
            <w:r>
              <w:rPr>
                <w:rFonts w:cs="Arial"/>
                <w:szCs w:val="20"/>
              </w:rPr>
              <w:t>Indicates which personality profile is being accessed</w:t>
            </w:r>
          </w:p>
        </w:tc>
      </w:tr>
      <w:tr w:rsidR="004D1976" w14:paraId="6308208F"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21E22D5"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92B10C2" w14:textId="77777777" w:rsidR="004D1976" w:rsidRDefault="00770557">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14:paraId="242EB1FA" w14:textId="77777777" w:rsidR="004D1976" w:rsidRDefault="00770557">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2E6E92F2" w14:textId="77777777" w:rsidR="004D1976" w:rsidRDefault="004D1976">
            <w:pPr>
              <w:rPr>
                <w:rStyle w:val="msoins00"/>
                <w:rFonts w:cs="Arial"/>
              </w:rPr>
            </w:pPr>
          </w:p>
        </w:tc>
      </w:tr>
      <w:tr w:rsidR="004D1976" w14:paraId="68EF67A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9D5F533"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02C8AE8" w14:textId="77777777" w:rsidR="004D1976" w:rsidRDefault="00770557">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14:paraId="37D9B6E8" w14:textId="77777777" w:rsidR="004D1976" w:rsidRDefault="00770557">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364AA6D7" w14:textId="77777777" w:rsidR="004D1976" w:rsidRDefault="004D1976">
            <w:pPr>
              <w:rPr>
                <w:rFonts w:cs="Arial"/>
                <w:szCs w:val="20"/>
              </w:rPr>
            </w:pPr>
          </w:p>
        </w:tc>
      </w:tr>
      <w:tr w:rsidR="004D1976" w14:paraId="170E6B6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368AB44"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17F269F" w14:textId="77777777" w:rsidR="004D1976" w:rsidRDefault="00770557">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14:paraId="25F97037" w14:textId="77777777" w:rsidR="004D1976" w:rsidRDefault="00770557">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6D52A846" w14:textId="77777777" w:rsidR="004D1976" w:rsidRDefault="004D1976">
            <w:pPr>
              <w:rPr>
                <w:rFonts w:cs="Arial"/>
                <w:szCs w:val="20"/>
              </w:rPr>
            </w:pPr>
          </w:p>
        </w:tc>
      </w:tr>
      <w:tr w:rsidR="004D1976" w14:paraId="60DE021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F3B56DD"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2802D35" w14:textId="77777777" w:rsidR="004D1976" w:rsidRDefault="00770557">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14:paraId="4A532AB0" w14:textId="77777777" w:rsidR="004D1976" w:rsidRDefault="00770557">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73997302" w14:textId="77777777" w:rsidR="004D1976" w:rsidRDefault="004D1976">
            <w:pPr>
              <w:rPr>
                <w:rFonts w:cs="Arial"/>
                <w:szCs w:val="20"/>
              </w:rPr>
            </w:pPr>
          </w:p>
        </w:tc>
      </w:tr>
      <w:tr w:rsidR="004D1976" w14:paraId="52E9D3F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00341FD"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80756A2" w14:textId="77777777" w:rsidR="004D1976" w:rsidRDefault="00770557">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14:paraId="2C9368E2" w14:textId="77777777" w:rsidR="004D1976" w:rsidRDefault="00770557">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2E2B6C63" w14:textId="77777777" w:rsidR="004D1976" w:rsidRDefault="004D1976">
            <w:pPr>
              <w:rPr>
                <w:rFonts w:cs="Arial"/>
                <w:szCs w:val="20"/>
              </w:rPr>
            </w:pPr>
          </w:p>
        </w:tc>
      </w:tr>
      <w:tr w:rsidR="004D1976" w14:paraId="7C59D85B"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F75F8A1"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BD03E63" w14:textId="77777777" w:rsidR="004D1976" w:rsidRDefault="00770557">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1EF62639" w14:textId="77777777" w:rsidR="004D1976" w:rsidRDefault="00770557">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64250C68" w14:textId="77777777" w:rsidR="004D1976" w:rsidRDefault="004D1976">
            <w:pPr>
              <w:rPr>
                <w:rFonts w:cs="Arial"/>
                <w:szCs w:val="20"/>
              </w:rPr>
            </w:pPr>
          </w:p>
        </w:tc>
      </w:tr>
      <w:tr w:rsidR="004D1976" w14:paraId="4700A94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DCE0E73"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50D2121" w14:textId="77777777" w:rsidR="004D1976" w:rsidRDefault="00770557">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63BCB02D" w14:textId="77777777" w:rsidR="004D1976" w:rsidRDefault="00770557">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14:paraId="58BF893C" w14:textId="77777777" w:rsidR="004D1976" w:rsidRDefault="004D1976">
            <w:pPr>
              <w:rPr>
                <w:rFonts w:cs="Arial"/>
                <w:szCs w:val="20"/>
              </w:rPr>
            </w:pPr>
          </w:p>
        </w:tc>
      </w:tr>
      <w:tr w:rsidR="004D1976" w14:paraId="0DCDAAE1"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F6BB507"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20CC760" w14:textId="77777777" w:rsidR="004D1976" w:rsidRDefault="00770557">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1F499534" w14:textId="77777777" w:rsidR="004D1976" w:rsidRDefault="00770557">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14:paraId="64EDB1DF" w14:textId="77777777" w:rsidR="004D1976" w:rsidRDefault="004D1976">
            <w:pPr>
              <w:rPr>
                <w:rFonts w:cs="Arial"/>
                <w:szCs w:val="20"/>
              </w:rPr>
            </w:pPr>
          </w:p>
        </w:tc>
      </w:tr>
    </w:tbl>
    <w:p w14:paraId="26213EAD" w14:textId="77777777" w:rsidR="004D1976" w:rsidRDefault="004D1976">
      <w:pPr>
        <w:rPr>
          <w:rFonts w:cs="Arial"/>
          <w:szCs w:val="20"/>
        </w:rPr>
      </w:pPr>
    </w:p>
    <w:p w14:paraId="646E2A84" w14:textId="77777777" w:rsidR="00406F39" w:rsidRDefault="00770557" w:rsidP="00E52CBB">
      <w:pPr>
        <w:pStyle w:val="Heading3"/>
      </w:pPr>
      <w:bookmarkStart w:id="7" w:name="_Toc100050012"/>
      <w:r w:rsidRPr="00B9479B">
        <w:t>RVCv2-IIR-REQ-014082/C-RearViewCameraClient_Rx (TcSE ROIN-282396-3)</w:t>
      </w:r>
      <w:bookmarkEnd w:id="7"/>
    </w:p>
    <w:p w14:paraId="71620894" w14:textId="77777777" w:rsidR="004D1976" w:rsidRDefault="004D1976"/>
    <w:p w14:paraId="58F014EB" w14:textId="77777777" w:rsidR="00406F39" w:rsidRDefault="00770557" w:rsidP="00E52CBB">
      <w:pPr>
        <w:pStyle w:val="Heading4"/>
      </w:pPr>
      <w:r w:rsidRPr="00B9479B">
        <w:t>MD-REQ-014070/A-Feature_St (TcSE ROIN-282399-2)</w:t>
      </w:r>
    </w:p>
    <w:p w14:paraId="0D5F5EA8" w14:textId="77777777" w:rsidR="004D1976" w:rsidRDefault="00770557">
      <w:pPr>
        <w:rPr>
          <w:rFonts w:cs="Arial"/>
          <w:szCs w:val="20"/>
        </w:rPr>
      </w:pPr>
      <w:r>
        <w:rPr>
          <w:rFonts w:cs="Arial"/>
          <w:szCs w:val="20"/>
        </w:rPr>
        <w:t>Message Type: Status</w:t>
      </w:r>
    </w:p>
    <w:p w14:paraId="1EBEF9FF" w14:textId="77777777" w:rsidR="004D1976" w:rsidRDefault="004D1976">
      <w:pPr>
        <w:rPr>
          <w:rFonts w:cs="Arial"/>
          <w:szCs w:val="20"/>
        </w:rPr>
      </w:pPr>
    </w:p>
    <w:p w14:paraId="1F897080" w14:textId="77777777" w:rsidR="004D1976" w:rsidRDefault="00770557">
      <w:pPr>
        <w:rPr>
          <w:rFonts w:cs="Arial"/>
          <w:szCs w:val="20"/>
        </w:rPr>
      </w:pPr>
      <w:r>
        <w:rPr>
          <w:rFonts w:cs="Arial"/>
          <w:szCs w:val="20"/>
        </w:rPr>
        <w:lastRenderedPageBreak/>
        <w:t xml:space="preserve">Represents the current status of a feature (feature selected, feature setting, etc.). </w:t>
      </w:r>
    </w:p>
    <w:p w14:paraId="76AD8F33" w14:textId="77777777" w:rsidR="004D1976" w:rsidRDefault="004D1976">
      <w:pPr>
        <w:rPr>
          <w:rFonts w:cs="Arial"/>
          <w:szCs w:val="20"/>
        </w:rPr>
      </w:pPr>
    </w:p>
    <w:p w14:paraId="7B5B9A46" w14:textId="77777777" w:rsidR="004D1976" w:rsidRDefault="00770557">
      <w:pPr>
        <w:rPr>
          <w:rFonts w:cs="Arial"/>
          <w:szCs w:val="20"/>
        </w:rPr>
      </w:pPr>
      <w:r>
        <w:rPr>
          <w:rFonts w:cs="Arial"/>
          <w:szCs w:val="20"/>
        </w:rPr>
        <w:t>Included Parameters:</w:t>
      </w:r>
    </w:p>
    <w:p w14:paraId="043A6E4A" w14:textId="77777777" w:rsidR="004D1976" w:rsidRDefault="00770557">
      <w:pPr>
        <w:rPr>
          <w:rFonts w:cs="Arial"/>
          <w:szCs w:val="20"/>
        </w:rPr>
      </w:pPr>
      <w:r>
        <w:rPr>
          <w:rFonts w:cs="Arial"/>
          <w:szCs w:val="20"/>
        </w:rPr>
        <w:t>FeatureID</w:t>
      </w:r>
    </w:p>
    <w:p w14:paraId="50A5ADED" w14:textId="77777777" w:rsidR="004D1976" w:rsidRDefault="00770557">
      <w:pPr>
        <w:rPr>
          <w:rFonts w:cs="Arial"/>
          <w:szCs w:val="20"/>
        </w:rPr>
      </w:pPr>
      <w:r>
        <w:rPr>
          <w:rFonts w:cs="Arial"/>
          <w:szCs w:val="20"/>
        </w:rPr>
        <w:t>Configuration</w:t>
      </w:r>
    </w:p>
    <w:p w14:paraId="7F0E3AE8" w14:textId="77777777" w:rsidR="004D1976" w:rsidRDefault="00770557">
      <w:pPr>
        <w:rPr>
          <w:rFonts w:cs="Arial"/>
          <w:szCs w:val="20"/>
        </w:rPr>
      </w:pPr>
      <w:r>
        <w:rPr>
          <w:rFonts w:cs="Arial"/>
          <w:szCs w:val="20"/>
        </w:rPr>
        <w:t>PersIndex</w:t>
      </w:r>
    </w:p>
    <w:p w14:paraId="5FF6C001" w14:textId="77777777" w:rsidR="004D1976" w:rsidRDefault="004D197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3"/>
        <w:gridCol w:w="1440"/>
        <w:gridCol w:w="1980"/>
        <w:gridCol w:w="3923"/>
      </w:tblGrid>
      <w:tr w:rsidR="004D1976" w14:paraId="6D76053C" w14:textId="77777777">
        <w:trPr>
          <w:jc w:val="center"/>
        </w:trPr>
        <w:tc>
          <w:tcPr>
            <w:tcW w:w="1583" w:type="dxa"/>
            <w:tcBorders>
              <w:top w:val="single" w:sz="4" w:space="0" w:color="auto"/>
              <w:left w:val="single" w:sz="4" w:space="0" w:color="auto"/>
              <w:bottom w:val="single" w:sz="4" w:space="0" w:color="auto"/>
              <w:right w:val="single" w:sz="4" w:space="0" w:color="auto"/>
            </w:tcBorders>
            <w:hideMark/>
          </w:tcPr>
          <w:p w14:paraId="1830CB98" w14:textId="77777777" w:rsidR="004D1976" w:rsidRDefault="00770557">
            <w:pPr>
              <w:rPr>
                <w:rFonts w:cs="Arial"/>
                <w:b/>
                <w:szCs w:val="20"/>
              </w:rPr>
            </w:pPr>
            <w:r>
              <w:rPr>
                <w:rFonts w:cs="Arial"/>
                <w:b/>
                <w:szCs w:val="20"/>
              </w:rPr>
              <w:t>Name</w:t>
            </w:r>
          </w:p>
        </w:tc>
        <w:tc>
          <w:tcPr>
            <w:tcW w:w="1440" w:type="dxa"/>
            <w:tcBorders>
              <w:top w:val="single" w:sz="4" w:space="0" w:color="auto"/>
              <w:left w:val="single" w:sz="4" w:space="0" w:color="auto"/>
              <w:bottom w:val="single" w:sz="4" w:space="0" w:color="auto"/>
              <w:right w:val="single" w:sz="4" w:space="0" w:color="auto"/>
            </w:tcBorders>
            <w:hideMark/>
          </w:tcPr>
          <w:p w14:paraId="22FF48E8" w14:textId="77777777" w:rsidR="004D1976" w:rsidRDefault="00770557">
            <w:pPr>
              <w:rPr>
                <w:rFonts w:cs="Arial"/>
                <w:b/>
                <w:szCs w:val="20"/>
              </w:rPr>
            </w:pPr>
            <w:r>
              <w:rPr>
                <w:rFonts w:cs="Arial"/>
                <w:b/>
                <w:szCs w:val="20"/>
              </w:rPr>
              <w:t>Literals</w:t>
            </w:r>
          </w:p>
        </w:tc>
        <w:tc>
          <w:tcPr>
            <w:tcW w:w="1980" w:type="dxa"/>
            <w:tcBorders>
              <w:top w:val="single" w:sz="4" w:space="0" w:color="auto"/>
              <w:left w:val="single" w:sz="4" w:space="0" w:color="auto"/>
              <w:bottom w:val="single" w:sz="4" w:space="0" w:color="auto"/>
              <w:right w:val="single" w:sz="4" w:space="0" w:color="auto"/>
            </w:tcBorders>
            <w:hideMark/>
          </w:tcPr>
          <w:p w14:paraId="369CB915" w14:textId="77777777" w:rsidR="004D1976" w:rsidRDefault="00770557">
            <w:pPr>
              <w:rPr>
                <w:rFonts w:cs="Arial"/>
                <w:b/>
                <w:szCs w:val="20"/>
              </w:rPr>
            </w:pPr>
            <w:r>
              <w:rPr>
                <w:rFonts w:cs="Arial"/>
                <w:b/>
                <w:szCs w:val="20"/>
              </w:rPr>
              <w:t>Value</w:t>
            </w:r>
          </w:p>
        </w:tc>
        <w:tc>
          <w:tcPr>
            <w:tcW w:w="3923" w:type="dxa"/>
            <w:tcBorders>
              <w:top w:val="single" w:sz="4" w:space="0" w:color="auto"/>
              <w:left w:val="single" w:sz="4" w:space="0" w:color="auto"/>
              <w:bottom w:val="single" w:sz="4" w:space="0" w:color="auto"/>
              <w:right w:val="single" w:sz="4" w:space="0" w:color="auto"/>
            </w:tcBorders>
            <w:hideMark/>
          </w:tcPr>
          <w:p w14:paraId="35753B70" w14:textId="77777777" w:rsidR="004D1976" w:rsidRDefault="00770557">
            <w:pPr>
              <w:rPr>
                <w:rFonts w:cs="Arial"/>
                <w:b/>
                <w:szCs w:val="20"/>
              </w:rPr>
            </w:pPr>
            <w:r>
              <w:rPr>
                <w:rFonts w:cs="Arial"/>
                <w:b/>
                <w:szCs w:val="20"/>
              </w:rPr>
              <w:t>Description</w:t>
            </w:r>
          </w:p>
        </w:tc>
      </w:tr>
      <w:tr w:rsidR="004D1976" w14:paraId="3E6116BC" w14:textId="77777777">
        <w:trPr>
          <w:jc w:val="center"/>
        </w:trPr>
        <w:tc>
          <w:tcPr>
            <w:tcW w:w="1583" w:type="dxa"/>
            <w:tcBorders>
              <w:top w:val="single" w:sz="4" w:space="0" w:color="auto"/>
              <w:left w:val="single" w:sz="4" w:space="0" w:color="auto"/>
              <w:bottom w:val="single" w:sz="4" w:space="0" w:color="auto"/>
              <w:right w:val="single" w:sz="4" w:space="0" w:color="auto"/>
            </w:tcBorders>
            <w:hideMark/>
          </w:tcPr>
          <w:p w14:paraId="63B3CEEC" w14:textId="77777777" w:rsidR="004D1976" w:rsidRDefault="00770557">
            <w:pPr>
              <w:rPr>
                <w:rFonts w:cs="Arial"/>
                <w:b/>
                <w:szCs w:val="20"/>
              </w:rPr>
            </w:pPr>
            <w:r>
              <w:rPr>
                <w:rStyle w:val="objecttype0"/>
                <w:rFonts w:cs="Arial"/>
                <w:szCs w:val="20"/>
              </w:rPr>
              <w:t>FeatureID</w:t>
            </w:r>
          </w:p>
        </w:tc>
        <w:tc>
          <w:tcPr>
            <w:tcW w:w="1440" w:type="dxa"/>
            <w:tcBorders>
              <w:top w:val="single" w:sz="4" w:space="0" w:color="auto"/>
              <w:left w:val="single" w:sz="4" w:space="0" w:color="auto"/>
              <w:bottom w:val="single" w:sz="4" w:space="0" w:color="auto"/>
              <w:right w:val="single" w:sz="4" w:space="0" w:color="auto"/>
            </w:tcBorders>
            <w:hideMark/>
          </w:tcPr>
          <w:p w14:paraId="041624F4" w14:textId="77777777" w:rsidR="004D1976" w:rsidRDefault="00770557">
            <w:pPr>
              <w:jc w:val="center"/>
              <w:rPr>
                <w:rFonts w:cs="Arial"/>
                <w:b/>
                <w:szCs w:val="20"/>
              </w:rPr>
            </w:pPr>
            <w:r>
              <w:rPr>
                <w:rFonts w:cs="Arial"/>
                <w:b/>
                <w:szCs w:val="20"/>
              </w:rPr>
              <w:t>-</w:t>
            </w:r>
          </w:p>
        </w:tc>
        <w:tc>
          <w:tcPr>
            <w:tcW w:w="1980" w:type="dxa"/>
            <w:tcBorders>
              <w:top w:val="single" w:sz="4" w:space="0" w:color="auto"/>
              <w:left w:val="single" w:sz="4" w:space="0" w:color="auto"/>
              <w:bottom w:val="single" w:sz="4" w:space="0" w:color="auto"/>
              <w:right w:val="single" w:sz="4" w:space="0" w:color="auto"/>
            </w:tcBorders>
            <w:hideMark/>
          </w:tcPr>
          <w:p w14:paraId="609469B9" w14:textId="77777777" w:rsidR="004D1976" w:rsidRDefault="00770557">
            <w:pPr>
              <w:jc w:val="center"/>
              <w:rPr>
                <w:rFonts w:cs="Arial"/>
                <w:b/>
                <w:szCs w:val="20"/>
              </w:rPr>
            </w:pPr>
            <w:r>
              <w:rPr>
                <w:rFonts w:cs="Arial"/>
                <w:b/>
                <w:szCs w:val="20"/>
              </w:rPr>
              <w:t>-</w:t>
            </w:r>
          </w:p>
        </w:tc>
        <w:tc>
          <w:tcPr>
            <w:tcW w:w="3923" w:type="dxa"/>
            <w:tcBorders>
              <w:top w:val="single" w:sz="4" w:space="0" w:color="auto"/>
              <w:left w:val="single" w:sz="4" w:space="0" w:color="auto"/>
              <w:bottom w:val="single" w:sz="4" w:space="0" w:color="auto"/>
              <w:right w:val="single" w:sz="4" w:space="0" w:color="auto"/>
            </w:tcBorders>
            <w:hideMark/>
          </w:tcPr>
          <w:p w14:paraId="38A8CA2E" w14:textId="77777777" w:rsidR="004D1976" w:rsidRDefault="00770557">
            <w:pPr>
              <w:rPr>
                <w:rFonts w:cs="Arial"/>
                <w:szCs w:val="20"/>
              </w:rPr>
            </w:pPr>
            <w:r>
              <w:rPr>
                <w:rFonts w:cs="Arial"/>
                <w:szCs w:val="20"/>
              </w:rPr>
              <w:t>Active feature number</w:t>
            </w:r>
          </w:p>
        </w:tc>
      </w:tr>
      <w:tr w:rsidR="004D1976" w14:paraId="51B066CC"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2DB203D6"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tcPr>
          <w:p w14:paraId="214A04E8" w14:textId="77777777" w:rsidR="004D1976" w:rsidRDefault="004D1976">
            <w:pPr>
              <w:jc w:val="center"/>
              <w:rPr>
                <w:rFonts w:cs="Arial"/>
                <w:szCs w:val="20"/>
              </w:rPr>
            </w:pPr>
          </w:p>
        </w:tc>
        <w:tc>
          <w:tcPr>
            <w:tcW w:w="1980" w:type="dxa"/>
            <w:tcBorders>
              <w:top w:val="single" w:sz="4" w:space="0" w:color="auto"/>
              <w:left w:val="single" w:sz="4" w:space="0" w:color="auto"/>
              <w:bottom w:val="single" w:sz="4" w:space="0" w:color="auto"/>
              <w:right w:val="single" w:sz="4" w:space="0" w:color="auto"/>
            </w:tcBorders>
            <w:hideMark/>
          </w:tcPr>
          <w:p w14:paraId="2FAAFBCB" w14:textId="77777777" w:rsidR="004D1976" w:rsidRDefault="00770557">
            <w:pPr>
              <w:jc w:val="center"/>
              <w:rPr>
                <w:rFonts w:cs="Arial"/>
                <w:szCs w:val="20"/>
              </w:rPr>
            </w:pPr>
            <w:r>
              <w:rPr>
                <w:rFonts w:cs="Arial"/>
                <w:szCs w:val="20"/>
              </w:rPr>
              <w:t>0x0000 – 0xFFFF</w:t>
            </w:r>
          </w:p>
        </w:tc>
        <w:tc>
          <w:tcPr>
            <w:tcW w:w="3923" w:type="dxa"/>
            <w:tcBorders>
              <w:top w:val="single" w:sz="4" w:space="0" w:color="auto"/>
              <w:left w:val="single" w:sz="4" w:space="0" w:color="auto"/>
              <w:bottom w:val="single" w:sz="4" w:space="0" w:color="auto"/>
              <w:right w:val="single" w:sz="4" w:space="0" w:color="auto"/>
            </w:tcBorders>
          </w:tcPr>
          <w:p w14:paraId="4D8A6779" w14:textId="77777777" w:rsidR="004D1976" w:rsidRDefault="004D1976">
            <w:pPr>
              <w:rPr>
                <w:rFonts w:cs="Arial"/>
                <w:szCs w:val="20"/>
              </w:rPr>
            </w:pPr>
          </w:p>
        </w:tc>
      </w:tr>
      <w:tr w:rsidR="004D1976" w14:paraId="221759C2" w14:textId="77777777">
        <w:trPr>
          <w:jc w:val="center"/>
        </w:trPr>
        <w:tc>
          <w:tcPr>
            <w:tcW w:w="1583" w:type="dxa"/>
            <w:tcBorders>
              <w:top w:val="single" w:sz="4" w:space="0" w:color="auto"/>
              <w:left w:val="single" w:sz="4" w:space="0" w:color="auto"/>
              <w:bottom w:val="single" w:sz="4" w:space="0" w:color="auto"/>
              <w:right w:val="single" w:sz="4" w:space="0" w:color="auto"/>
            </w:tcBorders>
            <w:hideMark/>
          </w:tcPr>
          <w:p w14:paraId="776471C7" w14:textId="77777777" w:rsidR="004D1976" w:rsidRDefault="00770557">
            <w:pPr>
              <w:rPr>
                <w:rFonts w:cs="Arial"/>
                <w:b/>
                <w:szCs w:val="20"/>
              </w:rPr>
            </w:pPr>
            <w:r>
              <w:rPr>
                <w:rStyle w:val="objecttype0"/>
                <w:rFonts w:cs="Arial"/>
                <w:szCs w:val="20"/>
              </w:rPr>
              <w:t>Configuration</w:t>
            </w:r>
          </w:p>
        </w:tc>
        <w:tc>
          <w:tcPr>
            <w:tcW w:w="1440" w:type="dxa"/>
            <w:tcBorders>
              <w:top w:val="single" w:sz="4" w:space="0" w:color="auto"/>
              <w:left w:val="single" w:sz="4" w:space="0" w:color="auto"/>
              <w:bottom w:val="single" w:sz="4" w:space="0" w:color="auto"/>
              <w:right w:val="single" w:sz="4" w:space="0" w:color="auto"/>
            </w:tcBorders>
            <w:hideMark/>
          </w:tcPr>
          <w:p w14:paraId="636DDF0B" w14:textId="77777777" w:rsidR="004D1976" w:rsidRDefault="00770557">
            <w:pPr>
              <w:jc w:val="center"/>
              <w:rPr>
                <w:rFonts w:cs="Arial"/>
                <w:b/>
                <w:szCs w:val="20"/>
              </w:rPr>
            </w:pPr>
            <w:r>
              <w:rPr>
                <w:rFonts w:cs="Arial"/>
                <w:b/>
                <w:szCs w:val="20"/>
              </w:rPr>
              <w:t>-</w:t>
            </w:r>
          </w:p>
        </w:tc>
        <w:tc>
          <w:tcPr>
            <w:tcW w:w="1980" w:type="dxa"/>
            <w:tcBorders>
              <w:top w:val="single" w:sz="4" w:space="0" w:color="auto"/>
              <w:left w:val="single" w:sz="4" w:space="0" w:color="auto"/>
              <w:bottom w:val="single" w:sz="4" w:space="0" w:color="auto"/>
              <w:right w:val="single" w:sz="4" w:space="0" w:color="auto"/>
            </w:tcBorders>
            <w:hideMark/>
          </w:tcPr>
          <w:p w14:paraId="09129DAA" w14:textId="77777777" w:rsidR="004D1976" w:rsidRDefault="00770557">
            <w:pPr>
              <w:jc w:val="center"/>
              <w:rPr>
                <w:rFonts w:cs="Arial"/>
                <w:b/>
                <w:szCs w:val="20"/>
              </w:rPr>
            </w:pPr>
            <w:r>
              <w:rPr>
                <w:rFonts w:cs="Arial"/>
                <w:b/>
                <w:szCs w:val="20"/>
              </w:rPr>
              <w:t>-</w:t>
            </w:r>
          </w:p>
        </w:tc>
        <w:tc>
          <w:tcPr>
            <w:tcW w:w="3923" w:type="dxa"/>
            <w:tcBorders>
              <w:top w:val="single" w:sz="4" w:space="0" w:color="auto"/>
              <w:left w:val="single" w:sz="4" w:space="0" w:color="auto"/>
              <w:bottom w:val="single" w:sz="4" w:space="0" w:color="auto"/>
              <w:right w:val="single" w:sz="4" w:space="0" w:color="auto"/>
            </w:tcBorders>
            <w:hideMark/>
          </w:tcPr>
          <w:p w14:paraId="2A372F1E" w14:textId="77777777" w:rsidR="004D1976" w:rsidRDefault="00770557">
            <w:pPr>
              <w:rPr>
                <w:rFonts w:cs="Arial"/>
                <w:szCs w:val="20"/>
              </w:rPr>
            </w:pPr>
            <w:r>
              <w:rPr>
                <w:rFonts w:cs="Arial"/>
                <w:szCs w:val="20"/>
              </w:rPr>
              <w:t>Active configuration value</w:t>
            </w:r>
          </w:p>
        </w:tc>
      </w:tr>
      <w:tr w:rsidR="004D1976" w14:paraId="66072F52"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74DB225E"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tcPr>
          <w:p w14:paraId="15C26783" w14:textId="77777777" w:rsidR="004D1976" w:rsidRDefault="004D1976">
            <w:pPr>
              <w:jc w:val="center"/>
              <w:rPr>
                <w:rFonts w:cs="Arial"/>
                <w:szCs w:val="20"/>
              </w:rPr>
            </w:pPr>
          </w:p>
        </w:tc>
        <w:tc>
          <w:tcPr>
            <w:tcW w:w="1980" w:type="dxa"/>
            <w:tcBorders>
              <w:top w:val="single" w:sz="4" w:space="0" w:color="auto"/>
              <w:left w:val="single" w:sz="4" w:space="0" w:color="auto"/>
              <w:bottom w:val="single" w:sz="4" w:space="0" w:color="auto"/>
              <w:right w:val="single" w:sz="4" w:space="0" w:color="auto"/>
            </w:tcBorders>
            <w:hideMark/>
          </w:tcPr>
          <w:p w14:paraId="5E09CDB3" w14:textId="77777777" w:rsidR="004D1976" w:rsidRDefault="00770557">
            <w:pPr>
              <w:jc w:val="center"/>
              <w:rPr>
                <w:rFonts w:cs="Arial"/>
                <w:szCs w:val="20"/>
              </w:rPr>
            </w:pPr>
            <w:r>
              <w:rPr>
                <w:rFonts w:cs="Arial"/>
                <w:szCs w:val="20"/>
              </w:rPr>
              <w:t>0x0000 – 0xFFFF</w:t>
            </w:r>
          </w:p>
        </w:tc>
        <w:tc>
          <w:tcPr>
            <w:tcW w:w="3923" w:type="dxa"/>
            <w:tcBorders>
              <w:top w:val="single" w:sz="4" w:space="0" w:color="auto"/>
              <w:left w:val="single" w:sz="4" w:space="0" w:color="auto"/>
              <w:bottom w:val="single" w:sz="4" w:space="0" w:color="auto"/>
              <w:right w:val="single" w:sz="4" w:space="0" w:color="auto"/>
            </w:tcBorders>
          </w:tcPr>
          <w:p w14:paraId="39254650" w14:textId="77777777" w:rsidR="004D1976" w:rsidRDefault="004D1976">
            <w:pPr>
              <w:rPr>
                <w:rFonts w:cs="Arial"/>
                <w:szCs w:val="20"/>
              </w:rPr>
            </w:pPr>
          </w:p>
        </w:tc>
      </w:tr>
      <w:tr w:rsidR="004D1976" w14:paraId="31A71DCE" w14:textId="77777777">
        <w:trPr>
          <w:jc w:val="center"/>
        </w:trPr>
        <w:tc>
          <w:tcPr>
            <w:tcW w:w="1583" w:type="dxa"/>
            <w:tcBorders>
              <w:top w:val="single" w:sz="4" w:space="0" w:color="auto"/>
              <w:left w:val="single" w:sz="4" w:space="0" w:color="auto"/>
              <w:bottom w:val="single" w:sz="4" w:space="0" w:color="auto"/>
              <w:right w:val="single" w:sz="4" w:space="0" w:color="auto"/>
            </w:tcBorders>
            <w:hideMark/>
          </w:tcPr>
          <w:p w14:paraId="3CAF48D6" w14:textId="77777777" w:rsidR="004D1976" w:rsidRDefault="00770557">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40" w:type="dxa"/>
            <w:tcBorders>
              <w:top w:val="single" w:sz="4" w:space="0" w:color="auto"/>
              <w:left w:val="single" w:sz="4" w:space="0" w:color="auto"/>
              <w:bottom w:val="single" w:sz="4" w:space="0" w:color="auto"/>
              <w:right w:val="single" w:sz="4" w:space="0" w:color="auto"/>
            </w:tcBorders>
            <w:hideMark/>
          </w:tcPr>
          <w:p w14:paraId="2B8A10BC" w14:textId="77777777" w:rsidR="004D1976" w:rsidRDefault="00770557">
            <w:pPr>
              <w:jc w:val="center"/>
              <w:rPr>
                <w:rFonts w:cs="Arial"/>
                <w:b/>
                <w:szCs w:val="20"/>
              </w:rPr>
            </w:pPr>
            <w:r>
              <w:rPr>
                <w:rFonts w:cs="Arial"/>
                <w:b/>
                <w:szCs w:val="20"/>
              </w:rPr>
              <w:t>-</w:t>
            </w:r>
          </w:p>
        </w:tc>
        <w:tc>
          <w:tcPr>
            <w:tcW w:w="1980" w:type="dxa"/>
            <w:tcBorders>
              <w:top w:val="single" w:sz="4" w:space="0" w:color="auto"/>
              <w:left w:val="single" w:sz="4" w:space="0" w:color="auto"/>
              <w:bottom w:val="single" w:sz="4" w:space="0" w:color="auto"/>
              <w:right w:val="single" w:sz="4" w:space="0" w:color="auto"/>
            </w:tcBorders>
            <w:hideMark/>
          </w:tcPr>
          <w:p w14:paraId="6AB0D1B6" w14:textId="77777777" w:rsidR="004D1976" w:rsidRDefault="00770557">
            <w:pPr>
              <w:jc w:val="center"/>
              <w:rPr>
                <w:rFonts w:cs="Arial"/>
                <w:b/>
                <w:szCs w:val="20"/>
              </w:rPr>
            </w:pPr>
            <w:r>
              <w:rPr>
                <w:rFonts w:cs="Arial"/>
                <w:b/>
                <w:szCs w:val="20"/>
              </w:rPr>
              <w:t>-</w:t>
            </w:r>
          </w:p>
        </w:tc>
        <w:tc>
          <w:tcPr>
            <w:tcW w:w="3923" w:type="dxa"/>
            <w:tcBorders>
              <w:top w:val="single" w:sz="4" w:space="0" w:color="auto"/>
              <w:left w:val="single" w:sz="4" w:space="0" w:color="auto"/>
              <w:bottom w:val="single" w:sz="4" w:space="0" w:color="auto"/>
              <w:right w:val="single" w:sz="4" w:space="0" w:color="auto"/>
            </w:tcBorders>
            <w:hideMark/>
          </w:tcPr>
          <w:p w14:paraId="1C6A3605" w14:textId="77777777" w:rsidR="004D1976" w:rsidRDefault="00770557">
            <w:pPr>
              <w:rPr>
                <w:rFonts w:cs="Arial"/>
                <w:szCs w:val="20"/>
              </w:rPr>
            </w:pPr>
            <w:r>
              <w:rPr>
                <w:rFonts w:cs="Arial"/>
                <w:szCs w:val="20"/>
              </w:rPr>
              <w:t>Indicates which personality profile is active</w:t>
            </w:r>
          </w:p>
        </w:tc>
      </w:tr>
      <w:tr w:rsidR="004D1976" w14:paraId="0C6C90B0"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732F4651"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77A99380" w14:textId="77777777" w:rsidR="004D1976" w:rsidRDefault="00770557">
            <w:pPr>
              <w:jc w:val="center"/>
            </w:pPr>
            <w:r>
              <w:rPr>
                <w:rStyle w:val="msoins0"/>
                <w:rFonts w:cs="Arial"/>
                <w:szCs w:val="20"/>
              </w:rPr>
              <w:t>PERS_1</w:t>
            </w:r>
          </w:p>
        </w:tc>
        <w:tc>
          <w:tcPr>
            <w:tcW w:w="1980" w:type="dxa"/>
            <w:tcBorders>
              <w:top w:val="single" w:sz="4" w:space="0" w:color="auto"/>
              <w:left w:val="single" w:sz="4" w:space="0" w:color="auto"/>
              <w:bottom w:val="single" w:sz="4" w:space="0" w:color="auto"/>
              <w:right w:val="single" w:sz="4" w:space="0" w:color="auto"/>
            </w:tcBorders>
            <w:hideMark/>
          </w:tcPr>
          <w:p w14:paraId="3F8C7BED" w14:textId="77777777" w:rsidR="004D1976" w:rsidRDefault="00770557">
            <w:pPr>
              <w:jc w:val="center"/>
              <w:rPr>
                <w:rFonts w:cs="Arial"/>
                <w:szCs w:val="20"/>
              </w:rPr>
            </w:pPr>
            <w:r>
              <w:rPr>
                <w:rFonts w:cs="Arial"/>
                <w:szCs w:val="20"/>
              </w:rPr>
              <w:t>0x0</w:t>
            </w:r>
          </w:p>
        </w:tc>
        <w:tc>
          <w:tcPr>
            <w:tcW w:w="3923" w:type="dxa"/>
            <w:tcBorders>
              <w:top w:val="single" w:sz="4" w:space="0" w:color="auto"/>
              <w:left w:val="single" w:sz="4" w:space="0" w:color="auto"/>
              <w:bottom w:val="single" w:sz="4" w:space="0" w:color="auto"/>
              <w:right w:val="single" w:sz="4" w:space="0" w:color="auto"/>
            </w:tcBorders>
          </w:tcPr>
          <w:p w14:paraId="0B7B18A1" w14:textId="77777777" w:rsidR="004D1976" w:rsidRDefault="004D1976">
            <w:pPr>
              <w:rPr>
                <w:rStyle w:val="msoins00"/>
                <w:rFonts w:cs="Arial"/>
              </w:rPr>
            </w:pPr>
          </w:p>
        </w:tc>
      </w:tr>
      <w:tr w:rsidR="004D1976" w14:paraId="3EAF63C7"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3BF76C41"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1E00DBEC" w14:textId="77777777" w:rsidR="004D1976" w:rsidRDefault="00770557">
            <w:pPr>
              <w:jc w:val="center"/>
            </w:pPr>
            <w:r>
              <w:rPr>
                <w:rStyle w:val="msoins0"/>
                <w:rFonts w:cs="Arial"/>
                <w:szCs w:val="20"/>
              </w:rPr>
              <w:t>PERS_2</w:t>
            </w:r>
          </w:p>
        </w:tc>
        <w:tc>
          <w:tcPr>
            <w:tcW w:w="1980" w:type="dxa"/>
            <w:tcBorders>
              <w:top w:val="single" w:sz="4" w:space="0" w:color="auto"/>
              <w:left w:val="single" w:sz="4" w:space="0" w:color="auto"/>
              <w:bottom w:val="single" w:sz="4" w:space="0" w:color="auto"/>
              <w:right w:val="single" w:sz="4" w:space="0" w:color="auto"/>
            </w:tcBorders>
            <w:hideMark/>
          </w:tcPr>
          <w:p w14:paraId="2201AC33" w14:textId="77777777" w:rsidR="004D1976" w:rsidRDefault="00770557">
            <w:pPr>
              <w:jc w:val="center"/>
              <w:rPr>
                <w:rFonts w:cs="Arial"/>
                <w:szCs w:val="20"/>
              </w:rPr>
            </w:pPr>
            <w:r>
              <w:rPr>
                <w:rFonts w:cs="Arial"/>
                <w:szCs w:val="20"/>
              </w:rPr>
              <w:t>0x1</w:t>
            </w:r>
          </w:p>
        </w:tc>
        <w:tc>
          <w:tcPr>
            <w:tcW w:w="3923" w:type="dxa"/>
            <w:tcBorders>
              <w:top w:val="single" w:sz="4" w:space="0" w:color="auto"/>
              <w:left w:val="single" w:sz="4" w:space="0" w:color="auto"/>
              <w:bottom w:val="single" w:sz="4" w:space="0" w:color="auto"/>
              <w:right w:val="single" w:sz="4" w:space="0" w:color="auto"/>
            </w:tcBorders>
          </w:tcPr>
          <w:p w14:paraId="3537F499" w14:textId="77777777" w:rsidR="004D1976" w:rsidRDefault="004D1976">
            <w:pPr>
              <w:rPr>
                <w:rFonts w:cs="Arial"/>
                <w:szCs w:val="20"/>
              </w:rPr>
            </w:pPr>
          </w:p>
        </w:tc>
      </w:tr>
      <w:tr w:rsidR="004D1976" w14:paraId="4F4F0F88"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6993AD18"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61646FD2" w14:textId="77777777" w:rsidR="004D1976" w:rsidRDefault="00770557">
            <w:pPr>
              <w:jc w:val="center"/>
            </w:pPr>
            <w:r>
              <w:rPr>
                <w:rStyle w:val="msoins0"/>
                <w:rFonts w:cs="Arial"/>
                <w:szCs w:val="20"/>
              </w:rPr>
              <w:t>PERS_3</w:t>
            </w:r>
          </w:p>
        </w:tc>
        <w:tc>
          <w:tcPr>
            <w:tcW w:w="1980" w:type="dxa"/>
            <w:tcBorders>
              <w:top w:val="single" w:sz="4" w:space="0" w:color="auto"/>
              <w:left w:val="single" w:sz="4" w:space="0" w:color="auto"/>
              <w:bottom w:val="single" w:sz="4" w:space="0" w:color="auto"/>
              <w:right w:val="single" w:sz="4" w:space="0" w:color="auto"/>
            </w:tcBorders>
            <w:hideMark/>
          </w:tcPr>
          <w:p w14:paraId="6522C007" w14:textId="77777777" w:rsidR="004D1976" w:rsidRDefault="00770557">
            <w:pPr>
              <w:jc w:val="center"/>
              <w:rPr>
                <w:rFonts w:cs="Arial"/>
                <w:szCs w:val="20"/>
              </w:rPr>
            </w:pPr>
            <w:r>
              <w:rPr>
                <w:rFonts w:cs="Arial"/>
                <w:szCs w:val="20"/>
              </w:rPr>
              <w:t>0x2</w:t>
            </w:r>
          </w:p>
        </w:tc>
        <w:tc>
          <w:tcPr>
            <w:tcW w:w="3923" w:type="dxa"/>
            <w:tcBorders>
              <w:top w:val="single" w:sz="4" w:space="0" w:color="auto"/>
              <w:left w:val="single" w:sz="4" w:space="0" w:color="auto"/>
              <w:bottom w:val="single" w:sz="4" w:space="0" w:color="auto"/>
              <w:right w:val="single" w:sz="4" w:space="0" w:color="auto"/>
            </w:tcBorders>
          </w:tcPr>
          <w:p w14:paraId="012DA63C" w14:textId="77777777" w:rsidR="004D1976" w:rsidRDefault="004D1976">
            <w:pPr>
              <w:rPr>
                <w:rFonts w:cs="Arial"/>
                <w:szCs w:val="20"/>
              </w:rPr>
            </w:pPr>
          </w:p>
        </w:tc>
      </w:tr>
      <w:tr w:rsidR="004D1976" w14:paraId="6BD45687"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2713B60A"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3A3B7693" w14:textId="77777777" w:rsidR="004D1976" w:rsidRDefault="00770557">
            <w:pPr>
              <w:jc w:val="center"/>
            </w:pPr>
            <w:r>
              <w:rPr>
                <w:rStyle w:val="msoins0"/>
                <w:rFonts w:cs="Arial"/>
                <w:szCs w:val="20"/>
              </w:rPr>
              <w:t>PERS_4</w:t>
            </w:r>
          </w:p>
        </w:tc>
        <w:tc>
          <w:tcPr>
            <w:tcW w:w="1980" w:type="dxa"/>
            <w:tcBorders>
              <w:top w:val="single" w:sz="4" w:space="0" w:color="auto"/>
              <w:left w:val="single" w:sz="4" w:space="0" w:color="auto"/>
              <w:bottom w:val="single" w:sz="4" w:space="0" w:color="auto"/>
              <w:right w:val="single" w:sz="4" w:space="0" w:color="auto"/>
            </w:tcBorders>
            <w:hideMark/>
          </w:tcPr>
          <w:p w14:paraId="1640B02F" w14:textId="77777777" w:rsidR="004D1976" w:rsidRDefault="00770557">
            <w:pPr>
              <w:jc w:val="center"/>
              <w:rPr>
                <w:rFonts w:cs="Arial"/>
                <w:szCs w:val="20"/>
              </w:rPr>
            </w:pPr>
            <w:r>
              <w:rPr>
                <w:rFonts w:cs="Arial"/>
                <w:szCs w:val="20"/>
              </w:rPr>
              <w:t>0X3</w:t>
            </w:r>
          </w:p>
        </w:tc>
        <w:tc>
          <w:tcPr>
            <w:tcW w:w="3923" w:type="dxa"/>
            <w:tcBorders>
              <w:top w:val="single" w:sz="4" w:space="0" w:color="auto"/>
              <w:left w:val="single" w:sz="4" w:space="0" w:color="auto"/>
              <w:bottom w:val="single" w:sz="4" w:space="0" w:color="auto"/>
              <w:right w:val="single" w:sz="4" w:space="0" w:color="auto"/>
            </w:tcBorders>
          </w:tcPr>
          <w:p w14:paraId="4AB3B930" w14:textId="77777777" w:rsidR="004D1976" w:rsidRDefault="004D1976">
            <w:pPr>
              <w:rPr>
                <w:rFonts w:cs="Arial"/>
                <w:szCs w:val="20"/>
              </w:rPr>
            </w:pPr>
          </w:p>
        </w:tc>
      </w:tr>
      <w:tr w:rsidR="004D1976" w14:paraId="494749E4"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4C086F0E"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7A994938" w14:textId="77777777" w:rsidR="004D1976" w:rsidRDefault="00770557">
            <w:pPr>
              <w:jc w:val="center"/>
            </w:pPr>
            <w:r>
              <w:rPr>
                <w:rStyle w:val="msoins0"/>
                <w:rFonts w:cs="Arial"/>
                <w:szCs w:val="20"/>
              </w:rPr>
              <w:t>VEHICLE</w:t>
            </w:r>
          </w:p>
        </w:tc>
        <w:tc>
          <w:tcPr>
            <w:tcW w:w="1980" w:type="dxa"/>
            <w:tcBorders>
              <w:top w:val="single" w:sz="4" w:space="0" w:color="auto"/>
              <w:left w:val="single" w:sz="4" w:space="0" w:color="auto"/>
              <w:bottom w:val="single" w:sz="4" w:space="0" w:color="auto"/>
              <w:right w:val="single" w:sz="4" w:space="0" w:color="auto"/>
            </w:tcBorders>
            <w:hideMark/>
          </w:tcPr>
          <w:p w14:paraId="659AE114" w14:textId="77777777" w:rsidR="004D1976" w:rsidRDefault="00770557">
            <w:pPr>
              <w:jc w:val="center"/>
              <w:rPr>
                <w:rFonts w:cs="Arial"/>
                <w:szCs w:val="20"/>
              </w:rPr>
            </w:pPr>
            <w:r>
              <w:rPr>
                <w:rFonts w:cs="Arial"/>
                <w:szCs w:val="20"/>
              </w:rPr>
              <w:t>0X4</w:t>
            </w:r>
          </w:p>
        </w:tc>
        <w:tc>
          <w:tcPr>
            <w:tcW w:w="3923" w:type="dxa"/>
            <w:tcBorders>
              <w:top w:val="single" w:sz="4" w:space="0" w:color="auto"/>
              <w:left w:val="single" w:sz="4" w:space="0" w:color="auto"/>
              <w:bottom w:val="single" w:sz="4" w:space="0" w:color="auto"/>
              <w:right w:val="single" w:sz="4" w:space="0" w:color="auto"/>
            </w:tcBorders>
          </w:tcPr>
          <w:p w14:paraId="01B9A04D" w14:textId="77777777" w:rsidR="004D1976" w:rsidRDefault="004D1976">
            <w:pPr>
              <w:rPr>
                <w:rFonts w:cs="Arial"/>
                <w:szCs w:val="20"/>
              </w:rPr>
            </w:pPr>
          </w:p>
        </w:tc>
      </w:tr>
      <w:tr w:rsidR="004D1976" w14:paraId="7879E422"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4EEA9834"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18DDF4B6" w14:textId="77777777" w:rsidR="004D1976" w:rsidRDefault="00770557">
            <w:pPr>
              <w:jc w:val="center"/>
            </w:pPr>
            <w:r>
              <w:rPr>
                <w:rStyle w:val="msoins0"/>
                <w:rFonts w:cs="Arial"/>
                <w:szCs w:val="20"/>
              </w:rPr>
              <w:t>Not Used</w:t>
            </w:r>
          </w:p>
        </w:tc>
        <w:tc>
          <w:tcPr>
            <w:tcW w:w="1980" w:type="dxa"/>
            <w:tcBorders>
              <w:top w:val="single" w:sz="4" w:space="0" w:color="auto"/>
              <w:left w:val="single" w:sz="4" w:space="0" w:color="auto"/>
              <w:bottom w:val="single" w:sz="4" w:space="0" w:color="auto"/>
              <w:right w:val="single" w:sz="4" w:space="0" w:color="auto"/>
            </w:tcBorders>
            <w:hideMark/>
          </w:tcPr>
          <w:p w14:paraId="16019A39" w14:textId="77777777" w:rsidR="004D1976" w:rsidRDefault="00770557">
            <w:pPr>
              <w:jc w:val="center"/>
              <w:rPr>
                <w:rFonts w:cs="Arial"/>
                <w:szCs w:val="20"/>
              </w:rPr>
            </w:pPr>
            <w:r>
              <w:rPr>
                <w:rFonts w:cs="Arial"/>
                <w:szCs w:val="20"/>
              </w:rPr>
              <w:t>0x5</w:t>
            </w:r>
          </w:p>
        </w:tc>
        <w:tc>
          <w:tcPr>
            <w:tcW w:w="3923" w:type="dxa"/>
            <w:tcBorders>
              <w:top w:val="single" w:sz="4" w:space="0" w:color="auto"/>
              <w:left w:val="single" w:sz="4" w:space="0" w:color="auto"/>
              <w:bottom w:val="single" w:sz="4" w:space="0" w:color="auto"/>
              <w:right w:val="single" w:sz="4" w:space="0" w:color="auto"/>
            </w:tcBorders>
          </w:tcPr>
          <w:p w14:paraId="568647B6" w14:textId="77777777" w:rsidR="004D1976" w:rsidRDefault="004D1976">
            <w:pPr>
              <w:rPr>
                <w:rFonts w:cs="Arial"/>
                <w:szCs w:val="20"/>
              </w:rPr>
            </w:pPr>
          </w:p>
        </w:tc>
      </w:tr>
      <w:tr w:rsidR="004D1976" w14:paraId="0B85576F"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7731F671"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52C84443" w14:textId="77777777" w:rsidR="004D1976" w:rsidRDefault="00770557">
            <w:pPr>
              <w:jc w:val="center"/>
              <w:rPr>
                <w:rFonts w:cs="Arial"/>
                <w:szCs w:val="20"/>
              </w:rPr>
            </w:pPr>
            <w:r>
              <w:rPr>
                <w:rFonts w:cs="Arial"/>
                <w:szCs w:val="20"/>
              </w:rPr>
              <w:t>Not Used</w:t>
            </w:r>
          </w:p>
        </w:tc>
        <w:tc>
          <w:tcPr>
            <w:tcW w:w="1980" w:type="dxa"/>
            <w:tcBorders>
              <w:top w:val="single" w:sz="4" w:space="0" w:color="auto"/>
              <w:left w:val="single" w:sz="4" w:space="0" w:color="auto"/>
              <w:bottom w:val="single" w:sz="4" w:space="0" w:color="auto"/>
              <w:right w:val="single" w:sz="4" w:space="0" w:color="auto"/>
            </w:tcBorders>
            <w:hideMark/>
          </w:tcPr>
          <w:p w14:paraId="67EF97E1" w14:textId="77777777" w:rsidR="004D1976" w:rsidRDefault="00770557">
            <w:pPr>
              <w:jc w:val="center"/>
              <w:rPr>
                <w:rFonts w:cs="Arial"/>
                <w:szCs w:val="20"/>
              </w:rPr>
            </w:pPr>
            <w:r>
              <w:rPr>
                <w:rFonts w:cs="Arial"/>
                <w:szCs w:val="20"/>
              </w:rPr>
              <w:t>0x6</w:t>
            </w:r>
          </w:p>
        </w:tc>
        <w:tc>
          <w:tcPr>
            <w:tcW w:w="3923" w:type="dxa"/>
            <w:tcBorders>
              <w:top w:val="single" w:sz="4" w:space="0" w:color="auto"/>
              <w:left w:val="single" w:sz="4" w:space="0" w:color="auto"/>
              <w:bottom w:val="single" w:sz="4" w:space="0" w:color="auto"/>
              <w:right w:val="single" w:sz="4" w:space="0" w:color="auto"/>
            </w:tcBorders>
          </w:tcPr>
          <w:p w14:paraId="6DA26EE6" w14:textId="77777777" w:rsidR="004D1976" w:rsidRDefault="004D1976">
            <w:pPr>
              <w:rPr>
                <w:rFonts w:cs="Arial"/>
                <w:szCs w:val="20"/>
              </w:rPr>
            </w:pPr>
          </w:p>
        </w:tc>
      </w:tr>
      <w:tr w:rsidR="004D1976" w14:paraId="1FEFFF02"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1577E3C4"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336990A6" w14:textId="77777777" w:rsidR="004D1976" w:rsidRDefault="00770557">
            <w:pPr>
              <w:jc w:val="center"/>
              <w:rPr>
                <w:rFonts w:cs="Arial"/>
                <w:szCs w:val="20"/>
              </w:rPr>
            </w:pPr>
            <w:r>
              <w:rPr>
                <w:rFonts w:cs="Arial"/>
                <w:szCs w:val="20"/>
              </w:rPr>
              <w:t>Not Used</w:t>
            </w:r>
          </w:p>
        </w:tc>
        <w:tc>
          <w:tcPr>
            <w:tcW w:w="1980" w:type="dxa"/>
            <w:tcBorders>
              <w:top w:val="single" w:sz="4" w:space="0" w:color="auto"/>
              <w:left w:val="single" w:sz="4" w:space="0" w:color="auto"/>
              <w:bottom w:val="single" w:sz="4" w:space="0" w:color="auto"/>
              <w:right w:val="single" w:sz="4" w:space="0" w:color="auto"/>
            </w:tcBorders>
            <w:hideMark/>
          </w:tcPr>
          <w:p w14:paraId="73DEFDDA" w14:textId="77777777" w:rsidR="004D1976" w:rsidRDefault="00770557">
            <w:pPr>
              <w:jc w:val="center"/>
              <w:rPr>
                <w:rFonts w:cs="Arial"/>
                <w:szCs w:val="20"/>
              </w:rPr>
            </w:pPr>
            <w:r>
              <w:rPr>
                <w:rFonts w:cs="Arial"/>
                <w:szCs w:val="20"/>
              </w:rPr>
              <w:t>0x7</w:t>
            </w:r>
          </w:p>
        </w:tc>
        <w:tc>
          <w:tcPr>
            <w:tcW w:w="3923" w:type="dxa"/>
            <w:tcBorders>
              <w:top w:val="single" w:sz="4" w:space="0" w:color="auto"/>
              <w:left w:val="single" w:sz="4" w:space="0" w:color="auto"/>
              <w:bottom w:val="single" w:sz="4" w:space="0" w:color="auto"/>
              <w:right w:val="single" w:sz="4" w:space="0" w:color="auto"/>
            </w:tcBorders>
          </w:tcPr>
          <w:p w14:paraId="4CBD9452" w14:textId="77777777" w:rsidR="004D1976" w:rsidRDefault="004D1976">
            <w:pPr>
              <w:rPr>
                <w:rFonts w:cs="Arial"/>
                <w:szCs w:val="20"/>
              </w:rPr>
            </w:pPr>
          </w:p>
        </w:tc>
      </w:tr>
    </w:tbl>
    <w:p w14:paraId="5516B4CF" w14:textId="77777777" w:rsidR="004D1976" w:rsidRDefault="004D1976">
      <w:pPr>
        <w:rPr>
          <w:rFonts w:cs="Arial"/>
          <w:szCs w:val="20"/>
        </w:rPr>
      </w:pPr>
    </w:p>
    <w:p w14:paraId="6323552B" w14:textId="77777777" w:rsidR="004D1976" w:rsidRDefault="004D1976"/>
    <w:p w14:paraId="5D874902" w14:textId="77777777" w:rsidR="00406F39" w:rsidRDefault="00770557" w:rsidP="00E52CBB">
      <w:pPr>
        <w:pStyle w:val="Heading4"/>
      </w:pPr>
      <w:r w:rsidRPr="00B9479B">
        <w:t>MD-REQ-014083/A-PJB_Bootlid_St (TcSE ROIN-282394-1)</w:t>
      </w:r>
    </w:p>
    <w:p w14:paraId="2A08AB44" w14:textId="77777777" w:rsidR="004D1976" w:rsidRDefault="00770557">
      <w:pPr>
        <w:autoSpaceDE w:val="0"/>
        <w:autoSpaceDN w:val="0"/>
        <w:adjustRightInd w:val="0"/>
        <w:rPr>
          <w:rFonts w:cs="Arial"/>
          <w:szCs w:val="20"/>
        </w:rPr>
      </w:pPr>
      <w:r>
        <w:rPr>
          <w:rFonts w:cs="Arial"/>
          <w:szCs w:val="20"/>
        </w:rPr>
        <w:t>Message Type: Status</w:t>
      </w:r>
    </w:p>
    <w:p w14:paraId="299F2BDE" w14:textId="77777777" w:rsidR="004D1976" w:rsidRDefault="004D1976">
      <w:pPr>
        <w:autoSpaceDE w:val="0"/>
        <w:autoSpaceDN w:val="0"/>
        <w:adjustRightInd w:val="0"/>
        <w:rPr>
          <w:rFonts w:cs="Arial"/>
          <w:szCs w:val="20"/>
        </w:rPr>
      </w:pPr>
    </w:p>
    <w:p w14:paraId="5A62A728" w14:textId="77777777" w:rsidR="004D1976" w:rsidRDefault="00770557">
      <w:pPr>
        <w:autoSpaceDE w:val="0"/>
        <w:autoSpaceDN w:val="0"/>
        <w:adjustRightInd w:val="0"/>
        <w:rPr>
          <w:rFonts w:cs="Arial"/>
          <w:szCs w:val="20"/>
        </w:rPr>
      </w:pPr>
      <w:r>
        <w:rPr>
          <w:rFonts w:cs="Arial"/>
          <w:szCs w:val="20"/>
        </w:rPr>
        <w:t>Vehicle status message to indicate when the decklid/liftgate is ajar.</w:t>
      </w:r>
    </w:p>
    <w:p w14:paraId="15B39CA0" w14:textId="77777777" w:rsidR="004D1976" w:rsidRDefault="004D1976">
      <w:pPr>
        <w:adjustRightInd w:val="0"/>
        <w:rPr>
          <w:rFonts w:eastAsia="MS Mincho"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462"/>
        <w:gridCol w:w="816"/>
        <w:gridCol w:w="1611"/>
      </w:tblGrid>
      <w:tr w:rsidR="004D1976" w14:paraId="01394B4D"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268C599A" w14:textId="77777777" w:rsidR="004D1976" w:rsidRDefault="00770557">
            <w:pPr>
              <w:rPr>
                <w:rFonts w:cs="Arial"/>
                <w:b/>
                <w:szCs w:val="20"/>
              </w:rPr>
            </w:pPr>
            <w:r>
              <w:rPr>
                <w:rFonts w:cs="Arial"/>
                <w:b/>
                <w:szCs w:val="20"/>
              </w:rPr>
              <w:t>Name</w:t>
            </w:r>
          </w:p>
        </w:tc>
        <w:tc>
          <w:tcPr>
            <w:tcW w:w="1462" w:type="dxa"/>
            <w:tcBorders>
              <w:top w:val="single" w:sz="4" w:space="0" w:color="auto"/>
              <w:left w:val="single" w:sz="4" w:space="0" w:color="auto"/>
              <w:bottom w:val="single" w:sz="4" w:space="0" w:color="auto"/>
              <w:right w:val="single" w:sz="4" w:space="0" w:color="auto"/>
            </w:tcBorders>
            <w:hideMark/>
          </w:tcPr>
          <w:p w14:paraId="71563A9D"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141398CA"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4ED94BAF" w14:textId="77777777" w:rsidR="004D1976" w:rsidRDefault="00770557">
            <w:pPr>
              <w:rPr>
                <w:rFonts w:cs="Arial"/>
                <w:b/>
                <w:szCs w:val="20"/>
              </w:rPr>
            </w:pPr>
            <w:r>
              <w:rPr>
                <w:rFonts w:cs="Arial"/>
                <w:b/>
                <w:szCs w:val="20"/>
              </w:rPr>
              <w:t>Description</w:t>
            </w:r>
          </w:p>
        </w:tc>
      </w:tr>
      <w:tr w:rsidR="004D1976" w14:paraId="4746332D"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0E0A6A78" w14:textId="77777777" w:rsidR="004D1976" w:rsidRDefault="00770557">
            <w:pPr>
              <w:rPr>
                <w:rFonts w:cs="Arial"/>
                <w:szCs w:val="20"/>
              </w:rPr>
            </w:pPr>
            <w:r>
              <w:rPr>
                <w:rFonts w:cs="Arial"/>
                <w:szCs w:val="20"/>
              </w:rPr>
              <w:t>Type</w:t>
            </w:r>
          </w:p>
        </w:tc>
        <w:tc>
          <w:tcPr>
            <w:tcW w:w="1462" w:type="dxa"/>
            <w:tcBorders>
              <w:top w:val="single" w:sz="4" w:space="0" w:color="auto"/>
              <w:left w:val="single" w:sz="4" w:space="0" w:color="auto"/>
              <w:bottom w:val="single" w:sz="4" w:space="0" w:color="auto"/>
              <w:right w:val="single" w:sz="4" w:space="0" w:color="auto"/>
            </w:tcBorders>
            <w:hideMark/>
          </w:tcPr>
          <w:p w14:paraId="40A3387D"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50BAEFE9"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2E928D5F" w14:textId="77777777" w:rsidR="004D1976" w:rsidRDefault="00770557">
            <w:pPr>
              <w:rPr>
                <w:rFonts w:cs="Arial"/>
                <w:szCs w:val="20"/>
              </w:rPr>
            </w:pPr>
            <w:r>
              <w:rPr>
                <w:rFonts w:cs="Arial"/>
                <w:szCs w:val="20"/>
              </w:rPr>
              <w:t>-</w:t>
            </w:r>
          </w:p>
        </w:tc>
      </w:tr>
      <w:tr w:rsidR="004D1976" w14:paraId="5CF9A86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B2631FE" w14:textId="77777777" w:rsidR="004D1976" w:rsidRDefault="004D1976">
            <w:pPr>
              <w:rPr>
                <w:rFonts w:cs="Arial"/>
                <w:szCs w:val="20"/>
              </w:rPr>
            </w:pPr>
          </w:p>
        </w:tc>
        <w:tc>
          <w:tcPr>
            <w:tcW w:w="1462" w:type="dxa"/>
            <w:tcBorders>
              <w:top w:val="single" w:sz="4" w:space="0" w:color="auto"/>
              <w:left w:val="single" w:sz="4" w:space="0" w:color="auto"/>
              <w:bottom w:val="single" w:sz="4" w:space="0" w:color="auto"/>
              <w:right w:val="single" w:sz="4" w:space="0" w:color="auto"/>
            </w:tcBorders>
            <w:hideMark/>
          </w:tcPr>
          <w:p w14:paraId="3358C5A6" w14:textId="77777777" w:rsidR="004D1976" w:rsidRDefault="00770557">
            <w:pPr>
              <w:adjustRightInd w:val="0"/>
              <w:rPr>
                <w:rFonts w:cs="Arial"/>
                <w:szCs w:val="20"/>
              </w:rPr>
            </w:pPr>
            <w:r>
              <w:rPr>
                <w:rFonts w:eastAsia="MS Mincho" w:cs="Arial"/>
                <w:szCs w:val="20"/>
              </w:rPr>
              <w:t>TrunkClosed</w:t>
            </w:r>
          </w:p>
        </w:tc>
        <w:tc>
          <w:tcPr>
            <w:tcW w:w="816" w:type="dxa"/>
            <w:tcBorders>
              <w:top w:val="single" w:sz="4" w:space="0" w:color="auto"/>
              <w:left w:val="single" w:sz="4" w:space="0" w:color="auto"/>
              <w:bottom w:val="single" w:sz="4" w:space="0" w:color="auto"/>
              <w:right w:val="single" w:sz="4" w:space="0" w:color="auto"/>
            </w:tcBorders>
            <w:hideMark/>
          </w:tcPr>
          <w:p w14:paraId="6FA34C31"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66AEDA4D" w14:textId="77777777" w:rsidR="004D1976" w:rsidRDefault="004D1976">
            <w:pPr>
              <w:rPr>
                <w:rFonts w:cs="Arial"/>
                <w:szCs w:val="20"/>
              </w:rPr>
            </w:pPr>
          </w:p>
        </w:tc>
      </w:tr>
      <w:tr w:rsidR="004D1976" w14:paraId="6F27A14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0BDFE29" w14:textId="77777777" w:rsidR="004D1976" w:rsidRDefault="004D1976">
            <w:pPr>
              <w:rPr>
                <w:rFonts w:cs="Arial"/>
                <w:szCs w:val="20"/>
              </w:rPr>
            </w:pPr>
          </w:p>
        </w:tc>
        <w:tc>
          <w:tcPr>
            <w:tcW w:w="1462" w:type="dxa"/>
            <w:tcBorders>
              <w:top w:val="single" w:sz="4" w:space="0" w:color="auto"/>
              <w:left w:val="single" w:sz="4" w:space="0" w:color="auto"/>
              <w:bottom w:val="single" w:sz="4" w:space="0" w:color="auto"/>
              <w:right w:val="single" w:sz="4" w:space="0" w:color="auto"/>
            </w:tcBorders>
            <w:hideMark/>
          </w:tcPr>
          <w:p w14:paraId="43CC5212" w14:textId="77777777" w:rsidR="004D1976" w:rsidRDefault="00770557">
            <w:pPr>
              <w:adjustRightInd w:val="0"/>
              <w:rPr>
                <w:rFonts w:cs="Arial"/>
                <w:szCs w:val="20"/>
              </w:rPr>
            </w:pPr>
            <w:r>
              <w:rPr>
                <w:rFonts w:eastAsia="MS Mincho" w:cs="Arial"/>
                <w:szCs w:val="20"/>
              </w:rPr>
              <w:t>TrunkOpen</w:t>
            </w:r>
          </w:p>
        </w:tc>
        <w:tc>
          <w:tcPr>
            <w:tcW w:w="816" w:type="dxa"/>
            <w:tcBorders>
              <w:top w:val="single" w:sz="4" w:space="0" w:color="auto"/>
              <w:left w:val="single" w:sz="4" w:space="0" w:color="auto"/>
              <w:bottom w:val="single" w:sz="4" w:space="0" w:color="auto"/>
              <w:right w:val="single" w:sz="4" w:space="0" w:color="auto"/>
            </w:tcBorders>
            <w:hideMark/>
          </w:tcPr>
          <w:p w14:paraId="10755B07"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0131D0E5" w14:textId="77777777" w:rsidR="004D1976" w:rsidRDefault="004D1976">
            <w:pPr>
              <w:rPr>
                <w:rFonts w:cs="Arial"/>
                <w:szCs w:val="20"/>
              </w:rPr>
            </w:pPr>
          </w:p>
        </w:tc>
      </w:tr>
    </w:tbl>
    <w:p w14:paraId="5E622011" w14:textId="77777777" w:rsidR="004D1976" w:rsidRDefault="004D1976">
      <w:pPr>
        <w:rPr>
          <w:rFonts w:eastAsia="MS Mincho"/>
        </w:rPr>
      </w:pPr>
    </w:p>
    <w:p w14:paraId="75750F4E" w14:textId="77777777" w:rsidR="00406F39" w:rsidRDefault="00770557" w:rsidP="00E52CBB">
      <w:pPr>
        <w:pStyle w:val="Heading4"/>
      </w:pPr>
      <w:r w:rsidRPr="00B9479B">
        <w:t>MD-REQ-014023/A-GearLvrPos_D_Actl (TcSE ROIN-266648-1)</w:t>
      </w:r>
    </w:p>
    <w:p w14:paraId="26D90917" w14:textId="77777777" w:rsidR="004D1976" w:rsidRDefault="00770557">
      <w:pPr>
        <w:adjustRightInd w:val="0"/>
        <w:rPr>
          <w:rFonts w:eastAsia="MS Mincho" w:cs="Arial"/>
          <w:szCs w:val="20"/>
        </w:rPr>
      </w:pPr>
      <w:r>
        <w:rPr>
          <w:rFonts w:eastAsia="MS Mincho" w:cs="Arial"/>
          <w:szCs w:val="20"/>
        </w:rPr>
        <w:t>Message Type: Status</w:t>
      </w:r>
    </w:p>
    <w:p w14:paraId="6F3E849B" w14:textId="77777777" w:rsidR="004D1976" w:rsidRDefault="004D1976">
      <w:pPr>
        <w:adjustRightInd w:val="0"/>
        <w:rPr>
          <w:rFonts w:eastAsia="MS Mincho" w:cs="Arial"/>
          <w:szCs w:val="20"/>
        </w:rPr>
      </w:pPr>
    </w:p>
    <w:p w14:paraId="4C721290" w14:textId="77777777" w:rsidR="004D1976" w:rsidRDefault="00770557">
      <w:pPr>
        <w:widowControl w:val="0"/>
        <w:adjustRightInd w:val="0"/>
        <w:rPr>
          <w:rFonts w:cs="Arial"/>
          <w:szCs w:val="20"/>
        </w:rPr>
      </w:pPr>
      <w:r>
        <w:rPr>
          <w:rFonts w:eastAsia="MS Mincho" w:cs="Arial"/>
          <w:szCs w:val="20"/>
        </w:rPr>
        <w:t xml:space="preserve">Vehicle status signal for </w:t>
      </w:r>
      <w:r>
        <w:rPr>
          <w:rFonts w:cs="Arial"/>
          <w:szCs w:val="20"/>
        </w:rPr>
        <w:t xml:space="preserve">the Gear Lever Position on an </w:t>
      </w:r>
      <w:r>
        <w:rPr>
          <w:rFonts w:cs="Arial"/>
          <w:szCs w:val="20"/>
          <w:u w:val="single"/>
        </w:rPr>
        <w:t>automatic</w:t>
      </w:r>
      <w:r>
        <w:rPr>
          <w:rFonts w:cs="Arial"/>
          <w:szCs w:val="20"/>
        </w:rPr>
        <w:t xml:space="preserve"> transmission vehicle.</w:t>
      </w:r>
    </w:p>
    <w:p w14:paraId="4F3EF9A6" w14:textId="77777777" w:rsidR="004D1976" w:rsidRDefault="004D1976">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807"/>
        <w:gridCol w:w="816"/>
        <w:gridCol w:w="1611"/>
      </w:tblGrid>
      <w:tr w:rsidR="004D1976" w14:paraId="32638F3D"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DFC3F41" w14:textId="77777777" w:rsidR="004D1976" w:rsidRDefault="00770557">
            <w:pPr>
              <w:rPr>
                <w:rFonts w:cs="Arial"/>
                <w:b/>
                <w:szCs w:val="20"/>
              </w:rPr>
            </w:pPr>
            <w:r>
              <w:rPr>
                <w:rFonts w:cs="Arial"/>
                <w:b/>
                <w:szCs w:val="20"/>
              </w:rPr>
              <w:t>Name</w:t>
            </w:r>
          </w:p>
        </w:tc>
        <w:tc>
          <w:tcPr>
            <w:tcW w:w="2807" w:type="dxa"/>
            <w:tcBorders>
              <w:top w:val="single" w:sz="4" w:space="0" w:color="auto"/>
              <w:left w:val="single" w:sz="4" w:space="0" w:color="auto"/>
              <w:bottom w:val="single" w:sz="4" w:space="0" w:color="auto"/>
              <w:right w:val="single" w:sz="4" w:space="0" w:color="auto"/>
            </w:tcBorders>
            <w:hideMark/>
          </w:tcPr>
          <w:p w14:paraId="11137450"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3261D06B"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6D856AEA" w14:textId="77777777" w:rsidR="004D1976" w:rsidRDefault="00770557">
            <w:pPr>
              <w:rPr>
                <w:rFonts w:cs="Arial"/>
                <w:b/>
                <w:szCs w:val="20"/>
              </w:rPr>
            </w:pPr>
            <w:r>
              <w:rPr>
                <w:rFonts w:cs="Arial"/>
                <w:b/>
                <w:szCs w:val="20"/>
              </w:rPr>
              <w:t>Description</w:t>
            </w:r>
          </w:p>
        </w:tc>
      </w:tr>
      <w:tr w:rsidR="004D1976" w14:paraId="78739A90"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07AF74B" w14:textId="77777777" w:rsidR="004D1976" w:rsidRDefault="00770557">
            <w:pPr>
              <w:rPr>
                <w:rFonts w:cs="Arial"/>
                <w:szCs w:val="20"/>
              </w:rPr>
            </w:pPr>
            <w:r>
              <w:rPr>
                <w:rFonts w:cs="Arial"/>
                <w:szCs w:val="20"/>
              </w:rPr>
              <w:t>Type</w:t>
            </w:r>
          </w:p>
        </w:tc>
        <w:tc>
          <w:tcPr>
            <w:tcW w:w="2807" w:type="dxa"/>
            <w:tcBorders>
              <w:top w:val="single" w:sz="4" w:space="0" w:color="auto"/>
              <w:left w:val="single" w:sz="4" w:space="0" w:color="auto"/>
              <w:bottom w:val="single" w:sz="4" w:space="0" w:color="auto"/>
              <w:right w:val="single" w:sz="4" w:space="0" w:color="auto"/>
            </w:tcBorders>
            <w:hideMark/>
          </w:tcPr>
          <w:p w14:paraId="786DD3CE"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286384B1"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0CE641B6" w14:textId="77777777" w:rsidR="004D1976" w:rsidRDefault="00770557">
            <w:pPr>
              <w:rPr>
                <w:rFonts w:cs="Arial"/>
                <w:szCs w:val="20"/>
              </w:rPr>
            </w:pPr>
            <w:r>
              <w:rPr>
                <w:rFonts w:cs="Arial"/>
                <w:szCs w:val="20"/>
              </w:rPr>
              <w:t>-</w:t>
            </w:r>
          </w:p>
        </w:tc>
      </w:tr>
      <w:tr w:rsidR="004D1976" w14:paraId="36BE2A0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5FD700A"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66BFEE7F" w14:textId="77777777" w:rsidR="004D1976" w:rsidRDefault="00770557">
            <w:pPr>
              <w:adjustRightInd w:val="0"/>
              <w:rPr>
                <w:rFonts w:cs="Arial"/>
                <w:szCs w:val="20"/>
              </w:rPr>
            </w:pPr>
            <w:r>
              <w:rPr>
                <w:rFonts w:eastAsia="MS Mincho" w:cs="Arial"/>
                <w:szCs w:val="20"/>
              </w:rPr>
              <w:t>Park</w:t>
            </w:r>
          </w:p>
        </w:tc>
        <w:tc>
          <w:tcPr>
            <w:tcW w:w="816" w:type="dxa"/>
            <w:tcBorders>
              <w:top w:val="single" w:sz="4" w:space="0" w:color="auto"/>
              <w:left w:val="single" w:sz="4" w:space="0" w:color="auto"/>
              <w:bottom w:val="single" w:sz="4" w:space="0" w:color="auto"/>
              <w:right w:val="single" w:sz="4" w:space="0" w:color="auto"/>
            </w:tcBorders>
            <w:hideMark/>
          </w:tcPr>
          <w:p w14:paraId="6C2D672F"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24DC693E" w14:textId="77777777" w:rsidR="004D1976" w:rsidRDefault="004D1976">
            <w:pPr>
              <w:rPr>
                <w:rFonts w:cs="Arial"/>
                <w:szCs w:val="20"/>
              </w:rPr>
            </w:pPr>
          </w:p>
        </w:tc>
      </w:tr>
      <w:tr w:rsidR="004D1976" w14:paraId="0CA2ED37"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85FBC84"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4BCFE999" w14:textId="77777777" w:rsidR="004D1976" w:rsidRDefault="00770557">
            <w:pPr>
              <w:adjustRightInd w:val="0"/>
              <w:rPr>
                <w:rFonts w:cs="Arial"/>
                <w:szCs w:val="20"/>
              </w:rPr>
            </w:pPr>
            <w:r>
              <w:rPr>
                <w:rFonts w:eastAsia="MS Mincho" w:cs="Arial"/>
                <w:szCs w:val="20"/>
              </w:rPr>
              <w:t>Reverse</w:t>
            </w:r>
          </w:p>
        </w:tc>
        <w:tc>
          <w:tcPr>
            <w:tcW w:w="816" w:type="dxa"/>
            <w:tcBorders>
              <w:top w:val="single" w:sz="4" w:space="0" w:color="auto"/>
              <w:left w:val="single" w:sz="4" w:space="0" w:color="auto"/>
              <w:bottom w:val="single" w:sz="4" w:space="0" w:color="auto"/>
              <w:right w:val="single" w:sz="4" w:space="0" w:color="auto"/>
            </w:tcBorders>
            <w:hideMark/>
          </w:tcPr>
          <w:p w14:paraId="02415DAA"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20B2F663" w14:textId="77777777" w:rsidR="004D1976" w:rsidRDefault="004D1976">
            <w:pPr>
              <w:rPr>
                <w:rFonts w:cs="Arial"/>
                <w:szCs w:val="20"/>
              </w:rPr>
            </w:pPr>
          </w:p>
        </w:tc>
      </w:tr>
      <w:tr w:rsidR="004D1976" w14:paraId="6B959AB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17318C4"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178A037A" w14:textId="77777777" w:rsidR="004D1976" w:rsidRDefault="00770557">
            <w:pPr>
              <w:adjustRightInd w:val="0"/>
              <w:rPr>
                <w:rFonts w:eastAsia="MS Mincho" w:cs="Arial"/>
                <w:szCs w:val="20"/>
              </w:rPr>
            </w:pPr>
            <w:r>
              <w:rPr>
                <w:rFonts w:eastAsia="MS Mincho" w:cs="Arial"/>
                <w:szCs w:val="20"/>
              </w:rPr>
              <w:t>Neutral</w:t>
            </w:r>
          </w:p>
        </w:tc>
        <w:tc>
          <w:tcPr>
            <w:tcW w:w="816" w:type="dxa"/>
            <w:tcBorders>
              <w:top w:val="single" w:sz="4" w:space="0" w:color="auto"/>
              <w:left w:val="single" w:sz="4" w:space="0" w:color="auto"/>
              <w:bottom w:val="single" w:sz="4" w:space="0" w:color="auto"/>
              <w:right w:val="single" w:sz="4" w:space="0" w:color="auto"/>
            </w:tcBorders>
            <w:hideMark/>
          </w:tcPr>
          <w:p w14:paraId="24B424DB" w14:textId="77777777" w:rsidR="004D1976" w:rsidRDefault="00770557">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14:paraId="2DF6AE9D" w14:textId="77777777" w:rsidR="004D1976" w:rsidRDefault="004D1976">
            <w:pPr>
              <w:rPr>
                <w:rFonts w:cs="Arial"/>
                <w:szCs w:val="20"/>
              </w:rPr>
            </w:pPr>
          </w:p>
        </w:tc>
      </w:tr>
      <w:tr w:rsidR="004D1976" w14:paraId="2D90C6D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55C7A73"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27D27B40" w14:textId="77777777" w:rsidR="004D1976" w:rsidRDefault="00770557">
            <w:pPr>
              <w:adjustRightInd w:val="0"/>
              <w:rPr>
                <w:rFonts w:eastAsia="MS Mincho" w:cs="Arial"/>
                <w:szCs w:val="20"/>
              </w:rPr>
            </w:pPr>
            <w:r>
              <w:rPr>
                <w:rFonts w:eastAsia="MS Mincho" w:cs="Arial"/>
                <w:szCs w:val="20"/>
              </w:rPr>
              <w:t>Drive</w:t>
            </w:r>
          </w:p>
        </w:tc>
        <w:tc>
          <w:tcPr>
            <w:tcW w:w="816" w:type="dxa"/>
            <w:tcBorders>
              <w:top w:val="single" w:sz="4" w:space="0" w:color="auto"/>
              <w:left w:val="single" w:sz="4" w:space="0" w:color="auto"/>
              <w:bottom w:val="single" w:sz="4" w:space="0" w:color="auto"/>
              <w:right w:val="single" w:sz="4" w:space="0" w:color="auto"/>
            </w:tcBorders>
            <w:hideMark/>
          </w:tcPr>
          <w:p w14:paraId="50CF0830" w14:textId="77777777" w:rsidR="004D1976" w:rsidRDefault="00770557">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14:paraId="3179ED49" w14:textId="77777777" w:rsidR="004D1976" w:rsidRDefault="004D1976">
            <w:pPr>
              <w:rPr>
                <w:rFonts w:cs="Arial"/>
                <w:szCs w:val="20"/>
              </w:rPr>
            </w:pPr>
          </w:p>
        </w:tc>
      </w:tr>
      <w:tr w:rsidR="004D1976" w14:paraId="17CC6DD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627E35E"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634A63C4" w14:textId="77777777" w:rsidR="004D1976" w:rsidRDefault="00770557">
            <w:pPr>
              <w:adjustRightInd w:val="0"/>
              <w:rPr>
                <w:rFonts w:eastAsia="MS Mincho" w:cs="Arial"/>
                <w:szCs w:val="20"/>
              </w:rPr>
            </w:pPr>
            <w:r>
              <w:rPr>
                <w:rFonts w:eastAsia="MS Mincho" w:cs="Arial"/>
                <w:szCs w:val="20"/>
              </w:rPr>
              <w:t>Sport_DriveSport</w:t>
            </w:r>
          </w:p>
        </w:tc>
        <w:tc>
          <w:tcPr>
            <w:tcW w:w="816" w:type="dxa"/>
            <w:tcBorders>
              <w:top w:val="single" w:sz="4" w:space="0" w:color="auto"/>
              <w:left w:val="single" w:sz="4" w:space="0" w:color="auto"/>
              <w:bottom w:val="single" w:sz="4" w:space="0" w:color="auto"/>
              <w:right w:val="single" w:sz="4" w:space="0" w:color="auto"/>
            </w:tcBorders>
            <w:hideMark/>
          </w:tcPr>
          <w:p w14:paraId="37E22F25" w14:textId="77777777" w:rsidR="004D1976" w:rsidRDefault="00770557">
            <w:pPr>
              <w:adjustRightInd w:val="0"/>
              <w:rPr>
                <w:rFonts w:cs="Arial"/>
                <w:szCs w:val="20"/>
              </w:rPr>
            </w:pPr>
            <w:r>
              <w:rPr>
                <w:rFonts w:cs="Arial"/>
                <w:szCs w:val="20"/>
              </w:rPr>
              <w:t>0x4</w:t>
            </w:r>
          </w:p>
        </w:tc>
        <w:tc>
          <w:tcPr>
            <w:tcW w:w="1611" w:type="dxa"/>
            <w:tcBorders>
              <w:top w:val="single" w:sz="4" w:space="0" w:color="auto"/>
              <w:left w:val="single" w:sz="4" w:space="0" w:color="auto"/>
              <w:bottom w:val="single" w:sz="4" w:space="0" w:color="auto"/>
              <w:right w:val="single" w:sz="4" w:space="0" w:color="auto"/>
            </w:tcBorders>
          </w:tcPr>
          <w:p w14:paraId="7B376937" w14:textId="77777777" w:rsidR="004D1976" w:rsidRDefault="004D1976">
            <w:pPr>
              <w:rPr>
                <w:rFonts w:cs="Arial"/>
                <w:szCs w:val="20"/>
              </w:rPr>
            </w:pPr>
          </w:p>
        </w:tc>
      </w:tr>
      <w:tr w:rsidR="004D1976" w14:paraId="06B64B1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89E0176"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00AABC20" w14:textId="77777777" w:rsidR="004D1976" w:rsidRDefault="00770557">
            <w:pPr>
              <w:adjustRightInd w:val="0"/>
              <w:rPr>
                <w:rFonts w:eastAsia="MS Mincho" w:cs="Arial"/>
                <w:szCs w:val="20"/>
              </w:rPr>
            </w:pPr>
            <w:r>
              <w:rPr>
                <w:rFonts w:eastAsia="MS Mincho" w:cs="Arial"/>
                <w:szCs w:val="20"/>
              </w:rPr>
              <w:t>Low</w:t>
            </w:r>
          </w:p>
        </w:tc>
        <w:tc>
          <w:tcPr>
            <w:tcW w:w="816" w:type="dxa"/>
            <w:tcBorders>
              <w:top w:val="single" w:sz="4" w:space="0" w:color="auto"/>
              <w:left w:val="single" w:sz="4" w:space="0" w:color="auto"/>
              <w:bottom w:val="single" w:sz="4" w:space="0" w:color="auto"/>
              <w:right w:val="single" w:sz="4" w:space="0" w:color="auto"/>
            </w:tcBorders>
            <w:hideMark/>
          </w:tcPr>
          <w:p w14:paraId="30FFCA34" w14:textId="77777777" w:rsidR="004D1976" w:rsidRDefault="00770557">
            <w:pPr>
              <w:adjustRightInd w:val="0"/>
              <w:rPr>
                <w:rFonts w:cs="Arial"/>
                <w:szCs w:val="20"/>
              </w:rPr>
            </w:pPr>
            <w:r>
              <w:rPr>
                <w:rFonts w:cs="Arial"/>
                <w:szCs w:val="20"/>
              </w:rPr>
              <w:t>0x5</w:t>
            </w:r>
          </w:p>
        </w:tc>
        <w:tc>
          <w:tcPr>
            <w:tcW w:w="1611" w:type="dxa"/>
            <w:tcBorders>
              <w:top w:val="single" w:sz="4" w:space="0" w:color="auto"/>
              <w:left w:val="single" w:sz="4" w:space="0" w:color="auto"/>
              <w:bottom w:val="single" w:sz="4" w:space="0" w:color="auto"/>
              <w:right w:val="single" w:sz="4" w:space="0" w:color="auto"/>
            </w:tcBorders>
          </w:tcPr>
          <w:p w14:paraId="5FFCF7AB" w14:textId="77777777" w:rsidR="004D1976" w:rsidRDefault="004D1976">
            <w:pPr>
              <w:rPr>
                <w:rFonts w:cs="Arial"/>
                <w:szCs w:val="20"/>
              </w:rPr>
            </w:pPr>
          </w:p>
        </w:tc>
      </w:tr>
      <w:tr w:rsidR="004D1976" w14:paraId="6D7E4B4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A6BFCDD"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3BD06AA6" w14:textId="77777777" w:rsidR="004D1976" w:rsidRDefault="00770557">
            <w:pPr>
              <w:adjustRightInd w:val="0"/>
              <w:rPr>
                <w:rFonts w:eastAsia="MS Mincho" w:cs="Arial"/>
                <w:szCs w:val="20"/>
              </w:rPr>
            </w:pPr>
            <w:r>
              <w:rPr>
                <w:rFonts w:eastAsia="MS Mincho" w:cs="Arial"/>
                <w:szCs w:val="20"/>
              </w:rPr>
              <w:t>First</w:t>
            </w:r>
          </w:p>
        </w:tc>
        <w:tc>
          <w:tcPr>
            <w:tcW w:w="816" w:type="dxa"/>
            <w:tcBorders>
              <w:top w:val="single" w:sz="4" w:space="0" w:color="auto"/>
              <w:left w:val="single" w:sz="4" w:space="0" w:color="auto"/>
              <w:bottom w:val="single" w:sz="4" w:space="0" w:color="auto"/>
              <w:right w:val="single" w:sz="4" w:space="0" w:color="auto"/>
            </w:tcBorders>
            <w:hideMark/>
          </w:tcPr>
          <w:p w14:paraId="45983D45" w14:textId="77777777" w:rsidR="004D1976" w:rsidRDefault="00770557">
            <w:pPr>
              <w:adjustRightInd w:val="0"/>
              <w:rPr>
                <w:rFonts w:cs="Arial"/>
                <w:szCs w:val="20"/>
              </w:rPr>
            </w:pPr>
            <w:r>
              <w:rPr>
                <w:rFonts w:cs="Arial"/>
                <w:szCs w:val="20"/>
              </w:rPr>
              <w:t>0x6</w:t>
            </w:r>
          </w:p>
        </w:tc>
        <w:tc>
          <w:tcPr>
            <w:tcW w:w="1611" w:type="dxa"/>
            <w:tcBorders>
              <w:top w:val="single" w:sz="4" w:space="0" w:color="auto"/>
              <w:left w:val="single" w:sz="4" w:space="0" w:color="auto"/>
              <w:bottom w:val="single" w:sz="4" w:space="0" w:color="auto"/>
              <w:right w:val="single" w:sz="4" w:space="0" w:color="auto"/>
            </w:tcBorders>
          </w:tcPr>
          <w:p w14:paraId="7C73472C" w14:textId="77777777" w:rsidR="004D1976" w:rsidRDefault="004D1976">
            <w:pPr>
              <w:rPr>
                <w:rFonts w:cs="Arial"/>
                <w:szCs w:val="20"/>
              </w:rPr>
            </w:pPr>
          </w:p>
        </w:tc>
      </w:tr>
      <w:tr w:rsidR="004D1976" w14:paraId="72B3F97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11B035E"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245CEA84" w14:textId="77777777" w:rsidR="004D1976" w:rsidRDefault="00770557">
            <w:pPr>
              <w:adjustRightInd w:val="0"/>
              <w:rPr>
                <w:rFonts w:eastAsia="MS Mincho" w:cs="Arial"/>
                <w:szCs w:val="20"/>
              </w:rPr>
            </w:pPr>
            <w:r>
              <w:rPr>
                <w:rFonts w:eastAsia="MS Mincho" w:cs="Arial"/>
                <w:szCs w:val="20"/>
              </w:rPr>
              <w:t>Second</w:t>
            </w:r>
          </w:p>
        </w:tc>
        <w:tc>
          <w:tcPr>
            <w:tcW w:w="816" w:type="dxa"/>
            <w:tcBorders>
              <w:top w:val="single" w:sz="4" w:space="0" w:color="auto"/>
              <w:left w:val="single" w:sz="4" w:space="0" w:color="auto"/>
              <w:bottom w:val="single" w:sz="4" w:space="0" w:color="auto"/>
              <w:right w:val="single" w:sz="4" w:space="0" w:color="auto"/>
            </w:tcBorders>
            <w:hideMark/>
          </w:tcPr>
          <w:p w14:paraId="1B9D9ABA" w14:textId="77777777" w:rsidR="004D1976" w:rsidRDefault="00770557">
            <w:pPr>
              <w:adjustRightInd w:val="0"/>
              <w:rPr>
                <w:rFonts w:cs="Arial"/>
                <w:szCs w:val="20"/>
              </w:rPr>
            </w:pPr>
            <w:r>
              <w:rPr>
                <w:rFonts w:cs="Arial"/>
                <w:szCs w:val="20"/>
              </w:rPr>
              <w:t>0x7</w:t>
            </w:r>
          </w:p>
        </w:tc>
        <w:tc>
          <w:tcPr>
            <w:tcW w:w="1611" w:type="dxa"/>
            <w:tcBorders>
              <w:top w:val="single" w:sz="4" w:space="0" w:color="auto"/>
              <w:left w:val="single" w:sz="4" w:space="0" w:color="auto"/>
              <w:bottom w:val="single" w:sz="4" w:space="0" w:color="auto"/>
              <w:right w:val="single" w:sz="4" w:space="0" w:color="auto"/>
            </w:tcBorders>
          </w:tcPr>
          <w:p w14:paraId="0845A412" w14:textId="77777777" w:rsidR="004D1976" w:rsidRDefault="004D1976">
            <w:pPr>
              <w:rPr>
                <w:rFonts w:cs="Arial"/>
                <w:szCs w:val="20"/>
              </w:rPr>
            </w:pPr>
          </w:p>
        </w:tc>
      </w:tr>
      <w:tr w:rsidR="004D1976" w14:paraId="2314407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D771E07"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5DC7E8DA" w14:textId="77777777" w:rsidR="004D1976" w:rsidRDefault="00770557">
            <w:pPr>
              <w:adjustRightInd w:val="0"/>
              <w:rPr>
                <w:rFonts w:eastAsia="MS Mincho" w:cs="Arial"/>
                <w:szCs w:val="20"/>
              </w:rPr>
            </w:pPr>
            <w:r>
              <w:rPr>
                <w:rFonts w:eastAsia="MS Mincho" w:cs="Arial"/>
                <w:szCs w:val="20"/>
              </w:rPr>
              <w:t>Third</w:t>
            </w:r>
          </w:p>
        </w:tc>
        <w:tc>
          <w:tcPr>
            <w:tcW w:w="816" w:type="dxa"/>
            <w:tcBorders>
              <w:top w:val="single" w:sz="4" w:space="0" w:color="auto"/>
              <w:left w:val="single" w:sz="4" w:space="0" w:color="auto"/>
              <w:bottom w:val="single" w:sz="4" w:space="0" w:color="auto"/>
              <w:right w:val="single" w:sz="4" w:space="0" w:color="auto"/>
            </w:tcBorders>
            <w:hideMark/>
          </w:tcPr>
          <w:p w14:paraId="593CEC34" w14:textId="77777777" w:rsidR="004D1976" w:rsidRDefault="00770557">
            <w:pPr>
              <w:adjustRightInd w:val="0"/>
              <w:rPr>
                <w:rFonts w:cs="Arial"/>
                <w:szCs w:val="20"/>
              </w:rPr>
            </w:pPr>
            <w:r>
              <w:rPr>
                <w:rFonts w:cs="Arial"/>
                <w:szCs w:val="20"/>
              </w:rPr>
              <w:t>0x8</w:t>
            </w:r>
          </w:p>
        </w:tc>
        <w:tc>
          <w:tcPr>
            <w:tcW w:w="1611" w:type="dxa"/>
            <w:tcBorders>
              <w:top w:val="single" w:sz="4" w:space="0" w:color="auto"/>
              <w:left w:val="single" w:sz="4" w:space="0" w:color="auto"/>
              <w:bottom w:val="single" w:sz="4" w:space="0" w:color="auto"/>
              <w:right w:val="single" w:sz="4" w:space="0" w:color="auto"/>
            </w:tcBorders>
          </w:tcPr>
          <w:p w14:paraId="113E6E25" w14:textId="77777777" w:rsidR="004D1976" w:rsidRDefault="004D1976">
            <w:pPr>
              <w:rPr>
                <w:rFonts w:cs="Arial"/>
                <w:szCs w:val="20"/>
              </w:rPr>
            </w:pPr>
          </w:p>
        </w:tc>
      </w:tr>
      <w:tr w:rsidR="004D1976" w14:paraId="5E2BC63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AF99920"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34744B8C" w14:textId="77777777" w:rsidR="004D1976" w:rsidRDefault="00770557">
            <w:pPr>
              <w:adjustRightInd w:val="0"/>
              <w:rPr>
                <w:rFonts w:eastAsia="MS Mincho" w:cs="Arial"/>
                <w:szCs w:val="20"/>
              </w:rPr>
            </w:pPr>
            <w:r>
              <w:rPr>
                <w:rFonts w:eastAsia="MS Mincho" w:cs="Arial"/>
                <w:szCs w:val="20"/>
              </w:rPr>
              <w:t>Fourth</w:t>
            </w:r>
          </w:p>
        </w:tc>
        <w:tc>
          <w:tcPr>
            <w:tcW w:w="816" w:type="dxa"/>
            <w:tcBorders>
              <w:top w:val="single" w:sz="4" w:space="0" w:color="auto"/>
              <w:left w:val="single" w:sz="4" w:space="0" w:color="auto"/>
              <w:bottom w:val="single" w:sz="4" w:space="0" w:color="auto"/>
              <w:right w:val="single" w:sz="4" w:space="0" w:color="auto"/>
            </w:tcBorders>
            <w:hideMark/>
          </w:tcPr>
          <w:p w14:paraId="6C831B6A" w14:textId="77777777" w:rsidR="004D1976" w:rsidRDefault="00770557">
            <w:pPr>
              <w:adjustRightInd w:val="0"/>
              <w:rPr>
                <w:rFonts w:cs="Arial"/>
                <w:szCs w:val="20"/>
              </w:rPr>
            </w:pPr>
            <w:r>
              <w:rPr>
                <w:rFonts w:cs="Arial"/>
                <w:szCs w:val="20"/>
              </w:rPr>
              <w:t>0x9</w:t>
            </w:r>
          </w:p>
        </w:tc>
        <w:tc>
          <w:tcPr>
            <w:tcW w:w="1611" w:type="dxa"/>
            <w:tcBorders>
              <w:top w:val="single" w:sz="4" w:space="0" w:color="auto"/>
              <w:left w:val="single" w:sz="4" w:space="0" w:color="auto"/>
              <w:bottom w:val="single" w:sz="4" w:space="0" w:color="auto"/>
              <w:right w:val="single" w:sz="4" w:space="0" w:color="auto"/>
            </w:tcBorders>
          </w:tcPr>
          <w:p w14:paraId="7CBF9E60" w14:textId="77777777" w:rsidR="004D1976" w:rsidRDefault="004D1976">
            <w:pPr>
              <w:rPr>
                <w:rFonts w:cs="Arial"/>
                <w:szCs w:val="20"/>
              </w:rPr>
            </w:pPr>
          </w:p>
        </w:tc>
      </w:tr>
      <w:tr w:rsidR="004D1976" w14:paraId="3A9AB59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0609AED"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2524599B" w14:textId="77777777" w:rsidR="004D1976" w:rsidRDefault="00770557">
            <w:pPr>
              <w:adjustRightInd w:val="0"/>
              <w:rPr>
                <w:rFonts w:eastAsia="MS Mincho" w:cs="Arial"/>
                <w:szCs w:val="20"/>
              </w:rPr>
            </w:pPr>
            <w:r>
              <w:rPr>
                <w:rFonts w:eastAsia="MS Mincho" w:cs="Arial"/>
                <w:szCs w:val="20"/>
              </w:rPr>
              <w:t>Fifth</w:t>
            </w:r>
          </w:p>
        </w:tc>
        <w:tc>
          <w:tcPr>
            <w:tcW w:w="816" w:type="dxa"/>
            <w:tcBorders>
              <w:top w:val="single" w:sz="4" w:space="0" w:color="auto"/>
              <w:left w:val="single" w:sz="4" w:space="0" w:color="auto"/>
              <w:bottom w:val="single" w:sz="4" w:space="0" w:color="auto"/>
              <w:right w:val="single" w:sz="4" w:space="0" w:color="auto"/>
            </w:tcBorders>
            <w:hideMark/>
          </w:tcPr>
          <w:p w14:paraId="7E8E4B2C" w14:textId="77777777" w:rsidR="004D1976" w:rsidRDefault="00770557">
            <w:pPr>
              <w:adjustRightInd w:val="0"/>
              <w:rPr>
                <w:rFonts w:cs="Arial"/>
                <w:szCs w:val="20"/>
              </w:rPr>
            </w:pPr>
            <w:r>
              <w:rPr>
                <w:rFonts w:cs="Arial"/>
                <w:szCs w:val="20"/>
              </w:rPr>
              <w:t>0xA</w:t>
            </w:r>
          </w:p>
        </w:tc>
        <w:tc>
          <w:tcPr>
            <w:tcW w:w="1611" w:type="dxa"/>
            <w:tcBorders>
              <w:top w:val="single" w:sz="4" w:space="0" w:color="auto"/>
              <w:left w:val="single" w:sz="4" w:space="0" w:color="auto"/>
              <w:bottom w:val="single" w:sz="4" w:space="0" w:color="auto"/>
              <w:right w:val="single" w:sz="4" w:space="0" w:color="auto"/>
            </w:tcBorders>
          </w:tcPr>
          <w:p w14:paraId="33E6DC35" w14:textId="77777777" w:rsidR="004D1976" w:rsidRDefault="004D1976">
            <w:pPr>
              <w:rPr>
                <w:rFonts w:cs="Arial"/>
                <w:szCs w:val="20"/>
              </w:rPr>
            </w:pPr>
          </w:p>
        </w:tc>
      </w:tr>
      <w:tr w:rsidR="004D1976" w14:paraId="1F5FDC1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C3567FA"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07E2C0E8" w14:textId="77777777" w:rsidR="004D1976" w:rsidRDefault="00770557">
            <w:pPr>
              <w:adjustRightInd w:val="0"/>
              <w:rPr>
                <w:rFonts w:eastAsia="MS Mincho" w:cs="Arial"/>
                <w:szCs w:val="20"/>
              </w:rPr>
            </w:pPr>
            <w:r>
              <w:rPr>
                <w:rFonts w:eastAsia="MS Mincho" w:cs="Arial"/>
                <w:szCs w:val="20"/>
              </w:rPr>
              <w:t>Sixth</w:t>
            </w:r>
          </w:p>
        </w:tc>
        <w:tc>
          <w:tcPr>
            <w:tcW w:w="816" w:type="dxa"/>
            <w:tcBorders>
              <w:top w:val="single" w:sz="4" w:space="0" w:color="auto"/>
              <w:left w:val="single" w:sz="4" w:space="0" w:color="auto"/>
              <w:bottom w:val="single" w:sz="4" w:space="0" w:color="auto"/>
              <w:right w:val="single" w:sz="4" w:space="0" w:color="auto"/>
            </w:tcBorders>
            <w:hideMark/>
          </w:tcPr>
          <w:p w14:paraId="210F4B04" w14:textId="77777777" w:rsidR="004D1976" w:rsidRDefault="00770557">
            <w:pPr>
              <w:adjustRightInd w:val="0"/>
              <w:rPr>
                <w:rFonts w:cs="Arial"/>
                <w:szCs w:val="20"/>
              </w:rPr>
            </w:pPr>
            <w:r>
              <w:rPr>
                <w:rFonts w:cs="Arial"/>
                <w:szCs w:val="20"/>
              </w:rPr>
              <w:t>0xB</w:t>
            </w:r>
          </w:p>
        </w:tc>
        <w:tc>
          <w:tcPr>
            <w:tcW w:w="1611" w:type="dxa"/>
            <w:tcBorders>
              <w:top w:val="single" w:sz="4" w:space="0" w:color="auto"/>
              <w:left w:val="single" w:sz="4" w:space="0" w:color="auto"/>
              <w:bottom w:val="single" w:sz="4" w:space="0" w:color="auto"/>
              <w:right w:val="single" w:sz="4" w:space="0" w:color="auto"/>
            </w:tcBorders>
          </w:tcPr>
          <w:p w14:paraId="62BD9DE9" w14:textId="77777777" w:rsidR="004D1976" w:rsidRDefault="004D1976">
            <w:pPr>
              <w:rPr>
                <w:rFonts w:cs="Arial"/>
                <w:szCs w:val="20"/>
              </w:rPr>
            </w:pPr>
          </w:p>
        </w:tc>
      </w:tr>
      <w:tr w:rsidR="004D1976" w14:paraId="1024178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B8B6680"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6DE817E9" w14:textId="77777777" w:rsidR="004D1976" w:rsidRDefault="00770557">
            <w:pPr>
              <w:adjustRightInd w:val="0"/>
              <w:rPr>
                <w:rFonts w:eastAsia="MS Mincho" w:cs="Arial"/>
                <w:szCs w:val="20"/>
              </w:rPr>
            </w:pPr>
            <w:r>
              <w:rPr>
                <w:rFonts w:eastAsia="MS Mincho" w:cs="Arial"/>
                <w:szCs w:val="20"/>
              </w:rPr>
              <w:t>Undefined_Treat_as_Fault</w:t>
            </w:r>
          </w:p>
        </w:tc>
        <w:tc>
          <w:tcPr>
            <w:tcW w:w="816" w:type="dxa"/>
            <w:tcBorders>
              <w:top w:val="single" w:sz="4" w:space="0" w:color="auto"/>
              <w:left w:val="single" w:sz="4" w:space="0" w:color="auto"/>
              <w:bottom w:val="single" w:sz="4" w:space="0" w:color="auto"/>
              <w:right w:val="single" w:sz="4" w:space="0" w:color="auto"/>
            </w:tcBorders>
            <w:hideMark/>
          </w:tcPr>
          <w:p w14:paraId="7BEA368F" w14:textId="77777777" w:rsidR="004D1976" w:rsidRDefault="00770557">
            <w:pPr>
              <w:adjustRightInd w:val="0"/>
              <w:rPr>
                <w:rFonts w:cs="Arial"/>
                <w:szCs w:val="20"/>
              </w:rPr>
            </w:pPr>
            <w:r>
              <w:rPr>
                <w:rFonts w:cs="Arial"/>
                <w:szCs w:val="20"/>
              </w:rPr>
              <w:t>0xC</w:t>
            </w:r>
          </w:p>
        </w:tc>
        <w:tc>
          <w:tcPr>
            <w:tcW w:w="1611" w:type="dxa"/>
            <w:tcBorders>
              <w:top w:val="single" w:sz="4" w:space="0" w:color="auto"/>
              <w:left w:val="single" w:sz="4" w:space="0" w:color="auto"/>
              <w:bottom w:val="single" w:sz="4" w:space="0" w:color="auto"/>
              <w:right w:val="single" w:sz="4" w:space="0" w:color="auto"/>
            </w:tcBorders>
          </w:tcPr>
          <w:p w14:paraId="633C01F6" w14:textId="77777777" w:rsidR="004D1976" w:rsidRDefault="004D1976">
            <w:pPr>
              <w:rPr>
                <w:rFonts w:cs="Arial"/>
                <w:szCs w:val="20"/>
              </w:rPr>
            </w:pPr>
          </w:p>
        </w:tc>
      </w:tr>
      <w:tr w:rsidR="004D1976" w14:paraId="703315F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3A6813C"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35B8BEAD" w14:textId="77777777" w:rsidR="004D1976" w:rsidRDefault="00770557">
            <w:pPr>
              <w:adjustRightInd w:val="0"/>
              <w:rPr>
                <w:rFonts w:eastAsia="MS Mincho" w:cs="Arial"/>
                <w:szCs w:val="20"/>
              </w:rPr>
            </w:pPr>
            <w:r>
              <w:rPr>
                <w:rFonts w:eastAsia="MS Mincho" w:cs="Arial"/>
                <w:szCs w:val="20"/>
              </w:rPr>
              <w:t>Undefined_Treat_as_Fault1</w:t>
            </w:r>
          </w:p>
        </w:tc>
        <w:tc>
          <w:tcPr>
            <w:tcW w:w="816" w:type="dxa"/>
            <w:tcBorders>
              <w:top w:val="single" w:sz="4" w:space="0" w:color="auto"/>
              <w:left w:val="single" w:sz="4" w:space="0" w:color="auto"/>
              <w:bottom w:val="single" w:sz="4" w:space="0" w:color="auto"/>
              <w:right w:val="single" w:sz="4" w:space="0" w:color="auto"/>
            </w:tcBorders>
            <w:hideMark/>
          </w:tcPr>
          <w:p w14:paraId="0B77D190" w14:textId="77777777" w:rsidR="004D1976" w:rsidRDefault="00770557">
            <w:pPr>
              <w:adjustRightInd w:val="0"/>
              <w:rPr>
                <w:rFonts w:cs="Arial"/>
                <w:szCs w:val="20"/>
              </w:rPr>
            </w:pPr>
            <w:r>
              <w:rPr>
                <w:rFonts w:cs="Arial"/>
                <w:szCs w:val="20"/>
              </w:rPr>
              <w:t>0xD</w:t>
            </w:r>
          </w:p>
        </w:tc>
        <w:tc>
          <w:tcPr>
            <w:tcW w:w="1611" w:type="dxa"/>
            <w:tcBorders>
              <w:top w:val="single" w:sz="4" w:space="0" w:color="auto"/>
              <w:left w:val="single" w:sz="4" w:space="0" w:color="auto"/>
              <w:bottom w:val="single" w:sz="4" w:space="0" w:color="auto"/>
              <w:right w:val="single" w:sz="4" w:space="0" w:color="auto"/>
            </w:tcBorders>
          </w:tcPr>
          <w:p w14:paraId="0EAF2535" w14:textId="77777777" w:rsidR="004D1976" w:rsidRDefault="004D1976">
            <w:pPr>
              <w:rPr>
                <w:rFonts w:cs="Arial"/>
                <w:szCs w:val="20"/>
              </w:rPr>
            </w:pPr>
          </w:p>
        </w:tc>
      </w:tr>
      <w:tr w:rsidR="004D1976" w14:paraId="4B7BE9F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2DE1837"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4D53E972" w14:textId="77777777" w:rsidR="004D1976" w:rsidRDefault="00770557">
            <w:pPr>
              <w:adjustRightInd w:val="0"/>
              <w:rPr>
                <w:rFonts w:eastAsia="MS Mincho" w:cs="Arial"/>
                <w:szCs w:val="20"/>
              </w:rPr>
            </w:pPr>
            <w:r>
              <w:rPr>
                <w:rFonts w:eastAsia="MS Mincho" w:cs="Arial"/>
                <w:szCs w:val="20"/>
              </w:rPr>
              <w:t>Unknown_Position</w:t>
            </w:r>
          </w:p>
        </w:tc>
        <w:tc>
          <w:tcPr>
            <w:tcW w:w="816" w:type="dxa"/>
            <w:tcBorders>
              <w:top w:val="single" w:sz="4" w:space="0" w:color="auto"/>
              <w:left w:val="single" w:sz="4" w:space="0" w:color="auto"/>
              <w:bottom w:val="single" w:sz="4" w:space="0" w:color="auto"/>
              <w:right w:val="single" w:sz="4" w:space="0" w:color="auto"/>
            </w:tcBorders>
            <w:hideMark/>
          </w:tcPr>
          <w:p w14:paraId="272F90CF" w14:textId="77777777" w:rsidR="004D1976" w:rsidRDefault="00770557">
            <w:pPr>
              <w:adjustRightInd w:val="0"/>
              <w:rPr>
                <w:rFonts w:cs="Arial"/>
                <w:szCs w:val="20"/>
              </w:rPr>
            </w:pPr>
            <w:r>
              <w:rPr>
                <w:rFonts w:cs="Arial"/>
                <w:szCs w:val="20"/>
              </w:rPr>
              <w:t>0xE</w:t>
            </w:r>
          </w:p>
        </w:tc>
        <w:tc>
          <w:tcPr>
            <w:tcW w:w="1611" w:type="dxa"/>
            <w:tcBorders>
              <w:top w:val="single" w:sz="4" w:space="0" w:color="auto"/>
              <w:left w:val="single" w:sz="4" w:space="0" w:color="auto"/>
              <w:bottom w:val="single" w:sz="4" w:space="0" w:color="auto"/>
              <w:right w:val="single" w:sz="4" w:space="0" w:color="auto"/>
            </w:tcBorders>
          </w:tcPr>
          <w:p w14:paraId="66D3193B" w14:textId="77777777" w:rsidR="004D1976" w:rsidRDefault="004D1976">
            <w:pPr>
              <w:rPr>
                <w:rFonts w:cs="Arial"/>
                <w:szCs w:val="20"/>
              </w:rPr>
            </w:pPr>
          </w:p>
        </w:tc>
      </w:tr>
      <w:tr w:rsidR="004D1976" w14:paraId="3A8CBD2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BCA7F8A"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528BCBCA" w14:textId="77777777" w:rsidR="004D1976" w:rsidRDefault="00770557">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14:paraId="5815EB8F" w14:textId="77777777" w:rsidR="004D1976" w:rsidRDefault="00770557">
            <w:pPr>
              <w:adjustRightInd w:val="0"/>
              <w:rPr>
                <w:rFonts w:cs="Arial"/>
                <w:szCs w:val="20"/>
              </w:rPr>
            </w:pPr>
            <w:r>
              <w:rPr>
                <w:rFonts w:cs="Arial"/>
                <w:szCs w:val="20"/>
              </w:rPr>
              <w:t>0xF</w:t>
            </w:r>
          </w:p>
        </w:tc>
        <w:tc>
          <w:tcPr>
            <w:tcW w:w="1611" w:type="dxa"/>
            <w:tcBorders>
              <w:top w:val="single" w:sz="4" w:space="0" w:color="auto"/>
              <w:left w:val="single" w:sz="4" w:space="0" w:color="auto"/>
              <w:bottom w:val="single" w:sz="4" w:space="0" w:color="auto"/>
              <w:right w:val="single" w:sz="4" w:space="0" w:color="auto"/>
            </w:tcBorders>
          </w:tcPr>
          <w:p w14:paraId="5BFAAB5C" w14:textId="77777777" w:rsidR="004D1976" w:rsidRDefault="004D1976">
            <w:pPr>
              <w:rPr>
                <w:rFonts w:cs="Arial"/>
                <w:szCs w:val="20"/>
              </w:rPr>
            </w:pPr>
          </w:p>
        </w:tc>
      </w:tr>
    </w:tbl>
    <w:p w14:paraId="4441DECE" w14:textId="77777777" w:rsidR="004D1976" w:rsidRDefault="004D1976">
      <w:pPr>
        <w:rPr>
          <w:rFonts w:eastAsia="MS Mincho"/>
        </w:rPr>
      </w:pPr>
    </w:p>
    <w:p w14:paraId="2E0D69EA" w14:textId="77777777" w:rsidR="00406F39" w:rsidRDefault="00770557" w:rsidP="00E52CBB">
      <w:pPr>
        <w:pStyle w:val="Heading4"/>
      </w:pPr>
      <w:r w:rsidRPr="00B9479B">
        <w:t>MD-REQ-014024/A-GearRvrseActv_D_Actl (TcSE ROIN-266649-1)</w:t>
      </w:r>
    </w:p>
    <w:p w14:paraId="53A5111F" w14:textId="77777777" w:rsidR="004D1976" w:rsidRDefault="00770557">
      <w:pPr>
        <w:adjustRightInd w:val="0"/>
        <w:rPr>
          <w:rFonts w:eastAsia="MS Mincho" w:cs="Arial"/>
          <w:szCs w:val="20"/>
        </w:rPr>
      </w:pPr>
      <w:r>
        <w:rPr>
          <w:rFonts w:eastAsia="MS Mincho" w:cs="Arial"/>
          <w:szCs w:val="20"/>
        </w:rPr>
        <w:t>Message Type: Status</w:t>
      </w:r>
    </w:p>
    <w:p w14:paraId="7E8EA74D" w14:textId="77777777" w:rsidR="004D1976" w:rsidRDefault="004D1976">
      <w:pPr>
        <w:adjustRightInd w:val="0"/>
        <w:rPr>
          <w:rFonts w:eastAsia="MS Mincho" w:cs="Arial"/>
          <w:szCs w:val="20"/>
        </w:rPr>
      </w:pPr>
    </w:p>
    <w:p w14:paraId="41B53B65" w14:textId="77777777" w:rsidR="004D1976" w:rsidRDefault="00770557">
      <w:pPr>
        <w:widowControl w:val="0"/>
        <w:adjustRightInd w:val="0"/>
        <w:rPr>
          <w:rFonts w:cs="Arial"/>
          <w:szCs w:val="20"/>
        </w:rPr>
      </w:pPr>
      <w:r>
        <w:rPr>
          <w:rFonts w:eastAsia="MS Mincho" w:cs="Arial"/>
          <w:szCs w:val="20"/>
        </w:rPr>
        <w:t xml:space="preserve">Vehicle status signal for </w:t>
      </w:r>
      <w:r>
        <w:rPr>
          <w:rFonts w:cs="Arial"/>
          <w:szCs w:val="20"/>
        </w:rPr>
        <w:t xml:space="preserve">notifying that Reverse Gear is engaged on a </w:t>
      </w:r>
      <w:r>
        <w:rPr>
          <w:rFonts w:cs="Arial"/>
          <w:szCs w:val="20"/>
          <w:u w:val="single"/>
        </w:rPr>
        <w:t>manual</w:t>
      </w:r>
      <w:r>
        <w:rPr>
          <w:rFonts w:cs="Arial"/>
          <w:szCs w:val="20"/>
        </w:rPr>
        <w:t xml:space="preserve"> transmission vehicle.</w:t>
      </w:r>
    </w:p>
    <w:p w14:paraId="60B4666F" w14:textId="77777777" w:rsidR="004D1976" w:rsidRDefault="004D1976">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62"/>
        <w:gridCol w:w="816"/>
        <w:gridCol w:w="1611"/>
      </w:tblGrid>
      <w:tr w:rsidR="004D1976" w14:paraId="46A19C46"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03CA9AE0" w14:textId="77777777" w:rsidR="004D1976" w:rsidRDefault="00770557">
            <w:pPr>
              <w:rPr>
                <w:rFonts w:cs="Arial"/>
                <w:b/>
                <w:szCs w:val="20"/>
              </w:rPr>
            </w:pPr>
            <w:r>
              <w:rPr>
                <w:rFonts w:cs="Arial"/>
                <w:b/>
                <w:szCs w:val="20"/>
              </w:rPr>
              <w:t>Name</w:t>
            </w:r>
          </w:p>
        </w:tc>
        <w:tc>
          <w:tcPr>
            <w:tcW w:w="1162" w:type="dxa"/>
            <w:tcBorders>
              <w:top w:val="single" w:sz="4" w:space="0" w:color="auto"/>
              <w:left w:val="single" w:sz="4" w:space="0" w:color="auto"/>
              <w:bottom w:val="single" w:sz="4" w:space="0" w:color="auto"/>
              <w:right w:val="single" w:sz="4" w:space="0" w:color="auto"/>
            </w:tcBorders>
            <w:hideMark/>
          </w:tcPr>
          <w:p w14:paraId="0EA44218"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4E884778"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5D2A9BA3" w14:textId="77777777" w:rsidR="004D1976" w:rsidRDefault="00770557">
            <w:pPr>
              <w:rPr>
                <w:rFonts w:cs="Arial"/>
                <w:b/>
                <w:szCs w:val="20"/>
              </w:rPr>
            </w:pPr>
            <w:r>
              <w:rPr>
                <w:rFonts w:cs="Arial"/>
                <w:b/>
                <w:szCs w:val="20"/>
              </w:rPr>
              <w:t>Description</w:t>
            </w:r>
          </w:p>
        </w:tc>
      </w:tr>
      <w:tr w:rsidR="004D1976" w14:paraId="6FD1D933"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40F4FE06" w14:textId="77777777" w:rsidR="004D1976" w:rsidRDefault="00770557">
            <w:pPr>
              <w:rPr>
                <w:rFonts w:cs="Arial"/>
                <w:szCs w:val="20"/>
              </w:rPr>
            </w:pPr>
            <w:r>
              <w:rPr>
                <w:rFonts w:cs="Arial"/>
                <w:szCs w:val="20"/>
              </w:rPr>
              <w:t>Type</w:t>
            </w:r>
          </w:p>
        </w:tc>
        <w:tc>
          <w:tcPr>
            <w:tcW w:w="1162" w:type="dxa"/>
            <w:tcBorders>
              <w:top w:val="single" w:sz="4" w:space="0" w:color="auto"/>
              <w:left w:val="single" w:sz="4" w:space="0" w:color="auto"/>
              <w:bottom w:val="single" w:sz="4" w:space="0" w:color="auto"/>
              <w:right w:val="single" w:sz="4" w:space="0" w:color="auto"/>
            </w:tcBorders>
            <w:hideMark/>
          </w:tcPr>
          <w:p w14:paraId="11C208CB"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5BD81AB4"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0C8545C2" w14:textId="77777777" w:rsidR="004D1976" w:rsidRDefault="00770557">
            <w:pPr>
              <w:rPr>
                <w:rFonts w:cs="Arial"/>
                <w:szCs w:val="20"/>
              </w:rPr>
            </w:pPr>
            <w:r>
              <w:rPr>
                <w:rFonts w:cs="Arial"/>
                <w:szCs w:val="20"/>
              </w:rPr>
              <w:t>-</w:t>
            </w:r>
          </w:p>
        </w:tc>
      </w:tr>
      <w:tr w:rsidR="004D1976" w14:paraId="064EFC2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0865C6E"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1D94DF2D" w14:textId="77777777" w:rsidR="004D1976" w:rsidRDefault="00770557">
            <w:pPr>
              <w:adjustRightInd w:val="0"/>
              <w:rPr>
                <w:rFonts w:cs="Arial"/>
                <w:szCs w:val="20"/>
              </w:rPr>
            </w:pPr>
            <w:r>
              <w:rPr>
                <w:rFonts w:eastAsia="MS Mincho" w:cs="Arial"/>
                <w:szCs w:val="20"/>
              </w:rPr>
              <w:t>Inactive</w:t>
            </w:r>
          </w:p>
        </w:tc>
        <w:tc>
          <w:tcPr>
            <w:tcW w:w="816" w:type="dxa"/>
            <w:tcBorders>
              <w:top w:val="single" w:sz="4" w:space="0" w:color="auto"/>
              <w:left w:val="single" w:sz="4" w:space="0" w:color="auto"/>
              <w:bottom w:val="single" w:sz="4" w:space="0" w:color="auto"/>
              <w:right w:val="single" w:sz="4" w:space="0" w:color="auto"/>
            </w:tcBorders>
            <w:hideMark/>
          </w:tcPr>
          <w:p w14:paraId="73427472"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577A34F8" w14:textId="77777777" w:rsidR="004D1976" w:rsidRDefault="004D1976">
            <w:pPr>
              <w:rPr>
                <w:rFonts w:cs="Arial"/>
                <w:szCs w:val="20"/>
              </w:rPr>
            </w:pPr>
          </w:p>
        </w:tc>
      </w:tr>
      <w:tr w:rsidR="004D1976" w14:paraId="5608C21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F2CAA95"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0F98C902" w14:textId="77777777" w:rsidR="004D1976" w:rsidRDefault="00770557">
            <w:pPr>
              <w:adjustRightInd w:val="0"/>
              <w:rPr>
                <w:rFonts w:cs="Arial"/>
                <w:szCs w:val="20"/>
              </w:rPr>
            </w:pPr>
            <w:r>
              <w:rPr>
                <w:rFonts w:eastAsia="MS Mincho" w:cs="Arial"/>
                <w:szCs w:val="20"/>
              </w:rPr>
              <w:t>Active</w:t>
            </w:r>
          </w:p>
        </w:tc>
        <w:tc>
          <w:tcPr>
            <w:tcW w:w="816" w:type="dxa"/>
            <w:tcBorders>
              <w:top w:val="single" w:sz="4" w:space="0" w:color="auto"/>
              <w:left w:val="single" w:sz="4" w:space="0" w:color="auto"/>
              <w:bottom w:val="single" w:sz="4" w:space="0" w:color="auto"/>
              <w:right w:val="single" w:sz="4" w:space="0" w:color="auto"/>
            </w:tcBorders>
            <w:hideMark/>
          </w:tcPr>
          <w:p w14:paraId="73641203"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6113F772" w14:textId="77777777" w:rsidR="004D1976" w:rsidRDefault="004D1976">
            <w:pPr>
              <w:rPr>
                <w:rFonts w:cs="Arial"/>
                <w:szCs w:val="20"/>
              </w:rPr>
            </w:pPr>
          </w:p>
        </w:tc>
      </w:tr>
      <w:tr w:rsidR="004D1976" w14:paraId="089E6B6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90A6829"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0F4AC025" w14:textId="77777777" w:rsidR="004D1976" w:rsidRDefault="00770557">
            <w:pPr>
              <w:adjustRightInd w:val="0"/>
              <w:rPr>
                <w:rFonts w:eastAsia="MS Mincho" w:cs="Arial"/>
                <w:szCs w:val="20"/>
              </w:rPr>
            </w:pPr>
            <w:r>
              <w:rPr>
                <w:rFonts w:eastAsia="MS Mincho"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41B9F75A" w14:textId="77777777" w:rsidR="004D1976" w:rsidRDefault="00770557">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14:paraId="1652FC1C" w14:textId="77777777" w:rsidR="004D1976" w:rsidRDefault="004D1976">
            <w:pPr>
              <w:rPr>
                <w:rFonts w:cs="Arial"/>
                <w:szCs w:val="20"/>
              </w:rPr>
            </w:pPr>
          </w:p>
        </w:tc>
      </w:tr>
      <w:tr w:rsidR="004D1976" w14:paraId="1F2D627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08C29B6"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5C290149" w14:textId="77777777" w:rsidR="004D1976" w:rsidRDefault="00770557">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14:paraId="2C232304" w14:textId="77777777" w:rsidR="004D1976" w:rsidRDefault="00770557">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14:paraId="5B030D98" w14:textId="77777777" w:rsidR="004D1976" w:rsidRDefault="004D1976">
            <w:pPr>
              <w:rPr>
                <w:rFonts w:cs="Arial"/>
                <w:szCs w:val="20"/>
              </w:rPr>
            </w:pPr>
          </w:p>
        </w:tc>
      </w:tr>
    </w:tbl>
    <w:p w14:paraId="06ECA969" w14:textId="77777777" w:rsidR="00406F39" w:rsidRDefault="00770557" w:rsidP="00E52CBB">
      <w:pPr>
        <w:pStyle w:val="Heading4"/>
      </w:pPr>
      <w:r w:rsidRPr="00B9479B">
        <w:t>MD-REQ-014025/A-VehicleSpeed_St (TcSE ROIN-223023-1)</w:t>
      </w:r>
    </w:p>
    <w:p w14:paraId="402BCC9A" w14:textId="77777777" w:rsidR="004D1976" w:rsidRDefault="00770557">
      <w:pPr>
        <w:rPr>
          <w:rFonts w:cs="Arial"/>
          <w:szCs w:val="20"/>
        </w:rPr>
      </w:pPr>
      <w:r>
        <w:rPr>
          <w:rFonts w:cs="Arial"/>
          <w:szCs w:val="20"/>
        </w:rPr>
        <w:t>Message Type: Status</w:t>
      </w:r>
    </w:p>
    <w:p w14:paraId="6B551745" w14:textId="77777777" w:rsidR="004D1976" w:rsidRDefault="00770557">
      <w:pPr>
        <w:rPr>
          <w:rFonts w:cs="Arial"/>
          <w:szCs w:val="20"/>
        </w:rPr>
      </w:pPr>
      <w:r>
        <w:rPr>
          <w:rFonts w:cs="Arial"/>
          <w:szCs w:val="20"/>
        </w:rPr>
        <w:t xml:space="preserve"> </w:t>
      </w:r>
    </w:p>
    <w:p w14:paraId="3A6A9E6A" w14:textId="77777777" w:rsidR="004D1976" w:rsidRDefault="00770557">
      <w:pPr>
        <w:rPr>
          <w:rFonts w:cs="Arial"/>
          <w:szCs w:val="20"/>
        </w:rPr>
      </w:pPr>
      <w:r>
        <w:rPr>
          <w:rFonts w:cs="Arial"/>
          <w:szCs w:val="20"/>
        </w:rPr>
        <w:t>Status used to indicate vehicle speed.</w:t>
      </w:r>
    </w:p>
    <w:p w14:paraId="274C1529" w14:textId="77777777" w:rsidR="004D1976" w:rsidRDefault="004D197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4D1976" w14:paraId="53411DDD"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2CD498C4" w14:textId="77777777" w:rsidR="004D1976" w:rsidRDefault="00770557">
            <w:pPr>
              <w:rPr>
                <w:rFonts w:cs="Arial"/>
                <w:b/>
                <w:szCs w:val="20"/>
              </w:rPr>
            </w:pPr>
            <w:r>
              <w:rPr>
                <w:rFonts w:cs="Arial"/>
                <w:b/>
                <w:szCs w:val="20"/>
              </w:rPr>
              <w:t>Name</w:t>
            </w:r>
          </w:p>
        </w:tc>
        <w:tc>
          <w:tcPr>
            <w:tcW w:w="983" w:type="dxa"/>
            <w:tcBorders>
              <w:top w:val="single" w:sz="4" w:space="0" w:color="auto"/>
              <w:left w:val="single" w:sz="4" w:space="0" w:color="auto"/>
              <w:bottom w:val="single" w:sz="4" w:space="0" w:color="auto"/>
              <w:right w:val="single" w:sz="4" w:space="0" w:color="auto"/>
            </w:tcBorders>
            <w:hideMark/>
          </w:tcPr>
          <w:p w14:paraId="72F56CFE" w14:textId="77777777" w:rsidR="004D1976" w:rsidRDefault="00770557">
            <w:pPr>
              <w:rPr>
                <w:rFonts w:cs="Arial"/>
                <w:b/>
                <w:szCs w:val="20"/>
              </w:rPr>
            </w:pPr>
            <w:r>
              <w:rPr>
                <w:rFonts w:cs="Arial"/>
                <w:b/>
                <w:szCs w:val="20"/>
              </w:rPr>
              <w:t>Literals</w:t>
            </w:r>
          </w:p>
        </w:tc>
        <w:tc>
          <w:tcPr>
            <w:tcW w:w="1517" w:type="dxa"/>
            <w:tcBorders>
              <w:top w:val="single" w:sz="4" w:space="0" w:color="auto"/>
              <w:left w:val="single" w:sz="4" w:space="0" w:color="auto"/>
              <w:bottom w:val="single" w:sz="4" w:space="0" w:color="auto"/>
              <w:right w:val="single" w:sz="4" w:space="0" w:color="auto"/>
            </w:tcBorders>
            <w:hideMark/>
          </w:tcPr>
          <w:p w14:paraId="4C634BA7" w14:textId="77777777" w:rsidR="004D1976" w:rsidRDefault="00770557">
            <w:pPr>
              <w:rPr>
                <w:rFonts w:cs="Arial"/>
                <w:b/>
                <w:szCs w:val="20"/>
              </w:rPr>
            </w:pPr>
            <w:r>
              <w:rPr>
                <w:rFonts w:cs="Arial"/>
                <w:b/>
                <w:szCs w:val="20"/>
              </w:rPr>
              <w:t>Value</w:t>
            </w:r>
          </w:p>
        </w:tc>
        <w:tc>
          <w:tcPr>
            <w:tcW w:w="2212" w:type="dxa"/>
            <w:tcBorders>
              <w:top w:val="single" w:sz="4" w:space="0" w:color="auto"/>
              <w:left w:val="single" w:sz="4" w:space="0" w:color="auto"/>
              <w:bottom w:val="single" w:sz="4" w:space="0" w:color="auto"/>
              <w:right w:val="single" w:sz="4" w:space="0" w:color="auto"/>
            </w:tcBorders>
            <w:hideMark/>
          </w:tcPr>
          <w:p w14:paraId="185A176B" w14:textId="77777777" w:rsidR="004D1976" w:rsidRDefault="00770557">
            <w:pPr>
              <w:rPr>
                <w:rFonts w:cs="Arial"/>
                <w:b/>
                <w:szCs w:val="20"/>
              </w:rPr>
            </w:pPr>
            <w:r>
              <w:rPr>
                <w:rFonts w:cs="Arial"/>
                <w:b/>
                <w:szCs w:val="20"/>
              </w:rPr>
              <w:t>Description</w:t>
            </w:r>
          </w:p>
        </w:tc>
      </w:tr>
      <w:tr w:rsidR="004D1976" w14:paraId="50770DB3"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042397C2" w14:textId="77777777" w:rsidR="004D1976" w:rsidRDefault="00770557">
            <w:pPr>
              <w:rPr>
                <w:rFonts w:cs="Arial"/>
                <w:szCs w:val="20"/>
              </w:rPr>
            </w:pPr>
            <w:r>
              <w:rPr>
                <w:rFonts w:cs="Arial"/>
                <w:szCs w:val="20"/>
              </w:rPr>
              <w:t>Type</w:t>
            </w:r>
          </w:p>
        </w:tc>
        <w:tc>
          <w:tcPr>
            <w:tcW w:w="983" w:type="dxa"/>
            <w:tcBorders>
              <w:top w:val="single" w:sz="4" w:space="0" w:color="auto"/>
              <w:left w:val="single" w:sz="4" w:space="0" w:color="auto"/>
              <w:bottom w:val="single" w:sz="4" w:space="0" w:color="auto"/>
              <w:right w:val="single" w:sz="4" w:space="0" w:color="auto"/>
            </w:tcBorders>
            <w:hideMark/>
          </w:tcPr>
          <w:p w14:paraId="6481933D" w14:textId="77777777" w:rsidR="004D1976" w:rsidRDefault="00770557">
            <w:pPr>
              <w:rPr>
                <w:rFonts w:cs="Arial"/>
                <w:szCs w:val="20"/>
              </w:rPr>
            </w:pPr>
            <w:r>
              <w:rPr>
                <w:rFonts w:cs="Arial"/>
                <w:szCs w:val="20"/>
              </w:rPr>
              <w:t>-</w:t>
            </w:r>
          </w:p>
        </w:tc>
        <w:tc>
          <w:tcPr>
            <w:tcW w:w="1517" w:type="dxa"/>
            <w:tcBorders>
              <w:top w:val="single" w:sz="4" w:space="0" w:color="auto"/>
              <w:left w:val="single" w:sz="4" w:space="0" w:color="auto"/>
              <w:bottom w:val="single" w:sz="4" w:space="0" w:color="auto"/>
              <w:right w:val="single" w:sz="4" w:space="0" w:color="auto"/>
            </w:tcBorders>
            <w:hideMark/>
          </w:tcPr>
          <w:p w14:paraId="59FA79FA" w14:textId="77777777" w:rsidR="004D1976" w:rsidRDefault="00770557">
            <w:pPr>
              <w:rPr>
                <w:rFonts w:cs="Arial"/>
                <w:szCs w:val="20"/>
              </w:rPr>
            </w:pPr>
            <w:r>
              <w:rPr>
                <w:rFonts w:cs="Arial"/>
                <w:szCs w:val="20"/>
              </w:rPr>
              <w:t>-</w:t>
            </w:r>
          </w:p>
        </w:tc>
        <w:tc>
          <w:tcPr>
            <w:tcW w:w="2212" w:type="dxa"/>
            <w:tcBorders>
              <w:top w:val="single" w:sz="4" w:space="0" w:color="auto"/>
              <w:left w:val="single" w:sz="4" w:space="0" w:color="auto"/>
              <w:bottom w:val="single" w:sz="4" w:space="0" w:color="auto"/>
              <w:right w:val="single" w:sz="4" w:space="0" w:color="auto"/>
            </w:tcBorders>
            <w:hideMark/>
          </w:tcPr>
          <w:p w14:paraId="79265E75" w14:textId="77777777" w:rsidR="004D1976" w:rsidRDefault="00770557">
            <w:pPr>
              <w:rPr>
                <w:rFonts w:cs="Arial"/>
                <w:szCs w:val="20"/>
              </w:rPr>
            </w:pPr>
            <w:r>
              <w:rPr>
                <w:rFonts w:cs="Arial"/>
                <w:szCs w:val="20"/>
              </w:rPr>
              <w:t>Indicates vehicle speed.</w:t>
            </w:r>
          </w:p>
          <w:p w14:paraId="5002AB42" w14:textId="77777777" w:rsidR="004D1976" w:rsidRDefault="00770557">
            <w:pPr>
              <w:rPr>
                <w:rFonts w:cs="Arial"/>
                <w:szCs w:val="20"/>
              </w:rPr>
            </w:pPr>
            <w:r>
              <w:rPr>
                <w:rFonts w:cs="Arial"/>
                <w:szCs w:val="20"/>
              </w:rPr>
              <w:t>Unit: kph</w:t>
            </w:r>
          </w:p>
          <w:p w14:paraId="1170ED74" w14:textId="77777777" w:rsidR="004D1976" w:rsidRDefault="00770557">
            <w:pPr>
              <w:rPr>
                <w:rFonts w:cs="Arial"/>
                <w:szCs w:val="20"/>
              </w:rPr>
            </w:pPr>
            <w:r>
              <w:rPr>
                <w:rFonts w:cs="Arial"/>
                <w:szCs w:val="20"/>
              </w:rPr>
              <w:t>Resolution:0.01</w:t>
            </w:r>
          </w:p>
          <w:p w14:paraId="345232E3" w14:textId="77777777" w:rsidR="004D1976" w:rsidRDefault="00770557">
            <w:pPr>
              <w:rPr>
                <w:rFonts w:cs="Arial"/>
                <w:szCs w:val="20"/>
              </w:rPr>
            </w:pPr>
            <w:r>
              <w:rPr>
                <w:rFonts w:cs="Arial"/>
                <w:szCs w:val="20"/>
              </w:rPr>
              <w:t>Offset:0</w:t>
            </w:r>
          </w:p>
        </w:tc>
      </w:tr>
      <w:tr w:rsidR="004D1976" w14:paraId="18E136C7"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25560B3" w14:textId="77777777" w:rsidR="004D1976" w:rsidRDefault="004D1976">
            <w:pPr>
              <w:rPr>
                <w:rFonts w:cs="Arial"/>
                <w:szCs w:val="20"/>
              </w:rPr>
            </w:pPr>
          </w:p>
        </w:tc>
        <w:tc>
          <w:tcPr>
            <w:tcW w:w="983" w:type="dxa"/>
            <w:tcBorders>
              <w:top w:val="single" w:sz="4" w:space="0" w:color="auto"/>
              <w:left w:val="single" w:sz="4" w:space="0" w:color="auto"/>
              <w:bottom w:val="single" w:sz="4" w:space="0" w:color="auto"/>
              <w:right w:val="single" w:sz="4" w:space="0" w:color="auto"/>
            </w:tcBorders>
            <w:hideMark/>
          </w:tcPr>
          <w:p w14:paraId="206B703F" w14:textId="77777777" w:rsidR="004D1976" w:rsidRDefault="00770557">
            <w:pPr>
              <w:rPr>
                <w:rFonts w:cs="Arial"/>
                <w:szCs w:val="20"/>
              </w:rPr>
            </w:pPr>
            <w:r>
              <w:rPr>
                <w:rFonts w:cs="Arial"/>
                <w:szCs w:val="20"/>
              </w:rPr>
              <w:t>kph</w:t>
            </w:r>
          </w:p>
        </w:tc>
        <w:tc>
          <w:tcPr>
            <w:tcW w:w="1517" w:type="dxa"/>
            <w:tcBorders>
              <w:top w:val="single" w:sz="4" w:space="0" w:color="auto"/>
              <w:left w:val="single" w:sz="4" w:space="0" w:color="auto"/>
              <w:bottom w:val="single" w:sz="4" w:space="0" w:color="auto"/>
              <w:right w:val="single" w:sz="4" w:space="0" w:color="auto"/>
            </w:tcBorders>
            <w:hideMark/>
          </w:tcPr>
          <w:p w14:paraId="54BDE3B9" w14:textId="77777777" w:rsidR="004D1976" w:rsidRDefault="00770557">
            <w:pPr>
              <w:rPr>
                <w:rFonts w:cs="Arial"/>
                <w:szCs w:val="20"/>
              </w:rPr>
            </w:pPr>
            <w:r>
              <w:rPr>
                <w:rFonts w:cs="Arial"/>
                <w:szCs w:val="20"/>
              </w:rPr>
              <w:t>0x0 to 0xFFFF</w:t>
            </w:r>
          </w:p>
        </w:tc>
        <w:tc>
          <w:tcPr>
            <w:tcW w:w="2212" w:type="dxa"/>
            <w:tcBorders>
              <w:top w:val="single" w:sz="4" w:space="0" w:color="auto"/>
              <w:left w:val="single" w:sz="4" w:space="0" w:color="auto"/>
              <w:bottom w:val="single" w:sz="4" w:space="0" w:color="auto"/>
              <w:right w:val="single" w:sz="4" w:space="0" w:color="auto"/>
            </w:tcBorders>
          </w:tcPr>
          <w:p w14:paraId="13D621F4" w14:textId="77777777" w:rsidR="004D1976" w:rsidRDefault="004D1976">
            <w:pPr>
              <w:rPr>
                <w:rFonts w:cs="Arial"/>
                <w:szCs w:val="20"/>
              </w:rPr>
            </w:pPr>
          </w:p>
        </w:tc>
      </w:tr>
    </w:tbl>
    <w:p w14:paraId="6530BE84" w14:textId="77777777" w:rsidR="00406F39" w:rsidRDefault="00770557" w:rsidP="00E52CBB">
      <w:pPr>
        <w:pStyle w:val="Heading4"/>
      </w:pPr>
      <w:r w:rsidRPr="00B9479B">
        <w:t>MD-REQ-014084/B-ParkBrake_St (TcSE ROIN-287064-1)</w:t>
      </w:r>
    </w:p>
    <w:p w14:paraId="1A09B535" w14:textId="77777777" w:rsidR="004D1976" w:rsidRDefault="00770557">
      <w:pPr>
        <w:rPr>
          <w:rFonts w:cs="Arial"/>
          <w:szCs w:val="20"/>
        </w:rPr>
      </w:pPr>
      <w:r>
        <w:rPr>
          <w:rFonts w:cs="Arial"/>
          <w:szCs w:val="20"/>
        </w:rPr>
        <w:t>Message Type: Status</w:t>
      </w:r>
    </w:p>
    <w:p w14:paraId="01797146" w14:textId="77777777" w:rsidR="004D1976" w:rsidRDefault="00770557">
      <w:pPr>
        <w:rPr>
          <w:rFonts w:cs="Arial"/>
          <w:szCs w:val="20"/>
        </w:rPr>
      </w:pPr>
      <w:r>
        <w:rPr>
          <w:rFonts w:cs="Arial"/>
          <w:szCs w:val="20"/>
        </w:rPr>
        <w:t xml:space="preserve"> </w:t>
      </w:r>
    </w:p>
    <w:p w14:paraId="2AFB34B1" w14:textId="77777777" w:rsidR="004D1976" w:rsidRDefault="00770557">
      <w:pPr>
        <w:rPr>
          <w:rFonts w:cs="Arial"/>
          <w:szCs w:val="20"/>
        </w:rPr>
      </w:pPr>
      <w:r>
        <w:rPr>
          <w:rFonts w:cs="Arial"/>
          <w:szCs w:val="20"/>
        </w:rPr>
        <w:t>Signal used to indicate the Parking Brake status.</w:t>
      </w:r>
    </w:p>
    <w:p w14:paraId="02212EDE" w14:textId="77777777" w:rsidR="004D1976" w:rsidRDefault="004D197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039"/>
        <w:gridCol w:w="861"/>
        <w:gridCol w:w="1428"/>
      </w:tblGrid>
      <w:tr w:rsidR="004D1976" w14:paraId="67F72B88" w14:textId="77777777">
        <w:trPr>
          <w:jc w:val="center"/>
        </w:trPr>
        <w:tc>
          <w:tcPr>
            <w:tcW w:w="872" w:type="dxa"/>
            <w:tcBorders>
              <w:top w:val="single" w:sz="4" w:space="0" w:color="auto"/>
              <w:left w:val="single" w:sz="4" w:space="0" w:color="auto"/>
              <w:bottom w:val="single" w:sz="4" w:space="0" w:color="auto"/>
              <w:right w:val="single" w:sz="4" w:space="0" w:color="auto"/>
            </w:tcBorders>
            <w:hideMark/>
          </w:tcPr>
          <w:p w14:paraId="4E0F9AFB" w14:textId="77777777" w:rsidR="004D1976" w:rsidRDefault="00770557">
            <w:pPr>
              <w:rPr>
                <w:rFonts w:cs="Arial"/>
                <w:b/>
                <w:szCs w:val="20"/>
              </w:rPr>
            </w:pPr>
            <w:r>
              <w:rPr>
                <w:rFonts w:cs="Arial"/>
                <w:b/>
                <w:szCs w:val="20"/>
              </w:rPr>
              <w:t>Name</w:t>
            </w:r>
          </w:p>
        </w:tc>
        <w:tc>
          <w:tcPr>
            <w:tcW w:w="1039" w:type="dxa"/>
            <w:tcBorders>
              <w:top w:val="single" w:sz="4" w:space="0" w:color="auto"/>
              <w:left w:val="single" w:sz="4" w:space="0" w:color="auto"/>
              <w:bottom w:val="single" w:sz="4" w:space="0" w:color="auto"/>
              <w:right w:val="single" w:sz="4" w:space="0" w:color="auto"/>
            </w:tcBorders>
            <w:hideMark/>
          </w:tcPr>
          <w:p w14:paraId="47B96457" w14:textId="77777777" w:rsidR="004D1976" w:rsidRDefault="00770557">
            <w:pPr>
              <w:rPr>
                <w:rFonts w:cs="Arial"/>
                <w:b/>
                <w:szCs w:val="20"/>
              </w:rPr>
            </w:pPr>
            <w:r>
              <w:rPr>
                <w:rFonts w:cs="Arial"/>
                <w:b/>
                <w:szCs w:val="20"/>
              </w:rPr>
              <w:t>Literals</w:t>
            </w:r>
          </w:p>
        </w:tc>
        <w:tc>
          <w:tcPr>
            <w:tcW w:w="861" w:type="dxa"/>
            <w:tcBorders>
              <w:top w:val="single" w:sz="4" w:space="0" w:color="auto"/>
              <w:left w:val="single" w:sz="4" w:space="0" w:color="auto"/>
              <w:bottom w:val="single" w:sz="4" w:space="0" w:color="auto"/>
              <w:right w:val="single" w:sz="4" w:space="0" w:color="auto"/>
            </w:tcBorders>
            <w:hideMark/>
          </w:tcPr>
          <w:p w14:paraId="2E4B4BE7" w14:textId="77777777" w:rsidR="004D1976" w:rsidRDefault="00770557">
            <w:pPr>
              <w:rPr>
                <w:rFonts w:cs="Arial"/>
                <w:b/>
                <w:szCs w:val="20"/>
              </w:rPr>
            </w:pPr>
            <w:r>
              <w:rPr>
                <w:rFonts w:cs="Arial"/>
                <w:b/>
                <w:szCs w:val="20"/>
              </w:rPr>
              <w:t>Value</w:t>
            </w:r>
          </w:p>
        </w:tc>
        <w:tc>
          <w:tcPr>
            <w:tcW w:w="1428" w:type="dxa"/>
            <w:tcBorders>
              <w:top w:val="single" w:sz="4" w:space="0" w:color="auto"/>
              <w:left w:val="single" w:sz="4" w:space="0" w:color="auto"/>
              <w:bottom w:val="single" w:sz="4" w:space="0" w:color="auto"/>
              <w:right w:val="single" w:sz="4" w:space="0" w:color="auto"/>
            </w:tcBorders>
            <w:hideMark/>
          </w:tcPr>
          <w:p w14:paraId="19AB9EC8" w14:textId="77777777" w:rsidR="004D1976" w:rsidRDefault="00770557">
            <w:pPr>
              <w:rPr>
                <w:rFonts w:cs="Arial"/>
                <w:b/>
                <w:szCs w:val="20"/>
              </w:rPr>
            </w:pPr>
            <w:r>
              <w:rPr>
                <w:rFonts w:cs="Arial"/>
                <w:b/>
                <w:szCs w:val="20"/>
              </w:rPr>
              <w:t>Description</w:t>
            </w:r>
          </w:p>
        </w:tc>
      </w:tr>
      <w:tr w:rsidR="004D1976" w14:paraId="62EF4FC3" w14:textId="77777777">
        <w:trPr>
          <w:jc w:val="center"/>
        </w:trPr>
        <w:tc>
          <w:tcPr>
            <w:tcW w:w="872" w:type="dxa"/>
            <w:tcBorders>
              <w:top w:val="single" w:sz="4" w:space="0" w:color="auto"/>
              <w:left w:val="single" w:sz="4" w:space="0" w:color="auto"/>
              <w:bottom w:val="single" w:sz="4" w:space="0" w:color="auto"/>
              <w:right w:val="single" w:sz="4" w:space="0" w:color="auto"/>
            </w:tcBorders>
            <w:hideMark/>
          </w:tcPr>
          <w:p w14:paraId="104DE82F" w14:textId="77777777" w:rsidR="004D1976" w:rsidRDefault="00770557">
            <w:pPr>
              <w:rPr>
                <w:rFonts w:cs="Arial"/>
                <w:szCs w:val="20"/>
              </w:rPr>
            </w:pPr>
            <w:r>
              <w:rPr>
                <w:rFonts w:cs="Arial"/>
                <w:szCs w:val="20"/>
              </w:rPr>
              <w:t>Type</w:t>
            </w:r>
          </w:p>
        </w:tc>
        <w:tc>
          <w:tcPr>
            <w:tcW w:w="1039" w:type="dxa"/>
            <w:tcBorders>
              <w:top w:val="single" w:sz="4" w:space="0" w:color="auto"/>
              <w:left w:val="single" w:sz="4" w:space="0" w:color="auto"/>
              <w:bottom w:val="single" w:sz="4" w:space="0" w:color="auto"/>
              <w:right w:val="single" w:sz="4" w:space="0" w:color="auto"/>
            </w:tcBorders>
            <w:hideMark/>
          </w:tcPr>
          <w:p w14:paraId="17D11C82" w14:textId="77777777" w:rsidR="004D1976" w:rsidRDefault="00770557">
            <w:pPr>
              <w:rPr>
                <w:rFonts w:cs="Arial"/>
                <w:szCs w:val="20"/>
              </w:rPr>
            </w:pPr>
            <w:r>
              <w:rPr>
                <w:rFonts w:cs="Arial"/>
                <w:szCs w:val="20"/>
              </w:rPr>
              <w:t>-</w:t>
            </w:r>
          </w:p>
        </w:tc>
        <w:tc>
          <w:tcPr>
            <w:tcW w:w="861" w:type="dxa"/>
            <w:tcBorders>
              <w:top w:val="single" w:sz="4" w:space="0" w:color="auto"/>
              <w:left w:val="single" w:sz="4" w:space="0" w:color="auto"/>
              <w:bottom w:val="single" w:sz="4" w:space="0" w:color="auto"/>
              <w:right w:val="single" w:sz="4" w:space="0" w:color="auto"/>
            </w:tcBorders>
            <w:hideMark/>
          </w:tcPr>
          <w:p w14:paraId="4C3F5B00" w14:textId="77777777" w:rsidR="004D1976" w:rsidRDefault="00770557">
            <w:pPr>
              <w:rPr>
                <w:rFonts w:cs="Arial"/>
                <w:szCs w:val="20"/>
              </w:rPr>
            </w:pPr>
            <w:r>
              <w:rPr>
                <w:rFonts w:cs="Arial"/>
                <w:szCs w:val="20"/>
              </w:rPr>
              <w:t>-</w:t>
            </w:r>
          </w:p>
        </w:tc>
        <w:tc>
          <w:tcPr>
            <w:tcW w:w="1428" w:type="dxa"/>
            <w:tcBorders>
              <w:top w:val="single" w:sz="4" w:space="0" w:color="auto"/>
              <w:left w:val="single" w:sz="4" w:space="0" w:color="auto"/>
              <w:bottom w:val="single" w:sz="4" w:space="0" w:color="auto"/>
              <w:right w:val="single" w:sz="4" w:space="0" w:color="auto"/>
            </w:tcBorders>
            <w:hideMark/>
          </w:tcPr>
          <w:p w14:paraId="3592FC8C" w14:textId="77777777" w:rsidR="004D1976" w:rsidRDefault="00770557">
            <w:pPr>
              <w:rPr>
                <w:rFonts w:cs="Arial"/>
                <w:szCs w:val="20"/>
              </w:rPr>
            </w:pPr>
            <w:r>
              <w:rPr>
                <w:rFonts w:cs="Arial"/>
                <w:szCs w:val="20"/>
              </w:rPr>
              <w:t>-</w:t>
            </w:r>
          </w:p>
        </w:tc>
      </w:tr>
      <w:tr w:rsidR="004D1976" w14:paraId="025EDDF1"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11D3E1EE" w14:textId="77777777" w:rsidR="004D1976" w:rsidRDefault="004D1976">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14:paraId="088F2521" w14:textId="77777777" w:rsidR="004D1976" w:rsidRDefault="00770557">
            <w:pPr>
              <w:rPr>
                <w:rFonts w:cs="Arial"/>
                <w:szCs w:val="20"/>
              </w:rPr>
            </w:pPr>
            <w:r>
              <w:rPr>
                <w:rFonts w:cs="Arial"/>
                <w:szCs w:val="20"/>
              </w:rPr>
              <w:t>Inactive</w:t>
            </w:r>
          </w:p>
        </w:tc>
        <w:tc>
          <w:tcPr>
            <w:tcW w:w="861" w:type="dxa"/>
            <w:tcBorders>
              <w:top w:val="single" w:sz="4" w:space="0" w:color="auto"/>
              <w:left w:val="single" w:sz="4" w:space="0" w:color="auto"/>
              <w:bottom w:val="single" w:sz="4" w:space="0" w:color="auto"/>
              <w:right w:val="single" w:sz="4" w:space="0" w:color="auto"/>
            </w:tcBorders>
            <w:hideMark/>
          </w:tcPr>
          <w:p w14:paraId="76902945" w14:textId="77777777" w:rsidR="004D1976" w:rsidRDefault="00770557">
            <w:pPr>
              <w:rPr>
                <w:rFonts w:cs="Arial"/>
                <w:szCs w:val="20"/>
              </w:rPr>
            </w:pPr>
            <w:r>
              <w:rPr>
                <w:rFonts w:cs="Arial"/>
                <w:szCs w:val="20"/>
              </w:rPr>
              <w:t>0x0</w:t>
            </w:r>
          </w:p>
        </w:tc>
        <w:tc>
          <w:tcPr>
            <w:tcW w:w="1428" w:type="dxa"/>
            <w:tcBorders>
              <w:top w:val="single" w:sz="4" w:space="0" w:color="auto"/>
              <w:left w:val="single" w:sz="4" w:space="0" w:color="auto"/>
              <w:bottom w:val="single" w:sz="4" w:space="0" w:color="auto"/>
              <w:right w:val="single" w:sz="4" w:space="0" w:color="auto"/>
            </w:tcBorders>
          </w:tcPr>
          <w:p w14:paraId="138C2472" w14:textId="77777777" w:rsidR="004D1976" w:rsidRDefault="004D1976">
            <w:pPr>
              <w:rPr>
                <w:rFonts w:cs="Arial"/>
                <w:szCs w:val="20"/>
              </w:rPr>
            </w:pPr>
          </w:p>
        </w:tc>
      </w:tr>
      <w:tr w:rsidR="004D1976" w14:paraId="669DBC0D"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0C7526B1" w14:textId="77777777" w:rsidR="004D1976" w:rsidRDefault="004D1976">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14:paraId="055A1A5D" w14:textId="77777777" w:rsidR="004D1976" w:rsidRDefault="00770557">
            <w:pPr>
              <w:rPr>
                <w:rFonts w:cs="Arial"/>
                <w:szCs w:val="20"/>
              </w:rPr>
            </w:pPr>
            <w:r>
              <w:rPr>
                <w:rFonts w:cs="Arial"/>
                <w:szCs w:val="20"/>
              </w:rPr>
              <w:t>Active</w:t>
            </w:r>
          </w:p>
        </w:tc>
        <w:tc>
          <w:tcPr>
            <w:tcW w:w="861" w:type="dxa"/>
            <w:tcBorders>
              <w:top w:val="single" w:sz="4" w:space="0" w:color="auto"/>
              <w:left w:val="single" w:sz="4" w:space="0" w:color="auto"/>
              <w:bottom w:val="single" w:sz="4" w:space="0" w:color="auto"/>
              <w:right w:val="single" w:sz="4" w:space="0" w:color="auto"/>
            </w:tcBorders>
            <w:hideMark/>
          </w:tcPr>
          <w:p w14:paraId="6CB225E2" w14:textId="77777777" w:rsidR="004D1976" w:rsidRDefault="00770557">
            <w:pPr>
              <w:rPr>
                <w:rFonts w:cs="Arial"/>
                <w:szCs w:val="20"/>
              </w:rPr>
            </w:pPr>
            <w:r>
              <w:rPr>
                <w:rFonts w:cs="Arial"/>
                <w:szCs w:val="20"/>
              </w:rPr>
              <w:t>0x1</w:t>
            </w:r>
          </w:p>
        </w:tc>
        <w:tc>
          <w:tcPr>
            <w:tcW w:w="1428" w:type="dxa"/>
            <w:tcBorders>
              <w:top w:val="single" w:sz="4" w:space="0" w:color="auto"/>
              <w:left w:val="single" w:sz="4" w:space="0" w:color="auto"/>
              <w:bottom w:val="single" w:sz="4" w:space="0" w:color="auto"/>
              <w:right w:val="single" w:sz="4" w:space="0" w:color="auto"/>
            </w:tcBorders>
          </w:tcPr>
          <w:p w14:paraId="09644452" w14:textId="77777777" w:rsidR="004D1976" w:rsidRDefault="004D1976">
            <w:pPr>
              <w:rPr>
                <w:rFonts w:cs="Arial"/>
                <w:szCs w:val="20"/>
              </w:rPr>
            </w:pPr>
          </w:p>
        </w:tc>
      </w:tr>
    </w:tbl>
    <w:p w14:paraId="4C443CC0" w14:textId="77777777" w:rsidR="004D1976" w:rsidRDefault="004D1976">
      <w:pPr>
        <w:rPr>
          <w:rFonts w:cs="Arial"/>
          <w:szCs w:val="20"/>
        </w:rPr>
      </w:pPr>
    </w:p>
    <w:p w14:paraId="70DB7F84" w14:textId="77777777" w:rsidR="00406F39" w:rsidRDefault="00770557" w:rsidP="00E52CBB">
      <w:pPr>
        <w:pStyle w:val="Heading4"/>
      </w:pPr>
      <w:r w:rsidRPr="00B9479B">
        <w:t>MD-REQ-014085/B-ElectronicParkBrake_St (TcSE ROIN-287065-1)</w:t>
      </w:r>
    </w:p>
    <w:p w14:paraId="2FB7EF21" w14:textId="77777777" w:rsidR="00075247" w:rsidRDefault="00770557">
      <w:pPr>
        <w:rPr>
          <w:rFonts w:cs="Arial"/>
        </w:rPr>
      </w:pPr>
      <w:r>
        <w:rPr>
          <w:rFonts w:cs="Arial"/>
        </w:rPr>
        <w:t>Message Type: Status</w:t>
      </w:r>
    </w:p>
    <w:p w14:paraId="3E5D8859" w14:textId="77777777" w:rsidR="00075247" w:rsidRDefault="00770557">
      <w:pPr>
        <w:rPr>
          <w:rFonts w:cs="Arial"/>
        </w:rPr>
      </w:pPr>
      <w:r>
        <w:rPr>
          <w:rFonts w:cs="Arial"/>
        </w:rPr>
        <w:t xml:space="preserve"> </w:t>
      </w:r>
    </w:p>
    <w:p w14:paraId="2544A37D" w14:textId="77777777" w:rsidR="00075247" w:rsidRDefault="00770557">
      <w:pPr>
        <w:rPr>
          <w:rFonts w:cs="Arial"/>
        </w:rPr>
      </w:pPr>
      <w:r>
        <w:rPr>
          <w:rFonts w:cs="Arial"/>
        </w:rPr>
        <w:t>Signal used to indicate the Electronic Parking Brake status.</w:t>
      </w:r>
    </w:p>
    <w:p w14:paraId="5540AE21" w14:textId="77777777" w:rsidR="00075247" w:rsidRDefault="00000000">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
        <w:gridCol w:w="3264"/>
        <w:gridCol w:w="936"/>
        <w:gridCol w:w="1523"/>
      </w:tblGrid>
      <w:tr w:rsidR="00075247" w14:paraId="4342FBDE" w14:textId="77777777">
        <w:trPr>
          <w:jc w:val="center"/>
        </w:trPr>
        <w:tc>
          <w:tcPr>
            <w:tcW w:w="936" w:type="dxa"/>
            <w:tcBorders>
              <w:top w:val="single" w:sz="4" w:space="0" w:color="auto"/>
              <w:left w:val="single" w:sz="4" w:space="0" w:color="auto"/>
              <w:bottom w:val="single" w:sz="4" w:space="0" w:color="auto"/>
              <w:right w:val="single" w:sz="4" w:space="0" w:color="auto"/>
            </w:tcBorders>
            <w:hideMark/>
          </w:tcPr>
          <w:p w14:paraId="2D64F8EA" w14:textId="77777777" w:rsidR="00075247" w:rsidRDefault="00770557">
            <w:pPr>
              <w:rPr>
                <w:rFonts w:cs="Arial"/>
                <w:b/>
              </w:rPr>
            </w:pPr>
            <w:r>
              <w:rPr>
                <w:rFonts w:cs="Arial"/>
                <w:b/>
              </w:rPr>
              <w:t>Name</w:t>
            </w:r>
          </w:p>
        </w:tc>
        <w:tc>
          <w:tcPr>
            <w:tcW w:w="3264" w:type="dxa"/>
            <w:tcBorders>
              <w:top w:val="single" w:sz="4" w:space="0" w:color="auto"/>
              <w:left w:val="single" w:sz="4" w:space="0" w:color="auto"/>
              <w:bottom w:val="single" w:sz="4" w:space="0" w:color="auto"/>
              <w:right w:val="single" w:sz="4" w:space="0" w:color="auto"/>
            </w:tcBorders>
            <w:hideMark/>
          </w:tcPr>
          <w:p w14:paraId="15ADE315" w14:textId="77777777" w:rsidR="00075247" w:rsidRDefault="00770557">
            <w:pPr>
              <w:rPr>
                <w:rFonts w:cs="Arial"/>
                <w:b/>
              </w:rPr>
            </w:pPr>
            <w:r>
              <w:rPr>
                <w:rFonts w:cs="Arial"/>
                <w:b/>
              </w:rPr>
              <w:t>Literals</w:t>
            </w:r>
          </w:p>
        </w:tc>
        <w:tc>
          <w:tcPr>
            <w:tcW w:w="936" w:type="dxa"/>
            <w:tcBorders>
              <w:top w:val="single" w:sz="4" w:space="0" w:color="auto"/>
              <w:left w:val="single" w:sz="4" w:space="0" w:color="auto"/>
              <w:bottom w:val="single" w:sz="4" w:space="0" w:color="auto"/>
              <w:right w:val="single" w:sz="4" w:space="0" w:color="auto"/>
            </w:tcBorders>
            <w:hideMark/>
          </w:tcPr>
          <w:p w14:paraId="4AED4756" w14:textId="77777777" w:rsidR="00075247" w:rsidRDefault="00770557">
            <w:pPr>
              <w:rPr>
                <w:rFonts w:cs="Arial"/>
                <w:b/>
              </w:rPr>
            </w:pPr>
            <w:r>
              <w:rPr>
                <w:rFonts w:cs="Arial"/>
                <w:b/>
              </w:rPr>
              <w:t>Value</w:t>
            </w:r>
          </w:p>
        </w:tc>
        <w:tc>
          <w:tcPr>
            <w:tcW w:w="1523" w:type="dxa"/>
            <w:tcBorders>
              <w:top w:val="single" w:sz="4" w:space="0" w:color="auto"/>
              <w:left w:val="single" w:sz="4" w:space="0" w:color="auto"/>
              <w:bottom w:val="single" w:sz="4" w:space="0" w:color="auto"/>
              <w:right w:val="single" w:sz="4" w:space="0" w:color="auto"/>
            </w:tcBorders>
            <w:hideMark/>
          </w:tcPr>
          <w:p w14:paraId="0BD69C9D" w14:textId="77777777" w:rsidR="00075247" w:rsidRDefault="00770557">
            <w:pPr>
              <w:rPr>
                <w:rFonts w:cs="Arial"/>
              </w:rPr>
            </w:pPr>
            <w:r>
              <w:rPr>
                <w:rFonts w:cs="Arial"/>
                <w:b/>
              </w:rPr>
              <w:t>Description</w:t>
            </w:r>
          </w:p>
        </w:tc>
      </w:tr>
      <w:tr w:rsidR="00075247" w14:paraId="2A02E067" w14:textId="77777777">
        <w:trPr>
          <w:jc w:val="center"/>
        </w:trPr>
        <w:tc>
          <w:tcPr>
            <w:tcW w:w="936" w:type="dxa"/>
            <w:tcBorders>
              <w:top w:val="single" w:sz="4" w:space="0" w:color="auto"/>
              <w:left w:val="single" w:sz="4" w:space="0" w:color="auto"/>
              <w:bottom w:val="single" w:sz="4" w:space="0" w:color="auto"/>
              <w:right w:val="single" w:sz="4" w:space="0" w:color="auto"/>
            </w:tcBorders>
            <w:hideMark/>
          </w:tcPr>
          <w:p w14:paraId="7BC53C67" w14:textId="77777777" w:rsidR="00075247" w:rsidRDefault="00770557">
            <w:pPr>
              <w:rPr>
                <w:rFonts w:cs="Arial"/>
              </w:rPr>
            </w:pPr>
            <w:r>
              <w:rPr>
                <w:rFonts w:cs="Arial"/>
              </w:rPr>
              <w:t>Type</w:t>
            </w:r>
          </w:p>
        </w:tc>
        <w:tc>
          <w:tcPr>
            <w:tcW w:w="3264" w:type="dxa"/>
            <w:tcBorders>
              <w:top w:val="single" w:sz="4" w:space="0" w:color="auto"/>
              <w:left w:val="single" w:sz="4" w:space="0" w:color="auto"/>
              <w:bottom w:val="single" w:sz="4" w:space="0" w:color="auto"/>
              <w:right w:val="single" w:sz="4" w:space="0" w:color="auto"/>
            </w:tcBorders>
            <w:hideMark/>
          </w:tcPr>
          <w:p w14:paraId="58AB2391" w14:textId="77777777" w:rsidR="00075247" w:rsidRDefault="00770557">
            <w:pPr>
              <w:rPr>
                <w:rFonts w:cs="Arial"/>
              </w:rPr>
            </w:pPr>
            <w:r>
              <w:rPr>
                <w:rFonts w:cs="Arial"/>
              </w:rPr>
              <w:t>-</w:t>
            </w:r>
          </w:p>
        </w:tc>
        <w:tc>
          <w:tcPr>
            <w:tcW w:w="936" w:type="dxa"/>
            <w:tcBorders>
              <w:top w:val="single" w:sz="4" w:space="0" w:color="auto"/>
              <w:left w:val="single" w:sz="4" w:space="0" w:color="auto"/>
              <w:bottom w:val="single" w:sz="4" w:space="0" w:color="auto"/>
              <w:right w:val="single" w:sz="4" w:space="0" w:color="auto"/>
            </w:tcBorders>
            <w:hideMark/>
          </w:tcPr>
          <w:p w14:paraId="38805E19" w14:textId="77777777" w:rsidR="00075247" w:rsidRDefault="00770557">
            <w:pPr>
              <w:rPr>
                <w:rFonts w:cs="Arial"/>
              </w:rPr>
            </w:pPr>
            <w:r>
              <w:rPr>
                <w:rFonts w:cs="Arial"/>
              </w:rPr>
              <w:t>-</w:t>
            </w:r>
          </w:p>
        </w:tc>
        <w:tc>
          <w:tcPr>
            <w:tcW w:w="1523" w:type="dxa"/>
            <w:tcBorders>
              <w:top w:val="single" w:sz="4" w:space="0" w:color="auto"/>
              <w:left w:val="single" w:sz="4" w:space="0" w:color="auto"/>
              <w:bottom w:val="single" w:sz="4" w:space="0" w:color="auto"/>
              <w:right w:val="single" w:sz="4" w:space="0" w:color="auto"/>
            </w:tcBorders>
            <w:hideMark/>
          </w:tcPr>
          <w:p w14:paraId="2FA6B88E" w14:textId="77777777" w:rsidR="00075247" w:rsidRDefault="00770557">
            <w:pPr>
              <w:rPr>
                <w:rFonts w:cs="Arial"/>
              </w:rPr>
            </w:pPr>
            <w:r>
              <w:rPr>
                <w:rFonts w:cs="Arial"/>
              </w:rPr>
              <w:t>-</w:t>
            </w:r>
          </w:p>
        </w:tc>
      </w:tr>
      <w:tr w:rsidR="00075247" w14:paraId="30F3A02A"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4B678777"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5DC4B4F9" w14:textId="77777777" w:rsidR="00075247" w:rsidRDefault="00770557">
            <w:pPr>
              <w:rPr>
                <w:rFonts w:cs="Arial"/>
              </w:rPr>
            </w:pPr>
            <w:r>
              <w:rPr>
                <w:rFonts w:cs="Arial"/>
              </w:rPr>
              <w:t>NotUsed</w:t>
            </w:r>
          </w:p>
        </w:tc>
        <w:tc>
          <w:tcPr>
            <w:tcW w:w="936" w:type="dxa"/>
            <w:tcBorders>
              <w:top w:val="single" w:sz="4" w:space="0" w:color="auto"/>
              <w:left w:val="single" w:sz="4" w:space="0" w:color="auto"/>
              <w:bottom w:val="single" w:sz="4" w:space="0" w:color="auto"/>
              <w:right w:val="single" w:sz="4" w:space="0" w:color="auto"/>
            </w:tcBorders>
            <w:hideMark/>
          </w:tcPr>
          <w:p w14:paraId="5E5F9F01" w14:textId="77777777" w:rsidR="00075247" w:rsidRDefault="00770557">
            <w:pPr>
              <w:rPr>
                <w:rFonts w:cs="Arial"/>
              </w:rPr>
            </w:pPr>
            <w:r>
              <w:rPr>
                <w:rFonts w:cs="Arial"/>
              </w:rPr>
              <w:t>0x0</w:t>
            </w:r>
          </w:p>
        </w:tc>
        <w:tc>
          <w:tcPr>
            <w:tcW w:w="1523" w:type="dxa"/>
            <w:tcBorders>
              <w:top w:val="single" w:sz="4" w:space="0" w:color="auto"/>
              <w:left w:val="single" w:sz="4" w:space="0" w:color="auto"/>
              <w:bottom w:val="single" w:sz="4" w:space="0" w:color="auto"/>
              <w:right w:val="single" w:sz="4" w:space="0" w:color="auto"/>
            </w:tcBorders>
          </w:tcPr>
          <w:p w14:paraId="1563CE72" w14:textId="77777777" w:rsidR="00075247" w:rsidRDefault="00000000">
            <w:pPr>
              <w:rPr>
                <w:rFonts w:cs="Arial"/>
              </w:rPr>
            </w:pPr>
          </w:p>
        </w:tc>
      </w:tr>
      <w:tr w:rsidR="00075247" w14:paraId="495ACF70"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0D54404E"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7433AA07" w14:textId="77777777" w:rsidR="00075247" w:rsidRDefault="00770557">
            <w:pPr>
              <w:rPr>
                <w:rFonts w:cs="Arial"/>
              </w:rPr>
            </w:pPr>
            <w:r>
              <w:rPr>
                <w:rFonts w:cs="Arial"/>
              </w:rPr>
              <w:t>Rear_Caliper_Closed</w:t>
            </w:r>
          </w:p>
        </w:tc>
        <w:tc>
          <w:tcPr>
            <w:tcW w:w="936" w:type="dxa"/>
            <w:tcBorders>
              <w:top w:val="single" w:sz="4" w:space="0" w:color="auto"/>
              <w:left w:val="single" w:sz="4" w:space="0" w:color="auto"/>
              <w:bottom w:val="single" w:sz="4" w:space="0" w:color="auto"/>
              <w:right w:val="single" w:sz="4" w:space="0" w:color="auto"/>
            </w:tcBorders>
            <w:hideMark/>
          </w:tcPr>
          <w:p w14:paraId="7D0EC97F" w14:textId="77777777" w:rsidR="00075247" w:rsidRDefault="00770557">
            <w:pPr>
              <w:rPr>
                <w:rFonts w:cs="Arial"/>
              </w:rPr>
            </w:pPr>
            <w:r>
              <w:rPr>
                <w:rFonts w:cs="Arial"/>
              </w:rPr>
              <w:t>0x1</w:t>
            </w:r>
          </w:p>
        </w:tc>
        <w:tc>
          <w:tcPr>
            <w:tcW w:w="1523" w:type="dxa"/>
            <w:tcBorders>
              <w:top w:val="single" w:sz="4" w:space="0" w:color="auto"/>
              <w:left w:val="single" w:sz="4" w:space="0" w:color="auto"/>
              <w:bottom w:val="single" w:sz="4" w:space="0" w:color="auto"/>
              <w:right w:val="single" w:sz="4" w:space="0" w:color="auto"/>
            </w:tcBorders>
          </w:tcPr>
          <w:p w14:paraId="3B551030" w14:textId="77777777" w:rsidR="00075247" w:rsidRDefault="00000000">
            <w:pPr>
              <w:rPr>
                <w:rFonts w:cs="Arial"/>
              </w:rPr>
            </w:pPr>
          </w:p>
        </w:tc>
      </w:tr>
      <w:tr w:rsidR="00075247" w14:paraId="61AB8E42"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3BD4D8E6"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6F91C7E4" w14:textId="77777777" w:rsidR="00075247" w:rsidRDefault="00770557">
            <w:pPr>
              <w:rPr>
                <w:rFonts w:cs="Arial"/>
              </w:rPr>
            </w:pPr>
            <w:r>
              <w:rPr>
                <w:rFonts w:cs="Arial"/>
              </w:rPr>
              <w:t>Rear_Caliper_Transition</w:t>
            </w:r>
          </w:p>
        </w:tc>
        <w:tc>
          <w:tcPr>
            <w:tcW w:w="936" w:type="dxa"/>
            <w:tcBorders>
              <w:top w:val="single" w:sz="4" w:space="0" w:color="auto"/>
              <w:left w:val="single" w:sz="4" w:space="0" w:color="auto"/>
              <w:bottom w:val="single" w:sz="4" w:space="0" w:color="auto"/>
              <w:right w:val="single" w:sz="4" w:space="0" w:color="auto"/>
            </w:tcBorders>
            <w:hideMark/>
          </w:tcPr>
          <w:p w14:paraId="46AE7BF3" w14:textId="77777777" w:rsidR="00075247" w:rsidRDefault="00770557">
            <w:pPr>
              <w:rPr>
                <w:rFonts w:cs="Arial"/>
              </w:rPr>
            </w:pPr>
            <w:r>
              <w:rPr>
                <w:rFonts w:cs="Arial"/>
              </w:rPr>
              <w:t>0x2</w:t>
            </w:r>
          </w:p>
        </w:tc>
        <w:tc>
          <w:tcPr>
            <w:tcW w:w="1523" w:type="dxa"/>
            <w:tcBorders>
              <w:top w:val="single" w:sz="4" w:space="0" w:color="auto"/>
              <w:left w:val="single" w:sz="4" w:space="0" w:color="auto"/>
              <w:bottom w:val="single" w:sz="4" w:space="0" w:color="auto"/>
              <w:right w:val="single" w:sz="4" w:space="0" w:color="auto"/>
            </w:tcBorders>
          </w:tcPr>
          <w:p w14:paraId="2ED5F883" w14:textId="77777777" w:rsidR="00075247" w:rsidRDefault="00000000">
            <w:pPr>
              <w:rPr>
                <w:rFonts w:cs="Arial"/>
              </w:rPr>
            </w:pPr>
          </w:p>
        </w:tc>
      </w:tr>
      <w:tr w:rsidR="00075247" w14:paraId="68AC314B"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0D7D5D8F"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1D7AF9CA" w14:textId="77777777" w:rsidR="00075247" w:rsidRDefault="00770557">
            <w:pPr>
              <w:rPr>
                <w:rFonts w:cs="Arial"/>
              </w:rPr>
            </w:pPr>
            <w:r>
              <w:rPr>
                <w:rFonts w:cs="Arial"/>
              </w:rPr>
              <w:t>RWU_By_EPB_Active</w:t>
            </w:r>
          </w:p>
        </w:tc>
        <w:tc>
          <w:tcPr>
            <w:tcW w:w="936" w:type="dxa"/>
            <w:tcBorders>
              <w:top w:val="single" w:sz="4" w:space="0" w:color="auto"/>
              <w:left w:val="single" w:sz="4" w:space="0" w:color="auto"/>
              <w:bottom w:val="single" w:sz="4" w:space="0" w:color="auto"/>
              <w:right w:val="single" w:sz="4" w:space="0" w:color="auto"/>
            </w:tcBorders>
            <w:hideMark/>
          </w:tcPr>
          <w:p w14:paraId="11CD6EC3" w14:textId="77777777" w:rsidR="00075247" w:rsidRDefault="00770557">
            <w:pPr>
              <w:rPr>
                <w:rFonts w:cs="Arial"/>
              </w:rPr>
            </w:pPr>
            <w:r>
              <w:rPr>
                <w:rFonts w:cs="Arial"/>
              </w:rPr>
              <w:t>0x3</w:t>
            </w:r>
          </w:p>
        </w:tc>
        <w:tc>
          <w:tcPr>
            <w:tcW w:w="1523" w:type="dxa"/>
            <w:tcBorders>
              <w:top w:val="single" w:sz="4" w:space="0" w:color="auto"/>
              <w:left w:val="single" w:sz="4" w:space="0" w:color="auto"/>
              <w:bottom w:val="single" w:sz="4" w:space="0" w:color="auto"/>
              <w:right w:val="single" w:sz="4" w:space="0" w:color="auto"/>
            </w:tcBorders>
          </w:tcPr>
          <w:p w14:paraId="111EE10C" w14:textId="77777777" w:rsidR="00075247" w:rsidRDefault="00000000">
            <w:pPr>
              <w:rPr>
                <w:rFonts w:cs="Arial"/>
              </w:rPr>
            </w:pPr>
          </w:p>
        </w:tc>
      </w:tr>
      <w:tr w:rsidR="00075247" w14:paraId="636D2F87"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30EC0355"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69489BBC" w14:textId="77777777" w:rsidR="00075247" w:rsidRDefault="00770557">
            <w:pPr>
              <w:rPr>
                <w:rFonts w:cs="Arial"/>
              </w:rPr>
            </w:pPr>
            <w:r>
              <w:rPr>
                <w:rFonts w:cs="Arial"/>
              </w:rPr>
              <w:t>Rear_Caliper_Open</w:t>
            </w:r>
          </w:p>
        </w:tc>
        <w:tc>
          <w:tcPr>
            <w:tcW w:w="936" w:type="dxa"/>
            <w:tcBorders>
              <w:top w:val="single" w:sz="4" w:space="0" w:color="auto"/>
              <w:left w:val="single" w:sz="4" w:space="0" w:color="auto"/>
              <w:bottom w:val="single" w:sz="4" w:space="0" w:color="auto"/>
              <w:right w:val="single" w:sz="4" w:space="0" w:color="auto"/>
            </w:tcBorders>
            <w:hideMark/>
          </w:tcPr>
          <w:p w14:paraId="218B5C8E" w14:textId="77777777" w:rsidR="00075247" w:rsidRDefault="00770557">
            <w:pPr>
              <w:rPr>
                <w:rFonts w:cs="Arial"/>
              </w:rPr>
            </w:pPr>
            <w:r>
              <w:rPr>
                <w:rFonts w:cs="Arial"/>
              </w:rPr>
              <w:t>0x4</w:t>
            </w:r>
          </w:p>
        </w:tc>
        <w:tc>
          <w:tcPr>
            <w:tcW w:w="1523" w:type="dxa"/>
            <w:tcBorders>
              <w:top w:val="single" w:sz="4" w:space="0" w:color="auto"/>
              <w:left w:val="single" w:sz="4" w:space="0" w:color="auto"/>
              <w:bottom w:val="single" w:sz="4" w:space="0" w:color="auto"/>
              <w:right w:val="single" w:sz="4" w:space="0" w:color="auto"/>
            </w:tcBorders>
          </w:tcPr>
          <w:p w14:paraId="7A6A8495" w14:textId="77777777" w:rsidR="00075247" w:rsidRDefault="00000000">
            <w:pPr>
              <w:rPr>
                <w:rFonts w:cs="Arial"/>
              </w:rPr>
            </w:pPr>
          </w:p>
        </w:tc>
      </w:tr>
      <w:tr w:rsidR="00075247" w14:paraId="29C0A999"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6EC5415B"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20692ECE" w14:textId="77777777" w:rsidR="00075247" w:rsidRDefault="00770557">
            <w:pPr>
              <w:rPr>
                <w:rFonts w:cs="Arial"/>
              </w:rPr>
            </w:pPr>
            <w:r>
              <w:rPr>
                <w:rFonts w:cs="Arial"/>
              </w:rPr>
              <w:t>EPB_Limphome_Active</w:t>
            </w:r>
          </w:p>
        </w:tc>
        <w:tc>
          <w:tcPr>
            <w:tcW w:w="936" w:type="dxa"/>
            <w:tcBorders>
              <w:top w:val="single" w:sz="4" w:space="0" w:color="auto"/>
              <w:left w:val="single" w:sz="4" w:space="0" w:color="auto"/>
              <w:bottom w:val="single" w:sz="4" w:space="0" w:color="auto"/>
              <w:right w:val="single" w:sz="4" w:space="0" w:color="auto"/>
            </w:tcBorders>
            <w:hideMark/>
          </w:tcPr>
          <w:p w14:paraId="7E355A4A" w14:textId="77777777" w:rsidR="00075247" w:rsidRDefault="00770557">
            <w:pPr>
              <w:rPr>
                <w:rFonts w:cs="Arial"/>
              </w:rPr>
            </w:pPr>
            <w:r>
              <w:rPr>
                <w:rFonts w:cs="Arial"/>
              </w:rPr>
              <w:t>0x5</w:t>
            </w:r>
          </w:p>
        </w:tc>
        <w:tc>
          <w:tcPr>
            <w:tcW w:w="1523" w:type="dxa"/>
            <w:tcBorders>
              <w:top w:val="single" w:sz="4" w:space="0" w:color="auto"/>
              <w:left w:val="single" w:sz="4" w:space="0" w:color="auto"/>
              <w:bottom w:val="single" w:sz="4" w:space="0" w:color="auto"/>
              <w:right w:val="single" w:sz="4" w:space="0" w:color="auto"/>
            </w:tcBorders>
          </w:tcPr>
          <w:p w14:paraId="5FD5D7B2" w14:textId="77777777" w:rsidR="00075247" w:rsidRDefault="00000000">
            <w:pPr>
              <w:rPr>
                <w:rFonts w:cs="Arial"/>
              </w:rPr>
            </w:pPr>
          </w:p>
        </w:tc>
      </w:tr>
      <w:tr w:rsidR="00075247" w14:paraId="0D1E6F54"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5F371591"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5F434459" w14:textId="77777777" w:rsidR="00075247" w:rsidRDefault="00770557">
            <w:pPr>
              <w:rPr>
                <w:rFonts w:cs="Arial"/>
              </w:rPr>
            </w:pPr>
            <w:r>
              <w:rPr>
                <w:rFonts w:cs="Arial"/>
              </w:rPr>
              <w:t>ECD_by_Brake_ECU_Active</w:t>
            </w:r>
          </w:p>
        </w:tc>
        <w:tc>
          <w:tcPr>
            <w:tcW w:w="936" w:type="dxa"/>
            <w:tcBorders>
              <w:top w:val="single" w:sz="4" w:space="0" w:color="auto"/>
              <w:left w:val="single" w:sz="4" w:space="0" w:color="auto"/>
              <w:bottom w:val="single" w:sz="4" w:space="0" w:color="auto"/>
              <w:right w:val="single" w:sz="4" w:space="0" w:color="auto"/>
            </w:tcBorders>
            <w:hideMark/>
          </w:tcPr>
          <w:p w14:paraId="32A20105" w14:textId="77777777" w:rsidR="00075247" w:rsidRDefault="00770557">
            <w:pPr>
              <w:rPr>
                <w:rFonts w:cs="Arial"/>
              </w:rPr>
            </w:pPr>
            <w:r>
              <w:rPr>
                <w:rFonts w:cs="Arial"/>
              </w:rPr>
              <w:t>0x6</w:t>
            </w:r>
          </w:p>
        </w:tc>
        <w:tc>
          <w:tcPr>
            <w:tcW w:w="1523" w:type="dxa"/>
            <w:tcBorders>
              <w:top w:val="single" w:sz="4" w:space="0" w:color="auto"/>
              <w:left w:val="single" w:sz="4" w:space="0" w:color="auto"/>
              <w:bottom w:val="single" w:sz="4" w:space="0" w:color="auto"/>
              <w:right w:val="single" w:sz="4" w:space="0" w:color="auto"/>
            </w:tcBorders>
          </w:tcPr>
          <w:p w14:paraId="0C0DEBDF" w14:textId="77777777" w:rsidR="00075247" w:rsidRDefault="00000000">
            <w:pPr>
              <w:rPr>
                <w:rFonts w:cs="Arial"/>
              </w:rPr>
            </w:pPr>
          </w:p>
        </w:tc>
      </w:tr>
      <w:tr w:rsidR="00075247" w14:paraId="7B348868"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63A1AE86"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4CB12FAF" w14:textId="77777777" w:rsidR="00075247" w:rsidRDefault="00770557">
            <w:pPr>
              <w:rPr>
                <w:rFonts w:cs="Arial"/>
              </w:rPr>
            </w:pPr>
            <w:r>
              <w:rPr>
                <w:rFonts w:cs="Arial"/>
              </w:rPr>
              <w:t>GeneralFault_MaintenceMode</w:t>
            </w:r>
          </w:p>
        </w:tc>
        <w:tc>
          <w:tcPr>
            <w:tcW w:w="936" w:type="dxa"/>
            <w:tcBorders>
              <w:top w:val="single" w:sz="4" w:space="0" w:color="auto"/>
              <w:left w:val="single" w:sz="4" w:space="0" w:color="auto"/>
              <w:bottom w:val="single" w:sz="4" w:space="0" w:color="auto"/>
              <w:right w:val="single" w:sz="4" w:space="0" w:color="auto"/>
            </w:tcBorders>
            <w:hideMark/>
          </w:tcPr>
          <w:p w14:paraId="447F20B8" w14:textId="77777777" w:rsidR="00075247" w:rsidRDefault="00770557">
            <w:pPr>
              <w:rPr>
                <w:rFonts w:cs="Arial"/>
              </w:rPr>
            </w:pPr>
            <w:r>
              <w:rPr>
                <w:rFonts w:cs="Arial"/>
              </w:rPr>
              <w:t>0x7</w:t>
            </w:r>
          </w:p>
        </w:tc>
        <w:tc>
          <w:tcPr>
            <w:tcW w:w="1523" w:type="dxa"/>
            <w:tcBorders>
              <w:top w:val="single" w:sz="4" w:space="0" w:color="auto"/>
              <w:left w:val="single" w:sz="4" w:space="0" w:color="auto"/>
              <w:bottom w:val="single" w:sz="4" w:space="0" w:color="auto"/>
              <w:right w:val="single" w:sz="4" w:space="0" w:color="auto"/>
            </w:tcBorders>
          </w:tcPr>
          <w:p w14:paraId="5C170C02" w14:textId="77777777" w:rsidR="00075247" w:rsidRDefault="00000000">
            <w:pPr>
              <w:rPr>
                <w:rFonts w:cs="Arial"/>
              </w:rPr>
            </w:pPr>
          </w:p>
        </w:tc>
      </w:tr>
    </w:tbl>
    <w:p w14:paraId="2961FC43" w14:textId="77777777" w:rsidR="00075247" w:rsidRDefault="00000000">
      <w:pPr>
        <w:rPr>
          <w:rFonts w:cs="Arial"/>
        </w:rPr>
      </w:pPr>
    </w:p>
    <w:p w14:paraId="2F176132" w14:textId="77777777" w:rsidR="00BE6AD0" w:rsidRDefault="00000000">
      <w:pPr>
        <w:rPr>
          <w:rFonts w:cs="Arial"/>
        </w:rPr>
      </w:pPr>
    </w:p>
    <w:p w14:paraId="2EF88040" w14:textId="77777777" w:rsidR="00BE6AD0" w:rsidRDefault="00770557" w:rsidP="00BE6AD0">
      <w:pPr>
        <w:rPr>
          <w:rFonts w:cs="Arial"/>
        </w:rPr>
      </w:pPr>
      <w:r>
        <w:rPr>
          <w:rFonts w:cs="Arial"/>
        </w:rPr>
        <w:t>Electronic Park Brake is considered active when the signal has a value of 0x1 (</w:t>
      </w:r>
      <w:r>
        <w:rPr>
          <w:color w:val="1F497D"/>
        </w:rPr>
        <w:t>Rear_Caliper_Closed)</w:t>
      </w:r>
    </w:p>
    <w:p w14:paraId="0E5CDCDD" w14:textId="77777777" w:rsidR="00406F39" w:rsidRDefault="00770557" w:rsidP="00E52CBB">
      <w:pPr>
        <w:pStyle w:val="Heading4"/>
      </w:pPr>
      <w:r w:rsidRPr="00B9479B">
        <w:t>MD-REQ-014071/B-CameraServerButton_St (TcSE ROIN-287063-1)</w:t>
      </w:r>
    </w:p>
    <w:p w14:paraId="1B91B3F3" w14:textId="77777777" w:rsidR="00B85AA0" w:rsidRDefault="00770557">
      <w:pPr>
        <w:rPr>
          <w:rFonts w:cs="Arial"/>
        </w:rPr>
      </w:pPr>
      <w:r>
        <w:rPr>
          <w:rFonts w:cs="Arial"/>
        </w:rPr>
        <w:t>Message Type: Status</w:t>
      </w:r>
    </w:p>
    <w:p w14:paraId="3FB12474" w14:textId="77777777" w:rsidR="00B85AA0" w:rsidRDefault="00770557">
      <w:pPr>
        <w:rPr>
          <w:rFonts w:cs="Arial"/>
        </w:rPr>
      </w:pPr>
      <w:r>
        <w:rPr>
          <w:rFonts w:cs="Arial"/>
        </w:rPr>
        <w:t xml:space="preserve"> </w:t>
      </w:r>
    </w:p>
    <w:p w14:paraId="09D0524E" w14:textId="77777777" w:rsidR="00B85AA0" w:rsidRDefault="00770557">
      <w:pPr>
        <w:rPr>
          <w:rFonts w:cs="Arial"/>
        </w:rPr>
      </w:pPr>
      <w:r>
        <w:rPr>
          <w:rFonts w:cs="Arial"/>
        </w:rPr>
        <w:t xml:space="preserve">Signal used to indicate Front Camera Hard Button status. Real Can name: </w:t>
      </w:r>
      <w:r w:rsidRPr="00847F70">
        <w:rPr>
          <w:rFonts w:cs="Arial"/>
        </w:rPr>
        <w:t>CamraFrntStat_D_Stat</w:t>
      </w:r>
    </w:p>
    <w:p w14:paraId="17F23DD9" w14:textId="77777777" w:rsidR="00B85AA0" w:rsidRDefault="00000000">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9"/>
        <w:gridCol w:w="1695"/>
        <w:gridCol w:w="861"/>
        <w:gridCol w:w="1428"/>
      </w:tblGrid>
      <w:tr w:rsidR="00B85AA0" w14:paraId="5B110C8B" w14:textId="77777777">
        <w:trPr>
          <w:jc w:val="center"/>
        </w:trPr>
        <w:tc>
          <w:tcPr>
            <w:tcW w:w="1429" w:type="dxa"/>
            <w:tcBorders>
              <w:top w:val="single" w:sz="4" w:space="0" w:color="auto"/>
              <w:left w:val="single" w:sz="4" w:space="0" w:color="auto"/>
              <w:bottom w:val="single" w:sz="4" w:space="0" w:color="auto"/>
              <w:right w:val="single" w:sz="4" w:space="0" w:color="auto"/>
            </w:tcBorders>
            <w:hideMark/>
          </w:tcPr>
          <w:p w14:paraId="433B7A8F" w14:textId="77777777" w:rsidR="00B85AA0" w:rsidRDefault="00770557">
            <w:pPr>
              <w:rPr>
                <w:rFonts w:cs="Arial"/>
                <w:b/>
              </w:rPr>
            </w:pPr>
            <w:r>
              <w:rPr>
                <w:rFonts w:cs="Arial"/>
                <w:b/>
              </w:rPr>
              <w:t>Name</w:t>
            </w:r>
          </w:p>
        </w:tc>
        <w:tc>
          <w:tcPr>
            <w:tcW w:w="1695" w:type="dxa"/>
            <w:tcBorders>
              <w:top w:val="single" w:sz="4" w:space="0" w:color="auto"/>
              <w:left w:val="single" w:sz="4" w:space="0" w:color="auto"/>
              <w:bottom w:val="single" w:sz="4" w:space="0" w:color="auto"/>
              <w:right w:val="single" w:sz="4" w:space="0" w:color="auto"/>
            </w:tcBorders>
            <w:hideMark/>
          </w:tcPr>
          <w:p w14:paraId="5BD999C9" w14:textId="77777777" w:rsidR="00B85AA0" w:rsidRDefault="00770557">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45EDAC0E" w14:textId="77777777" w:rsidR="00B85AA0" w:rsidRDefault="00770557">
            <w:pPr>
              <w:rPr>
                <w:rFonts w:cs="Arial"/>
                <w:b/>
              </w:rPr>
            </w:pPr>
            <w:r>
              <w:rPr>
                <w:rFonts w:cs="Arial"/>
                <w:b/>
              </w:rPr>
              <w:t>Value</w:t>
            </w:r>
          </w:p>
        </w:tc>
        <w:tc>
          <w:tcPr>
            <w:tcW w:w="1428" w:type="dxa"/>
            <w:tcBorders>
              <w:top w:val="single" w:sz="4" w:space="0" w:color="auto"/>
              <w:left w:val="single" w:sz="4" w:space="0" w:color="auto"/>
              <w:bottom w:val="single" w:sz="4" w:space="0" w:color="auto"/>
              <w:right w:val="single" w:sz="4" w:space="0" w:color="auto"/>
            </w:tcBorders>
            <w:hideMark/>
          </w:tcPr>
          <w:p w14:paraId="49EE6E7A" w14:textId="77777777" w:rsidR="00B85AA0" w:rsidRDefault="00770557">
            <w:pPr>
              <w:rPr>
                <w:rFonts w:cs="Arial"/>
                <w:b/>
              </w:rPr>
            </w:pPr>
            <w:r>
              <w:rPr>
                <w:rFonts w:cs="Arial"/>
                <w:b/>
              </w:rPr>
              <w:t>Description</w:t>
            </w:r>
          </w:p>
        </w:tc>
      </w:tr>
      <w:tr w:rsidR="00B85AA0" w14:paraId="38E0EC77" w14:textId="77777777">
        <w:trPr>
          <w:jc w:val="center"/>
        </w:trPr>
        <w:tc>
          <w:tcPr>
            <w:tcW w:w="1429" w:type="dxa"/>
            <w:tcBorders>
              <w:top w:val="single" w:sz="4" w:space="0" w:color="auto"/>
              <w:left w:val="single" w:sz="4" w:space="0" w:color="auto"/>
              <w:bottom w:val="single" w:sz="4" w:space="0" w:color="auto"/>
              <w:right w:val="single" w:sz="4" w:space="0" w:color="auto"/>
            </w:tcBorders>
            <w:hideMark/>
          </w:tcPr>
          <w:p w14:paraId="381B229D" w14:textId="77777777" w:rsidR="00B85AA0" w:rsidRDefault="00770557">
            <w:pPr>
              <w:rPr>
                <w:rFonts w:cs="Arial"/>
              </w:rPr>
            </w:pPr>
            <w:r>
              <w:rPr>
                <w:rFonts w:cs="Arial"/>
              </w:rPr>
              <w:t xml:space="preserve">ButtonState </w:t>
            </w:r>
          </w:p>
        </w:tc>
        <w:tc>
          <w:tcPr>
            <w:tcW w:w="1695" w:type="dxa"/>
            <w:tcBorders>
              <w:top w:val="single" w:sz="4" w:space="0" w:color="auto"/>
              <w:left w:val="single" w:sz="4" w:space="0" w:color="auto"/>
              <w:bottom w:val="single" w:sz="4" w:space="0" w:color="auto"/>
              <w:right w:val="single" w:sz="4" w:space="0" w:color="auto"/>
            </w:tcBorders>
            <w:hideMark/>
          </w:tcPr>
          <w:p w14:paraId="040BAD04" w14:textId="77777777" w:rsidR="00B85AA0" w:rsidRDefault="00770557">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14:paraId="4EF92CF9" w14:textId="77777777" w:rsidR="00B85AA0" w:rsidRDefault="00770557">
            <w:pPr>
              <w:rPr>
                <w:rFonts w:cs="Arial"/>
              </w:rPr>
            </w:pPr>
            <w:r>
              <w:rPr>
                <w:rFonts w:cs="Arial"/>
              </w:rPr>
              <w:t>-</w:t>
            </w:r>
          </w:p>
        </w:tc>
        <w:tc>
          <w:tcPr>
            <w:tcW w:w="1428" w:type="dxa"/>
            <w:tcBorders>
              <w:top w:val="single" w:sz="4" w:space="0" w:color="auto"/>
              <w:left w:val="single" w:sz="4" w:space="0" w:color="auto"/>
              <w:bottom w:val="single" w:sz="4" w:space="0" w:color="auto"/>
              <w:right w:val="single" w:sz="4" w:space="0" w:color="auto"/>
            </w:tcBorders>
            <w:hideMark/>
          </w:tcPr>
          <w:p w14:paraId="483F20FA" w14:textId="77777777" w:rsidR="00B85AA0" w:rsidRDefault="00770557">
            <w:pPr>
              <w:rPr>
                <w:rFonts w:cs="Arial"/>
              </w:rPr>
            </w:pPr>
            <w:r>
              <w:rPr>
                <w:rFonts w:cs="Arial"/>
              </w:rPr>
              <w:t>-</w:t>
            </w:r>
          </w:p>
        </w:tc>
      </w:tr>
      <w:tr w:rsidR="00B85AA0" w14:paraId="5BD63AB3" w14:textId="77777777">
        <w:trPr>
          <w:jc w:val="center"/>
        </w:trPr>
        <w:tc>
          <w:tcPr>
            <w:tcW w:w="1429" w:type="dxa"/>
            <w:tcBorders>
              <w:top w:val="single" w:sz="4" w:space="0" w:color="auto"/>
              <w:left w:val="single" w:sz="4" w:space="0" w:color="auto"/>
              <w:bottom w:val="single" w:sz="4" w:space="0" w:color="auto"/>
              <w:right w:val="single" w:sz="4" w:space="0" w:color="auto"/>
            </w:tcBorders>
          </w:tcPr>
          <w:p w14:paraId="27DC5C4F" w14:textId="77777777" w:rsidR="00B85AA0" w:rsidRDefault="00000000">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14:paraId="4BCE1CB0" w14:textId="77777777" w:rsidR="00B85AA0" w:rsidRDefault="00770557">
            <w:pPr>
              <w:rPr>
                <w:rFonts w:cs="Arial"/>
              </w:rPr>
            </w:pPr>
            <w:r>
              <w:rPr>
                <w:rFonts w:cs="Arial"/>
              </w:rPr>
              <w:t>Off</w:t>
            </w:r>
          </w:p>
        </w:tc>
        <w:tc>
          <w:tcPr>
            <w:tcW w:w="861" w:type="dxa"/>
            <w:tcBorders>
              <w:top w:val="single" w:sz="4" w:space="0" w:color="auto"/>
              <w:left w:val="single" w:sz="4" w:space="0" w:color="auto"/>
              <w:bottom w:val="single" w:sz="4" w:space="0" w:color="auto"/>
              <w:right w:val="single" w:sz="4" w:space="0" w:color="auto"/>
            </w:tcBorders>
            <w:hideMark/>
          </w:tcPr>
          <w:p w14:paraId="3D2F6B8C" w14:textId="77777777" w:rsidR="00B85AA0" w:rsidRDefault="00770557">
            <w:pPr>
              <w:rPr>
                <w:rFonts w:cs="Arial"/>
              </w:rPr>
            </w:pPr>
            <w:r>
              <w:rPr>
                <w:rFonts w:cs="Arial"/>
              </w:rPr>
              <w:t>0x0</w:t>
            </w:r>
          </w:p>
        </w:tc>
        <w:tc>
          <w:tcPr>
            <w:tcW w:w="1428" w:type="dxa"/>
            <w:tcBorders>
              <w:top w:val="single" w:sz="4" w:space="0" w:color="auto"/>
              <w:left w:val="single" w:sz="4" w:space="0" w:color="auto"/>
              <w:bottom w:val="single" w:sz="4" w:space="0" w:color="auto"/>
              <w:right w:val="single" w:sz="4" w:space="0" w:color="auto"/>
            </w:tcBorders>
          </w:tcPr>
          <w:p w14:paraId="5F3DAB01" w14:textId="77777777" w:rsidR="00B85AA0" w:rsidRDefault="00000000">
            <w:pPr>
              <w:rPr>
                <w:rFonts w:cs="Arial"/>
              </w:rPr>
            </w:pPr>
          </w:p>
        </w:tc>
      </w:tr>
      <w:tr w:rsidR="00B85AA0" w14:paraId="5572F2CF" w14:textId="77777777">
        <w:trPr>
          <w:jc w:val="center"/>
        </w:trPr>
        <w:tc>
          <w:tcPr>
            <w:tcW w:w="1429" w:type="dxa"/>
            <w:tcBorders>
              <w:top w:val="single" w:sz="4" w:space="0" w:color="auto"/>
              <w:left w:val="single" w:sz="4" w:space="0" w:color="auto"/>
              <w:bottom w:val="single" w:sz="4" w:space="0" w:color="auto"/>
              <w:right w:val="single" w:sz="4" w:space="0" w:color="auto"/>
            </w:tcBorders>
          </w:tcPr>
          <w:p w14:paraId="4496D01A" w14:textId="77777777" w:rsidR="00B85AA0" w:rsidRDefault="00000000">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14:paraId="68BA3E93" w14:textId="77777777" w:rsidR="00B85AA0" w:rsidRDefault="00770557">
            <w:pPr>
              <w:rPr>
                <w:rFonts w:cs="Arial"/>
              </w:rPr>
            </w:pPr>
            <w:r>
              <w:rPr>
                <w:rFonts w:cs="Arial"/>
              </w:rPr>
              <w:t>On</w:t>
            </w:r>
          </w:p>
        </w:tc>
        <w:tc>
          <w:tcPr>
            <w:tcW w:w="861" w:type="dxa"/>
            <w:tcBorders>
              <w:top w:val="single" w:sz="4" w:space="0" w:color="auto"/>
              <w:left w:val="single" w:sz="4" w:space="0" w:color="auto"/>
              <w:bottom w:val="single" w:sz="4" w:space="0" w:color="auto"/>
              <w:right w:val="single" w:sz="4" w:space="0" w:color="auto"/>
            </w:tcBorders>
            <w:hideMark/>
          </w:tcPr>
          <w:p w14:paraId="4BFF7208" w14:textId="77777777" w:rsidR="00B85AA0" w:rsidRDefault="00770557">
            <w:pPr>
              <w:rPr>
                <w:rFonts w:cs="Arial"/>
              </w:rPr>
            </w:pPr>
            <w:r>
              <w:rPr>
                <w:rFonts w:cs="Arial"/>
              </w:rPr>
              <w:t>0x1</w:t>
            </w:r>
          </w:p>
        </w:tc>
        <w:tc>
          <w:tcPr>
            <w:tcW w:w="1428" w:type="dxa"/>
            <w:tcBorders>
              <w:top w:val="single" w:sz="4" w:space="0" w:color="auto"/>
              <w:left w:val="single" w:sz="4" w:space="0" w:color="auto"/>
              <w:bottom w:val="single" w:sz="4" w:space="0" w:color="auto"/>
              <w:right w:val="single" w:sz="4" w:space="0" w:color="auto"/>
            </w:tcBorders>
          </w:tcPr>
          <w:p w14:paraId="21C67493" w14:textId="77777777" w:rsidR="00B85AA0" w:rsidRDefault="00000000">
            <w:pPr>
              <w:rPr>
                <w:rFonts w:cs="Arial"/>
              </w:rPr>
            </w:pPr>
          </w:p>
        </w:tc>
      </w:tr>
      <w:tr w:rsidR="00B85AA0" w14:paraId="2C96CC3D" w14:textId="77777777">
        <w:trPr>
          <w:jc w:val="center"/>
        </w:trPr>
        <w:tc>
          <w:tcPr>
            <w:tcW w:w="1429" w:type="dxa"/>
            <w:tcBorders>
              <w:top w:val="single" w:sz="4" w:space="0" w:color="auto"/>
              <w:left w:val="single" w:sz="4" w:space="0" w:color="auto"/>
              <w:bottom w:val="single" w:sz="4" w:space="0" w:color="auto"/>
              <w:right w:val="single" w:sz="4" w:space="0" w:color="auto"/>
            </w:tcBorders>
          </w:tcPr>
          <w:p w14:paraId="35D9CD03" w14:textId="77777777" w:rsidR="00B85AA0" w:rsidRDefault="00000000">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14:paraId="7F9AAF72" w14:textId="77777777" w:rsidR="00B85AA0" w:rsidRDefault="00770557">
            <w:pPr>
              <w:rPr>
                <w:rFonts w:cs="Arial"/>
              </w:rPr>
            </w:pPr>
            <w:r>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14:paraId="6C49B3EE" w14:textId="77777777" w:rsidR="00B85AA0" w:rsidRDefault="00770557">
            <w:pPr>
              <w:rPr>
                <w:rFonts w:cs="Arial"/>
              </w:rPr>
            </w:pPr>
            <w:r>
              <w:rPr>
                <w:rFonts w:cs="Arial"/>
              </w:rPr>
              <w:t>0x2</w:t>
            </w:r>
          </w:p>
        </w:tc>
        <w:tc>
          <w:tcPr>
            <w:tcW w:w="1428" w:type="dxa"/>
            <w:tcBorders>
              <w:top w:val="single" w:sz="4" w:space="0" w:color="auto"/>
              <w:left w:val="single" w:sz="4" w:space="0" w:color="auto"/>
              <w:bottom w:val="single" w:sz="4" w:space="0" w:color="auto"/>
              <w:right w:val="single" w:sz="4" w:space="0" w:color="auto"/>
            </w:tcBorders>
          </w:tcPr>
          <w:p w14:paraId="628893B1" w14:textId="77777777" w:rsidR="00B85AA0" w:rsidRDefault="00000000">
            <w:pPr>
              <w:rPr>
                <w:rFonts w:cs="Arial"/>
              </w:rPr>
            </w:pPr>
          </w:p>
        </w:tc>
      </w:tr>
      <w:tr w:rsidR="00B85AA0" w14:paraId="18D286F9" w14:textId="77777777">
        <w:trPr>
          <w:jc w:val="center"/>
        </w:trPr>
        <w:tc>
          <w:tcPr>
            <w:tcW w:w="1429" w:type="dxa"/>
            <w:tcBorders>
              <w:top w:val="single" w:sz="4" w:space="0" w:color="auto"/>
              <w:left w:val="single" w:sz="4" w:space="0" w:color="auto"/>
              <w:bottom w:val="single" w:sz="4" w:space="0" w:color="auto"/>
              <w:right w:val="single" w:sz="4" w:space="0" w:color="auto"/>
            </w:tcBorders>
          </w:tcPr>
          <w:p w14:paraId="3025F8F5" w14:textId="77777777" w:rsidR="00B85AA0" w:rsidRDefault="00000000">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14:paraId="3BCC9CB5" w14:textId="77777777" w:rsidR="00B85AA0" w:rsidRDefault="00770557">
            <w:pPr>
              <w:rPr>
                <w:rFonts w:cs="Arial"/>
              </w:rPr>
            </w:pPr>
            <w:r>
              <w:rPr>
                <w:rFonts w:cs="Arial"/>
              </w:rPr>
              <w:t>NoDataPresent</w:t>
            </w:r>
          </w:p>
        </w:tc>
        <w:tc>
          <w:tcPr>
            <w:tcW w:w="861" w:type="dxa"/>
            <w:tcBorders>
              <w:top w:val="single" w:sz="4" w:space="0" w:color="auto"/>
              <w:left w:val="single" w:sz="4" w:space="0" w:color="auto"/>
              <w:bottom w:val="single" w:sz="4" w:space="0" w:color="auto"/>
              <w:right w:val="single" w:sz="4" w:space="0" w:color="auto"/>
            </w:tcBorders>
            <w:hideMark/>
          </w:tcPr>
          <w:p w14:paraId="33A48D18" w14:textId="77777777" w:rsidR="00B85AA0" w:rsidRDefault="00770557">
            <w:pPr>
              <w:rPr>
                <w:rFonts w:cs="Arial"/>
              </w:rPr>
            </w:pPr>
            <w:r>
              <w:rPr>
                <w:rFonts w:cs="Arial"/>
              </w:rPr>
              <w:t>0x3</w:t>
            </w:r>
          </w:p>
        </w:tc>
        <w:tc>
          <w:tcPr>
            <w:tcW w:w="1428" w:type="dxa"/>
            <w:tcBorders>
              <w:top w:val="single" w:sz="4" w:space="0" w:color="auto"/>
              <w:left w:val="single" w:sz="4" w:space="0" w:color="auto"/>
              <w:bottom w:val="single" w:sz="4" w:space="0" w:color="auto"/>
              <w:right w:val="single" w:sz="4" w:space="0" w:color="auto"/>
            </w:tcBorders>
          </w:tcPr>
          <w:p w14:paraId="4AC5942E" w14:textId="77777777" w:rsidR="00B85AA0" w:rsidRDefault="00000000">
            <w:pPr>
              <w:rPr>
                <w:rFonts w:cs="Arial"/>
              </w:rPr>
            </w:pPr>
          </w:p>
        </w:tc>
      </w:tr>
    </w:tbl>
    <w:p w14:paraId="5F90C543" w14:textId="77777777" w:rsidR="00B85AA0" w:rsidRDefault="00000000">
      <w:pPr>
        <w:rPr>
          <w:rFonts w:cs="Arial"/>
        </w:rPr>
      </w:pPr>
    </w:p>
    <w:p w14:paraId="4FEC8E21" w14:textId="77777777" w:rsidR="00406F39" w:rsidRDefault="00770557" w:rsidP="00E52CBB">
      <w:pPr>
        <w:pStyle w:val="Heading4"/>
      </w:pPr>
      <w:r w:rsidRPr="00B9479B">
        <w:t>RVC-MD-REQ-292389/B-GearRvrse_D_Actl</w:t>
      </w:r>
    </w:p>
    <w:p w14:paraId="41156C51" w14:textId="77777777" w:rsidR="00500605" w:rsidRDefault="00770557" w:rsidP="00500605">
      <w:r w:rsidRPr="009B59E6">
        <w:t>GearRvrse_D_Actl</w:t>
      </w:r>
    </w:p>
    <w:p w14:paraId="6DE94194" w14:textId="77777777" w:rsidR="009B59E6" w:rsidRDefault="00000000" w:rsidP="00500605"/>
    <w:p w14:paraId="2885C906" w14:textId="77777777" w:rsidR="009B59E6" w:rsidRDefault="00770557" w:rsidP="00500605">
      <w:r w:rsidRPr="009B59E6">
        <w:t>The purpose of this signal is to notify that Reverse Gear is engaged on a manual transmission vehicle</w:t>
      </w:r>
      <w:r>
        <w:t>.</w:t>
      </w:r>
    </w:p>
    <w:p w14:paraId="2F7DA134" w14:textId="77777777" w:rsidR="009B59E6" w:rsidRDefault="00000000" w:rsidP="00500605"/>
    <w:p w14:paraId="019E204F" w14:textId="77777777" w:rsidR="009B59E6" w:rsidRDefault="00770557" w:rsidP="00500605">
      <w:r w:rsidRPr="009B59E6">
        <w:t xml:space="preserve">$0: Inactive_not_confirmed </w:t>
      </w:r>
    </w:p>
    <w:p w14:paraId="2A4A3710" w14:textId="77777777" w:rsidR="009B59E6" w:rsidRDefault="00770557" w:rsidP="00500605">
      <w:r w:rsidRPr="009B59E6">
        <w:t xml:space="preserve">$1: Inactive_confirmed </w:t>
      </w:r>
    </w:p>
    <w:p w14:paraId="7C2F3BC6" w14:textId="77777777" w:rsidR="009B59E6" w:rsidRDefault="00770557" w:rsidP="00500605">
      <w:r w:rsidRPr="009B59E6">
        <w:t xml:space="preserve">$2: Active_not_confirmed </w:t>
      </w:r>
    </w:p>
    <w:p w14:paraId="3B1513E7" w14:textId="77777777" w:rsidR="009B59E6" w:rsidRDefault="00770557" w:rsidP="00500605">
      <w:r w:rsidRPr="009B59E6">
        <w:t xml:space="preserve">$3: Active_confirmed </w:t>
      </w:r>
    </w:p>
    <w:p w14:paraId="32A9559E" w14:textId="77777777" w:rsidR="009B59E6" w:rsidRDefault="00770557" w:rsidP="00500605">
      <w:r w:rsidRPr="009B59E6">
        <w:t xml:space="preserve">$4: NotUsed_1 </w:t>
      </w:r>
    </w:p>
    <w:p w14:paraId="254659EE" w14:textId="77777777" w:rsidR="009B59E6" w:rsidRDefault="00770557" w:rsidP="00500605">
      <w:r w:rsidRPr="009B59E6">
        <w:t xml:space="preserve">$5: NotUsed_2 </w:t>
      </w:r>
    </w:p>
    <w:p w14:paraId="16F4B689" w14:textId="77777777" w:rsidR="009B59E6" w:rsidRDefault="00770557" w:rsidP="00500605">
      <w:r w:rsidRPr="009B59E6">
        <w:t xml:space="preserve">$6: NotUsed_3 </w:t>
      </w:r>
    </w:p>
    <w:p w14:paraId="450B6CA7" w14:textId="77777777" w:rsidR="009B59E6" w:rsidRDefault="00770557" w:rsidP="00500605">
      <w:r w:rsidRPr="009B59E6">
        <w:t>$7: Fault</w:t>
      </w:r>
    </w:p>
    <w:p w14:paraId="66415658" w14:textId="77777777" w:rsidR="00654447" w:rsidRDefault="00000000" w:rsidP="00500605"/>
    <w:p w14:paraId="739A68B3" w14:textId="77777777" w:rsidR="00654447" w:rsidRDefault="00770557" w:rsidP="00500605">
      <w:r w:rsidRPr="00654447">
        <w:t>Reverse status is indicated by both $2 (Active_not_confirmed) and $3 (Active_confirmed)</w:t>
      </w:r>
    </w:p>
    <w:p w14:paraId="05AF891A" w14:textId="77777777" w:rsidR="00E52CBB" w:rsidRPr="00E52CBB" w:rsidRDefault="00E52CBB" w:rsidP="00E52CBB">
      <w:pPr>
        <w:pStyle w:val="Heading4"/>
        <w:rPr>
          <w:b w:val="0"/>
          <w:u w:val="single"/>
        </w:rPr>
      </w:pPr>
      <w:r w:rsidRPr="00E52CBB">
        <w:rPr>
          <w:b w:val="0"/>
          <w:u w:val="single"/>
        </w:rPr>
        <w:t>RVC-REQ-292387/A-GearPos_D_Trg</w:t>
      </w:r>
    </w:p>
    <w:p w14:paraId="3A2B577A" w14:textId="77777777" w:rsidR="00500605" w:rsidRDefault="00770557" w:rsidP="00500605">
      <w:r>
        <w:t>GearPos_D_Trg</w:t>
      </w:r>
    </w:p>
    <w:p w14:paraId="2BC7C388" w14:textId="77777777" w:rsidR="00A52990" w:rsidRDefault="00770557" w:rsidP="00500605">
      <w:r>
        <w:t>This signal is used to indicate Gear direction. Used with other gear signals to determine whether or not RVC is to be turned On or Off.</w:t>
      </w:r>
    </w:p>
    <w:p w14:paraId="29A4F493" w14:textId="77777777" w:rsidR="00A52990" w:rsidRDefault="00000000" w:rsidP="00500605"/>
    <w:p w14:paraId="29FD96A3" w14:textId="77777777" w:rsidR="00A52990" w:rsidRDefault="00000000" w:rsidP="00500605"/>
    <w:p w14:paraId="0088BE8A" w14:textId="77777777" w:rsidR="00A52990" w:rsidRDefault="00000000" w:rsidP="00500605"/>
    <w:tbl>
      <w:tblPr>
        <w:tblW w:w="4265" w:type="dxa"/>
        <w:jc w:val="center"/>
        <w:tblLook w:val="04A0" w:firstRow="1" w:lastRow="0" w:firstColumn="1" w:lastColumn="0" w:noHBand="0" w:noVBand="1"/>
      </w:tblPr>
      <w:tblGrid>
        <w:gridCol w:w="960"/>
        <w:gridCol w:w="1351"/>
        <w:gridCol w:w="960"/>
        <w:gridCol w:w="1217"/>
      </w:tblGrid>
      <w:tr w:rsidR="00A52990" w:rsidRPr="00A52990" w14:paraId="4EAC6C52" w14:textId="77777777" w:rsidTr="00E52CBB">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26703" w14:textId="77777777" w:rsidR="00A52990" w:rsidRPr="00A52990" w:rsidRDefault="00770557" w:rsidP="00A52990">
            <w:pPr>
              <w:rPr>
                <w:rFonts w:cs="Arial"/>
                <w:color w:val="000000"/>
              </w:rPr>
            </w:pPr>
            <w:r w:rsidRPr="00A52990">
              <w:rPr>
                <w:rFonts w:cs="Arial"/>
                <w:color w:val="000000"/>
              </w:rPr>
              <w:t>Name</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14:paraId="0C369E62" w14:textId="77777777" w:rsidR="00A52990" w:rsidRPr="00A52990" w:rsidRDefault="00770557" w:rsidP="00A52990">
            <w:pPr>
              <w:rPr>
                <w:rFonts w:cs="Arial"/>
                <w:color w:val="000000"/>
              </w:rPr>
            </w:pPr>
            <w:r w:rsidRPr="00A52990">
              <w:rPr>
                <w:rFonts w:cs="Arial"/>
                <w:color w:val="000000"/>
              </w:rPr>
              <w:t>Literals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666CEBC" w14:textId="77777777" w:rsidR="00A52990" w:rsidRPr="00A52990" w:rsidRDefault="00770557" w:rsidP="00A52990">
            <w:pPr>
              <w:rPr>
                <w:rFonts w:cs="Arial"/>
                <w:color w:val="000000"/>
              </w:rPr>
            </w:pPr>
            <w:r w:rsidRPr="00A52990">
              <w:rPr>
                <w:rFonts w:cs="Arial"/>
                <w:color w:val="000000"/>
              </w:rPr>
              <w:t>Value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115DC2C" w14:textId="77777777" w:rsidR="00A52990" w:rsidRPr="00A52990" w:rsidRDefault="00770557" w:rsidP="00A52990">
            <w:pPr>
              <w:rPr>
                <w:rFonts w:cs="Arial"/>
                <w:color w:val="000000"/>
              </w:rPr>
            </w:pPr>
            <w:r w:rsidRPr="00A52990">
              <w:rPr>
                <w:rFonts w:cs="Arial"/>
                <w:color w:val="000000"/>
              </w:rPr>
              <w:t>Description</w:t>
            </w:r>
          </w:p>
        </w:tc>
      </w:tr>
      <w:tr w:rsidR="00A52990" w:rsidRPr="00A52990" w14:paraId="5CDBC36C"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47056" w14:textId="77777777" w:rsidR="00A52990" w:rsidRPr="00A52990" w:rsidRDefault="00770557" w:rsidP="00A52990">
            <w:pPr>
              <w:rPr>
                <w:rFonts w:cs="Arial"/>
                <w:color w:val="000000"/>
              </w:rPr>
            </w:pPr>
            <w:r w:rsidRPr="00A52990">
              <w:rPr>
                <w:rFonts w:cs="Arial"/>
                <w:color w:val="000000"/>
              </w:rPr>
              <w:t>Type</w:t>
            </w:r>
          </w:p>
        </w:tc>
        <w:tc>
          <w:tcPr>
            <w:tcW w:w="1165" w:type="dxa"/>
            <w:tcBorders>
              <w:top w:val="nil"/>
              <w:left w:val="nil"/>
              <w:bottom w:val="single" w:sz="4" w:space="0" w:color="auto"/>
              <w:right w:val="single" w:sz="4" w:space="0" w:color="auto"/>
            </w:tcBorders>
            <w:shd w:val="clear" w:color="auto" w:fill="auto"/>
            <w:noWrap/>
            <w:vAlign w:val="bottom"/>
            <w:hideMark/>
          </w:tcPr>
          <w:p w14:paraId="56167852" w14:textId="77777777" w:rsidR="00A52990" w:rsidRPr="00A52990" w:rsidRDefault="00770557" w:rsidP="00A52990">
            <w:pPr>
              <w:rPr>
                <w:rFonts w:cs="Arial"/>
                <w:color w:val="000000"/>
              </w:rPr>
            </w:pPr>
            <w:r w:rsidRPr="00A52990">
              <w:rPr>
                <w:rFonts w:cs="Arial"/>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712BCE7" w14:textId="77777777" w:rsidR="00A52990" w:rsidRPr="00A52990" w:rsidRDefault="00770557" w:rsidP="00A52990">
            <w:pPr>
              <w:rPr>
                <w:rFonts w:cs="Arial"/>
                <w:color w:val="000000"/>
              </w:rPr>
            </w:pPr>
            <w:r w:rsidRPr="00A52990">
              <w:rPr>
                <w:rFonts w:cs="Arial"/>
                <w:color w:val="000000"/>
              </w:rPr>
              <w:t>-</w:t>
            </w:r>
          </w:p>
        </w:tc>
        <w:tc>
          <w:tcPr>
            <w:tcW w:w="1180" w:type="dxa"/>
            <w:tcBorders>
              <w:top w:val="nil"/>
              <w:left w:val="nil"/>
              <w:bottom w:val="single" w:sz="4" w:space="0" w:color="auto"/>
              <w:right w:val="single" w:sz="4" w:space="0" w:color="auto"/>
            </w:tcBorders>
            <w:shd w:val="clear" w:color="auto" w:fill="auto"/>
            <w:noWrap/>
            <w:vAlign w:val="bottom"/>
            <w:hideMark/>
          </w:tcPr>
          <w:p w14:paraId="64E5BEF6" w14:textId="77777777" w:rsidR="00A52990" w:rsidRPr="00A52990" w:rsidRDefault="00770557" w:rsidP="00A52990">
            <w:pPr>
              <w:rPr>
                <w:rFonts w:cs="Arial"/>
                <w:color w:val="000000"/>
              </w:rPr>
            </w:pPr>
            <w:r w:rsidRPr="00A52990">
              <w:rPr>
                <w:rFonts w:cs="Arial"/>
                <w:color w:val="000000"/>
              </w:rPr>
              <w:t>-</w:t>
            </w:r>
          </w:p>
        </w:tc>
      </w:tr>
      <w:tr w:rsidR="00A52990" w:rsidRPr="00A52990" w14:paraId="3BED9C2D"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E50130"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6D6B9169" w14:textId="77777777" w:rsidR="00A52990" w:rsidRPr="00A52990" w:rsidRDefault="00770557" w:rsidP="00A52990">
            <w:pPr>
              <w:rPr>
                <w:rFonts w:cs="Arial"/>
                <w:color w:val="000000"/>
              </w:rPr>
            </w:pPr>
            <w:r w:rsidRPr="00A52990">
              <w:rPr>
                <w:rFonts w:cs="Arial"/>
                <w:color w:val="000000"/>
              </w:rPr>
              <w:t>Neutral</w:t>
            </w:r>
          </w:p>
        </w:tc>
        <w:tc>
          <w:tcPr>
            <w:tcW w:w="960" w:type="dxa"/>
            <w:tcBorders>
              <w:top w:val="nil"/>
              <w:left w:val="nil"/>
              <w:bottom w:val="single" w:sz="4" w:space="0" w:color="auto"/>
              <w:right w:val="single" w:sz="4" w:space="0" w:color="auto"/>
            </w:tcBorders>
            <w:shd w:val="clear" w:color="auto" w:fill="auto"/>
            <w:noWrap/>
            <w:vAlign w:val="bottom"/>
            <w:hideMark/>
          </w:tcPr>
          <w:p w14:paraId="52B65677" w14:textId="77777777" w:rsidR="00A52990" w:rsidRPr="00A52990" w:rsidRDefault="00770557" w:rsidP="00A52990">
            <w:pPr>
              <w:rPr>
                <w:rFonts w:cs="Arial"/>
                <w:color w:val="000000"/>
              </w:rPr>
            </w:pPr>
            <w:r w:rsidRPr="00A52990">
              <w:rPr>
                <w:rFonts w:cs="Arial"/>
                <w:color w:val="000000"/>
              </w:rPr>
              <w:t>0x0</w:t>
            </w:r>
          </w:p>
        </w:tc>
        <w:tc>
          <w:tcPr>
            <w:tcW w:w="1180" w:type="dxa"/>
            <w:tcBorders>
              <w:top w:val="nil"/>
              <w:left w:val="nil"/>
              <w:bottom w:val="single" w:sz="4" w:space="0" w:color="auto"/>
              <w:right w:val="single" w:sz="4" w:space="0" w:color="auto"/>
            </w:tcBorders>
            <w:shd w:val="clear" w:color="auto" w:fill="auto"/>
            <w:noWrap/>
            <w:vAlign w:val="bottom"/>
            <w:hideMark/>
          </w:tcPr>
          <w:p w14:paraId="381FEDAB" w14:textId="77777777" w:rsidR="00A52990" w:rsidRPr="00A52990" w:rsidRDefault="00770557" w:rsidP="00A52990">
            <w:pPr>
              <w:rPr>
                <w:rFonts w:cs="Arial"/>
                <w:color w:val="000000"/>
              </w:rPr>
            </w:pPr>
            <w:r w:rsidRPr="00A52990">
              <w:rPr>
                <w:rFonts w:cs="Arial"/>
                <w:color w:val="000000"/>
              </w:rPr>
              <w:t> </w:t>
            </w:r>
          </w:p>
        </w:tc>
      </w:tr>
      <w:tr w:rsidR="00A52990" w:rsidRPr="00A52990" w14:paraId="728FD03C"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8D4922"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383B6E93" w14:textId="77777777" w:rsidR="00A52990" w:rsidRPr="00A52990" w:rsidRDefault="00770557" w:rsidP="00A52990">
            <w:pPr>
              <w:rPr>
                <w:rFonts w:cs="Arial"/>
                <w:color w:val="000000"/>
              </w:rPr>
            </w:pPr>
            <w:r w:rsidRPr="00A52990">
              <w:rPr>
                <w:rFonts w:cs="Arial"/>
                <w:color w:val="000000"/>
              </w:rPr>
              <w:t>First</w:t>
            </w:r>
          </w:p>
        </w:tc>
        <w:tc>
          <w:tcPr>
            <w:tcW w:w="960" w:type="dxa"/>
            <w:tcBorders>
              <w:top w:val="nil"/>
              <w:left w:val="nil"/>
              <w:bottom w:val="single" w:sz="4" w:space="0" w:color="auto"/>
              <w:right w:val="single" w:sz="4" w:space="0" w:color="auto"/>
            </w:tcBorders>
            <w:shd w:val="clear" w:color="auto" w:fill="auto"/>
            <w:noWrap/>
            <w:vAlign w:val="bottom"/>
            <w:hideMark/>
          </w:tcPr>
          <w:p w14:paraId="5B0DD358" w14:textId="77777777" w:rsidR="00A52990" w:rsidRPr="00A52990" w:rsidRDefault="00770557" w:rsidP="00A52990">
            <w:pPr>
              <w:rPr>
                <w:rFonts w:cs="Arial"/>
                <w:color w:val="000000"/>
              </w:rPr>
            </w:pPr>
            <w:r w:rsidRPr="00A52990">
              <w:rPr>
                <w:rFonts w:cs="Arial"/>
                <w:color w:val="000000"/>
              </w:rPr>
              <w:t>0x1</w:t>
            </w:r>
          </w:p>
        </w:tc>
        <w:tc>
          <w:tcPr>
            <w:tcW w:w="1180" w:type="dxa"/>
            <w:tcBorders>
              <w:top w:val="nil"/>
              <w:left w:val="nil"/>
              <w:bottom w:val="single" w:sz="4" w:space="0" w:color="auto"/>
              <w:right w:val="single" w:sz="4" w:space="0" w:color="auto"/>
            </w:tcBorders>
            <w:shd w:val="clear" w:color="auto" w:fill="auto"/>
            <w:noWrap/>
            <w:vAlign w:val="bottom"/>
            <w:hideMark/>
          </w:tcPr>
          <w:p w14:paraId="3C71BDEC" w14:textId="77777777" w:rsidR="00A52990" w:rsidRPr="00A52990" w:rsidRDefault="00770557" w:rsidP="00A52990">
            <w:pPr>
              <w:rPr>
                <w:rFonts w:cs="Arial"/>
                <w:color w:val="000000"/>
              </w:rPr>
            </w:pPr>
            <w:r w:rsidRPr="00A52990">
              <w:rPr>
                <w:rFonts w:cs="Arial"/>
                <w:color w:val="000000"/>
              </w:rPr>
              <w:t> </w:t>
            </w:r>
          </w:p>
        </w:tc>
      </w:tr>
      <w:tr w:rsidR="00A52990" w:rsidRPr="00A52990" w14:paraId="654FD77D"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349545"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064F3B22" w14:textId="77777777" w:rsidR="00A52990" w:rsidRPr="00A52990" w:rsidRDefault="00770557" w:rsidP="00A52990">
            <w:pPr>
              <w:rPr>
                <w:rFonts w:cs="Arial"/>
                <w:color w:val="000000"/>
              </w:rPr>
            </w:pPr>
            <w:r w:rsidRPr="00A52990">
              <w:rPr>
                <w:rFonts w:cs="Arial"/>
                <w:color w:val="000000"/>
              </w:rPr>
              <w:t>Second</w:t>
            </w:r>
          </w:p>
        </w:tc>
        <w:tc>
          <w:tcPr>
            <w:tcW w:w="960" w:type="dxa"/>
            <w:tcBorders>
              <w:top w:val="nil"/>
              <w:left w:val="nil"/>
              <w:bottom w:val="single" w:sz="4" w:space="0" w:color="auto"/>
              <w:right w:val="single" w:sz="4" w:space="0" w:color="auto"/>
            </w:tcBorders>
            <w:shd w:val="clear" w:color="auto" w:fill="auto"/>
            <w:noWrap/>
            <w:vAlign w:val="bottom"/>
            <w:hideMark/>
          </w:tcPr>
          <w:p w14:paraId="289C2A45" w14:textId="77777777" w:rsidR="00A52990" w:rsidRPr="00A52990" w:rsidRDefault="00770557" w:rsidP="00A52990">
            <w:pPr>
              <w:rPr>
                <w:rFonts w:cs="Arial"/>
                <w:color w:val="000000"/>
              </w:rPr>
            </w:pPr>
            <w:r w:rsidRPr="00A52990">
              <w:rPr>
                <w:rFonts w:cs="Arial"/>
                <w:color w:val="000000"/>
              </w:rPr>
              <w:t>0x2</w:t>
            </w:r>
          </w:p>
        </w:tc>
        <w:tc>
          <w:tcPr>
            <w:tcW w:w="1180" w:type="dxa"/>
            <w:tcBorders>
              <w:top w:val="nil"/>
              <w:left w:val="nil"/>
              <w:bottom w:val="single" w:sz="4" w:space="0" w:color="auto"/>
              <w:right w:val="single" w:sz="4" w:space="0" w:color="auto"/>
            </w:tcBorders>
            <w:shd w:val="clear" w:color="auto" w:fill="auto"/>
            <w:noWrap/>
            <w:vAlign w:val="bottom"/>
            <w:hideMark/>
          </w:tcPr>
          <w:p w14:paraId="0A0E6546" w14:textId="77777777" w:rsidR="00A52990" w:rsidRPr="00A52990" w:rsidRDefault="00770557" w:rsidP="00A52990">
            <w:pPr>
              <w:rPr>
                <w:rFonts w:cs="Arial"/>
                <w:color w:val="000000"/>
              </w:rPr>
            </w:pPr>
            <w:r w:rsidRPr="00A52990">
              <w:rPr>
                <w:rFonts w:cs="Arial"/>
                <w:color w:val="000000"/>
              </w:rPr>
              <w:t> </w:t>
            </w:r>
          </w:p>
        </w:tc>
      </w:tr>
      <w:tr w:rsidR="00A52990" w:rsidRPr="00A52990" w14:paraId="766024CA"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0AC4EE"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0F31B53B" w14:textId="77777777" w:rsidR="00A52990" w:rsidRPr="00A52990" w:rsidRDefault="00770557" w:rsidP="00A52990">
            <w:pPr>
              <w:rPr>
                <w:rFonts w:cs="Arial"/>
                <w:color w:val="000000"/>
              </w:rPr>
            </w:pPr>
            <w:r w:rsidRPr="00A52990">
              <w:rPr>
                <w:rFonts w:cs="Arial"/>
                <w:color w:val="000000"/>
              </w:rPr>
              <w:t>Third</w:t>
            </w:r>
          </w:p>
        </w:tc>
        <w:tc>
          <w:tcPr>
            <w:tcW w:w="960" w:type="dxa"/>
            <w:tcBorders>
              <w:top w:val="nil"/>
              <w:left w:val="nil"/>
              <w:bottom w:val="single" w:sz="4" w:space="0" w:color="auto"/>
              <w:right w:val="single" w:sz="4" w:space="0" w:color="auto"/>
            </w:tcBorders>
            <w:shd w:val="clear" w:color="auto" w:fill="auto"/>
            <w:noWrap/>
            <w:vAlign w:val="bottom"/>
            <w:hideMark/>
          </w:tcPr>
          <w:p w14:paraId="010258F3" w14:textId="77777777" w:rsidR="00A52990" w:rsidRPr="00A52990" w:rsidRDefault="00770557" w:rsidP="00A52990">
            <w:pPr>
              <w:rPr>
                <w:rFonts w:cs="Arial"/>
                <w:color w:val="000000"/>
              </w:rPr>
            </w:pPr>
            <w:r w:rsidRPr="00A52990">
              <w:rPr>
                <w:rFonts w:cs="Arial"/>
                <w:color w:val="000000"/>
              </w:rPr>
              <w:t>0x3</w:t>
            </w:r>
          </w:p>
        </w:tc>
        <w:tc>
          <w:tcPr>
            <w:tcW w:w="1180" w:type="dxa"/>
            <w:tcBorders>
              <w:top w:val="nil"/>
              <w:left w:val="nil"/>
              <w:bottom w:val="single" w:sz="4" w:space="0" w:color="auto"/>
              <w:right w:val="single" w:sz="4" w:space="0" w:color="auto"/>
            </w:tcBorders>
            <w:shd w:val="clear" w:color="auto" w:fill="auto"/>
            <w:noWrap/>
            <w:vAlign w:val="bottom"/>
            <w:hideMark/>
          </w:tcPr>
          <w:p w14:paraId="521B24D0" w14:textId="77777777" w:rsidR="00A52990" w:rsidRPr="00A52990" w:rsidRDefault="00770557" w:rsidP="00A52990">
            <w:pPr>
              <w:rPr>
                <w:rFonts w:cs="Arial"/>
                <w:color w:val="000000"/>
              </w:rPr>
            </w:pPr>
            <w:r w:rsidRPr="00A52990">
              <w:rPr>
                <w:rFonts w:cs="Arial"/>
                <w:color w:val="000000"/>
              </w:rPr>
              <w:t> </w:t>
            </w:r>
          </w:p>
        </w:tc>
      </w:tr>
      <w:tr w:rsidR="00A52990" w:rsidRPr="00A52990" w14:paraId="6821DECC"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704DE5"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2C69356A" w14:textId="77777777" w:rsidR="00A52990" w:rsidRPr="00A52990" w:rsidRDefault="00770557" w:rsidP="00A52990">
            <w:pPr>
              <w:rPr>
                <w:rFonts w:cs="Arial"/>
                <w:color w:val="000000"/>
              </w:rPr>
            </w:pPr>
            <w:r w:rsidRPr="00A52990">
              <w:rPr>
                <w:rFonts w:cs="Arial"/>
                <w:color w:val="000000"/>
              </w:rPr>
              <w:t>Fourth</w:t>
            </w:r>
          </w:p>
        </w:tc>
        <w:tc>
          <w:tcPr>
            <w:tcW w:w="960" w:type="dxa"/>
            <w:tcBorders>
              <w:top w:val="nil"/>
              <w:left w:val="nil"/>
              <w:bottom w:val="single" w:sz="4" w:space="0" w:color="auto"/>
              <w:right w:val="single" w:sz="4" w:space="0" w:color="auto"/>
            </w:tcBorders>
            <w:shd w:val="clear" w:color="auto" w:fill="auto"/>
            <w:noWrap/>
            <w:vAlign w:val="bottom"/>
            <w:hideMark/>
          </w:tcPr>
          <w:p w14:paraId="5B32FA93" w14:textId="77777777" w:rsidR="00A52990" w:rsidRPr="00A52990" w:rsidRDefault="00770557" w:rsidP="00A52990">
            <w:pPr>
              <w:rPr>
                <w:rFonts w:cs="Arial"/>
                <w:color w:val="000000"/>
              </w:rPr>
            </w:pPr>
            <w:r w:rsidRPr="00A52990">
              <w:rPr>
                <w:rFonts w:cs="Arial"/>
                <w:color w:val="000000"/>
              </w:rPr>
              <w:t>0x4</w:t>
            </w:r>
          </w:p>
        </w:tc>
        <w:tc>
          <w:tcPr>
            <w:tcW w:w="1180" w:type="dxa"/>
            <w:tcBorders>
              <w:top w:val="nil"/>
              <w:left w:val="nil"/>
              <w:bottom w:val="single" w:sz="4" w:space="0" w:color="auto"/>
              <w:right w:val="single" w:sz="4" w:space="0" w:color="auto"/>
            </w:tcBorders>
            <w:shd w:val="clear" w:color="auto" w:fill="auto"/>
            <w:noWrap/>
            <w:vAlign w:val="bottom"/>
            <w:hideMark/>
          </w:tcPr>
          <w:p w14:paraId="4DC3B5CA" w14:textId="77777777" w:rsidR="00A52990" w:rsidRPr="00A52990" w:rsidRDefault="00770557" w:rsidP="00A52990">
            <w:pPr>
              <w:rPr>
                <w:rFonts w:cs="Arial"/>
                <w:color w:val="000000"/>
              </w:rPr>
            </w:pPr>
            <w:r w:rsidRPr="00A52990">
              <w:rPr>
                <w:rFonts w:cs="Arial"/>
                <w:color w:val="000000"/>
              </w:rPr>
              <w:t> </w:t>
            </w:r>
          </w:p>
        </w:tc>
      </w:tr>
      <w:tr w:rsidR="00A52990" w:rsidRPr="00A52990" w14:paraId="02164256"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6D1ED5"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5344D2B4" w14:textId="77777777" w:rsidR="00A52990" w:rsidRPr="00A52990" w:rsidRDefault="00770557" w:rsidP="00A52990">
            <w:pPr>
              <w:rPr>
                <w:rFonts w:cs="Arial"/>
                <w:color w:val="000000"/>
              </w:rPr>
            </w:pPr>
            <w:r w:rsidRPr="00A52990">
              <w:rPr>
                <w:rFonts w:cs="Arial"/>
                <w:color w:val="000000"/>
              </w:rPr>
              <w:t>Fifth</w:t>
            </w:r>
          </w:p>
        </w:tc>
        <w:tc>
          <w:tcPr>
            <w:tcW w:w="960" w:type="dxa"/>
            <w:tcBorders>
              <w:top w:val="nil"/>
              <w:left w:val="nil"/>
              <w:bottom w:val="single" w:sz="4" w:space="0" w:color="auto"/>
              <w:right w:val="single" w:sz="4" w:space="0" w:color="auto"/>
            </w:tcBorders>
            <w:shd w:val="clear" w:color="auto" w:fill="auto"/>
            <w:noWrap/>
            <w:vAlign w:val="bottom"/>
            <w:hideMark/>
          </w:tcPr>
          <w:p w14:paraId="12543104" w14:textId="77777777" w:rsidR="00A52990" w:rsidRPr="00A52990" w:rsidRDefault="00770557" w:rsidP="00A52990">
            <w:pPr>
              <w:rPr>
                <w:rFonts w:cs="Arial"/>
                <w:color w:val="000000"/>
              </w:rPr>
            </w:pPr>
            <w:r w:rsidRPr="00A52990">
              <w:rPr>
                <w:rFonts w:cs="Arial"/>
                <w:color w:val="000000"/>
              </w:rPr>
              <w:t>0x5</w:t>
            </w:r>
          </w:p>
        </w:tc>
        <w:tc>
          <w:tcPr>
            <w:tcW w:w="1180" w:type="dxa"/>
            <w:tcBorders>
              <w:top w:val="nil"/>
              <w:left w:val="nil"/>
              <w:bottom w:val="single" w:sz="4" w:space="0" w:color="auto"/>
              <w:right w:val="single" w:sz="4" w:space="0" w:color="auto"/>
            </w:tcBorders>
            <w:shd w:val="clear" w:color="auto" w:fill="auto"/>
            <w:noWrap/>
            <w:vAlign w:val="bottom"/>
            <w:hideMark/>
          </w:tcPr>
          <w:p w14:paraId="42E90FF7" w14:textId="77777777" w:rsidR="00A52990" w:rsidRPr="00A52990" w:rsidRDefault="00770557" w:rsidP="00A52990">
            <w:pPr>
              <w:rPr>
                <w:rFonts w:cs="Arial"/>
                <w:color w:val="000000"/>
              </w:rPr>
            </w:pPr>
            <w:r w:rsidRPr="00A52990">
              <w:rPr>
                <w:rFonts w:cs="Arial"/>
                <w:color w:val="000000"/>
              </w:rPr>
              <w:t> </w:t>
            </w:r>
          </w:p>
        </w:tc>
      </w:tr>
      <w:tr w:rsidR="00A52990" w:rsidRPr="00A52990" w14:paraId="06F71862"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FB9B49"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11810249" w14:textId="77777777" w:rsidR="00A52990" w:rsidRPr="00A52990" w:rsidRDefault="00770557" w:rsidP="00A52990">
            <w:pPr>
              <w:rPr>
                <w:rFonts w:cs="Arial"/>
                <w:color w:val="000000"/>
              </w:rPr>
            </w:pPr>
            <w:r w:rsidRPr="00A52990">
              <w:rPr>
                <w:rFonts w:cs="Arial"/>
                <w:color w:val="000000"/>
              </w:rPr>
              <w:t>Sixth</w:t>
            </w:r>
          </w:p>
        </w:tc>
        <w:tc>
          <w:tcPr>
            <w:tcW w:w="960" w:type="dxa"/>
            <w:tcBorders>
              <w:top w:val="nil"/>
              <w:left w:val="nil"/>
              <w:bottom w:val="single" w:sz="4" w:space="0" w:color="auto"/>
              <w:right w:val="single" w:sz="4" w:space="0" w:color="auto"/>
            </w:tcBorders>
            <w:shd w:val="clear" w:color="auto" w:fill="auto"/>
            <w:noWrap/>
            <w:vAlign w:val="bottom"/>
            <w:hideMark/>
          </w:tcPr>
          <w:p w14:paraId="1D416EEE" w14:textId="77777777" w:rsidR="00A52990" w:rsidRPr="00A52990" w:rsidRDefault="00770557" w:rsidP="00A52990">
            <w:pPr>
              <w:rPr>
                <w:rFonts w:cs="Arial"/>
                <w:color w:val="000000"/>
              </w:rPr>
            </w:pPr>
            <w:r w:rsidRPr="00A52990">
              <w:rPr>
                <w:rFonts w:cs="Arial"/>
                <w:color w:val="000000"/>
              </w:rPr>
              <w:t>0x6</w:t>
            </w:r>
          </w:p>
        </w:tc>
        <w:tc>
          <w:tcPr>
            <w:tcW w:w="1180" w:type="dxa"/>
            <w:tcBorders>
              <w:top w:val="nil"/>
              <w:left w:val="nil"/>
              <w:bottom w:val="single" w:sz="4" w:space="0" w:color="auto"/>
              <w:right w:val="single" w:sz="4" w:space="0" w:color="auto"/>
            </w:tcBorders>
            <w:shd w:val="clear" w:color="auto" w:fill="auto"/>
            <w:noWrap/>
            <w:vAlign w:val="bottom"/>
            <w:hideMark/>
          </w:tcPr>
          <w:p w14:paraId="72497414" w14:textId="77777777" w:rsidR="00A52990" w:rsidRPr="00A52990" w:rsidRDefault="00770557" w:rsidP="00A52990">
            <w:pPr>
              <w:rPr>
                <w:rFonts w:cs="Arial"/>
                <w:color w:val="000000"/>
              </w:rPr>
            </w:pPr>
            <w:r w:rsidRPr="00A52990">
              <w:rPr>
                <w:rFonts w:cs="Arial"/>
                <w:color w:val="000000"/>
              </w:rPr>
              <w:t> </w:t>
            </w:r>
          </w:p>
        </w:tc>
      </w:tr>
      <w:tr w:rsidR="00A52990" w:rsidRPr="00A52990" w14:paraId="0D461451"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6F177B"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50E4A625" w14:textId="77777777" w:rsidR="00A52990" w:rsidRPr="00A52990" w:rsidRDefault="00770557" w:rsidP="00A52990">
            <w:pPr>
              <w:rPr>
                <w:rFonts w:cs="Arial"/>
                <w:color w:val="000000"/>
              </w:rPr>
            </w:pPr>
            <w:r w:rsidRPr="00A52990">
              <w:rPr>
                <w:rFonts w:cs="Arial"/>
                <w:color w:val="000000"/>
              </w:rPr>
              <w:t>Seventh</w:t>
            </w:r>
          </w:p>
        </w:tc>
        <w:tc>
          <w:tcPr>
            <w:tcW w:w="960" w:type="dxa"/>
            <w:tcBorders>
              <w:top w:val="nil"/>
              <w:left w:val="nil"/>
              <w:bottom w:val="single" w:sz="4" w:space="0" w:color="auto"/>
              <w:right w:val="single" w:sz="4" w:space="0" w:color="auto"/>
            </w:tcBorders>
            <w:shd w:val="clear" w:color="auto" w:fill="auto"/>
            <w:noWrap/>
            <w:vAlign w:val="bottom"/>
            <w:hideMark/>
          </w:tcPr>
          <w:p w14:paraId="6EC6B8D3" w14:textId="77777777" w:rsidR="00A52990" w:rsidRPr="00A52990" w:rsidRDefault="00770557" w:rsidP="00A52990">
            <w:pPr>
              <w:rPr>
                <w:rFonts w:cs="Arial"/>
                <w:color w:val="000000"/>
              </w:rPr>
            </w:pPr>
            <w:r w:rsidRPr="00A52990">
              <w:rPr>
                <w:rFonts w:cs="Arial"/>
                <w:color w:val="000000"/>
              </w:rPr>
              <w:t>0x7</w:t>
            </w:r>
          </w:p>
        </w:tc>
        <w:tc>
          <w:tcPr>
            <w:tcW w:w="1180" w:type="dxa"/>
            <w:tcBorders>
              <w:top w:val="nil"/>
              <w:left w:val="nil"/>
              <w:bottom w:val="single" w:sz="4" w:space="0" w:color="auto"/>
              <w:right w:val="single" w:sz="4" w:space="0" w:color="auto"/>
            </w:tcBorders>
            <w:shd w:val="clear" w:color="auto" w:fill="auto"/>
            <w:noWrap/>
            <w:vAlign w:val="bottom"/>
            <w:hideMark/>
          </w:tcPr>
          <w:p w14:paraId="58AD5942" w14:textId="77777777" w:rsidR="00A52990" w:rsidRPr="00A52990" w:rsidRDefault="00770557" w:rsidP="00A52990">
            <w:pPr>
              <w:rPr>
                <w:rFonts w:cs="Arial"/>
                <w:color w:val="000000"/>
              </w:rPr>
            </w:pPr>
            <w:r w:rsidRPr="00A52990">
              <w:rPr>
                <w:rFonts w:cs="Arial"/>
                <w:color w:val="000000"/>
              </w:rPr>
              <w:t> </w:t>
            </w:r>
          </w:p>
        </w:tc>
      </w:tr>
      <w:tr w:rsidR="00A52990" w:rsidRPr="00A52990" w14:paraId="201816A0"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862B03"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3A2CE5C9" w14:textId="77777777" w:rsidR="00A52990" w:rsidRPr="00A52990" w:rsidRDefault="00770557" w:rsidP="00A52990">
            <w:pPr>
              <w:rPr>
                <w:rFonts w:cs="Arial"/>
                <w:color w:val="000000"/>
              </w:rPr>
            </w:pPr>
            <w:r w:rsidRPr="00A52990">
              <w:rPr>
                <w:rFonts w:cs="Arial"/>
                <w:color w:val="000000"/>
              </w:rPr>
              <w:t>Eighth</w:t>
            </w:r>
          </w:p>
        </w:tc>
        <w:tc>
          <w:tcPr>
            <w:tcW w:w="960" w:type="dxa"/>
            <w:tcBorders>
              <w:top w:val="nil"/>
              <w:left w:val="nil"/>
              <w:bottom w:val="single" w:sz="4" w:space="0" w:color="auto"/>
              <w:right w:val="single" w:sz="4" w:space="0" w:color="auto"/>
            </w:tcBorders>
            <w:shd w:val="clear" w:color="auto" w:fill="auto"/>
            <w:noWrap/>
            <w:vAlign w:val="bottom"/>
            <w:hideMark/>
          </w:tcPr>
          <w:p w14:paraId="677825BC" w14:textId="77777777" w:rsidR="00A52990" w:rsidRPr="00A52990" w:rsidRDefault="00770557" w:rsidP="00A52990">
            <w:pPr>
              <w:rPr>
                <w:rFonts w:cs="Arial"/>
                <w:color w:val="000000"/>
              </w:rPr>
            </w:pPr>
            <w:r w:rsidRPr="00A52990">
              <w:rPr>
                <w:rFonts w:cs="Arial"/>
                <w:color w:val="000000"/>
              </w:rPr>
              <w:t>0x8</w:t>
            </w:r>
          </w:p>
        </w:tc>
        <w:tc>
          <w:tcPr>
            <w:tcW w:w="1180" w:type="dxa"/>
            <w:tcBorders>
              <w:top w:val="nil"/>
              <w:left w:val="nil"/>
              <w:bottom w:val="single" w:sz="4" w:space="0" w:color="auto"/>
              <w:right w:val="single" w:sz="4" w:space="0" w:color="auto"/>
            </w:tcBorders>
            <w:shd w:val="clear" w:color="auto" w:fill="auto"/>
            <w:noWrap/>
            <w:vAlign w:val="bottom"/>
            <w:hideMark/>
          </w:tcPr>
          <w:p w14:paraId="074C95B6" w14:textId="77777777" w:rsidR="00A52990" w:rsidRPr="00A52990" w:rsidRDefault="00770557" w:rsidP="00A52990">
            <w:pPr>
              <w:rPr>
                <w:rFonts w:cs="Arial"/>
                <w:color w:val="000000"/>
              </w:rPr>
            </w:pPr>
            <w:r w:rsidRPr="00A52990">
              <w:rPr>
                <w:rFonts w:cs="Arial"/>
                <w:color w:val="000000"/>
              </w:rPr>
              <w:t> </w:t>
            </w:r>
          </w:p>
        </w:tc>
      </w:tr>
      <w:tr w:rsidR="00A52990" w:rsidRPr="00A52990" w14:paraId="755859AE"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28B1BE"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4F37BA03" w14:textId="77777777" w:rsidR="00A52990" w:rsidRPr="00A52990" w:rsidRDefault="00770557" w:rsidP="00A52990">
            <w:pPr>
              <w:rPr>
                <w:rFonts w:cs="Arial"/>
                <w:color w:val="000000"/>
              </w:rPr>
            </w:pPr>
            <w:r w:rsidRPr="00A52990">
              <w:rPr>
                <w:rFonts w:cs="Arial"/>
                <w:color w:val="000000"/>
              </w:rPr>
              <w:t>Ninth</w:t>
            </w:r>
          </w:p>
        </w:tc>
        <w:tc>
          <w:tcPr>
            <w:tcW w:w="960" w:type="dxa"/>
            <w:tcBorders>
              <w:top w:val="nil"/>
              <w:left w:val="nil"/>
              <w:bottom w:val="single" w:sz="4" w:space="0" w:color="auto"/>
              <w:right w:val="single" w:sz="4" w:space="0" w:color="auto"/>
            </w:tcBorders>
            <w:shd w:val="clear" w:color="auto" w:fill="auto"/>
            <w:noWrap/>
            <w:vAlign w:val="bottom"/>
            <w:hideMark/>
          </w:tcPr>
          <w:p w14:paraId="27E7E5D3" w14:textId="77777777" w:rsidR="00A52990" w:rsidRPr="00A52990" w:rsidRDefault="00770557" w:rsidP="00A52990">
            <w:pPr>
              <w:rPr>
                <w:rFonts w:cs="Arial"/>
                <w:color w:val="000000"/>
              </w:rPr>
            </w:pPr>
            <w:r w:rsidRPr="00A52990">
              <w:rPr>
                <w:rFonts w:cs="Arial"/>
                <w:color w:val="000000"/>
              </w:rPr>
              <w:t>0x9</w:t>
            </w:r>
          </w:p>
        </w:tc>
        <w:tc>
          <w:tcPr>
            <w:tcW w:w="1180" w:type="dxa"/>
            <w:tcBorders>
              <w:top w:val="nil"/>
              <w:left w:val="nil"/>
              <w:bottom w:val="single" w:sz="4" w:space="0" w:color="auto"/>
              <w:right w:val="single" w:sz="4" w:space="0" w:color="auto"/>
            </w:tcBorders>
            <w:shd w:val="clear" w:color="auto" w:fill="auto"/>
            <w:noWrap/>
            <w:vAlign w:val="bottom"/>
            <w:hideMark/>
          </w:tcPr>
          <w:p w14:paraId="0668963D" w14:textId="77777777" w:rsidR="00A52990" w:rsidRPr="00A52990" w:rsidRDefault="00770557" w:rsidP="00A52990">
            <w:pPr>
              <w:rPr>
                <w:rFonts w:cs="Arial"/>
                <w:color w:val="000000"/>
              </w:rPr>
            </w:pPr>
            <w:r w:rsidRPr="00A52990">
              <w:rPr>
                <w:rFonts w:cs="Arial"/>
                <w:color w:val="000000"/>
              </w:rPr>
              <w:t> </w:t>
            </w:r>
          </w:p>
        </w:tc>
      </w:tr>
      <w:tr w:rsidR="00A52990" w:rsidRPr="00A52990" w14:paraId="3C630DDB"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7558E7"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05E076F4" w14:textId="77777777" w:rsidR="00A52990" w:rsidRPr="00A52990" w:rsidRDefault="00770557" w:rsidP="00A52990">
            <w:pPr>
              <w:rPr>
                <w:rFonts w:cs="Arial"/>
                <w:color w:val="000000"/>
              </w:rPr>
            </w:pPr>
            <w:r w:rsidRPr="00A52990">
              <w:rPr>
                <w:rFonts w:cs="Arial"/>
                <w:color w:val="000000"/>
              </w:rPr>
              <w:t>Tenth</w:t>
            </w:r>
          </w:p>
        </w:tc>
        <w:tc>
          <w:tcPr>
            <w:tcW w:w="960" w:type="dxa"/>
            <w:tcBorders>
              <w:top w:val="nil"/>
              <w:left w:val="nil"/>
              <w:bottom w:val="single" w:sz="4" w:space="0" w:color="auto"/>
              <w:right w:val="single" w:sz="4" w:space="0" w:color="auto"/>
            </w:tcBorders>
            <w:shd w:val="clear" w:color="auto" w:fill="auto"/>
            <w:noWrap/>
            <w:vAlign w:val="bottom"/>
            <w:hideMark/>
          </w:tcPr>
          <w:p w14:paraId="0F402ABD" w14:textId="77777777" w:rsidR="00A52990" w:rsidRPr="00A52990" w:rsidRDefault="00770557" w:rsidP="00A52990">
            <w:pPr>
              <w:rPr>
                <w:rFonts w:cs="Arial"/>
                <w:color w:val="000000"/>
              </w:rPr>
            </w:pPr>
            <w:r w:rsidRPr="00A52990">
              <w:rPr>
                <w:rFonts w:cs="Arial"/>
                <w:color w:val="000000"/>
              </w:rPr>
              <w:t>0xA</w:t>
            </w:r>
          </w:p>
        </w:tc>
        <w:tc>
          <w:tcPr>
            <w:tcW w:w="1180" w:type="dxa"/>
            <w:tcBorders>
              <w:top w:val="nil"/>
              <w:left w:val="nil"/>
              <w:bottom w:val="single" w:sz="4" w:space="0" w:color="auto"/>
              <w:right w:val="single" w:sz="4" w:space="0" w:color="auto"/>
            </w:tcBorders>
            <w:shd w:val="clear" w:color="auto" w:fill="auto"/>
            <w:noWrap/>
            <w:vAlign w:val="bottom"/>
            <w:hideMark/>
          </w:tcPr>
          <w:p w14:paraId="2BB43BB3" w14:textId="77777777" w:rsidR="00A52990" w:rsidRPr="00A52990" w:rsidRDefault="00770557" w:rsidP="00A52990">
            <w:pPr>
              <w:rPr>
                <w:rFonts w:cs="Arial"/>
                <w:color w:val="000000"/>
              </w:rPr>
            </w:pPr>
            <w:r w:rsidRPr="00A52990">
              <w:rPr>
                <w:rFonts w:cs="Arial"/>
                <w:color w:val="000000"/>
              </w:rPr>
              <w:t> </w:t>
            </w:r>
          </w:p>
        </w:tc>
      </w:tr>
      <w:tr w:rsidR="00A52990" w:rsidRPr="00A52990" w14:paraId="79C7C9E4"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75D81"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7E6AFA9F" w14:textId="77777777" w:rsidR="00A52990" w:rsidRPr="00A52990" w:rsidRDefault="00770557" w:rsidP="00A52990">
            <w:pPr>
              <w:rPr>
                <w:rFonts w:cs="Arial"/>
                <w:color w:val="000000"/>
              </w:rPr>
            </w:pPr>
            <w:r w:rsidRPr="00A52990">
              <w:rPr>
                <w:rFonts w:cs="Arial"/>
                <w:color w:val="000000"/>
              </w:rPr>
              <w:t>Undefined_3</w:t>
            </w:r>
          </w:p>
        </w:tc>
        <w:tc>
          <w:tcPr>
            <w:tcW w:w="960" w:type="dxa"/>
            <w:tcBorders>
              <w:top w:val="nil"/>
              <w:left w:val="nil"/>
              <w:bottom w:val="single" w:sz="4" w:space="0" w:color="auto"/>
              <w:right w:val="single" w:sz="4" w:space="0" w:color="auto"/>
            </w:tcBorders>
            <w:shd w:val="clear" w:color="auto" w:fill="auto"/>
            <w:noWrap/>
            <w:vAlign w:val="bottom"/>
            <w:hideMark/>
          </w:tcPr>
          <w:p w14:paraId="691DA104" w14:textId="77777777" w:rsidR="00A52990" w:rsidRPr="00A52990" w:rsidRDefault="00770557" w:rsidP="00A52990">
            <w:pPr>
              <w:rPr>
                <w:rFonts w:cs="Arial"/>
                <w:color w:val="000000"/>
              </w:rPr>
            </w:pPr>
            <w:r w:rsidRPr="00A52990">
              <w:rPr>
                <w:rFonts w:cs="Arial"/>
                <w:color w:val="000000"/>
              </w:rPr>
              <w:t xml:space="preserve">0xB </w:t>
            </w:r>
          </w:p>
        </w:tc>
        <w:tc>
          <w:tcPr>
            <w:tcW w:w="1180" w:type="dxa"/>
            <w:tcBorders>
              <w:top w:val="nil"/>
              <w:left w:val="nil"/>
              <w:bottom w:val="single" w:sz="4" w:space="0" w:color="auto"/>
              <w:right w:val="single" w:sz="4" w:space="0" w:color="auto"/>
            </w:tcBorders>
            <w:shd w:val="clear" w:color="auto" w:fill="auto"/>
            <w:noWrap/>
            <w:vAlign w:val="bottom"/>
            <w:hideMark/>
          </w:tcPr>
          <w:p w14:paraId="30B70F04" w14:textId="77777777" w:rsidR="00A52990" w:rsidRPr="00A52990" w:rsidRDefault="00770557" w:rsidP="00A52990">
            <w:pPr>
              <w:rPr>
                <w:rFonts w:cs="Arial"/>
                <w:color w:val="000000"/>
              </w:rPr>
            </w:pPr>
            <w:r w:rsidRPr="00A52990">
              <w:rPr>
                <w:rFonts w:cs="Arial"/>
                <w:color w:val="000000"/>
              </w:rPr>
              <w:t> </w:t>
            </w:r>
          </w:p>
        </w:tc>
      </w:tr>
      <w:tr w:rsidR="00A52990" w:rsidRPr="00A52990" w14:paraId="5025BB49"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992DF0"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0F83F847" w14:textId="77777777" w:rsidR="00A52990" w:rsidRPr="00A52990" w:rsidRDefault="00770557" w:rsidP="00A52990">
            <w:pPr>
              <w:rPr>
                <w:rFonts w:cs="Arial"/>
                <w:color w:val="000000"/>
              </w:rPr>
            </w:pPr>
            <w:r w:rsidRPr="00A52990">
              <w:rPr>
                <w:rFonts w:cs="Arial"/>
                <w:color w:val="000000"/>
              </w:rPr>
              <w:t>Undefined_4</w:t>
            </w:r>
          </w:p>
        </w:tc>
        <w:tc>
          <w:tcPr>
            <w:tcW w:w="960" w:type="dxa"/>
            <w:tcBorders>
              <w:top w:val="nil"/>
              <w:left w:val="nil"/>
              <w:bottom w:val="single" w:sz="4" w:space="0" w:color="auto"/>
              <w:right w:val="single" w:sz="4" w:space="0" w:color="auto"/>
            </w:tcBorders>
            <w:shd w:val="clear" w:color="auto" w:fill="auto"/>
            <w:noWrap/>
            <w:vAlign w:val="bottom"/>
            <w:hideMark/>
          </w:tcPr>
          <w:p w14:paraId="54D87616" w14:textId="77777777" w:rsidR="00A52990" w:rsidRPr="00A52990" w:rsidRDefault="00770557" w:rsidP="00A52990">
            <w:pPr>
              <w:rPr>
                <w:rFonts w:cs="Arial"/>
                <w:color w:val="000000"/>
              </w:rPr>
            </w:pPr>
            <w:r w:rsidRPr="00A52990">
              <w:rPr>
                <w:rFonts w:cs="Arial"/>
                <w:color w:val="000000"/>
              </w:rPr>
              <w:t>0xC</w:t>
            </w:r>
          </w:p>
        </w:tc>
        <w:tc>
          <w:tcPr>
            <w:tcW w:w="1180" w:type="dxa"/>
            <w:tcBorders>
              <w:top w:val="nil"/>
              <w:left w:val="nil"/>
              <w:bottom w:val="single" w:sz="4" w:space="0" w:color="auto"/>
              <w:right w:val="single" w:sz="4" w:space="0" w:color="auto"/>
            </w:tcBorders>
            <w:shd w:val="clear" w:color="auto" w:fill="auto"/>
            <w:noWrap/>
            <w:vAlign w:val="bottom"/>
            <w:hideMark/>
          </w:tcPr>
          <w:p w14:paraId="0F371B79" w14:textId="77777777" w:rsidR="00A52990" w:rsidRPr="00A52990" w:rsidRDefault="00770557" w:rsidP="00A52990">
            <w:pPr>
              <w:rPr>
                <w:rFonts w:cs="Arial"/>
                <w:color w:val="000000"/>
              </w:rPr>
            </w:pPr>
            <w:r w:rsidRPr="00A52990">
              <w:rPr>
                <w:rFonts w:cs="Arial"/>
                <w:color w:val="000000"/>
              </w:rPr>
              <w:t> </w:t>
            </w:r>
          </w:p>
        </w:tc>
      </w:tr>
      <w:tr w:rsidR="00A52990" w:rsidRPr="00A52990" w14:paraId="693E6A3B"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8EC08D" w14:textId="77777777" w:rsidR="00A52990" w:rsidRPr="00A52990" w:rsidRDefault="00770557" w:rsidP="00A52990">
            <w:pPr>
              <w:rPr>
                <w:rFonts w:cs="Arial"/>
                <w:color w:val="000000"/>
              </w:rPr>
            </w:pPr>
            <w:r w:rsidRPr="00A52990">
              <w:rPr>
                <w:rFonts w:cs="Arial"/>
                <w:color w:val="000000"/>
              </w:rPr>
              <w:lastRenderedPageBreak/>
              <w:t> </w:t>
            </w:r>
          </w:p>
        </w:tc>
        <w:tc>
          <w:tcPr>
            <w:tcW w:w="1165" w:type="dxa"/>
            <w:tcBorders>
              <w:top w:val="nil"/>
              <w:left w:val="nil"/>
              <w:bottom w:val="single" w:sz="4" w:space="0" w:color="auto"/>
              <w:right w:val="single" w:sz="4" w:space="0" w:color="auto"/>
            </w:tcBorders>
            <w:shd w:val="clear" w:color="auto" w:fill="auto"/>
            <w:noWrap/>
            <w:vAlign w:val="bottom"/>
            <w:hideMark/>
          </w:tcPr>
          <w:p w14:paraId="497DC3AE" w14:textId="77777777" w:rsidR="00A52990" w:rsidRPr="00A52990" w:rsidRDefault="00770557" w:rsidP="00A52990">
            <w:pPr>
              <w:rPr>
                <w:rFonts w:cs="Arial"/>
                <w:color w:val="000000"/>
              </w:rPr>
            </w:pPr>
            <w:r w:rsidRPr="00A52990">
              <w:rPr>
                <w:rFonts w:cs="Arial"/>
                <w:color w:val="000000"/>
              </w:rPr>
              <w:t>Undefined_5</w:t>
            </w:r>
          </w:p>
        </w:tc>
        <w:tc>
          <w:tcPr>
            <w:tcW w:w="960" w:type="dxa"/>
            <w:tcBorders>
              <w:top w:val="nil"/>
              <w:left w:val="nil"/>
              <w:bottom w:val="single" w:sz="4" w:space="0" w:color="auto"/>
              <w:right w:val="single" w:sz="4" w:space="0" w:color="auto"/>
            </w:tcBorders>
            <w:shd w:val="clear" w:color="auto" w:fill="auto"/>
            <w:noWrap/>
            <w:vAlign w:val="bottom"/>
            <w:hideMark/>
          </w:tcPr>
          <w:p w14:paraId="78C8B79C" w14:textId="77777777" w:rsidR="00A52990" w:rsidRPr="00A52990" w:rsidRDefault="00770557" w:rsidP="00A52990">
            <w:pPr>
              <w:rPr>
                <w:rFonts w:cs="Arial"/>
                <w:color w:val="000000"/>
              </w:rPr>
            </w:pPr>
            <w:r w:rsidRPr="00A52990">
              <w:rPr>
                <w:rFonts w:cs="Arial"/>
                <w:color w:val="000000"/>
              </w:rPr>
              <w:t>0xD</w:t>
            </w:r>
          </w:p>
        </w:tc>
        <w:tc>
          <w:tcPr>
            <w:tcW w:w="1180" w:type="dxa"/>
            <w:tcBorders>
              <w:top w:val="nil"/>
              <w:left w:val="nil"/>
              <w:bottom w:val="single" w:sz="4" w:space="0" w:color="auto"/>
              <w:right w:val="single" w:sz="4" w:space="0" w:color="auto"/>
            </w:tcBorders>
            <w:shd w:val="clear" w:color="auto" w:fill="auto"/>
            <w:noWrap/>
            <w:vAlign w:val="bottom"/>
            <w:hideMark/>
          </w:tcPr>
          <w:p w14:paraId="4738CDDD" w14:textId="77777777" w:rsidR="00A52990" w:rsidRPr="00A52990" w:rsidRDefault="00770557" w:rsidP="00A52990">
            <w:pPr>
              <w:rPr>
                <w:rFonts w:cs="Arial"/>
                <w:color w:val="000000"/>
              </w:rPr>
            </w:pPr>
            <w:r w:rsidRPr="00A52990">
              <w:rPr>
                <w:rFonts w:cs="Arial"/>
                <w:color w:val="000000"/>
              </w:rPr>
              <w:t> </w:t>
            </w:r>
          </w:p>
        </w:tc>
      </w:tr>
      <w:tr w:rsidR="00A52990" w:rsidRPr="00A52990" w14:paraId="263E243D"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7E3633"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76F1F10E" w14:textId="77777777" w:rsidR="00A52990" w:rsidRPr="00A52990" w:rsidRDefault="00770557" w:rsidP="00A52990">
            <w:pPr>
              <w:rPr>
                <w:rFonts w:cs="Arial"/>
                <w:color w:val="000000"/>
              </w:rPr>
            </w:pPr>
            <w:r w:rsidRPr="00A52990">
              <w:rPr>
                <w:rFonts w:cs="Arial"/>
                <w:color w:val="000000"/>
              </w:rPr>
              <w:t>Reverse</w:t>
            </w:r>
          </w:p>
        </w:tc>
        <w:tc>
          <w:tcPr>
            <w:tcW w:w="960" w:type="dxa"/>
            <w:tcBorders>
              <w:top w:val="nil"/>
              <w:left w:val="nil"/>
              <w:bottom w:val="single" w:sz="4" w:space="0" w:color="auto"/>
              <w:right w:val="single" w:sz="4" w:space="0" w:color="auto"/>
            </w:tcBorders>
            <w:shd w:val="clear" w:color="auto" w:fill="auto"/>
            <w:noWrap/>
            <w:vAlign w:val="bottom"/>
            <w:hideMark/>
          </w:tcPr>
          <w:p w14:paraId="3AB99E92" w14:textId="77777777" w:rsidR="00A52990" w:rsidRPr="00A52990" w:rsidRDefault="00770557" w:rsidP="00A52990">
            <w:pPr>
              <w:rPr>
                <w:rFonts w:cs="Arial"/>
                <w:color w:val="000000"/>
              </w:rPr>
            </w:pPr>
            <w:r w:rsidRPr="00A52990">
              <w:rPr>
                <w:rFonts w:cs="Arial"/>
                <w:color w:val="000000"/>
              </w:rPr>
              <w:t>0xE</w:t>
            </w:r>
          </w:p>
        </w:tc>
        <w:tc>
          <w:tcPr>
            <w:tcW w:w="1180" w:type="dxa"/>
            <w:tcBorders>
              <w:top w:val="nil"/>
              <w:left w:val="nil"/>
              <w:bottom w:val="single" w:sz="4" w:space="0" w:color="auto"/>
              <w:right w:val="single" w:sz="4" w:space="0" w:color="auto"/>
            </w:tcBorders>
            <w:shd w:val="clear" w:color="auto" w:fill="auto"/>
            <w:noWrap/>
            <w:vAlign w:val="bottom"/>
            <w:hideMark/>
          </w:tcPr>
          <w:p w14:paraId="7E0523DF" w14:textId="77777777" w:rsidR="00A52990" w:rsidRPr="00A52990" w:rsidRDefault="00770557" w:rsidP="00A52990">
            <w:pPr>
              <w:rPr>
                <w:rFonts w:cs="Arial"/>
                <w:color w:val="000000"/>
              </w:rPr>
            </w:pPr>
            <w:r w:rsidRPr="00A52990">
              <w:rPr>
                <w:rFonts w:cs="Arial"/>
                <w:color w:val="000000"/>
              </w:rPr>
              <w:t> </w:t>
            </w:r>
          </w:p>
        </w:tc>
      </w:tr>
      <w:tr w:rsidR="00A52990" w:rsidRPr="00A52990" w14:paraId="4E71A301"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010650"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775BEFD8" w14:textId="77777777" w:rsidR="00A52990" w:rsidRPr="00A52990" w:rsidRDefault="00770557" w:rsidP="00A52990">
            <w:pPr>
              <w:rPr>
                <w:rFonts w:cs="Arial"/>
                <w:color w:val="000000"/>
              </w:rPr>
            </w:pPr>
            <w:r w:rsidRPr="00A52990">
              <w:rPr>
                <w:rFonts w:cs="Arial"/>
                <w:color w:val="000000"/>
              </w:rPr>
              <w:t>Unknown</w:t>
            </w:r>
          </w:p>
        </w:tc>
        <w:tc>
          <w:tcPr>
            <w:tcW w:w="960" w:type="dxa"/>
            <w:tcBorders>
              <w:top w:val="nil"/>
              <w:left w:val="nil"/>
              <w:bottom w:val="single" w:sz="4" w:space="0" w:color="auto"/>
              <w:right w:val="single" w:sz="4" w:space="0" w:color="auto"/>
            </w:tcBorders>
            <w:shd w:val="clear" w:color="auto" w:fill="auto"/>
            <w:noWrap/>
            <w:vAlign w:val="bottom"/>
            <w:hideMark/>
          </w:tcPr>
          <w:p w14:paraId="1D0D27EF" w14:textId="77777777" w:rsidR="00A52990" w:rsidRPr="00A52990" w:rsidRDefault="00770557" w:rsidP="00A52990">
            <w:pPr>
              <w:rPr>
                <w:rFonts w:cs="Arial"/>
                <w:color w:val="000000"/>
              </w:rPr>
            </w:pPr>
            <w:r w:rsidRPr="00A52990">
              <w:rPr>
                <w:rFonts w:cs="Arial"/>
                <w:color w:val="000000"/>
              </w:rPr>
              <w:t>0xF</w:t>
            </w:r>
          </w:p>
        </w:tc>
        <w:tc>
          <w:tcPr>
            <w:tcW w:w="1180" w:type="dxa"/>
            <w:tcBorders>
              <w:top w:val="nil"/>
              <w:left w:val="nil"/>
              <w:bottom w:val="single" w:sz="4" w:space="0" w:color="auto"/>
              <w:right w:val="single" w:sz="4" w:space="0" w:color="auto"/>
            </w:tcBorders>
            <w:shd w:val="clear" w:color="auto" w:fill="auto"/>
            <w:noWrap/>
            <w:vAlign w:val="bottom"/>
            <w:hideMark/>
          </w:tcPr>
          <w:p w14:paraId="1CC1B60C" w14:textId="77777777" w:rsidR="00A52990" w:rsidRPr="00A52990" w:rsidRDefault="00770557" w:rsidP="00A52990">
            <w:pPr>
              <w:rPr>
                <w:rFonts w:cs="Arial"/>
                <w:color w:val="000000"/>
              </w:rPr>
            </w:pPr>
            <w:r w:rsidRPr="00A52990">
              <w:rPr>
                <w:rFonts w:cs="Arial"/>
                <w:color w:val="000000"/>
              </w:rPr>
              <w:t> </w:t>
            </w:r>
          </w:p>
        </w:tc>
      </w:tr>
    </w:tbl>
    <w:p w14:paraId="7887437D" w14:textId="77777777" w:rsidR="00A52990" w:rsidRDefault="00000000" w:rsidP="00500605"/>
    <w:p w14:paraId="7835025A" w14:textId="77777777" w:rsidR="00A52990" w:rsidRDefault="00000000" w:rsidP="00500605"/>
    <w:p w14:paraId="24A81EEC" w14:textId="77777777" w:rsidR="00E52CBB" w:rsidRPr="00E52CBB" w:rsidRDefault="00E52CBB" w:rsidP="00E52CBB">
      <w:pPr>
        <w:pStyle w:val="Heading4"/>
        <w:rPr>
          <w:b w:val="0"/>
          <w:u w:val="single"/>
        </w:rPr>
      </w:pPr>
      <w:r w:rsidRPr="00E52CBB">
        <w:rPr>
          <w:b w:val="0"/>
          <w:u w:val="single"/>
        </w:rPr>
        <w:t>RVC-REQ-292388/A-Veh_V_ActlEng</w:t>
      </w:r>
    </w:p>
    <w:p w14:paraId="60B710AF" w14:textId="77777777" w:rsidR="00500605" w:rsidRDefault="00770557" w:rsidP="00500605">
      <w:r>
        <w:t>Veh_V_ActlEng</w:t>
      </w:r>
    </w:p>
    <w:p w14:paraId="6A07F851" w14:textId="77777777" w:rsidR="003D4F3F" w:rsidRDefault="00770557" w:rsidP="00500605">
      <w:r>
        <w:t>This signal is used to indicate vehicle speed. Refer to database for proper signal values.</w:t>
      </w:r>
    </w:p>
    <w:p w14:paraId="4ECE2719" w14:textId="77777777" w:rsidR="003D4F3F" w:rsidRDefault="00000000" w:rsidP="00500605"/>
    <w:p w14:paraId="55BEC498" w14:textId="77777777" w:rsidR="00406F39" w:rsidRDefault="00770557" w:rsidP="00E52CBB">
      <w:pPr>
        <w:pStyle w:val="Heading4"/>
      </w:pPr>
      <w:r w:rsidRPr="00B9479B">
        <w:t>MD-REQ-395472/A-GearLvrPos_D_Actl_UB</w:t>
      </w:r>
    </w:p>
    <w:p w14:paraId="1288E53F" w14:textId="77777777" w:rsidR="00500605" w:rsidRDefault="00770557" w:rsidP="00500605">
      <w:r w:rsidRPr="000830F5">
        <w:t>GearLvrPos_D_Actl_UB</w:t>
      </w:r>
      <w:r>
        <w:t xml:space="preserve"> : This signal tells to its recipients if </w:t>
      </w:r>
      <w:r w:rsidRPr="000830F5">
        <w:t>GearLvrPos_D_Actl</w:t>
      </w:r>
      <w:r>
        <w:t xml:space="preserve"> signal has fresh data or unchanged data. </w:t>
      </w:r>
    </w:p>
    <w:p w14:paraId="28CF5630" w14:textId="77777777" w:rsidR="000830F5" w:rsidRDefault="00000000" w:rsidP="00500605"/>
    <w:tbl>
      <w:tblPr>
        <w:tblStyle w:val="TableGrid"/>
        <w:tblW w:w="0" w:type="auto"/>
        <w:jc w:val="center"/>
        <w:tblLook w:val="04A0" w:firstRow="1" w:lastRow="0" w:firstColumn="1" w:lastColumn="0" w:noHBand="0" w:noVBand="1"/>
      </w:tblPr>
      <w:tblGrid>
        <w:gridCol w:w="2700"/>
        <w:gridCol w:w="2790"/>
      </w:tblGrid>
      <w:tr w:rsidR="000830F5" w14:paraId="78D900A5" w14:textId="77777777" w:rsidTr="00E52CBB">
        <w:trPr>
          <w:jc w:val="center"/>
        </w:trPr>
        <w:tc>
          <w:tcPr>
            <w:tcW w:w="2700" w:type="dxa"/>
          </w:tcPr>
          <w:p w14:paraId="352A4109" w14:textId="77777777" w:rsidR="000830F5" w:rsidRDefault="00770557" w:rsidP="00500605">
            <w:r>
              <w:t>Parameter</w:t>
            </w:r>
          </w:p>
        </w:tc>
        <w:tc>
          <w:tcPr>
            <w:tcW w:w="2790" w:type="dxa"/>
          </w:tcPr>
          <w:p w14:paraId="310DC8B1" w14:textId="77777777" w:rsidR="000830F5" w:rsidRDefault="00770557" w:rsidP="00500605">
            <w:r>
              <w:t>Description</w:t>
            </w:r>
          </w:p>
        </w:tc>
      </w:tr>
      <w:tr w:rsidR="000830F5" w14:paraId="5CA8EFC4" w14:textId="77777777" w:rsidTr="00E52CBB">
        <w:trPr>
          <w:jc w:val="center"/>
        </w:trPr>
        <w:tc>
          <w:tcPr>
            <w:tcW w:w="2700" w:type="dxa"/>
          </w:tcPr>
          <w:p w14:paraId="37FAABAF" w14:textId="77777777" w:rsidR="000830F5" w:rsidRDefault="00770557" w:rsidP="00500605">
            <w:r>
              <w:t>0x0</w:t>
            </w:r>
          </w:p>
        </w:tc>
        <w:tc>
          <w:tcPr>
            <w:tcW w:w="2790" w:type="dxa"/>
          </w:tcPr>
          <w:p w14:paraId="2699283A" w14:textId="77777777" w:rsidR="000830F5" w:rsidRDefault="00770557" w:rsidP="00500605">
            <w:r>
              <w:t>Unchanged_data</w:t>
            </w:r>
          </w:p>
        </w:tc>
      </w:tr>
      <w:tr w:rsidR="000830F5" w14:paraId="337CB30E" w14:textId="77777777" w:rsidTr="00E52CBB">
        <w:trPr>
          <w:jc w:val="center"/>
        </w:trPr>
        <w:tc>
          <w:tcPr>
            <w:tcW w:w="2700" w:type="dxa"/>
          </w:tcPr>
          <w:p w14:paraId="580322F8" w14:textId="77777777" w:rsidR="000830F5" w:rsidRDefault="00770557" w:rsidP="00500605">
            <w:r>
              <w:t>0x1</w:t>
            </w:r>
          </w:p>
        </w:tc>
        <w:tc>
          <w:tcPr>
            <w:tcW w:w="2790" w:type="dxa"/>
          </w:tcPr>
          <w:p w14:paraId="0B616C19" w14:textId="77777777" w:rsidR="000830F5" w:rsidRDefault="00770557" w:rsidP="00500605">
            <w:r>
              <w:t>Fresh_data</w:t>
            </w:r>
          </w:p>
        </w:tc>
      </w:tr>
    </w:tbl>
    <w:p w14:paraId="51EDEDDC" w14:textId="77777777" w:rsidR="000830F5" w:rsidRDefault="00000000" w:rsidP="00500605"/>
    <w:p w14:paraId="2FCAFF98" w14:textId="77777777" w:rsidR="000830F5" w:rsidRDefault="00000000" w:rsidP="00500605"/>
    <w:p w14:paraId="19BC2890" w14:textId="77777777" w:rsidR="000830F5" w:rsidRDefault="00000000" w:rsidP="00500605"/>
    <w:p w14:paraId="626CD495" w14:textId="77777777" w:rsidR="00406F39" w:rsidRDefault="00770557" w:rsidP="00E52CBB">
      <w:pPr>
        <w:pStyle w:val="Heading4"/>
      </w:pPr>
      <w:r w:rsidRPr="00B9479B">
        <w:t>MD-REQ-395473/A-VehVActlEng_D_Qf</w:t>
      </w:r>
    </w:p>
    <w:p w14:paraId="042441C8" w14:textId="77777777" w:rsidR="00500605" w:rsidRDefault="00770557" w:rsidP="00500605">
      <w:r w:rsidRPr="00053BA8">
        <w:t>VehVActlEng_D_Qf</w:t>
      </w:r>
      <w:r>
        <w:t xml:space="preserve"> : This signal is used to indicate the quality factor of the signal </w:t>
      </w:r>
      <w:r w:rsidRPr="00053BA8">
        <w:t>Veh_V_ActlEng</w:t>
      </w:r>
      <w:r>
        <w:t>.</w:t>
      </w:r>
    </w:p>
    <w:p w14:paraId="7DFC4D79" w14:textId="77777777" w:rsidR="00053BA8" w:rsidRDefault="00000000" w:rsidP="00500605"/>
    <w:tbl>
      <w:tblPr>
        <w:tblStyle w:val="TableGrid"/>
        <w:tblW w:w="0" w:type="auto"/>
        <w:jc w:val="center"/>
        <w:tblLook w:val="04A0" w:firstRow="1" w:lastRow="0" w:firstColumn="1" w:lastColumn="0" w:noHBand="0" w:noVBand="1"/>
      </w:tblPr>
      <w:tblGrid>
        <w:gridCol w:w="2430"/>
        <w:gridCol w:w="3330"/>
      </w:tblGrid>
      <w:tr w:rsidR="00053BA8" w14:paraId="038D6507" w14:textId="77777777" w:rsidTr="00E52CBB">
        <w:trPr>
          <w:jc w:val="center"/>
        </w:trPr>
        <w:tc>
          <w:tcPr>
            <w:tcW w:w="2430" w:type="dxa"/>
          </w:tcPr>
          <w:p w14:paraId="53352786" w14:textId="77777777" w:rsidR="00053BA8" w:rsidRDefault="00770557" w:rsidP="00500605">
            <w:r>
              <w:t>Parameter</w:t>
            </w:r>
          </w:p>
        </w:tc>
        <w:tc>
          <w:tcPr>
            <w:tcW w:w="3330" w:type="dxa"/>
          </w:tcPr>
          <w:p w14:paraId="393A103A" w14:textId="77777777" w:rsidR="00053BA8" w:rsidRDefault="00770557" w:rsidP="00500605">
            <w:r>
              <w:t>Descritpion</w:t>
            </w:r>
          </w:p>
        </w:tc>
      </w:tr>
      <w:tr w:rsidR="00053BA8" w14:paraId="6E3F5586" w14:textId="77777777" w:rsidTr="00E52CBB">
        <w:trPr>
          <w:jc w:val="center"/>
        </w:trPr>
        <w:tc>
          <w:tcPr>
            <w:tcW w:w="2430" w:type="dxa"/>
          </w:tcPr>
          <w:p w14:paraId="62697CDB" w14:textId="77777777" w:rsidR="00053BA8" w:rsidRDefault="00770557" w:rsidP="00053BA8">
            <w:r>
              <w:t>0x0</w:t>
            </w:r>
          </w:p>
        </w:tc>
        <w:tc>
          <w:tcPr>
            <w:tcW w:w="3330" w:type="dxa"/>
          </w:tcPr>
          <w:p w14:paraId="03E7CA0F" w14:textId="77777777" w:rsidR="00053BA8" w:rsidRDefault="00770557" w:rsidP="00053BA8">
            <w:r>
              <w:t>Faulty</w:t>
            </w:r>
          </w:p>
        </w:tc>
      </w:tr>
      <w:tr w:rsidR="00053BA8" w14:paraId="2D824D98" w14:textId="77777777" w:rsidTr="00E52CBB">
        <w:trPr>
          <w:jc w:val="center"/>
        </w:trPr>
        <w:tc>
          <w:tcPr>
            <w:tcW w:w="2430" w:type="dxa"/>
          </w:tcPr>
          <w:p w14:paraId="0EC0D8BD" w14:textId="77777777" w:rsidR="00053BA8" w:rsidRDefault="00770557" w:rsidP="00053BA8">
            <w:r>
              <w:t>0x1</w:t>
            </w:r>
          </w:p>
        </w:tc>
        <w:tc>
          <w:tcPr>
            <w:tcW w:w="3330" w:type="dxa"/>
          </w:tcPr>
          <w:p w14:paraId="1747833C" w14:textId="77777777" w:rsidR="00053BA8" w:rsidRDefault="00770557" w:rsidP="00053BA8">
            <w:r>
              <w:t>No_Data_Exists</w:t>
            </w:r>
          </w:p>
        </w:tc>
      </w:tr>
      <w:tr w:rsidR="00053BA8" w14:paraId="460B935D" w14:textId="77777777" w:rsidTr="00E52CBB">
        <w:trPr>
          <w:jc w:val="center"/>
        </w:trPr>
        <w:tc>
          <w:tcPr>
            <w:tcW w:w="2430" w:type="dxa"/>
          </w:tcPr>
          <w:p w14:paraId="7AE78DEB" w14:textId="77777777" w:rsidR="00053BA8" w:rsidRDefault="00770557" w:rsidP="00053BA8">
            <w:r>
              <w:t>0x2</w:t>
            </w:r>
          </w:p>
        </w:tc>
        <w:tc>
          <w:tcPr>
            <w:tcW w:w="3330" w:type="dxa"/>
          </w:tcPr>
          <w:p w14:paraId="203C5813" w14:textId="77777777" w:rsidR="00053BA8" w:rsidRDefault="00770557" w:rsidP="00053BA8">
            <w:r>
              <w:t>Not_Within_Specifications</w:t>
            </w:r>
          </w:p>
        </w:tc>
      </w:tr>
      <w:tr w:rsidR="00053BA8" w14:paraId="6F64420C" w14:textId="77777777" w:rsidTr="00E52CBB">
        <w:trPr>
          <w:jc w:val="center"/>
        </w:trPr>
        <w:tc>
          <w:tcPr>
            <w:tcW w:w="2430" w:type="dxa"/>
          </w:tcPr>
          <w:p w14:paraId="4521350C" w14:textId="77777777" w:rsidR="00053BA8" w:rsidRDefault="00770557" w:rsidP="00053BA8">
            <w:r>
              <w:t>0x3</w:t>
            </w:r>
          </w:p>
        </w:tc>
        <w:tc>
          <w:tcPr>
            <w:tcW w:w="3330" w:type="dxa"/>
          </w:tcPr>
          <w:p w14:paraId="25FCD42B" w14:textId="77777777" w:rsidR="00053BA8" w:rsidRDefault="00770557" w:rsidP="00053BA8">
            <w:r>
              <w:t>OK</w:t>
            </w:r>
          </w:p>
        </w:tc>
      </w:tr>
    </w:tbl>
    <w:p w14:paraId="560F042B" w14:textId="77777777" w:rsidR="00406F39" w:rsidRDefault="00770557" w:rsidP="00E52CBB">
      <w:pPr>
        <w:pStyle w:val="Heading4"/>
      </w:pPr>
      <w:r w:rsidRPr="00B9479B">
        <w:t>MD-REQ-395474/A-GearPos_D_Trg_UB</w:t>
      </w:r>
    </w:p>
    <w:p w14:paraId="191FC48F" w14:textId="77777777" w:rsidR="00150EF3" w:rsidRDefault="00770557" w:rsidP="00150EF3">
      <w:r w:rsidRPr="00150EF3">
        <w:t>GearPos_D_Trg_UB</w:t>
      </w:r>
      <w:r>
        <w:t xml:space="preserve">: This signal tells to its recipients if </w:t>
      </w:r>
      <w:r w:rsidRPr="00150EF3">
        <w:t>GearPos_D_Trg</w:t>
      </w:r>
      <w:r>
        <w:t xml:space="preserve"> signal has fresh data or unchanged data. </w:t>
      </w:r>
    </w:p>
    <w:p w14:paraId="72C45ABE" w14:textId="77777777" w:rsidR="00150EF3" w:rsidRDefault="00000000" w:rsidP="00150EF3"/>
    <w:tbl>
      <w:tblPr>
        <w:tblStyle w:val="TableGrid"/>
        <w:tblW w:w="0" w:type="auto"/>
        <w:jc w:val="center"/>
        <w:tblLook w:val="04A0" w:firstRow="1" w:lastRow="0" w:firstColumn="1" w:lastColumn="0" w:noHBand="0" w:noVBand="1"/>
      </w:tblPr>
      <w:tblGrid>
        <w:gridCol w:w="2700"/>
        <w:gridCol w:w="2790"/>
      </w:tblGrid>
      <w:tr w:rsidR="00150EF3" w14:paraId="65C42D12" w14:textId="77777777" w:rsidTr="00E52CBB">
        <w:trPr>
          <w:jc w:val="center"/>
        </w:trPr>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DA1F16" w14:textId="77777777" w:rsidR="00150EF3" w:rsidRDefault="00770557">
            <w:r>
              <w:t>Parameter</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E776C4" w14:textId="77777777" w:rsidR="00150EF3" w:rsidRDefault="00770557">
            <w:r>
              <w:t>Description</w:t>
            </w:r>
          </w:p>
        </w:tc>
      </w:tr>
      <w:tr w:rsidR="00150EF3" w14:paraId="50B7626D" w14:textId="77777777" w:rsidTr="00E52CBB">
        <w:trPr>
          <w:jc w:val="center"/>
        </w:trPr>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1ECA6" w14:textId="77777777" w:rsidR="00150EF3" w:rsidRDefault="00770557">
            <w:r>
              <w:t>0x0</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05F5E" w14:textId="77777777" w:rsidR="00150EF3" w:rsidRDefault="00770557">
            <w:r>
              <w:t>Unchanged_data</w:t>
            </w:r>
          </w:p>
        </w:tc>
      </w:tr>
      <w:tr w:rsidR="00150EF3" w14:paraId="053DE5BC" w14:textId="77777777" w:rsidTr="00E52CBB">
        <w:trPr>
          <w:jc w:val="center"/>
        </w:trPr>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47E22A" w14:textId="77777777" w:rsidR="00150EF3" w:rsidRDefault="00770557">
            <w:r>
              <w:t>0x1</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BC34AF" w14:textId="77777777" w:rsidR="00150EF3" w:rsidRDefault="00770557">
            <w:r>
              <w:t>Fresh_data</w:t>
            </w:r>
          </w:p>
        </w:tc>
      </w:tr>
    </w:tbl>
    <w:p w14:paraId="32A30DB4" w14:textId="77777777" w:rsidR="00500605" w:rsidRDefault="00000000" w:rsidP="00500605"/>
    <w:p w14:paraId="345172E8" w14:textId="77777777" w:rsidR="00406F39" w:rsidRDefault="00770557" w:rsidP="00E52CBB">
      <w:pPr>
        <w:pStyle w:val="Heading2"/>
      </w:pPr>
      <w:bookmarkStart w:id="8" w:name="_Toc100050013"/>
      <w:r>
        <w:t>DriverAssistFrontViewCameraClient Interface</w:t>
      </w:r>
      <w:bookmarkEnd w:id="8"/>
    </w:p>
    <w:p w14:paraId="33B1F0D2" w14:textId="77777777" w:rsidR="00E52CBB" w:rsidRPr="00E52CBB" w:rsidRDefault="00E52CBB" w:rsidP="00E52CBB">
      <w:pPr>
        <w:pStyle w:val="Heading3"/>
        <w:rPr>
          <w:b w:val="0"/>
          <w:u w:val="single"/>
        </w:rPr>
      </w:pPr>
      <w:bookmarkStart w:id="9" w:name="_Toc100050014"/>
      <w:r w:rsidRPr="00E52CBB">
        <w:rPr>
          <w:b w:val="0"/>
          <w:u w:val="single"/>
        </w:rPr>
        <w:t>DAFVCv1-IR-REQ-014066/F-Driver Assist Front View Camera Feature ID Definition (TcSE ROIN-287061)</w:t>
      </w:r>
      <w:bookmarkEnd w:id="9"/>
    </w:p>
    <w:p w14:paraId="4C706727" w14:textId="77777777" w:rsidR="006D63DD" w:rsidRDefault="00770557">
      <w:pPr>
        <w:rPr>
          <w:rFonts w:cs="Arial"/>
        </w:rPr>
      </w:pPr>
      <w:r>
        <w:rPr>
          <w:rFonts w:cs="Arial"/>
        </w:rPr>
        <w:t>The below table defines the Feature ID information related to the Feature Based Message Protocol command and control method used in the Driver Assist Front View Camera feature.</w:t>
      </w:r>
    </w:p>
    <w:p w14:paraId="0F322C39" w14:textId="77777777" w:rsidR="006D63DD" w:rsidRDefault="00000000">
      <w:pPr>
        <w:rPr>
          <w:rFonts w:cs="Arial"/>
        </w:rPr>
      </w:pPr>
    </w:p>
    <w:p w14:paraId="12D72D26" w14:textId="77777777" w:rsidR="004768EC" w:rsidRDefault="00000000" w:rsidP="004768EC">
      <w:pPr>
        <w:rPr>
          <w:rFonts w:cs="Arial"/>
        </w:rPr>
      </w:pPr>
    </w:p>
    <w:p w14:paraId="63EBC53F" w14:textId="77777777" w:rsidR="004768EC" w:rsidRDefault="00770557" w:rsidP="004768EC">
      <w:pPr>
        <w:rPr>
          <w:rFonts w:cs="Arial"/>
        </w:rPr>
      </w:pPr>
      <w:r>
        <w:rPr>
          <w:rFonts w:cs="Arial"/>
        </w:rPr>
        <w:t>The below table defines the Feature ID information related to the Feature Based Message Protocol command and control method used in the Rear View Camera feature.</w:t>
      </w:r>
    </w:p>
    <w:p w14:paraId="66FAF5CC" w14:textId="77777777" w:rsidR="004768EC" w:rsidRDefault="00000000" w:rsidP="004768EC">
      <w:pPr>
        <w:rPr>
          <w:rFonts w:cs="Arial"/>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30" w:type="dxa"/>
          <w:right w:w="30" w:type="dxa"/>
        </w:tblCellMar>
        <w:tblLook w:val="04A0" w:firstRow="1" w:lastRow="0" w:firstColumn="1" w:lastColumn="0" w:noHBand="0" w:noVBand="1"/>
      </w:tblPr>
      <w:tblGrid>
        <w:gridCol w:w="2145"/>
        <w:gridCol w:w="1350"/>
        <w:gridCol w:w="1890"/>
        <w:gridCol w:w="3330"/>
      </w:tblGrid>
      <w:tr w:rsidR="004768EC" w14:paraId="6A64EBA4" w14:textId="77777777" w:rsidTr="000C5420">
        <w:trPr>
          <w:trHeight w:val="305"/>
          <w:jc w:val="center"/>
        </w:trPr>
        <w:tc>
          <w:tcPr>
            <w:tcW w:w="2145" w:type="dxa"/>
            <w:tcBorders>
              <w:top w:val="single" w:sz="12" w:space="0" w:color="auto"/>
              <w:left w:val="single" w:sz="12" w:space="0" w:color="auto"/>
              <w:bottom w:val="single" w:sz="12" w:space="0" w:color="auto"/>
              <w:right w:val="single" w:sz="2" w:space="0" w:color="auto"/>
            </w:tcBorders>
            <w:shd w:val="solid" w:color="C0C0C0" w:fill="auto"/>
            <w:vAlign w:val="center"/>
            <w:hideMark/>
          </w:tcPr>
          <w:p w14:paraId="44B4933D" w14:textId="77777777" w:rsidR="004768EC" w:rsidRDefault="00770557">
            <w:pPr>
              <w:autoSpaceDE w:val="0"/>
              <w:autoSpaceDN w:val="0"/>
              <w:adjustRightInd w:val="0"/>
              <w:spacing w:line="252" w:lineRule="auto"/>
              <w:jc w:val="center"/>
              <w:rPr>
                <w:rFonts w:cs="Arial"/>
                <w:color w:val="000000"/>
              </w:rPr>
            </w:pPr>
            <w:r>
              <w:rPr>
                <w:rFonts w:cs="Arial"/>
                <w:color w:val="000000"/>
              </w:rPr>
              <w:t>Feature Name</w:t>
            </w:r>
          </w:p>
        </w:tc>
        <w:tc>
          <w:tcPr>
            <w:tcW w:w="1350" w:type="dxa"/>
            <w:tcBorders>
              <w:top w:val="single" w:sz="12" w:space="0" w:color="auto"/>
              <w:left w:val="single" w:sz="2" w:space="0" w:color="auto"/>
              <w:bottom w:val="single" w:sz="12" w:space="0" w:color="auto"/>
              <w:right w:val="single" w:sz="2" w:space="0" w:color="auto"/>
            </w:tcBorders>
            <w:shd w:val="solid" w:color="C0C0C0" w:fill="auto"/>
            <w:vAlign w:val="center"/>
            <w:hideMark/>
          </w:tcPr>
          <w:p w14:paraId="5E8155DD" w14:textId="77777777" w:rsidR="004768EC" w:rsidRDefault="00770557">
            <w:pPr>
              <w:autoSpaceDE w:val="0"/>
              <w:autoSpaceDN w:val="0"/>
              <w:adjustRightInd w:val="0"/>
              <w:spacing w:line="252" w:lineRule="auto"/>
              <w:jc w:val="center"/>
              <w:rPr>
                <w:rFonts w:cs="Arial"/>
                <w:color w:val="000000"/>
              </w:rPr>
            </w:pPr>
            <w:r>
              <w:rPr>
                <w:rFonts w:cs="Arial"/>
                <w:color w:val="000000"/>
              </w:rPr>
              <w:t>Feature ID</w:t>
            </w:r>
          </w:p>
        </w:tc>
        <w:tc>
          <w:tcPr>
            <w:tcW w:w="1890" w:type="dxa"/>
            <w:tcBorders>
              <w:top w:val="single" w:sz="12" w:space="0" w:color="auto"/>
              <w:left w:val="single" w:sz="2" w:space="0" w:color="auto"/>
              <w:bottom w:val="single" w:sz="12" w:space="0" w:color="auto"/>
              <w:right w:val="single" w:sz="2" w:space="0" w:color="auto"/>
            </w:tcBorders>
            <w:shd w:val="solid" w:color="C0C0C0" w:fill="auto"/>
            <w:vAlign w:val="center"/>
            <w:hideMark/>
          </w:tcPr>
          <w:p w14:paraId="22C7DCCC" w14:textId="77777777" w:rsidR="004768EC" w:rsidRDefault="00770557">
            <w:pPr>
              <w:autoSpaceDE w:val="0"/>
              <w:autoSpaceDN w:val="0"/>
              <w:adjustRightInd w:val="0"/>
              <w:spacing w:line="252" w:lineRule="auto"/>
              <w:jc w:val="center"/>
              <w:rPr>
                <w:rFonts w:cs="Arial"/>
                <w:color w:val="000000"/>
              </w:rPr>
            </w:pPr>
            <w:r>
              <w:rPr>
                <w:rFonts w:cs="Arial"/>
                <w:color w:val="000000"/>
              </w:rPr>
              <w:t>Config Number</w:t>
            </w:r>
          </w:p>
        </w:tc>
        <w:tc>
          <w:tcPr>
            <w:tcW w:w="3330" w:type="dxa"/>
            <w:tcBorders>
              <w:top w:val="single" w:sz="12" w:space="0" w:color="auto"/>
              <w:left w:val="single" w:sz="2" w:space="0" w:color="auto"/>
              <w:bottom w:val="single" w:sz="12" w:space="0" w:color="auto"/>
              <w:right w:val="single" w:sz="12" w:space="0" w:color="auto"/>
            </w:tcBorders>
            <w:shd w:val="solid" w:color="C0C0C0" w:fill="auto"/>
            <w:vAlign w:val="center"/>
            <w:hideMark/>
          </w:tcPr>
          <w:p w14:paraId="686E4BF5" w14:textId="77777777" w:rsidR="004768EC" w:rsidRDefault="00770557">
            <w:pPr>
              <w:autoSpaceDE w:val="0"/>
              <w:autoSpaceDN w:val="0"/>
              <w:adjustRightInd w:val="0"/>
              <w:spacing w:line="252" w:lineRule="auto"/>
              <w:jc w:val="center"/>
              <w:rPr>
                <w:rFonts w:cs="Arial"/>
                <w:color w:val="000000"/>
              </w:rPr>
            </w:pPr>
            <w:r>
              <w:rPr>
                <w:rFonts w:cs="Arial"/>
                <w:color w:val="000000"/>
              </w:rPr>
              <w:t>Config Value</w:t>
            </w:r>
          </w:p>
        </w:tc>
      </w:tr>
      <w:tr w:rsidR="004768EC" w14:paraId="6E55F643" w14:textId="77777777" w:rsidTr="000C5420">
        <w:trPr>
          <w:trHeight w:val="305"/>
          <w:jc w:val="center"/>
        </w:trPr>
        <w:tc>
          <w:tcPr>
            <w:tcW w:w="2145" w:type="dxa"/>
            <w:vMerge w:val="restart"/>
            <w:tcBorders>
              <w:top w:val="single" w:sz="12" w:space="0" w:color="auto"/>
              <w:left w:val="single" w:sz="12" w:space="0" w:color="auto"/>
              <w:bottom w:val="nil"/>
              <w:right w:val="single" w:sz="2" w:space="0" w:color="auto"/>
            </w:tcBorders>
            <w:shd w:val="solid" w:color="FFFFFF" w:fill="auto"/>
            <w:vAlign w:val="center"/>
            <w:hideMark/>
          </w:tcPr>
          <w:p w14:paraId="3CB0D329" w14:textId="77777777" w:rsidR="004768EC" w:rsidRDefault="00770557">
            <w:pPr>
              <w:autoSpaceDE w:val="0"/>
              <w:autoSpaceDN w:val="0"/>
              <w:adjustRightInd w:val="0"/>
              <w:spacing w:line="252" w:lineRule="auto"/>
              <w:jc w:val="center"/>
              <w:rPr>
                <w:rFonts w:cs="Arial"/>
                <w:color w:val="000000"/>
              </w:rPr>
            </w:pPr>
            <w:r>
              <w:rPr>
                <w:rFonts w:cs="Arial"/>
                <w:color w:val="000000"/>
              </w:rPr>
              <w:t>Camera Showing</w:t>
            </w:r>
          </w:p>
        </w:tc>
        <w:tc>
          <w:tcPr>
            <w:tcW w:w="1350" w:type="dxa"/>
            <w:vMerge w:val="restart"/>
            <w:tcBorders>
              <w:top w:val="single" w:sz="12" w:space="0" w:color="auto"/>
              <w:left w:val="single" w:sz="2" w:space="0" w:color="auto"/>
              <w:bottom w:val="nil"/>
              <w:right w:val="single" w:sz="2" w:space="0" w:color="auto"/>
            </w:tcBorders>
            <w:shd w:val="solid" w:color="FFFFFF" w:fill="auto"/>
            <w:vAlign w:val="center"/>
            <w:hideMark/>
          </w:tcPr>
          <w:p w14:paraId="66A1AAE7" w14:textId="77777777" w:rsidR="004768EC" w:rsidRDefault="00770557">
            <w:pPr>
              <w:autoSpaceDE w:val="0"/>
              <w:autoSpaceDN w:val="0"/>
              <w:adjustRightInd w:val="0"/>
              <w:spacing w:line="252" w:lineRule="auto"/>
              <w:jc w:val="center"/>
              <w:rPr>
                <w:rFonts w:cs="Arial"/>
                <w:color w:val="000000"/>
              </w:rPr>
            </w:pPr>
            <w:r>
              <w:rPr>
                <w:rFonts w:cs="Arial"/>
                <w:color w:val="000000"/>
              </w:rPr>
              <w:t>0x081B</w:t>
            </w:r>
          </w:p>
        </w:tc>
        <w:tc>
          <w:tcPr>
            <w:tcW w:w="1890" w:type="dxa"/>
            <w:tcBorders>
              <w:top w:val="single" w:sz="12" w:space="0" w:color="auto"/>
              <w:left w:val="single" w:sz="2" w:space="0" w:color="auto"/>
              <w:bottom w:val="single" w:sz="2" w:space="0" w:color="auto"/>
              <w:right w:val="single" w:sz="2" w:space="0" w:color="auto"/>
            </w:tcBorders>
            <w:shd w:val="solid" w:color="FFFFFF" w:fill="auto"/>
            <w:vAlign w:val="center"/>
            <w:hideMark/>
          </w:tcPr>
          <w:p w14:paraId="6326460B" w14:textId="77777777" w:rsidR="004768EC" w:rsidRDefault="00770557">
            <w:pPr>
              <w:autoSpaceDE w:val="0"/>
              <w:autoSpaceDN w:val="0"/>
              <w:adjustRightInd w:val="0"/>
              <w:spacing w:line="252" w:lineRule="auto"/>
              <w:jc w:val="center"/>
              <w:rPr>
                <w:rFonts w:cs="Arial"/>
                <w:color w:val="000000"/>
              </w:rPr>
            </w:pPr>
            <w:r>
              <w:rPr>
                <w:rFonts w:cs="Arial"/>
                <w:color w:val="000000"/>
              </w:rPr>
              <w:t>0x00</w:t>
            </w:r>
          </w:p>
        </w:tc>
        <w:tc>
          <w:tcPr>
            <w:tcW w:w="3330" w:type="dxa"/>
            <w:tcBorders>
              <w:top w:val="single" w:sz="12" w:space="0" w:color="auto"/>
              <w:left w:val="single" w:sz="2" w:space="0" w:color="auto"/>
              <w:bottom w:val="single" w:sz="2" w:space="0" w:color="auto"/>
              <w:right w:val="single" w:sz="12" w:space="0" w:color="auto"/>
            </w:tcBorders>
            <w:shd w:val="solid" w:color="FFFFFF" w:fill="auto"/>
            <w:vAlign w:val="center"/>
            <w:hideMark/>
          </w:tcPr>
          <w:p w14:paraId="4E5A03F0" w14:textId="77777777" w:rsidR="004768EC" w:rsidRDefault="00770557">
            <w:pPr>
              <w:autoSpaceDE w:val="0"/>
              <w:autoSpaceDN w:val="0"/>
              <w:adjustRightInd w:val="0"/>
              <w:spacing w:line="252" w:lineRule="auto"/>
              <w:jc w:val="center"/>
              <w:rPr>
                <w:rFonts w:cs="Arial"/>
                <w:color w:val="000000"/>
              </w:rPr>
            </w:pPr>
            <w:r>
              <w:rPr>
                <w:rFonts w:cs="Arial"/>
                <w:color w:val="000000"/>
              </w:rPr>
              <w:t>Off</w:t>
            </w:r>
          </w:p>
        </w:tc>
      </w:tr>
      <w:tr w:rsidR="004768EC" w14:paraId="3F39D978" w14:textId="77777777"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72D54DA4" w14:textId="77777777" w:rsidR="004768EC" w:rsidRDefault="00000000">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7C107C98" w14:textId="77777777" w:rsidR="004768EC" w:rsidRDefault="00000000">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vAlign w:val="center"/>
            <w:hideMark/>
          </w:tcPr>
          <w:p w14:paraId="1F88C257" w14:textId="77777777" w:rsidR="004768EC" w:rsidRDefault="00770557">
            <w:pPr>
              <w:autoSpaceDE w:val="0"/>
              <w:autoSpaceDN w:val="0"/>
              <w:adjustRightInd w:val="0"/>
              <w:spacing w:line="252" w:lineRule="auto"/>
              <w:jc w:val="center"/>
              <w:rPr>
                <w:rFonts w:cs="Arial"/>
                <w:color w:val="000000"/>
              </w:rPr>
            </w:pPr>
            <w:r>
              <w:rPr>
                <w:rFonts w:cs="Arial"/>
                <w:color w:val="000000"/>
              </w:rPr>
              <w:t>0x01</w:t>
            </w:r>
          </w:p>
        </w:tc>
        <w:tc>
          <w:tcPr>
            <w:tcW w:w="3330" w:type="dxa"/>
            <w:tcBorders>
              <w:top w:val="single" w:sz="2" w:space="0" w:color="auto"/>
              <w:left w:val="single" w:sz="2" w:space="0" w:color="auto"/>
              <w:bottom w:val="single" w:sz="2" w:space="0" w:color="auto"/>
              <w:right w:val="single" w:sz="12" w:space="0" w:color="auto"/>
            </w:tcBorders>
            <w:shd w:val="solid" w:color="FFFFFF" w:fill="auto"/>
            <w:vAlign w:val="center"/>
            <w:hideMark/>
          </w:tcPr>
          <w:p w14:paraId="5C944577" w14:textId="77777777" w:rsidR="004768EC" w:rsidRDefault="00770557">
            <w:pPr>
              <w:autoSpaceDE w:val="0"/>
              <w:autoSpaceDN w:val="0"/>
              <w:adjustRightInd w:val="0"/>
              <w:spacing w:line="252" w:lineRule="auto"/>
              <w:jc w:val="center"/>
              <w:rPr>
                <w:rFonts w:cs="Arial"/>
                <w:color w:val="000000"/>
              </w:rPr>
            </w:pPr>
            <w:r>
              <w:rPr>
                <w:rFonts w:cs="Arial"/>
                <w:color w:val="000000"/>
              </w:rPr>
              <w:t>Front</w:t>
            </w:r>
          </w:p>
        </w:tc>
      </w:tr>
      <w:tr w:rsidR="004768EC" w14:paraId="4C8696F4" w14:textId="77777777"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2958B85F" w14:textId="77777777" w:rsidR="004768EC" w:rsidRDefault="00000000">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4BA5DDF1" w14:textId="77777777" w:rsidR="004768EC" w:rsidRDefault="00000000">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vAlign w:val="center"/>
            <w:hideMark/>
          </w:tcPr>
          <w:p w14:paraId="354040B1" w14:textId="77777777" w:rsidR="004768EC" w:rsidRDefault="00770557">
            <w:pPr>
              <w:autoSpaceDE w:val="0"/>
              <w:autoSpaceDN w:val="0"/>
              <w:adjustRightInd w:val="0"/>
              <w:spacing w:line="252" w:lineRule="auto"/>
              <w:jc w:val="center"/>
              <w:rPr>
                <w:rFonts w:cs="Arial"/>
                <w:color w:val="000000"/>
              </w:rPr>
            </w:pPr>
            <w:r>
              <w:rPr>
                <w:rFonts w:cs="Arial"/>
                <w:color w:val="000000"/>
              </w:rPr>
              <w:t>0x02</w:t>
            </w:r>
          </w:p>
        </w:tc>
        <w:tc>
          <w:tcPr>
            <w:tcW w:w="3330" w:type="dxa"/>
            <w:tcBorders>
              <w:top w:val="single" w:sz="2" w:space="0" w:color="auto"/>
              <w:left w:val="single" w:sz="2" w:space="0" w:color="auto"/>
              <w:bottom w:val="single" w:sz="2" w:space="0" w:color="auto"/>
              <w:right w:val="single" w:sz="12" w:space="0" w:color="auto"/>
            </w:tcBorders>
            <w:shd w:val="solid" w:color="FFFFFF" w:fill="auto"/>
            <w:vAlign w:val="center"/>
            <w:hideMark/>
          </w:tcPr>
          <w:p w14:paraId="7CFE8D7B" w14:textId="77777777" w:rsidR="004768EC" w:rsidRDefault="00770557">
            <w:pPr>
              <w:autoSpaceDE w:val="0"/>
              <w:autoSpaceDN w:val="0"/>
              <w:adjustRightInd w:val="0"/>
              <w:spacing w:line="252" w:lineRule="auto"/>
              <w:jc w:val="center"/>
              <w:rPr>
                <w:rFonts w:cs="Arial"/>
                <w:color w:val="000000"/>
              </w:rPr>
            </w:pPr>
            <w:r>
              <w:rPr>
                <w:rFonts w:cs="Arial"/>
                <w:color w:val="000000"/>
              </w:rPr>
              <w:t>Rear</w:t>
            </w:r>
          </w:p>
        </w:tc>
      </w:tr>
      <w:tr w:rsidR="004768EC" w14:paraId="74F3DCAB" w14:textId="77777777"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6259DE70" w14:textId="77777777" w:rsidR="004768EC" w:rsidRDefault="00000000">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2CB759B0" w14:textId="77777777" w:rsidR="004768EC" w:rsidRDefault="00000000">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vAlign w:val="center"/>
            <w:hideMark/>
          </w:tcPr>
          <w:p w14:paraId="10F8771A" w14:textId="77777777" w:rsidR="004768EC" w:rsidRDefault="00770557">
            <w:pPr>
              <w:autoSpaceDE w:val="0"/>
              <w:autoSpaceDN w:val="0"/>
              <w:adjustRightInd w:val="0"/>
              <w:spacing w:line="252" w:lineRule="auto"/>
              <w:jc w:val="center"/>
              <w:rPr>
                <w:rFonts w:cs="Arial"/>
                <w:color w:val="000000"/>
              </w:rPr>
            </w:pPr>
            <w:r>
              <w:rPr>
                <w:rFonts w:cs="Arial"/>
                <w:color w:val="000000"/>
              </w:rPr>
              <w:t>0x03</w:t>
            </w:r>
          </w:p>
        </w:tc>
        <w:tc>
          <w:tcPr>
            <w:tcW w:w="3330" w:type="dxa"/>
            <w:tcBorders>
              <w:top w:val="single" w:sz="2" w:space="0" w:color="auto"/>
              <w:left w:val="single" w:sz="2" w:space="0" w:color="auto"/>
              <w:bottom w:val="single" w:sz="2" w:space="0" w:color="auto"/>
              <w:right w:val="single" w:sz="12" w:space="0" w:color="auto"/>
            </w:tcBorders>
            <w:shd w:val="solid" w:color="FFFFFF" w:fill="auto"/>
            <w:vAlign w:val="center"/>
            <w:hideMark/>
          </w:tcPr>
          <w:p w14:paraId="26FDE2D5" w14:textId="77777777" w:rsidR="004768EC" w:rsidRDefault="00770557">
            <w:pPr>
              <w:autoSpaceDE w:val="0"/>
              <w:autoSpaceDN w:val="0"/>
              <w:adjustRightInd w:val="0"/>
              <w:spacing w:line="252" w:lineRule="auto"/>
              <w:jc w:val="center"/>
              <w:rPr>
                <w:rFonts w:cs="Arial"/>
                <w:color w:val="000000"/>
              </w:rPr>
            </w:pPr>
            <w:r>
              <w:rPr>
                <w:rFonts w:cs="Arial"/>
                <w:color w:val="000000"/>
              </w:rPr>
              <w:t>Remote</w:t>
            </w:r>
          </w:p>
        </w:tc>
      </w:tr>
      <w:tr w:rsidR="004768EC" w14:paraId="0D89D908" w14:textId="77777777"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4A657D6A" w14:textId="77777777" w:rsidR="004768EC" w:rsidRDefault="00000000">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32891790" w14:textId="77777777" w:rsidR="004768EC" w:rsidRDefault="00000000">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5059B0CD" w14:textId="77777777" w:rsidR="004768EC" w:rsidRDefault="00770557">
            <w:pPr>
              <w:autoSpaceDE w:val="0"/>
              <w:autoSpaceDN w:val="0"/>
              <w:adjustRightInd w:val="0"/>
              <w:spacing w:line="252" w:lineRule="auto"/>
              <w:jc w:val="center"/>
              <w:rPr>
                <w:rFonts w:cs="Arial"/>
                <w:color w:val="000000"/>
              </w:rPr>
            </w:pPr>
            <w:r>
              <w:rPr>
                <w:rFonts w:cs="Arial"/>
                <w:color w:val="000000"/>
              </w:rPr>
              <w:t>0x04</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1BE078E0" w14:textId="77777777" w:rsidR="004768EC" w:rsidRDefault="00770557">
            <w:pPr>
              <w:autoSpaceDE w:val="0"/>
              <w:autoSpaceDN w:val="0"/>
              <w:adjustRightInd w:val="0"/>
              <w:spacing w:line="252" w:lineRule="auto"/>
              <w:jc w:val="center"/>
              <w:rPr>
                <w:rFonts w:cs="Arial"/>
                <w:color w:val="000000"/>
              </w:rPr>
            </w:pPr>
            <w:r>
              <w:rPr>
                <w:rFonts w:cs="Arial"/>
                <w:color w:val="000000"/>
              </w:rPr>
              <w:t>Rear 360</w:t>
            </w:r>
          </w:p>
        </w:tc>
      </w:tr>
      <w:tr w:rsidR="004768EC" w14:paraId="0A870262" w14:textId="77777777"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7C57CF76" w14:textId="77777777" w:rsidR="004768EC" w:rsidRDefault="00000000">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4FBECD9D" w14:textId="77777777" w:rsidR="004768EC" w:rsidRDefault="00000000">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65E2E1AA" w14:textId="77777777" w:rsidR="004768EC" w:rsidRDefault="00770557">
            <w:pPr>
              <w:autoSpaceDE w:val="0"/>
              <w:autoSpaceDN w:val="0"/>
              <w:adjustRightInd w:val="0"/>
              <w:spacing w:line="252" w:lineRule="auto"/>
              <w:jc w:val="center"/>
              <w:rPr>
                <w:rFonts w:cs="Arial"/>
                <w:color w:val="000000"/>
              </w:rPr>
            </w:pPr>
            <w:r>
              <w:rPr>
                <w:rFonts w:cs="Arial"/>
                <w:color w:val="000000"/>
              </w:rPr>
              <w:t>0x05</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4BF82A99" w14:textId="77777777" w:rsidR="004768EC" w:rsidRDefault="00770557">
            <w:pPr>
              <w:autoSpaceDE w:val="0"/>
              <w:autoSpaceDN w:val="0"/>
              <w:adjustRightInd w:val="0"/>
              <w:spacing w:line="252" w:lineRule="auto"/>
              <w:jc w:val="center"/>
              <w:rPr>
                <w:rFonts w:cs="Arial"/>
                <w:color w:val="000000"/>
              </w:rPr>
            </w:pPr>
            <w:r>
              <w:rPr>
                <w:rFonts w:cs="Arial"/>
                <w:color w:val="000000"/>
              </w:rPr>
              <w:t>Rear Normal</w:t>
            </w:r>
          </w:p>
        </w:tc>
      </w:tr>
      <w:tr w:rsidR="004768EC" w14:paraId="736FB68B" w14:textId="77777777"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7873120F" w14:textId="77777777" w:rsidR="004768EC" w:rsidRDefault="00000000">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7188CCF2" w14:textId="77777777" w:rsidR="004768EC" w:rsidRDefault="00000000">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282B57BA" w14:textId="77777777" w:rsidR="004768EC" w:rsidRDefault="00770557">
            <w:pPr>
              <w:autoSpaceDE w:val="0"/>
              <w:autoSpaceDN w:val="0"/>
              <w:adjustRightInd w:val="0"/>
              <w:spacing w:line="252" w:lineRule="auto"/>
              <w:jc w:val="center"/>
              <w:rPr>
                <w:rFonts w:cs="Arial"/>
                <w:color w:val="000000"/>
              </w:rPr>
            </w:pPr>
            <w:r>
              <w:rPr>
                <w:rFonts w:cs="Arial"/>
                <w:color w:val="000000"/>
              </w:rPr>
              <w:t>0x06</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21D13F22" w14:textId="77777777" w:rsidR="004768EC" w:rsidRDefault="00770557">
            <w:pPr>
              <w:autoSpaceDE w:val="0"/>
              <w:autoSpaceDN w:val="0"/>
              <w:adjustRightInd w:val="0"/>
              <w:spacing w:line="252" w:lineRule="auto"/>
              <w:jc w:val="center"/>
              <w:rPr>
                <w:rFonts w:cs="Arial"/>
                <w:color w:val="000000"/>
              </w:rPr>
            </w:pPr>
            <w:r>
              <w:rPr>
                <w:rFonts w:cs="Arial"/>
                <w:color w:val="000000"/>
              </w:rPr>
              <w:t>Rear Split</w:t>
            </w:r>
          </w:p>
        </w:tc>
      </w:tr>
      <w:tr w:rsidR="004768EC" w14:paraId="0CADBAD7" w14:textId="77777777"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1FBADF5F" w14:textId="77777777" w:rsidR="004768EC" w:rsidRDefault="00000000">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5F17F023" w14:textId="77777777" w:rsidR="004768EC" w:rsidRDefault="00000000">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34646A7F" w14:textId="77777777" w:rsidR="004768EC" w:rsidRDefault="00770557">
            <w:pPr>
              <w:autoSpaceDE w:val="0"/>
              <w:autoSpaceDN w:val="0"/>
              <w:adjustRightInd w:val="0"/>
              <w:spacing w:line="252" w:lineRule="auto"/>
              <w:jc w:val="center"/>
              <w:rPr>
                <w:rFonts w:cs="Arial"/>
                <w:color w:val="000000"/>
              </w:rPr>
            </w:pPr>
            <w:r>
              <w:rPr>
                <w:rFonts w:cs="Arial"/>
                <w:color w:val="000000"/>
              </w:rPr>
              <w:t>0x07</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0B5666AD" w14:textId="77777777" w:rsidR="004768EC" w:rsidRDefault="00770557">
            <w:pPr>
              <w:autoSpaceDE w:val="0"/>
              <w:autoSpaceDN w:val="0"/>
              <w:adjustRightInd w:val="0"/>
              <w:spacing w:line="252" w:lineRule="auto"/>
              <w:jc w:val="center"/>
              <w:rPr>
                <w:rFonts w:cs="Arial"/>
                <w:color w:val="000000"/>
              </w:rPr>
            </w:pPr>
            <w:r>
              <w:rPr>
                <w:rFonts w:cs="Arial"/>
                <w:color w:val="000000"/>
              </w:rPr>
              <w:t>Front 360</w:t>
            </w:r>
          </w:p>
        </w:tc>
      </w:tr>
      <w:tr w:rsidR="004768EC" w14:paraId="704AF15E" w14:textId="77777777"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7FE58239" w14:textId="77777777" w:rsidR="004768EC" w:rsidRDefault="00000000">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22C1C6C9" w14:textId="77777777" w:rsidR="004768EC" w:rsidRDefault="00000000">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7EF3CD14" w14:textId="77777777" w:rsidR="004768EC" w:rsidRDefault="00770557">
            <w:pPr>
              <w:autoSpaceDE w:val="0"/>
              <w:autoSpaceDN w:val="0"/>
              <w:adjustRightInd w:val="0"/>
              <w:spacing w:line="252" w:lineRule="auto"/>
              <w:jc w:val="center"/>
              <w:rPr>
                <w:rFonts w:cs="Arial"/>
                <w:color w:val="000000"/>
              </w:rPr>
            </w:pPr>
            <w:r>
              <w:rPr>
                <w:rFonts w:cs="Arial"/>
                <w:color w:val="000000"/>
              </w:rPr>
              <w:t>0x08</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6A0F8414" w14:textId="77777777" w:rsidR="004768EC" w:rsidRDefault="00770557">
            <w:pPr>
              <w:autoSpaceDE w:val="0"/>
              <w:autoSpaceDN w:val="0"/>
              <w:adjustRightInd w:val="0"/>
              <w:spacing w:line="252" w:lineRule="auto"/>
              <w:jc w:val="center"/>
              <w:rPr>
                <w:rFonts w:cs="Arial"/>
                <w:color w:val="000000"/>
              </w:rPr>
            </w:pPr>
            <w:r>
              <w:rPr>
                <w:rFonts w:cs="Arial"/>
                <w:color w:val="000000"/>
              </w:rPr>
              <w:t>Front Normal</w:t>
            </w:r>
          </w:p>
        </w:tc>
      </w:tr>
      <w:tr w:rsidR="004768EC" w14:paraId="6C84CA1F" w14:textId="77777777"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061A97E4" w14:textId="77777777" w:rsidR="004768EC" w:rsidRDefault="00000000">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4541B94E" w14:textId="77777777" w:rsidR="004768EC" w:rsidRDefault="00000000">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056EB703" w14:textId="77777777" w:rsidR="004768EC" w:rsidRDefault="00770557">
            <w:pPr>
              <w:autoSpaceDE w:val="0"/>
              <w:autoSpaceDN w:val="0"/>
              <w:adjustRightInd w:val="0"/>
              <w:spacing w:line="252" w:lineRule="auto"/>
              <w:jc w:val="center"/>
              <w:rPr>
                <w:rFonts w:cs="Arial"/>
                <w:color w:val="000000"/>
              </w:rPr>
            </w:pPr>
            <w:r>
              <w:rPr>
                <w:rFonts w:cs="Arial"/>
                <w:color w:val="000000"/>
              </w:rPr>
              <w:t>0x09</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036FA11F" w14:textId="77777777" w:rsidR="004768EC" w:rsidRDefault="00770557">
            <w:pPr>
              <w:autoSpaceDE w:val="0"/>
              <w:autoSpaceDN w:val="0"/>
              <w:adjustRightInd w:val="0"/>
              <w:spacing w:line="252" w:lineRule="auto"/>
              <w:jc w:val="center"/>
              <w:rPr>
                <w:rFonts w:cs="Arial"/>
                <w:color w:val="000000"/>
              </w:rPr>
            </w:pPr>
            <w:r>
              <w:rPr>
                <w:rFonts w:cs="Arial"/>
                <w:color w:val="000000"/>
              </w:rPr>
              <w:t>Front Split</w:t>
            </w:r>
          </w:p>
        </w:tc>
      </w:tr>
      <w:tr w:rsidR="004768EC" w14:paraId="52247D11" w14:textId="77777777"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14:paraId="3D4AF961" w14:textId="77777777" w:rsidR="004768EC" w:rsidRDefault="00000000">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14:paraId="004DCA4B" w14:textId="77777777" w:rsidR="004768EC" w:rsidRDefault="00000000">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435660BC" w14:textId="77777777" w:rsidR="004768EC" w:rsidRDefault="00770557">
            <w:pPr>
              <w:autoSpaceDE w:val="0"/>
              <w:autoSpaceDN w:val="0"/>
              <w:adjustRightInd w:val="0"/>
              <w:spacing w:line="252" w:lineRule="auto"/>
              <w:jc w:val="center"/>
              <w:rPr>
                <w:rFonts w:cs="Arial"/>
                <w:color w:val="000000"/>
              </w:rPr>
            </w:pPr>
            <w:r>
              <w:rPr>
                <w:rFonts w:cs="Arial"/>
                <w:color w:val="000000"/>
              </w:rPr>
              <w:t>0x0A</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63C9DCB2" w14:textId="77777777" w:rsidR="004768EC" w:rsidRDefault="00770557">
            <w:pPr>
              <w:autoSpaceDE w:val="0"/>
              <w:autoSpaceDN w:val="0"/>
              <w:adjustRightInd w:val="0"/>
              <w:spacing w:line="252" w:lineRule="auto"/>
              <w:jc w:val="center"/>
              <w:rPr>
                <w:rFonts w:cs="Arial"/>
                <w:color w:val="000000"/>
              </w:rPr>
            </w:pPr>
            <w:r>
              <w:rPr>
                <w:rFonts w:cs="Arial"/>
                <w:color w:val="000000"/>
              </w:rPr>
              <w:t>Rear Zoom</w:t>
            </w:r>
          </w:p>
        </w:tc>
      </w:tr>
      <w:tr w:rsidR="004768EC" w14:paraId="22346C1D"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5CDEDE4C"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6D0303BD"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27B36CB6" w14:textId="77777777" w:rsidR="004768EC" w:rsidRDefault="00770557">
            <w:pPr>
              <w:autoSpaceDE w:val="0"/>
              <w:autoSpaceDN w:val="0"/>
              <w:adjustRightInd w:val="0"/>
              <w:spacing w:line="252" w:lineRule="auto"/>
              <w:jc w:val="center"/>
              <w:rPr>
                <w:rFonts w:cs="Arial"/>
                <w:color w:val="000000"/>
              </w:rPr>
            </w:pPr>
            <w:r>
              <w:rPr>
                <w:rFonts w:cs="Arial"/>
                <w:color w:val="000000"/>
              </w:rPr>
              <w:t>0x0B</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295E501F" w14:textId="77777777" w:rsidR="004768EC" w:rsidRDefault="00770557">
            <w:pPr>
              <w:autoSpaceDE w:val="0"/>
              <w:autoSpaceDN w:val="0"/>
              <w:adjustRightInd w:val="0"/>
              <w:spacing w:line="252" w:lineRule="auto"/>
              <w:jc w:val="center"/>
              <w:rPr>
                <w:rFonts w:cs="Arial"/>
                <w:color w:val="000000"/>
              </w:rPr>
            </w:pPr>
            <w:r>
              <w:rPr>
                <w:rFonts w:cs="Arial"/>
                <w:color w:val="000000"/>
              </w:rPr>
              <w:t>CHMSL</w:t>
            </w:r>
          </w:p>
        </w:tc>
      </w:tr>
      <w:tr w:rsidR="004768EC" w14:paraId="6C3B7AC4"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50244683"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1AB1EF5A"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3738086B" w14:textId="77777777" w:rsidR="004768EC" w:rsidRDefault="00770557">
            <w:pPr>
              <w:autoSpaceDE w:val="0"/>
              <w:autoSpaceDN w:val="0"/>
              <w:adjustRightInd w:val="0"/>
              <w:spacing w:line="252" w:lineRule="auto"/>
              <w:jc w:val="center"/>
              <w:rPr>
                <w:rFonts w:cs="Arial"/>
                <w:color w:val="000000"/>
              </w:rPr>
            </w:pPr>
            <w:r>
              <w:rPr>
                <w:rFonts w:cs="Arial"/>
                <w:color w:val="000000"/>
              </w:rPr>
              <w:t>0x0C</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7BA7B79A" w14:textId="77777777" w:rsidR="004768EC" w:rsidRDefault="00770557">
            <w:pPr>
              <w:autoSpaceDE w:val="0"/>
              <w:autoSpaceDN w:val="0"/>
              <w:adjustRightInd w:val="0"/>
              <w:spacing w:line="252" w:lineRule="auto"/>
              <w:jc w:val="center"/>
              <w:rPr>
                <w:rFonts w:cs="Arial"/>
                <w:color w:val="000000"/>
              </w:rPr>
            </w:pPr>
            <w:r>
              <w:rPr>
                <w:rFonts w:cs="Arial"/>
                <w:color w:val="000000"/>
              </w:rPr>
              <w:t>CHMSL Zoom</w:t>
            </w:r>
          </w:p>
        </w:tc>
      </w:tr>
      <w:tr w:rsidR="004768EC" w14:paraId="5CB97434"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40E199BA"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29D35D66"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2CB2C9F4" w14:textId="77777777" w:rsidR="004768EC" w:rsidRDefault="00770557">
            <w:pPr>
              <w:autoSpaceDE w:val="0"/>
              <w:autoSpaceDN w:val="0"/>
              <w:adjustRightInd w:val="0"/>
              <w:spacing w:line="252" w:lineRule="auto"/>
              <w:jc w:val="center"/>
              <w:rPr>
                <w:rFonts w:cs="Arial"/>
                <w:color w:val="000000"/>
              </w:rPr>
            </w:pPr>
            <w:r>
              <w:rPr>
                <w:rFonts w:cs="Arial"/>
                <w:color w:val="000000"/>
              </w:rPr>
              <w:t>0x0D</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61FA5C72" w14:textId="77777777" w:rsidR="004768EC" w:rsidRDefault="00770557">
            <w:pPr>
              <w:autoSpaceDE w:val="0"/>
              <w:autoSpaceDN w:val="0"/>
              <w:adjustRightInd w:val="0"/>
              <w:spacing w:line="252" w:lineRule="auto"/>
              <w:jc w:val="center"/>
              <w:rPr>
                <w:rFonts w:cs="Arial"/>
                <w:color w:val="000000"/>
              </w:rPr>
            </w:pPr>
            <w:r>
              <w:rPr>
                <w:rFonts w:cs="Arial"/>
                <w:color w:val="000000"/>
              </w:rPr>
              <w:t>AUX</w:t>
            </w:r>
          </w:p>
        </w:tc>
      </w:tr>
      <w:tr w:rsidR="004768EC" w14:paraId="082C3408"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51ABD338"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47D2ED80"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01EE1F65" w14:textId="77777777" w:rsidR="004768EC" w:rsidRDefault="00770557">
            <w:pPr>
              <w:autoSpaceDE w:val="0"/>
              <w:autoSpaceDN w:val="0"/>
              <w:adjustRightInd w:val="0"/>
              <w:spacing w:line="252" w:lineRule="auto"/>
              <w:jc w:val="center"/>
              <w:rPr>
                <w:rFonts w:cs="Arial"/>
                <w:color w:val="000000"/>
              </w:rPr>
            </w:pPr>
            <w:r>
              <w:rPr>
                <w:rFonts w:cs="Arial"/>
                <w:color w:val="000000"/>
              </w:rPr>
              <w:t>0x0E</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27371BA4" w14:textId="77777777" w:rsidR="004768EC" w:rsidRDefault="00770557">
            <w:pPr>
              <w:autoSpaceDE w:val="0"/>
              <w:autoSpaceDN w:val="0"/>
              <w:adjustRightInd w:val="0"/>
              <w:spacing w:line="252" w:lineRule="auto"/>
              <w:jc w:val="center"/>
              <w:rPr>
                <w:rFonts w:cs="Arial"/>
                <w:color w:val="000000"/>
              </w:rPr>
            </w:pPr>
            <w:r>
              <w:rPr>
                <w:rFonts w:cs="Arial"/>
                <w:color w:val="000000"/>
              </w:rPr>
              <w:t>TRG</w:t>
            </w:r>
          </w:p>
        </w:tc>
      </w:tr>
      <w:tr w:rsidR="004768EC" w14:paraId="6C8D78D2" w14:textId="77777777" w:rsidTr="000C5420">
        <w:trPr>
          <w:trHeight w:val="305"/>
          <w:jc w:val="center"/>
        </w:trPr>
        <w:tc>
          <w:tcPr>
            <w:tcW w:w="2145" w:type="dxa"/>
            <w:vMerge w:val="restart"/>
            <w:tcBorders>
              <w:top w:val="nil"/>
              <w:left w:val="single" w:sz="12" w:space="0" w:color="auto"/>
              <w:bottom w:val="nil"/>
              <w:right w:val="single" w:sz="2" w:space="0" w:color="auto"/>
            </w:tcBorders>
            <w:vAlign w:val="center"/>
          </w:tcPr>
          <w:p w14:paraId="22D4CC08" w14:textId="77777777" w:rsidR="004768EC" w:rsidRDefault="00000000">
            <w:pPr>
              <w:spacing w:line="252" w:lineRule="auto"/>
              <w:rPr>
                <w:rFonts w:cs="Arial"/>
                <w:color w:val="000000"/>
              </w:rPr>
            </w:pPr>
          </w:p>
        </w:tc>
        <w:tc>
          <w:tcPr>
            <w:tcW w:w="1350" w:type="dxa"/>
            <w:vMerge w:val="restart"/>
            <w:tcBorders>
              <w:top w:val="nil"/>
              <w:left w:val="single" w:sz="2" w:space="0" w:color="auto"/>
              <w:bottom w:val="nil"/>
              <w:right w:val="single" w:sz="2" w:space="0" w:color="auto"/>
            </w:tcBorders>
            <w:vAlign w:val="center"/>
          </w:tcPr>
          <w:p w14:paraId="58A4206D"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12" w:space="0" w:color="auto"/>
              <w:right w:val="single" w:sz="2" w:space="0" w:color="auto"/>
            </w:tcBorders>
            <w:shd w:val="solid" w:color="FFFFFF" w:fill="auto"/>
            <w:hideMark/>
          </w:tcPr>
          <w:p w14:paraId="2B7CE76A" w14:textId="77777777" w:rsidR="004768EC" w:rsidRDefault="00770557">
            <w:pPr>
              <w:autoSpaceDE w:val="0"/>
              <w:autoSpaceDN w:val="0"/>
              <w:adjustRightInd w:val="0"/>
              <w:spacing w:line="252" w:lineRule="auto"/>
              <w:jc w:val="center"/>
              <w:rPr>
                <w:rFonts w:cs="Arial"/>
                <w:color w:val="000000"/>
              </w:rPr>
            </w:pPr>
            <w:r>
              <w:rPr>
                <w:rFonts w:cs="Arial"/>
                <w:color w:val="000000"/>
              </w:rPr>
              <w:t>0x0F</w:t>
            </w:r>
          </w:p>
        </w:tc>
        <w:tc>
          <w:tcPr>
            <w:tcW w:w="3330" w:type="dxa"/>
            <w:tcBorders>
              <w:top w:val="single" w:sz="2" w:space="0" w:color="auto"/>
              <w:left w:val="single" w:sz="2" w:space="0" w:color="auto"/>
              <w:bottom w:val="single" w:sz="12" w:space="0" w:color="auto"/>
              <w:right w:val="single" w:sz="12" w:space="0" w:color="auto"/>
            </w:tcBorders>
            <w:shd w:val="solid" w:color="FFFFFF" w:fill="auto"/>
            <w:hideMark/>
          </w:tcPr>
          <w:p w14:paraId="71C6A3F9" w14:textId="77777777" w:rsidR="004768EC" w:rsidRDefault="00770557">
            <w:pPr>
              <w:autoSpaceDE w:val="0"/>
              <w:autoSpaceDN w:val="0"/>
              <w:adjustRightInd w:val="0"/>
              <w:spacing w:line="252" w:lineRule="auto"/>
              <w:jc w:val="center"/>
              <w:rPr>
                <w:rFonts w:cs="Arial"/>
                <w:color w:val="000000"/>
              </w:rPr>
            </w:pPr>
            <w:r>
              <w:rPr>
                <w:rFonts w:cs="Arial"/>
                <w:color w:val="000000"/>
              </w:rPr>
              <w:t>TRG Rear Normal</w:t>
            </w:r>
          </w:p>
        </w:tc>
      </w:tr>
      <w:tr w:rsidR="004768EC" w14:paraId="74B6108E" w14:textId="77777777" w:rsidTr="000C5420">
        <w:trPr>
          <w:trHeight w:val="305"/>
          <w:jc w:val="center"/>
        </w:trPr>
        <w:tc>
          <w:tcPr>
            <w:tcW w:w="2145" w:type="dxa"/>
            <w:vMerge/>
            <w:tcBorders>
              <w:top w:val="nil"/>
              <w:left w:val="single" w:sz="12" w:space="0" w:color="auto"/>
              <w:bottom w:val="nil"/>
              <w:right w:val="single" w:sz="2" w:space="0" w:color="auto"/>
            </w:tcBorders>
            <w:vAlign w:val="center"/>
            <w:hideMark/>
          </w:tcPr>
          <w:p w14:paraId="0A6109C0" w14:textId="77777777" w:rsidR="004768EC" w:rsidRDefault="00000000">
            <w:pPr>
              <w:spacing w:line="256" w:lineRule="auto"/>
              <w:rPr>
                <w:rFonts w:cs="Arial"/>
                <w:color w:val="000000"/>
              </w:rPr>
            </w:pPr>
          </w:p>
        </w:tc>
        <w:tc>
          <w:tcPr>
            <w:tcW w:w="1350" w:type="dxa"/>
            <w:vMerge/>
            <w:tcBorders>
              <w:top w:val="nil"/>
              <w:left w:val="single" w:sz="2" w:space="0" w:color="auto"/>
              <w:bottom w:val="nil"/>
              <w:right w:val="single" w:sz="2" w:space="0" w:color="auto"/>
            </w:tcBorders>
            <w:vAlign w:val="center"/>
            <w:hideMark/>
          </w:tcPr>
          <w:p w14:paraId="47BFCF29" w14:textId="77777777" w:rsidR="004768EC" w:rsidRDefault="00000000">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247B2B84" w14:textId="77777777" w:rsidR="004768EC" w:rsidRDefault="00770557">
            <w:pPr>
              <w:autoSpaceDE w:val="0"/>
              <w:autoSpaceDN w:val="0"/>
              <w:adjustRightInd w:val="0"/>
              <w:spacing w:line="252" w:lineRule="auto"/>
              <w:jc w:val="center"/>
              <w:rPr>
                <w:rFonts w:cs="Arial"/>
                <w:color w:val="000000"/>
              </w:rPr>
            </w:pPr>
            <w:r>
              <w:rPr>
                <w:rFonts w:cs="Arial"/>
                <w:color w:val="000000"/>
              </w:rPr>
              <w:t>0x10</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244135B4" w14:textId="77777777" w:rsidR="004768EC" w:rsidRDefault="00770557">
            <w:pPr>
              <w:autoSpaceDE w:val="0"/>
              <w:autoSpaceDN w:val="0"/>
              <w:adjustRightInd w:val="0"/>
              <w:spacing w:line="252" w:lineRule="auto"/>
              <w:jc w:val="center"/>
              <w:rPr>
                <w:rFonts w:cs="Arial"/>
                <w:color w:val="000000"/>
              </w:rPr>
            </w:pPr>
            <w:r>
              <w:rPr>
                <w:rFonts w:cs="Arial"/>
                <w:color w:val="000000"/>
              </w:rPr>
              <w:t>Straight Back Up Mode</w:t>
            </w:r>
          </w:p>
        </w:tc>
      </w:tr>
      <w:tr w:rsidR="004768EC" w14:paraId="039B856B"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07A61372"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0944B9A2"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2C923EB0" w14:textId="77777777" w:rsidR="004768EC" w:rsidRDefault="00770557">
            <w:pPr>
              <w:autoSpaceDE w:val="0"/>
              <w:autoSpaceDN w:val="0"/>
              <w:adjustRightInd w:val="0"/>
              <w:spacing w:line="252" w:lineRule="auto"/>
              <w:jc w:val="center"/>
              <w:rPr>
                <w:rFonts w:cs="Arial"/>
                <w:color w:val="000000"/>
              </w:rPr>
            </w:pPr>
            <w:r>
              <w:rPr>
                <w:rFonts w:cs="Arial"/>
                <w:color w:val="000000"/>
              </w:rPr>
              <w:t>0x11</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017BC0AE" w14:textId="77777777" w:rsidR="004768EC" w:rsidRDefault="00770557">
            <w:pPr>
              <w:autoSpaceDE w:val="0"/>
              <w:autoSpaceDN w:val="0"/>
              <w:adjustRightInd w:val="0"/>
              <w:spacing w:line="252" w:lineRule="auto"/>
              <w:jc w:val="center"/>
              <w:rPr>
                <w:rFonts w:cs="Arial"/>
                <w:color w:val="000000"/>
              </w:rPr>
            </w:pPr>
            <w:r>
              <w:rPr>
                <w:rFonts w:cs="Arial"/>
                <w:color w:val="000000"/>
              </w:rPr>
              <w:t>TBA2 Rear Split</w:t>
            </w:r>
          </w:p>
        </w:tc>
      </w:tr>
      <w:tr w:rsidR="004768EC" w14:paraId="2C4B23DC"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005A01D0"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1804406B"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762817BF" w14:textId="77777777" w:rsidR="004768EC" w:rsidRDefault="00770557">
            <w:pPr>
              <w:autoSpaceDE w:val="0"/>
              <w:autoSpaceDN w:val="0"/>
              <w:adjustRightInd w:val="0"/>
              <w:spacing w:line="252" w:lineRule="auto"/>
              <w:jc w:val="center"/>
              <w:rPr>
                <w:rFonts w:cs="Arial"/>
                <w:color w:val="000000"/>
              </w:rPr>
            </w:pPr>
            <w:r>
              <w:rPr>
                <w:rFonts w:cs="Arial"/>
                <w:color w:val="000000"/>
              </w:rPr>
              <w:t>0x12</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7B23ED14" w14:textId="77777777" w:rsidR="004768EC" w:rsidRDefault="00770557">
            <w:pPr>
              <w:autoSpaceDE w:val="0"/>
              <w:autoSpaceDN w:val="0"/>
              <w:adjustRightInd w:val="0"/>
              <w:spacing w:line="252" w:lineRule="auto"/>
              <w:jc w:val="center"/>
              <w:rPr>
                <w:rFonts w:cs="Arial"/>
                <w:color w:val="000000"/>
              </w:rPr>
            </w:pPr>
            <w:r>
              <w:rPr>
                <w:rFonts w:cs="Arial"/>
                <w:color w:val="000000"/>
              </w:rPr>
              <w:t>TBA2 Rear 360</w:t>
            </w:r>
          </w:p>
        </w:tc>
      </w:tr>
      <w:tr w:rsidR="004768EC" w14:paraId="21C24D40"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59AB71AF"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21351A59"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0D407EA9" w14:textId="77777777" w:rsidR="004768EC" w:rsidRDefault="00770557">
            <w:pPr>
              <w:autoSpaceDE w:val="0"/>
              <w:autoSpaceDN w:val="0"/>
              <w:adjustRightInd w:val="0"/>
              <w:spacing w:line="252" w:lineRule="auto"/>
              <w:jc w:val="center"/>
              <w:rPr>
                <w:rFonts w:cs="Arial"/>
                <w:color w:val="000000"/>
              </w:rPr>
            </w:pPr>
            <w:r>
              <w:rPr>
                <w:rFonts w:cs="Arial"/>
                <w:color w:val="000000"/>
              </w:rPr>
              <w:t>0x13</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7E47C0F4" w14:textId="77777777" w:rsidR="004768EC" w:rsidRDefault="00770557">
            <w:pPr>
              <w:autoSpaceDE w:val="0"/>
              <w:autoSpaceDN w:val="0"/>
              <w:adjustRightInd w:val="0"/>
              <w:spacing w:line="252" w:lineRule="auto"/>
              <w:jc w:val="center"/>
              <w:rPr>
                <w:rFonts w:cs="Arial"/>
                <w:color w:val="000000"/>
              </w:rPr>
            </w:pPr>
            <w:r>
              <w:rPr>
                <w:rFonts w:cs="Arial"/>
                <w:color w:val="000000"/>
              </w:rPr>
              <w:t>TBA2 CHMSL</w:t>
            </w:r>
          </w:p>
        </w:tc>
      </w:tr>
      <w:tr w:rsidR="004768EC" w14:paraId="0FE3B8D6"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361A466D"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290C8397"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6020EFFA" w14:textId="77777777" w:rsidR="004768EC" w:rsidRDefault="00770557">
            <w:pPr>
              <w:autoSpaceDE w:val="0"/>
              <w:autoSpaceDN w:val="0"/>
              <w:adjustRightInd w:val="0"/>
              <w:spacing w:line="252" w:lineRule="auto"/>
              <w:jc w:val="center"/>
              <w:rPr>
                <w:rFonts w:cs="Arial"/>
                <w:color w:val="000000"/>
              </w:rPr>
            </w:pPr>
            <w:r>
              <w:rPr>
                <w:rFonts w:cs="Arial"/>
                <w:color w:val="000000"/>
              </w:rPr>
              <w:t>0x14</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6AA32588" w14:textId="77777777" w:rsidR="004768EC" w:rsidRDefault="00770557">
            <w:pPr>
              <w:autoSpaceDE w:val="0"/>
              <w:autoSpaceDN w:val="0"/>
              <w:adjustRightInd w:val="0"/>
              <w:spacing w:line="252" w:lineRule="auto"/>
              <w:jc w:val="center"/>
              <w:rPr>
                <w:rFonts w:cs="Arial"/>
                <w:color w:val="000000"/>
              </w:rPr>
            </w:pPr>
            <w:r>
              <w:rPr>
                <w:rFonts w:cs="Arial"/>
                <w:color w:val="000000"/>
              </w:rPr>
              <w:t>TBA2 Aux</w:t>
            </w:r>
          </w:p>
        </w:tc>
      </w:tr>
      <w:tr w:rsidR="004768EC" w14:paraId="5A8EAE9D"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2E36A8D5"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01F7CAF9"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1A3272E6" w14:textId="77777777" w:rsidR="004768EC" w:rsidRDefault="00770557">
            <w:pPr>
              <w:autoSpaceDE w:val="0"/>
              <w:autoSpaceDN w:val="0"/>
              <w:adjustRightInd w:val="0"/>
              <w:spacing w:line="252" w:lineRule="auto"/>
              <w:jc w:val="center"/>
              <w:rPr>
                <w:rFonts w:cs="Arial"/>
                <w:color w:val="000000"/>
              </w:rPr>
            </w:pPr>
            <w:r>
              <w:rPr>
                <w:rFonts w:cs="Arial"/>
                <w:color w:val="000000"/>
              </w:rPr>
              <w:t>0x15</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1C6E9D21" w14:textId="77777777" w:rsidR="004768EC" w:rsidRDefault="00770557">
            <w:pPr>
              <w:autoSpaceDE w:val="0"/>
              <w:autoSpaceDN w:val="0"/>
              <w:adjustRightInd w:val="0"/>
              <w:spacing w:line="252" w:lineRule="auto"/>
              <w:jc w:val="center"/>
              <w:rPr>
                <w:rFonts w:cs="Arial"/>
                <w:color w:val="000000"/>
              </w:rPr>
            </w:pPr>
            <w:r>
              <w:rPr>
                <w:rFonts w:cs="Arial"/>
                <w:color w:val="000000"/>
              </w:rPr>
              <w:t>TBA2 50/50</w:t>
            </w:r>
          </w:p>
        </w:tc>
      </w:tr>
      <w:tr w:rsidR="004768EC" w14:paraId="5841630F"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2ECD9CA5"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20FF3717"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79F13C54" w14:textId="77777777" w:rsidR="004768EC" w:rsidRDefault="00770557">
            <w:pPr>
              <w:autoSpaceDE w:val="0"/>
              <w:autoSpaceDN w:val="0"/>
              <w:adjustRightInd w:val="0"/>
              <w:spacing w:line="252" w:lineRule="auto"/>
              <w:jc w:val="center"/>
              <w:rPr>
                <w:rFonts w:cs="Arial"/>
                <w:color w:val="000000"/>
              </w:rPr>
            </w:pPr>
            <w:r>
              <w:rPr>
                <w:rFonts w:cs="Arial"/>
                <w:color w:val="000000"/>
              </w:rPr>
              <w:t>0x16</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36A44D97" w14:textId="77777777" w:rsidR="004768EC" w:rsidRDefault="00770557">
            <w:pPr>
              <w:autoSpaceDE w:val="0"/>
              <w:autoSpaceDN w:val="0"/>
              <w:adjustRightInd w:val="0"/>
              <w:spacing w:line="252" w:lineRule="auto"/>
              <w:jc w:val="center"/>
              <w:rPr>
                <w:rFonts w:cs="Arial"/>
                <w:color w:val="000000"/>
              </w:rPr>
            </w:pPr>
            <w:r>
              <w:rPr>
                <w:rFonts w:cs="Arial"/>
                <w:color w:val="000000"/>
              </w:rPr>
              <w:t>TBA2 Rear Normal</w:t>
            </w:r>
          </w:p>
        </w:tc>
      </w:tr>
      <w:tr w:rsidR="004768EC" w14:paraId="2F38C391"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5F82220B"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1E60F9E8"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09600111" w14:textId="77777777" w:rsidR="004768EC" w:rsidRDefault="00770557">
            <w:pPr>
              <w:autoSpaceDE w:val="0"/>
              <w:autoSpaceDN w:val="0"/>
              <w:adjustRightInd w:val="0"/>
              <w:spacing w:line="252" w:lineRule="auto"/>
              <w:jc w:val="center"/>
              <w:rPr>
                <w:rFonts w:cs="Arial"/>
                <w:color w:val="000000"/>
              </w:rPr>
            </w:pPr>
            <w:r>
              <w:rPr>
                <w:rFonts w:cs="Arial"/>
                <w:color w:val="000000"/>
              </w:rPr>
              <w:t>0x17</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43159D1A" w14:textId="77777777" w:rsidR="004768EC" w:rsidRDefault="00770557">
            <w:pPr>
              <w:autoSpaceDE w:val="0"/>
              <w:autoSpaceDN w:val="0"/>
              <w:adjustRightInd w:val="0"/>
              <w:spacing w:line="252" w:lineRule="auto"/>
              <w:jc w:val="center"/>
              <w:rPr>
                <w:rFonts w:cs="Arial"/>
                <w:color w:val="000000"/>
              </w:rPr>
            </w:pPr>
            <w:r>
              <w:rPr>
                <w:rFonts w:cs="Arial"/>
                <w:color w:val="000000"/>
              </w:rPr>
              <w:t>Auto Hitch Rear Normal</w:t>
            </w:r>
          </w:p>
        </w:tc>
      </w:tr>
      <w:tr w:rsidR="004768EC" w14:paraId="2176857C"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2FB35257"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0D6AA415"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4F257040" w14:textId="77777777" w:rsidR="004768EC" w:rsidRDefault="00770557">
            <w:pPr>
              <w:autoSpaceDE w:val="0"/>
              <w:autoSpaceDN w:val="0"/>
              <w:adjustRightInd w:val="0"/>
              <w:spacing w:line="252" w:lineRule="auto"/>
              <w:jc w:val="center"/>
              <w:rPr>
                <w:rFonts w:cs="Arial"/>
                <w:color w:val="000000"/>
              </w:rPr>
            </w:pPr>
            <w:r>
              <w:rPr>
                <w:rFonts w:cs="Arial"/>
                <w:color w:val="000000"/>
              </w:rPr>
              <w:t>0x18</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6A50310C" w14:textId="77777777" w:rsidR="004768EC" w:rsidRDefault="00770557">
            <w:pPr>
              <w:autoSpaceDE w:val="0"/>
              <w:autoSpaceDN w:val="0"/>
              <w:adjustRightInd w:val="0"/>
              <w:spacing w:line="252" w:lineRule="auto"/>
              <w:jc w:val="center"/>
              <w:rPr>
                <w:rFonts w:cs="Arial"/>
                <w:color w:val="000000"/>
              </w:rPr>
            </w:pPr>
            <w:r>
              <w:rPr>
                <w:rFonts w:cs="Arial"/>
                <w:color w:val="000000"/>
              </w:rPr>
              <w:t>Rear Frwd Offset</w:t>
            </w:r>
          </w:p>
        </w:tc>
      </w:tr>
      <w:tr w:rsidR="004768EC" w14:paraId="15BFD465"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5AEB9DA4"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1C0B943E"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0342C513" w14:textId="77777777" w:rsidR="004768EC" w:rsidRDefault="00770557">
            <w:pPr>
              <w:autoSpaceDE w:val="0"/>
              <w:autoSpaceDN w:val="0"/>
              <w:adjustRightInd w:val="0"/>
              <w:spacing w:line="252" w:lineRule="auto"/>
              <w:jc w:val="center"/>
              <w:rPr>
                <w:rFonts w:cs="Arial"/>
                <w:color w:val="000000"/>
              </w:rPr>
            </w:pPr>
            <w:r>
              <w:rPr>
                <w:rFonts w:cs="Arial"/>
                <w:color w:val="000000"/>
              </w:rPr>
              <w:t>0x19</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338F265F" w14:textId="77777777" w:rsidR="004768EC" w:rsidRDefault="00770557">
            <w:pPr>
              <w:autoSpaceDE w:val="0"/>
              <w:autoSpaceDN w:val="0"/>
              <w:adjustRightInd w:val="0"/>
              <w:spacing w:line="252" w:lineRule="auto"/>
              <w:jc w:val="center"/>
              <w:rPr>
                <w:rFonts w:cs="Arial"/>
                <w:color w:val="000000"/>
              </w:rPr>
            </w:pPr>
            <w:r>
              <w:rPr>
                <w:rFonts w:cs="Arial"/>
                <w:color w:val="000000"/>
              </w:rPr>
              <w:t>Rear Rrwd Offset</w:t>
            </w:r>
          </w:p>
        </w:tc>
      </w:tr>
      <w:tr w:rsidR="004768EC" w14:paraId="1EF6594C"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7B43F4EA"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7917A71F"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1B7342AE" w14:textId="77777777" w:rsidR="004768EC" w:rsidRDefault="00770557">
            <w:pPr>
              <w:autoSpaceDE w:val="0"/>
              <w:autoSpaceDN w:val="0"/>
              <w:adjustRightInd w:val="0"/>
              <w:spacing w:line="252" w:lineRule="auto"/>
              <w:jc w:val="center"/>
              <w:rPr>
                <w:rFonts w:cs="Arial"/>
                <w:color w:val="000000"/>
              </w:rPr>
            </w:pPr>
            <w:r>
              <w:rPr>
                <w:rFonts w:cs="Arial"/>
                <w:color w:val="000000"/>
              </w:rPr>
              <w:t>0x1A</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2FD1CEC6" w14:textId="77777777" w:rsidR="004768EC" w:rsidRDefault="00770557">
            <w:pPr>
              <w:autoSpaceDE w:val="0"/>
              <w:autoSpaceDN w:val="0"/>
              <w:adjustRightInd w:val="0"/>
              <w:spacing w:line="252" w:lineRule="auto"/>
              <w:jc w:val="center"/>
              <w:rPr>
                <w:rFonts w:cs="Arial"/>
                <w:color w:val="000000"/>
              </w:rPr>
            </w:pPr>
            <w:r>
              <w:rPr>
                <w:rFonts w:cs="Arial"/>
                <w:color w:val="000000"/>
              </w:rPr>
              <w:t>Front Frwd Offset</w:t>
            </w:r>
          </w:p>
        </w:tc>
      </w:tr>
      <w:tr w:rsidR="004768EC" w14:paraId="028AF67A"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6BCC8A81"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20EA6529"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5B3797C1" w14:textId="77777777" w:rsidR="004768EC" w:rsidRDefault="00770557">
            <w:pPr>
              <w:autoSpaceDE w:val="0"/>
              <w:autoSpaceDN w:val="0"/>
              <w:adjustRightInd w:val="0"/>
              <w:spacing w:line="252" w:lineRule="auto"/>
              <w:jc w:val="center"/>
              <w:rPr>
                <w:rFonts w:cs="Arial"/>
                <w:color w:val="000000"/>
              </w:rPr>
            </w:pPr>
            <w:r>
              <w:rPr>
                <w:rFonts w:cs="Arial"/>
                <w:color w:val="000000"/>
              </w:rPr>
              <w:t>0x1B</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7EC5BA59" w14:textId="77777777" w:rsidR="004768EC" w:rsidRDefault="00770557">
            <w:pPr>
              <w:autoSpaceDE w:val="0"/>
              <w:autoSpaceDN w:val="0"/>
              <w:adjustRightInd w:val="0"/>
              <w:spacing w:line="252" w:lineRule="auto"/>
              <w:jc w:val="center"/>
              <w:rPr>
                <w:rFonts w:cs="Arial"/>
                <w:color w:val="000000"/>
              </w:rPr>
            </w:pPr>
            <w:r>
              <w:rPr>
                <w:rFonts w:cs="Arial"/>
                <w:color w:val="000000"/>
              </w:rPr>
              <w:t>Front Rrwd Offset</w:t>
            </w:r>
          </w:p>
        </w:tc>
      </w:tr>
      <w:tr w:rsidR="004768EC" w14:paraId="7036483C"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281E4977"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2CF514FA"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513294E2" w14:textId="77777777" w:rsidR="004768EC" w:rsidRDefault="00770557">
            <w:pPr>
              <w:autoSpaceDE w:val="0"/>
              <w:autoSpaceDN w:val="0"/>
              <w:adjustRightInd w:val="0"/>
              <w:spacing w:line="252" w:lineRule="auto"/>
              <w:jc w:val="center"/>
              <w:rPr>
                <w:rFonts w:cs="Arial"/>
                <w:color w:val="000000"/>
              </w:rPr>
            </w:pPr>
            <w:r>
              <w:rPr>
                <w:rFonts w:cs="Arial"/>
                <w:color w:val="000000"/>
              </w:rPr>
              <w:t>0x1C</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1C8688AE" w14:textId="77777777" w:rsidR="004768EC" w:rsidRDefault="00770557">
            <w:pPr>
              <w:autoSpaceDE w:val="0"/>
              <w:autoSpaceDN w:val="0"/>
              <w:adjustRightInd w:val="0"/>
              <w:spacing w:line="252" w:lineRule="auto"/>
              <w:jc w:val="center"/>
              <w:rPr>
                <w:rFonts w:cs="Arial"/>
                <w:color w:val="000000"/>
              </w:rPr>
            </w:pPr>
            <w:r>
              <w:rPr>
                <w:rFonts w:cs="Arial"/>
                <w:color w:val="000000"/>
              </w:rPr>
              <w:t>Rear FL Corner</w:t>
            </w:r>
          </w:p>
        </w:tc>
      </w:tr>
      <w:tr w:rsidR="004768EC" w14:paraId="57384748"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6D7E1B82"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19F231DB"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7B6F5A20" w14:textId="77777777" w:rsidR="004768EC" w:rsidRDefault="00770557">
            <w:pPr>
              <w:autoSpaceDE w:val="0"/>
              <w:autoSpaceDN w:val="0"/>
              <w:adjustRightInd w:val="0"/>
              <w:spacing w:line="252" w:lineRule="auto"/>
              <w:jc w:val="center"/>
              <w:rPr>
                <w:rFonts w:cs="Arial"/>
                <w:color w:val="000000"/>
              </w:rPr>
            </w:pPr>
            <w:r>
              <w:rPr>
                <w:rFonts w:cs="Arial"/>
                <w:color w:val="000000"/>
              </w:rPr>
              <w:t>0x1D</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79E166F9" w14:textId="77777777" w:rsidR="004768EC" w:rsidRDefault="00770557">
            <w:pPr>
              <w:autoSpaceDE w:val="0"/>
              <w:autoSpaceDN w:val="0"/>
              <w:adjustRightInd w:val="0"/>
              <w:spacing w:line="252" w:lineRule="auto"/>
              <w:jc w:val="center"/>
              <w:rPr>
                <w:rFonts w:cs="Arial"/>
                <w:color w:val="000000"/>
              </w:rPr>
            </w:pPr>
            <w:r>
              <w:rPr>
                <w:rFonts w:cs="Arial"/>
                <w:color w:val="000000"/>
              </w:rPr>
              <w:t>Rear FR Corner</w:t>
            </w:r>
          </w:p>
        </w:tc>
      </w:tr>
      <w:tr w:rsidR="004768EC" w14:paraId="0BEFDFF8"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2513737E"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7642768C"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6ECAC787" w14:textId="77777777" w:rsidR="004768EC" w:rsidRDefault="00770557">
            <w:pPr>
              <w:autoSpaceDE w:val="0"/>
              <w:autoSpaceDN w:val="0"/>
              <w:adjustRightInd w:val="0"/>
              <w:spacing w:line="252" w:lineRule="auto"/>
              <w:jc w:val="center"/>
              <w:rPr>
                <w:rFonts w:cs="Arial"/>
                <w:color w:val="000000"/>
              </w:rPr>
            </w:pPr>
            <w:r>
              <w:rPr>
                <w:rFonts w:cs="Arial"/>
                <w:color w:val="000000"/>
              </w:rPr>
              <w:t>0x1E</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74556AD2" w14:textId="77777777" w:rsidR="004768EC" w:rsidRDefault="00770557">
            <w:pPr>
              <w:autoSpaceDE w:val="0"/>
              <w:autoSpaceDN w:val="0"/>
              <w:adjustRightInd w:val="0"/>
              <w:spacing w:line="252" w:lineRule="auto"/>
              <w:jc w:val="center"/>
              <w:rPr>
                <w:rFonts w:cs="Arial"/>
                <w:color w:val="000000"/>
              </w:rPr>
            </w:pPr>
            <w:r>
              <w:rPr>
                <w:rFonts w:cs="Arial"/>
                <w:color w:val="000000"/>
              </w:rPr>
              <w:t>Rear RL Corner</w:t>
            </w:r>
          </w:p>
        </w:tc>
      </w:tr>
      <w:tr w:rsidR="004768EC" w14:paraId="4F57B624"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0C6FF34E"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3DD5B261"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4A29122C" w14:textId="77777777" w:rsidR="004768EC" w:rsidRDefault="00770557">
            <w:pPr>
              <w:autoSpaceDE w:val="0"/>
              <w:autoSpaceDN w:val="0"/>
              <w:adjustRightInd w:val="0"/>
              <w:spacing w:line="252" w:lineRule="auto"/>
              <w:jc w:val="center"/>
              <w:rPr>
                <w:rFonts w:cs="Arial"/>
                <w:color w:val="000000"/>
              </w:rPr>
            </w:pPr>
            <w:r>
              <w:rPr>
                <w:rFonts w:cs="Arial"/>
                <w:color w:val="000000"/>
              </w:rPr>
              <w:t>0x1F</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24AB0125" w14:textId="77777777" w:rsidR="004768EC" w:rsidRDefault="00770557">
            <w:pPr>
              <w:autoSpaceDE w:val="0"/>
              <w:autoSpaceDN w:val="0"/>
              <w:adjustRightInd w:val="0"/>
              <w:spacing w:line="252" w:lineRule="auto"/>
              <w:jc w:val="center"/>
              <w:rPr>
                <w:rFonts w:cs="Arial"/>
                <w:color w:val="000000"/>
              </w:rPr>
            </w:pPr>
            <w:r>
              <w:rPr>
                <w:rFonts w:cs="Arial"/>
                <w:color w:val="000000"/>
              </w:rPr>
              <w:t>Rear RR Corner</w:t>
            </w:r>
          </w:p>
        </w:tc>
      </w:tr>
      <w:tr w:rsidR="004768EC" w14:paraId="36CAA494"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72F36AC7"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7F543D1D"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5DB9863B" w14:textId="77777777" w:rsidR="004768EC" w:rsidRDefault="00770557">
            <w:pPr>
              <w:autoSpaceDE w:val="0"/>
              <w:autoSpaceDN w:val="0"/>
              <w:adjustRightInd w:val="0"/>
              <w:spacing w:line="252" w:lineRule="auto"/>
              <w:jc w:val="center"/>
              <w:rPr>
                <w:rFonts w:cs="Arial"/>
                <w:color w:val="000000"/>
              </w:rPr>
            </w:pPr>
            <w:r>
              <w:rPr>
                <w:rFonts w:cs="Arial"/>
                <w:color w:val="000000"/>
              </w:rPr>
              <w:t>0x20</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315F79A6" w14:textId="77777777" w:rsidR="004768EC" w:rsidRDefault="00770557">
            <w:pPr>
              <w:autoSpaceDE w:val="0"/>
              <w:autoSpaceDN w:val="0"/>
              <w:adjustRightInd w:val="0"/>
              <w:spacing w:line="252" w:lineRule="auto"/>
              <w:jc w:val="center"/>
              <w:rPr>
                <w:rFonts w:cs="Arial"/>
                <w:color w:val="000000"/>
              </w:rPr>
            </w:pPr>
            <w:r>
              <w:rPr>
                <w:rFonts w:cs="Arial"/>
                <w:color w:val="000000"/>
              </w:rPr>
              <w:t>Front FL Corner</w:t>
            </w:r>
          </w:p>
        </w:tc>
      </w:tr>
      <w:tr w:rsidR="004768EC" w14:paraId="7F726C72"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1718A25A"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27190F58"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076E62BD" w14:textId="77777777" w:rsidR="004768EC" w:rsidRDefault="00770557">
            <w:pPr>
              <w:autoSpaceDE w:val="0"/>
              <w:autoSpaceDN w:val="0"/>
              <w:adjustRightInd w:val="0"/>
              <w:spacing w:line="252" w:lineRule="auto"/>
              <w:jc w:val="center"/>
              <w:rPr>
                <w:rFonts w:cs="Arial"/>
                <w:color w:val="000000"/>
              </w:rPr>
            </w:pPr>
            <w:r>
              <w:rPr>
                <w:rFonts w:cs="Arial"/>
                <w:color w:val="000000"/>
              </w:rPr>
              <w:t>0x21</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30CE8FE1" w14:textId="77777777" w:rsidR="004768EC" w:rsidRDefault="00770557">
            <w:pPr>
              <w:autoSpaceDE w:val="0"/>
              <w:autoSpaceDN w:val="0"/>
              <w:adjustRightInd w:val="0"/>
              <w:spacing w:line="252" w:lineRule="auto"/>
              <w:jc w:val="center"/>
              <w:rPr>
                <w:rFonts w:cs="Arial"/>
                <w:color w:val="000000"/>
              </w:rPr>
            </w:pPr>
            <w:r>
              <w:rPr>
                <w:rFonts w:cs="Arial"/>
                <w:color w:val="000000"/>
              </w:rPr>
              <w:t>Front FR Corner</w:t>
            </w:r>
          </w:p>
        </w:tc>
      </w:tr>
      <w:tr w:rsidR="004768EC" w14:paraId="13B53A26"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63B75D14" w14:textId="77777777" w:rsidR="004768EC" w:rsidRDefault="00000000">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0C7AB849" w14:textId="77777777" w:rsidR="004768EC" w:rsidRDefault="00000000">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14:paraId="5AFC9133" w14:textId="77777777" w:rsidR="004768EC" w:rsidRDefault="00770557">
            <w:pPr>
              <w:autoSpaceDE w:val="0"/>
              <w:autoSpaceDN w:val="0"/>
              <w:adjustRightInd w:val="0"/>
              <w:spacing w:line="252" w:lineRule="auto"/>
              <w:jc w:val="center"/>
              <w:rPr>
                <w:rFonts w:cs="Arial"/>
                <w:color w:val="000000"/>
              </w:rPr>
            </w:pPr>
            <w:r>
              <w:rPr>
                <w:rFonts w:cs="Arial"/>
                <w:color w:val="000000"/>
              </w:rPr>
              <w:t>0x22</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14:paraId="265B32B6" w14:textId="77777777" w:rsidR="004768EC" w:rsidRDefault="00770557">
            <w:pPr>
              <w:autoSpaceDE w:val="0"/>
              <w:autoSpaceDN w:val="0"/>
              <w:adjustRightInd w:val="0"/>
              <w:spacing w:line="252" w:lineRule="auto"/>
              <w:jc w:val="center"/>
              <w:rPr>
                <w:rFonts w:cs="Arial"/>
                <w:color w:val="000000"/>
              </w:rPr>
            </w:pPr>
            <w:r>
              <w:rPr>
                <w:rFonts w:cs="Arial"/>
                <w:color w:val="000000"/>
              </w:rPr>
              <w:t>Front RL Corner</w:t>
            </w:r>
          </w:p>
        </w:tc>
      </w:tr>
      <w:tr w:rsidR="005C73A1" w14:paraId="0BBE3391"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2A8488F7" w14:textId="77777777" w:rsidR="005C73A1" w:rsidRDefault="00000000" w:rsidP="005C73A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3987384F" w14:textId="77777777" w:rsidR="005C73A1" w:rsidRDefault="00000000" w:rsidP="005C73A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tcPr>
          <w:p w14:paraId="1387FA9B" w14:textId="77777777" w:rsidR="005C73A1" w:rsidRDefault="00770557" w:rsidP="005C73A1">
            <w:pPr>
              <w:autoSpaceDE w:val="0"/>
              <w:autoSpaceDN w:val="0"/>
              <w:adjustRightInd w:val="0"/>
              <w:spacing w:line="252" w:lineRule="auto"/>
              <w:jc w:val="center"/>
              <w:rPr>
                <w:rFonts w:cs="Arial"/>
                <w:color w:val="000000"/>
              </w:rPr>
            </w:pPr>
            <w:r>
              <w:rPr>
                <w:rFonts w:cs="Arial"/>
                <w:color w:val="000000"/>
              </w:rPr>
              <w:t>0x23</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62A5BFDC" w14:textId="77777777" w:rsidR="005C73A1" w:rsidRDefault="00770557" w:rsidP="005C73A1">
            <w:pPr>
              <w:autoSpaceDE w:val="0"/>
              <w:autoSpaceDN w:val="0"/>
              <w:adjustRightInd w:val="0"/>
              <w:spacing w:line="252" w:lineRule="auto"/>
              <w:jc w:val="center"/>
              <w:rPr>
                <w:rFonts w:cs="Arial"/>
                <w:color w:val="000000"/>
              </w:rPr>
            </w:pPr>
            <w:r>
              <w:rPr>
                <w:rFonts w:cs="Arial"/>
                <w:color w:val="000000"/>
              </w:rPr>
              <w:t>Front RR Corner</w:t>
            </w:r>
          </w:p>
        </w:tc>
      </w:tr>
      <w:tr w:rsidR="005C73A1" w14:paraId="4457D307"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1ACCF095" w14:textId="77777777" w:rsidR="005C73A1" w:rsidRDefault="00000000" w:rsidP="005C73A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433652BB" w14:textId="77777777" w:rsidR="005C73A1" w:rsidRDefault="00000000" w:rsidP="005C73A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tcPr>
          <w:p w14:paraId="1610982B" w14:textId="77777777" w:rsidR="005C73A1" w:rsidRDefault="00770557" w:rsidP="005C73A1">
            <w:pPr>
              <w:autoSpaceDE w:val="0"/>
              <w:autoSpaceDN w:val="0"/>
              <w:adjustRightInd w:val="0"/>
              <w:spacing w:line="252" w:lineRule="auto"/>
              <w:jc w:val="center"/>
              <w:rPr>
                <w:rFonts w:cs="Arial"/>
                <w:color w:val="000000"/>
              </w:rPr>
            </w:pPr>
            <w:r>
              <w:rPr>
                <w:rFonts w:cs="Arial"/>
                <w:color w:val="000000"/>
              </w:rPr>
              <w:t>0x24</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15AA60FF" w14:textId="77777777" w:rsidR="005C73A1" w:rsidRDefault="00770557" w:rsidP="005C73A1">
            <w:pPr>
              <w:autoSpaceDE w:val="0"/>
              <w:autoSpaceDN w:val="0"/>
              <w:adjustRightInd w:val="0"/>
              <w:spacing w:line="252" w:lineRule="auto"/>
              <w:jc w:val="center"/>
              <w:rPr>
                <w:rFonts w:cs="Arial"/>
                <w:color w:val="000000"/>
              </w:rPr>
            </w:pPr>
            <w:r>
              <w:rPr>
                <w:rFonts w:cs="Arial"/>
                <w:color w:val="000000"/>
              </w:rPr>
              <w:t>Rock Crawl Front</w:t>
            </w:r>
          </w:p>
        </w:tc>
      </w:tr>
      <w:tr w:rsidR="005C73A1" w14:paraId="7F515796"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78479CD0" w14:textId="77777777" w:rsidR="005C73A1" w:rsidRDefault="00000000" w:rsidP="005C73A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6E57DFA1" w14:textId="77777777" w:rsidR="005C73A1" w:rsidRDefault="00000000" w:rsidP="005C73A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tcPr>
          <w:p w14:paraId="3C2B1E4C" w14:textId="77777777" w:rsidR="005C73A1" w:rsidRDefault="00770557" w:rsidP="005C73A1">
            <w:pPr>
              <w:autoSpaceDE w:val="0"/>
              <w:autoSpaceDN w:val="0"/>
              <w:adjustRightInd w:val="0"/>
              <w:spacing w:line="252" w:lineRule="auto"/>
              <w:jc w:val="center"/>
              <w:rPr>
                <w:rFonts w:cs="Arial"/>
                <w:color w:val="000000"/>
              </w:rPr>
            </w:pPr>
            <w:r>
              <w:rPr>
                <w:rFonts w:cs="Arial"/>
                <w:color w:val="000000"/>
              </w:rPr>
              <w:t>0x25</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5D36185C" w14:textId="77777777" w:rsidR="005C73A1" w:rsidRDefault="00770557" w:rsidP="005C73A1">
            <w:pPr>
              <w:autoSpaceDE w:val="0"/>
              <w:autoSpaceDN w:val="0"/>
              <w:adjustRightInd w:val="0"/>
              <w:spacing w:line="252" w:lineRule="auto"/>
              <w:jc w:val="center"/>
              <w:rPr>
                <w:rFonts w:cs="Arial"/>
                <w:color w:val="000000"/>
              </w:rPr>
            </w:pPr>
            <w:r>
              <w:rPr>
                <w:rFonts w:cs="Arial"/>
                <w:color w:val="000000"/>
              </w:rPr>
              <w:t>Rock Crawl Rear</w:t>
            </w:r>
          </w:p>
        </w:tc>
      </w:tr>
      <w:tr w:rsidR="000C5420" w14:paraId="1B3C91B6" w14:textId="77777777" w:rsidTr="000C5420">
        <w:trPr>
          <w:trHeight w:val="305"/>
          <w:jc w:val="center"/>
        </w:trPr>
        <w:tc>
          <w:tcPr>
            <w:tcW w:w="2145" w:type="dxa"/>
            <w:tcBorders>
              <w:top w:val="nil"/>
              <w:left w:val="single" w:sz="12" w:space="0" w:color="auto"/>
              <w:bottom w:val="nil"/>
              <w:right w:val="single" w:sz="2" w:space="0" w:color="auto"/>
            </w:tcBorders>
            <w:vAlign w:val="center"/>
          </w:tcPr>
          <w:p w14:paraId="6E9A1159" w14:textId="77777777" w:rsidR="000C5420" w:rsidRDefault="00000000" w:rsidP="005C73A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14:paraId="279866EA" w14:textId="77777777" w:rsidR="000C5420" w:rsidRDefault="00000000" w:rsidP="005C73A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tcPr>
          <w:p w14:paraId="1CB0E1EC" w14:textId="77777777" w:rsidR="000C5420" w:rsidRDefault="00770557" w:rsidP="005C73A1">
            <w:pPr>
              <w:autoSpaceDE w:val="0"/>
              <w:autoSpaceDN w:val="0"/>
              <w:adjustRightInd w:val="0"/>
              <w:spacing w:line="252" w:lineRule="auto"/>
              <w:jc w:val="center"/>
              <w:rPr>
                <w:rFonts w:cs="Arial"/>
                <w:color w:val="000000"/>
              </w:rPr>
            </w:pPr>
            <w:r>
              <w:rPr>
                <w:rFonts w:cs="Arial"/>
                <w:color w:val="000000"/>
              </w:rPr>
              <w:t>0x26</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14:paraId="48D7D614" w14:textId="77777777" w:rsidR="000C5420" w:rsidRDefault="00770557" w:rsidP="005C73A1">
            <w:pPr>
              <w:autoSpaceDE w:val="0"/>
              <w:autoSpaceDN w:val="0"/>
              <w:adjustRightInd w:val="0"/>
              <w:spacing w:line="252" w:lineRule="auto"/>
              <w:jc w:val="center"/>
              <w:rPr>
                <w:rFonts w:cs="Arial"/>
                <w:color w:val="000000"/>
              </w:rPr>
            </w:pPr>
            <w:r>
              <w:rPr>
                <w:rFonts w:cs="Arial"/>
                <w:color w:val="000000"/>
              </w:rPr>
              <w:t>Hitch</w:t>
            </w:r>
          </w:p>
        </w:tc>
      </w:tr>
      <w:tr w:rsidR="000C5420" w14:paraId="344945A1" w14:textId="77777777" w:rsidTr="000C5420">
        <w:trPr>
          <w:trHeight w:val="305"/>
          <w:jc w:val="center"/>
        </w:trPr>
        <w:tc>
          <w:tcPr>
            <w:tcW w:w="2145" w:type="dxa"/>
            <w:tcBorders>
              <w:top w:val="nil"/>
              <w:left w:val="single" w:sz="12" w:space="0" w:color="auto"/>
              <w:bottom w:val="single" w:sz="4" w:space="0" w:color="auto"/>
              <w:right w:val="single" w:sz="2" w:space="0" w:color="auto"/>
            </w:tcBorders>
            <w:vAlign w:val="center"/>
          </w:tcPr>
          <w:p w14:paraId="7DAEC1CA" w14:textId="77777777" w:rsidR="000C5420" w:rsidRDefault="00000000" w:rsidP="005C73A1">
            <w:pPr>
              <w:spacing w:line="252" w:lineRule="auto"/>
              <w:rPr>
                <w:rFonts w:cs="Arial"/>
                <w:color w:val="000000"/>
              </w:rPr>
            </w:pPr>
          </w:p>
        </w:tc>
        <w:tc>
          <w:tcPr>
            <w:tcW w:w="1350" w:type="dxa"/>
            <w:tcBorders>
              <w:top w:val="nil"/>
              <w:left w:val="single" w:sz="2" w:space="0" w:color="auto"/>
              <w:bottom w:val="single" w:sz="4" w:space="0" w:color="auto"/>
              <w:right w:val="single" w:sz="2" w:space="0" w:color="auto"/>
            </w:tcBorders>
            <w:vAlign w:val="center"/>
          </w:tcPr>
          <w:p w14:paraId="344D57F2" w14:textId="77777777" w:rsidR="000C5420" w:rsidRDefault="00000000" w:rsidP="005C73A1">
            <w:pPr>
              <w:spacing w:line="252" w:lineRule="auto"/>
              <w:rPr>
                <w:rFonts w:cs="Arial"/>
                <w:color w:val="000000"/>
              </w:rPr>
            </w:pPr>
          </w:p>
        </w:tc>
        <w:tc>
          <w:tcPr>
            <w:tcW w:w="1890" w:type="dxa"/>
            <w:tcBorders>
              <w:top w:val="single" w:sz="2" w:space="0" w:color="auto"/>
              <w:left w:val="single" w:sz="2" w:space="0" w:color="auto"/>
              <w:bottom w:val="single" w:sz="4" w:space="0" w:color="auto"/>
              <w:right w:val="single" w:sz="2" w:space="0" w:color="auto"/>
            </w:tcBorders>
            <w:shd w:val="solid" w:color="FFFFFF" w:fill="auto"/>
          </w:tcPr>
          <w:p w14:paraId="1633B89B" w14:textId="77777777" w:rsidR="000C5420" w:rsidRDefault="00770557" w:rsidP="005C73A1">
            <w:pPr>
              <w:autoSpaceDE w:val="0"/>
              <w:autoSpaceDN w:val="0"/>
              <w:adjustRightInd w:val="0"/>
              <w:spacing w:line="252" w:lineRule="auto"/>
              <w:jc w:val="center"/>
              <w:rPr>
                <w:rFonts w:cs="Arial"/>
                <w:color w:val="000000"/>
              </w:rPr>
            </w:pPr>
            <w:r>
              <w:rPr>
                <w:rFonts w:cs="Arial"/>
                <w:color w:val="000000"/>
              </w:rPr>
              <w:t>0x27</w:t>
            </w:r>
          </w:p>
        </w:tc>
        <w:tc>
          <w:tcPr>
            <w:tcW w:w="3330" w:type="dxa"/>
            <w:tcBorders>
              <w:top w:val="single" w:sz="2" w:space="0" w:color="auto"/>
              <w:left w:val="single" w:sz="2" w:space="0" w:color="auto"/>
              <w:bottom w:val="single" w:sz="4" w:space="0" w:color="auto"/>
              <w:right w:val="single" w:sz="12" w:space="0" w:color="auto"/>
            </w:tcBorders>
            <w:shd w:val="solid" w:color="FFFFFF" w:fill="auto"/>
          </w:tcPr>
          <w:p w14:paraId="593DD60B" w14:textId="77777777" w:rsidR="000C5420" w:rsidRDefault="00770557" w:rsidP="005C73A1">
            <w:pPr>
              <w:autoSpaceDE w:val="0"/>
              <w:autoSpaceDN w:val="0"/>
              <w:adjustRightInd w:val="0"/>
              <w:spacing w:line="252" w:lineRule="auto"/>
              <w:jc w:val="center"/>
              <w:rPr>
                <w:rFonts w:cs="Arial"/>
                <w:color w:val="000000"/>
              </w:rPr>
            </w:pPr>
            <w:r>
              <w:rPr>
                <w:rFonts w:cs="Arial"/>
                <w:color w:val="000000"/>
              </w:rPr>
              <w:t>Rear Camera on Demand (360)</w:t>
            </w:r>
          </w:p>
        </w:tc>
      </w:tr>
    </w:tbl>
    <w:p w14:paraId="7A00FEF6" w14:textId="77777777" w:rsidR="004768EC" w:rsidRDefault="00770557" w:rsidP="004768EC">
      <w:pPr>
        <w:tabs>
          <w:tab w:val="left" w:pos="6881"/>
        </w:tabs>
        <w:rPr>
          <w:rFonts w:cs="Arial"/>
        </w:rPr>
      </w:pPr>
      <w:r>
        <w:rPr>
          <w:rFonts w:cs="Arial"/>
        </w:rPr>
        <w:tab/>
      </w:r>
    </w:p>
    <w:p w14:paraId="13421C87" w14:textId="77777777" w:rsidR="004768EC" w:rsidRDefault="00000000" w:rsidP="004768EC"/>
    <w:p w14:paraId="6B1E69E0" w14:textId="77777777" w:rsidR="00C46FB5" w:rsidRDefault="00C46FB5">
      <w:pPr>
        <w:tabs>
          <w:tab w:val="left" w:pos="6881"/>
        </w:tabs>
      </w:pPr>
      <w:r>
        <w:rPr>
          <w:rFonts w:cs="Arial"/>
        </w:rPr>
        <w:t xml:space="preserve">In P/N/D, </w:t>
      </w:r>
      <w:r>
        <w:rPr>
          <w:rFonts w:hint="eastAsia"/>
        </w:rPr>
        <w:t>front</w:t>
      </w:r>
      <w:r>
        <w:t xml:space="preserve"> 360</w:t>
      </w:r>
      <w:r>
        <w:rPr>
          <w:rFonts w:hint="eastAsia"/>
        </w:rPr>
        <w:t>(</w:t>
      </w:r>
      <w:r>
        <w:t>2D), 2D+3D, rear, left side, right side, front rock crawl, front split</w:t>
      </w:r>
    </w:p>
    <w:p w14:paraId="6A4D35F1" w14:textId="6A67DF31" w:rsidR="006D63DD" w:rsidRDefault="00C46FB5">
      <w:pPr>
        <w:tabs>
          <w:tab w:val="left" w:pos="6881"/>
        </w:tabs>
        <w:rPr>
          <w:rFonts w:cs="Arial"/>
        </w:rPr>
      </w:pPr>
      <w:r>
        <w:t>In R: Rear 360(2D), 2D+3D, rear rock crawl, rear split view</w:t>
      </w:r>
      <w:r w:rsidR="00770557">
        <w:rPr>
          <w:rFonts w:cs="Arial"/>
        </w:rPr>
        <w:tab/>
      </w:r>
    </w:p>
    <w:p w14:paraId="2F1B42A8" w14:textId="77777777" w:rsidR="00406F39" w:rsidRDefault="00770557" w:rsidP="00E52CBB">
      <w:pPr>
        <w:pStyle w:val="Heading3"/>
      </w:pPr>
      <w:bookmarkStart w:id="10" w:name="_Toc100050015"/>
      <w:r w:rsidRPr="00B9479B">
        <w:t>DAFVCv1-IIR-REQ-014067/C-DriverAssistFrontViewCameraClient_Tx (TcSE ROIN-282846-1)</w:t>
      </w:r>
      <w:bookmarkEnd w:id="10"/>
    </w:p>
    <w:p w14:paraId="43D8F448" w14:textId="77777777" w:rsidR="004D1976" w:rsidRDefault="004D1976"/>
    <w:p w14:paraId="75205268" w14:textId="77777777" w:rsidR="00406F39" w:rsidRDefault="00770557" w:rsidP="00E52CBB">
      <w:pPr>
        <w:pStyle w:val="Heading4"/>
      </w:pPr>
      <w:r w:rsidRPr="00B9479B">
        <w:lastRenderedPageBreak/>
        <w:t>MD-REQ-014068/A-Feature_Rq (TcSE ROIN-282333-2)</w:t>
      </w:r>
    </w:p>
    <w:p w14:paraId="74066154" w14:textId="77777777" w:rsidR="004D1976" w:rsidRDefault="00770557">
      <w:pPr>
        <w:rPr>
          <w:rFonts w:cs="Arial"/>
          <w:szCs w:val="20"/>
        </w:rPr>
      </w:pPr>
      <w:r>
        <w:rPr>
          <w:rFonts w:cs="Arial"/>
          <w:szCs w:val="20"/>
        </w:rPr>
        <w:t>Message Type: Request</w:t>
      </w:r>
    </w:p>
    <w:p w14:paraId="33D0D5F8" w14:textId="77777777" w:rsidR="004D1976" w:rsidRDefault="004D1976">
      <w:pPr>
        <w:rPr>
          <w:rFonts w:cs="Arial"/>
          <w:szCs w:val="20"/>
        </w:rPr>
      </w:pPr>
    </w:p>
    <w:p w14:paraId="6DAD47B5" w14:textId="77777777" w:rsidR="004D1976" w:rsidRDefault="00770557">
      <w:pPr>
        <w:rPr>
          <w:rFonts w:cs="Arial"/>
          <w:szCs w:val="20"/>
        </w:rPr>
      </w:pPr>
      <w:r>
        <w:rPr>
          <w:rFonts w:cs="Arial"/>
          <w:szCs w:val="20"/>
        </w:rPr>
        <w:t xml:space="preserve">Represents the request to command a feature change (select new feature, change feature setting, query features, etc.). </w:t>
      </w:r>
    </w:p>
    <w:p w14:paraId="2BA4E8EF" w14:textId="77777777" w:rsidR="004D1976" w:rsidRDefault="004D1976">
      <w:pPr>
        <w:rPr>
          <w:rFonts w:cs="Arial"/>
          <w:szCs w:val="20"/>
        </w:rPr>
      </w:pPr>
    </w:p>
    <w:p w14:paraId="7088EE2A" w14:textId="77777777" w:rsidR="004D1976" w:rsidRDefault="00770557">
      <w:pPr>
        <w:rPr>
          <w:rFonts w:cs="Arial"/>
          <w:szCs w:val="20"/>
        </w:rPr>
      </w:pPr>
      <w:r>
        <w:rPr>
          <w:rFonts w:cs="Arial"/>
          <w:szCs w:val="20"/>
        </w:rPr>
        <w:t>Included Parameters:</w:t>
      </w:r>
    </w:p>
    <w:p w14:paraId="5025BD30" w14:textId="77777777" w:rsidR="004D1976" w:rsidRDefault="00770557">
      <w:pPr>
        <w:rPr>
          <w:rFonts w:cs="Arial"/>
          <w:szCs w:val="20"/>
        </w:rPr>
      </w:pPr>
      <w:r>
        <w:rPr>
          <w:rFonts w:cs="Arial"/>
          <w:szCs w:val="20"/>
        </w:rPr>
        <w:t>Operation</w:t>
      </w:r>
    </w:p>
    <w:p w14:paraId="52D7C50F" w14:textId="77777777" w:rsidR="004D1976" w:rsidRDefault="00770557">
      <w:pPr>
        <w:rPr>
          <w:rFonts w:cs="Arial"/>
          <w:szCs w:val="20"/>
        </w:rPr>
      </w:pPr>
      <w:r>
        <w:rPr>
          <w:rFonts w:cs="Arial"/>
          <w:szCs w:val="20"/>
        </w:rPr>
        <w:t>FeatureID</w:t>
      </w:r>
    </w:p>
    <w:p w14:paraId="3AAFBC7F" w14:textId="77777777" w:rsidR="004D1976" w:rsidRDefault="00770557">
      <w:pPr>
        <w:rPr>
          <w:rFonts w:cs="Arial"/>
          <w:szCs w:val="20"/>
        </w:rPr>
      </w:pPr>
      <w:r>
        <w:rPr>
          <w:rFonts w:cs="Arial"/>
          <w:szCs w:val="20"/>
        </w:rPr>
        <w:t>Configuration</w:t>
      </w:r>
    </w:p>
    <w:p w14:paraId="02DF2B22" w14:textId="77777777" w:rsidR="004D1976" w:rsidRDefault="00770557">
      <w:pPr>
        <w:rPr>
          <w:rFonts w:cs="Arial"/>
          <w:szCs w:val="20"/>
        </w:rPr>
      </w:pPr>
      <w:r>
        <w:rPr>
          <w:rFonts w:cs="Arial"/>
          <w:szCs w:val="20"/>
        </w:rPr>
        <w:t>PersIndex</w:t>
      </w:r>
    </w:p>
    <w:p w14:paraId="46866668" w14:textId="77777777" w:rsidR="004D1976" w:rsidRDefault="004D197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4D1976" w14:paraId="134B4E1E"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2D138052" w14:textId="77777777" w:rsidR="004D1976" w:rsidRDefault="00770557">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14:paraId="602EA0C7" w14:textId="77777777" w:rsidR="004D1976" w:rsidRDefault="00770557">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14:paraId="77DAEE12" w14:textId="77777777" w:rsidR="004D1976" w:rsidRDefault="00770557">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14:paraId="24EC2B71" w14:textId="77777777" w:rsidR="004D1976" w:rsidRDefault="00770557">
            <w:pPr>
              <w:rPr>
                <w:rFonts w:cs="Arial"/>
                <w:b/>
                <w:szCs w:val="20"/>
              </w:rPr>
            </w:pPr>
            <w:r>
              <w:rPr>
                <w:rFonts w:cs="Arial"/>
                <w:b/>
                <w:szCs w:val="20"/>
              </w:rPr>
              <w:t>Description</w:t>
            </w:r>
          </w:p>
        </w:tc>
      </w:tr>
      <w:tr w:rsidR="004D1976" w14:paraId="5204AB45"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4B0093FD" w14:textId="77777777" w:rsidR="004D1976" w:rsidRDefault="00770557">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14:paraId="703A2880" w14:textId="77777777" w:rsidR="004D1976" w:rsidRDefault="00770557">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02309D4E" w14:textId="77777777" w:rsidR="004D1976" w:rsidRDefault="00770557">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1E0F74E8" w14:textId="77777777" w:rsidR="004D1976" w:rsidRDefault="00770557">
            <w:pPr>
              <w:rPr>
                <w:rFonts w:cs="Arial"/>
                <w:szCs w:val="20"/>
              </w:rPr>
            </w:pPr>
            <w:r>
              <w:rPr>
                <w:rFonts w:cs="Arial"/>
                <w:szCs w:val="20"/>
              </w:rPr>
              <w:t>Type of operation being requested</w:t>
            </w:r>
          </w:p>
        </w:tc>
      </w:tr>
      <w:tr w:rsidR="004D1976" w14:paraId="4B70FF9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82B4F62"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09129DC" w14:textId="77777777" w:rsidR="004D1976" w:rsidRDefault="00770557">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14:paraId="6BFFACCB" w14:textId="77777777" w:rsidR="004D1976" w:rsidRDefault="00770557">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4A94D9B6" w14:textId="77777777" w:rsidR="004D1976" w:rsidRDefault="004D1976">
            <w:pPr>
              <w:rPr>
                <w:rFonts w:cs="Arial"/>
                <w:szCs w:val="20"/>
              </w:rPr>
            </w:pPr>
          </w:p>
        </w:tc>
      </w:tr>
      <w:tr w:rsidR="004D1976" w14:paraId="0511C48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90A5A50"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D377EB6" w14:textId="77777777" w:rsidR="004D1976" w:rsidRDefault="00770557">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14:paraId="4504E92E" w14:textId="77777777" w:rsidR="004D1976" w:rsidRDefault="00770557">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6872541D" w14:textId="77777777" w:rsidR="004D1976" w:rsidRDefault="004D1976">
            <w:pPr>
              <w:rPr>
                <w:rFonts w:cs="Arial"/>
                <w:szCs w:val="20"/>
              </w:rPr>
            </w:pPr>
          </w:p>
        </w:tc>
      </w:tr>
      <w:tr w:rsidR="004D1976" w14:paraId="596FB132"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5AD9A1B"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FFDCB96" w14:textId="77777777" w:rsidR="004D1976" w:rsidRDefault="00770557">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14:paraId="067801CD" w14:textId="77777777" w:rsidR="004D1976" w:rsidRDefault="00770557">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44E9D3D0" w14:textId="77777777" w:rsidR="004D1976" w:rsidRDefault="004D1976">
            <w:pPr>
              <w:rPr>
                <w:rFonts w:cs="Arial"/>
                <w:szCs w:val="20"/>
              </w:rPr>
            </w:pPr>
          </w:p>
        </w:tc>
      </w:tr>
      <w:tr w:rsidR="004D1976" w14:paraId="1AECEE60"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CEDB4D0"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63E6DC0" w14:textId="77777777" w:rsidR="004D1976" w:rsidRDefault="00770557">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14:paraId="14051E98" w14:textId="77777777" w:rsidR="004D1976" w:rsidRDefault="00770557">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23735768" w14:textId="77777777" w:rsidR="004D1976" w:rsidRDefault="004D1976">
            <w:pPr>
              <w:rPr>
                <w:rFonts w:cs="Arial"/>
                <w:szCs w:val="20"/>
              </w:rPr>
            </w:pPr>
          </w:p>
        </w:tc>
      </w:tr>
      <w:tr w:rsidR="004D1976" w14:paraId="5715067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E819831"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CB855F0" w14:textId="77777777" w:rsidR="004D1976" w:rsidRDefault="00770557">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14:paraId="66C58C43" w14:textId="77777777" w:rsidR="004D1976" w:rsidRDefault="00770557">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43A2C965" w14:textId="77777777" w:rsidR="004D1976" w:rsidRDefault="004D1976">
            <w:pPr>
              <w:rPr>
                <w:rFonts w:cs="Arial"/>
                <w:szCs w:val="20"/>
              </w:rPr>
            </w:pPr>
          </w:p>
        </w:tc>
      </w:tr>
      <w:tr w:rsidR="004D1976" w14:paraId="25C13F8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CA6478B"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2137570" w14:textId="77777777" w:rsidR="004D1976" w:rsidRDefault="00770557">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14:paraId="6F8D30A3" w14:textId="77777777" w:rsidR="004D1976" w:rsidRDefault="00770557">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168FCD3C" w14:textId="77777777" w:rsidR="004D1976" w:rsidRDefault="004D1976">
            <w:pPr>
              <w:rPr>
                <w:rFonts w:cs="Arial"/>
                <w:szCs w:val="20"/>
              </w:rPr>
            </w:pPr>
          </w:p>
        </w:tc>
      </w:tr>
      <w:tr w:rsidR="004D1976" w14:paraId="02B4318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1AFEC61"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50BE4C8" w14:textId="77777777" w:rsidR="004D1976" w:rsidRDefault="00770557">
            <w:pPr>
              <w:jc w:val="center"/>
              <w:rPr>
                <w:rFonts w:cs="Arial"/>
                <w:szCs w:val="20"/>
              </w:rPr>
            </w:pPr>
            <w:r>
              <w:rPr>
                <w:rFonts w:cs="Arial"/>
                <w:szCs w:val="20"/>
              </w:rPr>
              <w:t>NotUsed</w:t>
            </w:r>
          </w:p>
        </w:tc>
        <w:tc>
          <w:tcPr>
            <w:tcW w:w="1800" w:type="dxa"/>
            <w:tcBorders>
              <w:top w:val="single" w:sz="4" w:space="0" w:color="auto"/>
              <w:left w:val="single" w:sz="4" w:space="0" w:color="auto"/>
              <w:bottom w:val="single" w:sz="4" w:space="0" w:color="auto"/>
              <w:right w:val="single" w:sz="4" w:space="0" w:color="auto"/>
            </w:tcBorders>
            <w:hideMark/>
          </w:tcPr>
          <w:p w14:paraId="4454B88E" w14:textId="77777777" w:rsidR="004D1976" w:rsidRDefault="00770557">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14:paraId="0138FFA6" w14:textId="77777777" w:rsidR="004D1976" w:rsidRDefault="004D1976">
            <w:pPr>
              <w:rPr>
                <w:rFonts w:cs="Arial"/>
                <w:szCs w:val="20"/>
              </w:rPr>
            </w:pPr>
          </w:p>
        </w:tc>
      </w:tr>
      <w:tr w:rsidR="004D1976" w14:paraId="215B9059"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5DD3162" w14:textId="77777777" w:rsidR="004D1976" w:rsidRDefault="00770557">
            <w:pPr>
              <w:rPr>
                <w:rFonts w:cs="Arial"/>
                <w:b/>
                <w:szCs w:val="20"/>
              </w:rPr>
            </w:pPr>
            <w:r>
              <w:rPr>
                <w:rStyle w:val="objecttype0"/>
                <w:rFonts w:cs="Arial"/>
                <w:szCs w:val="20"/>
              </w:rPr>
              <w:t>FeatureID</w:t>
            </w:r>
          </w:p>
        </w:tc>
        <w:tc>
          <w:tcPr>
            <w:tcW w:w="1469" w:type="dxa"/>
            <w:tcBorders>
              <w:top w:val="single" w:sz="4" w:space="0" w:color="auto"/>
              <w:left w:val="single" w:sz="4" w:space="0" w:color="auto"/>
              <w:bottom w:val="single" w:sz="4" w:space="0" w:color="auto"/>
              <w:right w:val="single" w:sz="4" w:space="0" w:color="auto"/>
            </w:tcBorders>
            <w:hideMark/>
          </w:tcPr>
          <w:p w14:paraId="21BC4F0F" w14:textId="77777777" w:rsidR="004D1976" w:rsidRDefault="00770557">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5031C47F" w14:textId="77777777" w:rsidR="004D1976" w:rsidRDefault="00770557">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204C1202" w14:textId="77777777" w:rsidR="004D1976" w:rsidRDefault="00770557">
            <w:pPr>
              <w:rPr>
                <w:rFonts w:cs="Arial"/>
                <w:szCs w:val="20"/>
              </w:rPr>
            </w:pPr>
            <w:r>
              <w:rPr>
                <w:rFonts w:cs="Arial"/>
                <w:szCs w:val="20"/>
              </w:rPr>
              <w:t>Feature number being requested</w:t>
            </w:r>
          </w:p>
        </w:tc>
      </w:tr>
      <w:tr w:rsidR="004D1976" w14:paraId="4CB2857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0BD73F5"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0F165EBD" w14:textId="77777777" w:rsidR="004D1976" w:rsidRDefault="004D1976">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683D3F3E" w14:textId="77777777" w:rsidR="004D1976" w:rsidRDefault="00770557">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10B00B69" w14:textId="77777777" w:rsidR="004D1976" w:rsidRDefault="004D1976">
            <w:pPr>
              <w:rPr>
                <w:rFonts w:cs="Arial"/>
                <w:szCs w:val="20"/>
              </w:rPr>
            </w:pPr>
          </w:p>
        </w:tc>
      </w:tr>
      <w:tr w:rsidR="004D1976" w14:paraId="153DAC74"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77B753FC" w14:textId="77777777" w:rsidR="004D1976" w:rsidRDefault="00770557">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4F1DF35E" w14:textId="77777777" w:rsidR="004D1976" w:rsidRDefault="00770557">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4B0E2AB3" w14:textId="77777777" w:rsidR="004D1976" w:rsidRDefault="00770557">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7988EECA" w14:textId="77777777" w:rsidR="004D1976" w:rsidRDefault="00770557">
            <w:pPr>
              <w:rPr>
                <w:rFonts w:cs="Arial"/>
                <w:szCs w:val="20"/>
              </w:rPr>
            </w:pPr>
            <w:r>
              <w:rPr>
                <w:rFonts w:cs="Arial"/>
                <w:szCs w:val="20"/>
              </w:rPr>
              <w:t>Configuration value being requested</w:t>
            </w:r>
          </w:p>
        </w:tc>
      </w:tr>
      <w:tr w:rsidR="004D1976" w14:paraId="592BB31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A0D955C"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7627E59A" w14:textId="77777777" w:rsidR="004D1976" w:rsidRDefault="004D1976">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73A03675" w14:textId="77777777" w:rsidR="004D1976" w:rsidRDefault="00770557">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64562DE6" w14:textId="77777777" w:rsidR="004D1976" w:rsidRDefault="004D1976">
            <w:pPr>
              <w:rPr>
                <w:rFonts w:cs="Arial"/>
                <w:szCs w:val="20"/>
              </w:rPr>
            </w:pPr>
          </w:p>
        </w:tc>
      </w:tr>
      <w:tr w:rsidR="004D1976" w14:paraId="2E2D9B8C"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7C82275C" w14:textId="77777777" w:rsidR="004D1976" w:rsidRDefault="00770557">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282CE27E" w14:textId="77777777" w:rsidR="004D1976" w:rsidRDefault="00770557">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5CF9CF2B" w14:textId="77777777" w:rsidR="004D1976" w:rsidRDefault="00770557">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768D84D3" w14:textId="77777777" w:rsidR="004D1976" w:rsidRDefault="00770557">
            <w:pPr>
              <w:rPr>
                <w:rFonts w:cs="Arial"/>
                <w:szCs w:val="20"/>
              </w:rPr>
            </w:pPr>
            <w:r>
              <w:rPr>
                <w:rFonts w:cs="Arial"/>
                <w:szCs w:val="20"/>
              </w:rPr>
              <w:t>Indicates which personality profile is being accessed</w:t>
            </w:r>
          </w:p>
        </w:tc>
      </w:tr>
      <w:tr w:rsidR="004D1976" w14:paraId="5636E644"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6B51E4E"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D586504" w14:textId="77777777" w:rsidR="004D1976" w:rsidRDefault="00770557">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14:paraId="1327F34B" w14:textId="77777777" w:rsidR="004D1976" w:rsidRDefault="00770557">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7EAD377E" w14:textId="77777777" w:rsidR="004D1976" w:rsidRDefault="004D1976">
            <w:pPr>
              <w:rPr>
                <w:rStyle w:val="msoins00"/>
                <w:rFonts w:cs="Arial"/>
              </w:rPr>
            </w:pPr>
          </w:p>
        </w:tc>
      </w:tr>
      <w:tr w:rsidR="004D1976" w14:paraId="3C83603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32CA489"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2B0C97A" w14:textId="77777777" w:rsidR="004D1976" w:rsidRDefault="00770557">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14:paraId="432E1F84" w14:textId="77777777" w:rsidR="004D1976" w:rsidRDefault="00770557">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5B7BEEC2" w14:textId="77777777" w:rsidR="004D1976" w:rsidRDefault="004D1976">
            <w:pPr>
              <w:rPr>
                <w:rFonts w:cs="Arial"/>
                <w:szCs w:val="20"/>
              </w:rPr>
            </w:pPr>
          </w:p>
        </w:tc>
      </w:tr>
      <w:tr w:rsidR="004D1976" w14:paraId="5810249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70F12B9"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84DF689" w14:textId="77777777" w:rsidR="004D1976" w:rsidRDefault="00770557">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14:paraId="21F7A982" w14:textId="77777777" w:rsidR="004D1976" w:rsidRDefault="00770557">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352E9B7F" w14:textId="77777777" w:rsidR="004D1976" w:rsidRDefault="004D1976">
            <w:pPr>
              <w:rPr>
                <w:rFonts w:cs="Arial"/>
                <w:szCs w:val="20"/>
              </w:rPr>
            </w:pPr>
          </w:p>
        </w:tc>
      </w:tr>
      <w:tr w:rsidR="004D1976" w14:paraId="6253C4E3"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E596DD4"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7D75334" w14:textId="77777777" w:rsidR="004D1976" w:rsidRDefault="00770557">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14:paraId="2A9FCF07" w14:textId="77777777" w:rsidR="004D1976" w:rsidRDefault="00770557">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4FD610EA" w14:textId="77777777" w:rsidR="004D1976" w:rsidRDefault="004D1976">
            <w:pPr>
              <w:rPr>
                <w:rFonts w:cs="Arial"/>
                <w:szCs w:val="20"/>
              </w:rPr>
            </w:pPr>
          </w:p>
        </w:tc>
      </w:tr>
      <w:tr w:rsidR="004D1976" w14:paraId="601C515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2B5172D"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846E39A" w14:textId="77777777" w:rsidR="004D1976" w:rsidRDefault="00770557">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14:paraId="12966503" w14:textId="77777777" w:rsidR="004D1976" w:rsidRDefault="00770557">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2EADE44E" w14:textId="77777777" w:rsidR="004D1976" w:rsidRDefault="004D1976">
            <w:pPr>
              <w:rPr>
                <w:rFonts w:cs="Arial"/>
                <w:szCs w:val="20"/>
              </w:rPr>
            </w:pPr>
          </w:p>
        </w:tc>
      </w:tr>
      <w:tr w:rsidR="004D1976" w14:paraId="400F7FA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96A2C23"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92BFBE7" w14:textId="77777777" w:rsidR="004D1976" w:rsidRDefault="00770557">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676BA7CE" w14:textId="77777777" w:rsidR="004D1976" w:rsidRDefault="00770557">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28117057" w14:textId="77777777" w:rsidR="004D1976" w:rsidRDefault="004D1976">
            <w:pPr>
              <w:rPr>
                <w:rFonts w:cs="Arial"/>
                <w:szCs w:val="20"/>
              </w:rPr>
            </w:pPr>
          </w:p>
        </w:tc>
      </w:tr>
      <w:tr w:rsidR="004D1976" w14:paraId="1C162E3F"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DA1703B"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55B4840" w14:textId="77777777" w:rsidR="004D1976" w:rsidRDefault="00770557">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39EF774C" w14:textId="77777777" w:rsidR="004D1976" w:rsidRDefault="00770557">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14:paraId="32C0735B" w14:textId="77777777" w:rsidR="004D1976" w:rsidRDefault="004D1976">
            <w:pPr>
              <w:rPr>
                <w:rFonts w:cs="Arial"/>
                <w:szCs w:val="20"/>
              </w:rPr>
            </w:pPr>
          </w:p>
        </w:tc>
      </w:tr>
      <w:tr w:rsidR="004D1976" w14:paraId="08BB10D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9F8E59B" w14:textId="77777777" w:rsidR="004D1976" w:rsidRDefault="004D1976">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C8D200E" w14:textId="77777777" w:rsidR="004D1976" w:rsidRDefault="00770557">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4D13B47E" w14:textId="77777777" w:rsidR="004D1976" w:rsidRDefault="00770557">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14:paraId="080025E9" w14:textId="77777777" w:rsidR="004D1976" w:rsidRDefault="004D1976">
            <w:pPr>
              <w:rPr>
                <w:rFonts w:cs="Arial"/>
                <w:szCs w:val="20"/>
              </w:rPr>
            </w:pPr>
          </w:p>
        </w:tc>
      </w:tr>
    </w:tbl>
    <w:p w14:paraId="0B8206F6" w14:textId="77777777" w:rsidR="004D1976" w:rsidRDefault="004D1976">
      <w:pPr>
        <w:rPr>
          <w:rFonts w:cs="Arial"/>
          <w:szCs w:val="20"/>
        </w:rPr>
      </w:pPr>
    </w:p>
    <w:p w14:paraId="1651D2B4" w14:textId="77777777" w:rsidR="00406F39" w:rsidRDefault="00770557" w:rsidP="00E52CBB">
      <w:pPr>
        <w:pStyle w:val="Heading4"/>
      </w:pPr>
      <w:r w:rsidRPr="00B9479B">
        <w:t>MD-REQ-331342/B-CamraFrntBttn_D_Stat3</w:t>
      </w:r>
    </w:p>
    <w:p w14:paraId="5C0CF3DE" w14:textId="77777777" w:rsidR="00320E99" w:rsidRDefault="00770557" w:rsidP="00320E99">
      <w:pPr>
        <w:rPr>
          <w:rFonts w:cs="Arial"/>
        </w:rPr>
      </w:pPr>
      <w:r>
        <w:rPr>
          <w:rFonts w:cs="Arial"/>
        </w:rPr>
        <w:t>Message Type: Command</w:t>
      </w:r>
    </w:p>
    <w:p w14:paraId="77F4797D" w14:textId="77777777" w:rsidR="00320E99" w:rsidRDefault="00000000" w:rsidP="00320E99">
      <w:pPr>
        <w:rPr>
          <w:rFonts w:cs="Arial"/>
        </w:rPr>
      </w:pPr>
    </w:p>
    <w:p w14:paraId="78E5BB8D" w14:textId="77777777" w:rsidR="002C3097" w:rsidRPr="002C3097" w:rsidRDefault="00770557" w:rsidP="002C3097">
      <w:pPr>
        <w:rPr>
          <w:rFonts w:ascii="Calibri" w:hAnsi="Calibri"/>
        </w:rPr>
      </w:pPr>
      <w:r w:rsidRPr="002C3097">
        <w:t xml:space="preserve">CamraFrntBttn_D_Stat3 : Signal is sent by client to server to request camera view activation/deactivation. </w:t>
      </w:r>
    </w:p>
    <w:p w14:paraId="2058F5E7" w14:textId="77777777" w:rsidR="002C3097" w:rsidRPr="002C3097" w:rsidRDefault="00000000" w:rsidP="002C3097"/>
    <w:p w14:paraId="0FDE6521" w14:textId="77777777" w:rsidR="002C3097" w:rsidRPr="002C3097" w:rsidRDefault="00770557" w:rsidP="002C3097">
      <w:r w:rsidRPr="002C3097">
        <w:t xml:space="preserve">The </w:t>
      </w:r>
      <w:r>
        <w:t>trigger</w:t>
      </w:r>
      <w:r w:rsidRPr="002C3097">
        <w:t xml:space="preserve"> of this signal can be through a soft button press, which is internally to client or through a hard button connected to client through LIN protocol. </w:t>
      </w:r>
    </w:p>
    <w:p w14:paraId="61DA5E08" w14:textId="77777777" w:rsidR="002C3097" w:rsidRPr="002C3097" w:rsidRDefault="00000000" w:rsidP="00320E99">
      <w:pPr>
        <w:rPr>
          <w:rFonts w:cs="Arial"/>
        </w:rPr>
      </w:pPr>
    </w:p>
    <w:p w14:paraId="115637D8" w14:textId="77777777" w:rsidR="00320E99" w:rsidRPr="002C3097" w:rsidRDefault="00770557" w:rsidP="00320E99">
      <w:pPr>
        <w:rPr>
          <w:rFonts w:cs="Arial"/>
        </w:rPr>
      </w:pPr>
      <w:r w:rsidRPr="002C3097">
        <w:rPr>
          <w:rFonts w:cs="Arial"/>
        </w:rPr>
        <w:t xml:space="preserve">When the trigger of this signal is due to hard button LIN switch press, map this signal according to the </w:t>
      </w:r>
      <w:r>
        <w:rPr>
          <w:rFonts w:cs="Arial"/>
        </w:rPr>
        <w:t xml:space="preserve">details in Req </w:t>
      </w:r>
      <w:r w:rsidRPr="002C3097">
        <w:rPr>
          <w:rFonts w:cs="Arial"/>
        </w:rPr>
        <w:t xml:space="preserve">331343 </w:t>
      </w:r>
      <w:r>
        <w:rPr>
          <w:rFonts w:cs="Arial"/>
        </w:rPr>
        <w:t>and Req 331344.</w:t>
      </w:r>
    </w:p>
    <w:p w14:paraId="33A91244" w14:textId="77777777" w:rsidR="002C3097" w:rsidRDefault="00000000" w:rsidP="00320E99">
      <w:pPr>
        <w:rPr>
          <w:rFonts w:cs="Arial"/>
        </w:rPr>
      </w:pPr>
    </w:p>
    <w:p w14:paraId="782E8867" w14:textId="77777777" w:rsidR="002C3097" w:rsidRDefault="00000000" w:rsidP="00320E99">
      <w:pPr>
        <w:rPr>
          <w:rFonts w:cs="Arial"/>
        </w:rPr>
      </w:pPr>
    </w:p>
    <w:p w14:paraId="2C33BF1F" w14:textId="77777777" w:rsidR="00320E99" w:rsidRDefault="00770557" w:rsidP="00320E99">
      <w:pPr>
        <w:rPr>
          <w:rFonts w:cs="Arial"/>
        </w:rPr>
      </w:pPr>
      <w:r>
        <w:rPr>
          <w:rFonts w:cs="Arial"/>
        </w:rPr>
        <w:t>Included Parameters:</w:t>
      </w:r>
    </w:p>
    <w:p w14:paraId="5837CAB9" w14:textId="77777777" w:rsidR="00320E99" w:rsidRDefault="00770557" w:rsidP="00320E99">
      <w:pPr>
        <w:rPr>
          <w:rFonts w:cs="Arial"/>
        </w:rPr>
      </w:pPr>
      <w:r>
        <w:rPr>
          <w:rFonts w:cs="Arial"/>
        </w:rPr>
        <w:t>Not pressed</w:t>
      </w:r>
    </w:p>
    <w:p w14:paraId="6F68F977" w14:textId="77777777" w:rsidR="00320E99" w:rsidRDefault="00770557" w:rsidP="00320E99">
      <w:pPr>
        <w:rPr>
          <w:rFonts w:cs="Arial"/>
        </w:rPr>
      </w:pPr>
      <w:r>
        <w:rPr>
          <w:rFonts w:cs="Arial"/>
        </w:rPr>
        <w:t>Pressed</w:t>
      </w:r>
    </w:p>
    <w:p w14:paraId="29373767" w14:textId="77777777" w:rsidR="00320E99" w:rsidRDefault="00000000" w:rsidP="00320E99">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320E99" w14:paraId="17D1D6E7" w14:textId="77777777" w:rsidTr="00320E99">
        <w:trPr>
          <w:jc w:val="center"/>
        </w:trPr>
        <w:tc>
          <w:tcPr>
            <w:tcW w:w="1517" w:type="dxa"/>
            <w:tcBorders>
              <w:top w:val="single" w:sz="4" w:space="0" w:color="auto"/>
              <w:left w:val="single" w:sz="4" w:space="0" w:color="auto"/>
              <w:bottom w:val="single" w:sz="4" w:space="0" w:color="auto"/>
              <w:right w:val="single" w:sz="4" w:space="0" w:color="auto"/>
            </w:tcBorders>
            <w:hideMark/>
          </w:tcPr>
          <w:p w14:paraId="465536EB" w14:textId="77777777" w:rsidR="00320E99" w:rsidRDefault="00770557">
            <w:pPr>
              <w:spacing w:line="254" w:lineRule="auto"/>
              <w:rPr>
                <w:rFonts w:cs="Arial"/>
                <w:b/>
              </w:rPr>
            </w:pPr>
            <w:r>
              <w:rPr>
                <w:rFonts w:cs="Arial"/>
                <w:b/>
              </w:rPr>
              <w:t>Name</w:t>
            </w:r>
          </w:p>
        </w:tc>
        <w:tc>
          <w:tcPr>
            <w:tcW w:w="1469" w:type="dxa"/>
            <w:tcBorders>
              <w:top w:val="single" w:sz="4" w:space="0" w:color="auto"/>
              <w:left w:val="single" w:sz="4" w:space="0" w:color="auto"/>
              <w:bottom w:val="single" w:sz="4" w:space="0" w:color="auto"/>
              <w:right w:val="single" w:sz="4" w:space="0" w:color="auto"/>
            </w:tcBorders>
            <w:hideMark/>
          </w:tcPr>
          <w:p w14:paraId="4E28C0AB" w14:textId="77777777" w:rsidR="00320E99" w:rsidRDefault="00770557">
            <w:pPr>
              <w:spacing w:line="254" w:lineRule="auto"/>
              <w:rPr>
                <w:rFonts w:cs="Arial"/>
                <w:b/>
              </w:rPr>
            </w:pPr>
            <w:r>
              <w:rPr>
                <w:rFonts w:cs="Arial"/>
                <w:b/>
              </w:rPr>
              <w:t>Literals</w:t>
            </w:r>
          </w:p>
        </w:tc>
        <w:tc>
          <w:tcPr>
            <w:tcW w:w="1800" w:type="dxa"/>
            <w:tcBorders>
              <w:top w:val="single" w:sz="4" w:space="0" w:color="auto"/>
              <w:left w:val="single" w:sz="4" w:space="0" w:color="auto"/>
              <w:bottom w:val="single" w:sz="4" w:space="0" w:color="auto"/>
              <w:right w:val="single" w:sz="4" w:space="0" w:color="auto"/>
            </w:tcBorders>
            <w:hideMark/>
          </w:tcPr>
          <w:p w14:paraId="0C743E29" w14:textId="77777777" w:rsidR="00320E99" w:rsidRDefault="00770557">
            <w:pPr>
              <w:spacing w:line="254" w:lineRule="auto"/>
              <w:rPr>
                <w:rFonts w:cs="Arial"/>
                <w:b/>
              </w:rPr>
            </w:pPr>
            <w:r>
              <w:rPr>
                <w:rFonts w:cs="Arial"/>
                <w:b/>
              </w:rPr>
              <w:t>Value</w:t>
            </w:r>
          </w:p>
        </w:tc>
        <w:tc>
          <w:tcPr>
            <w:tcW w:w="4785" w:type="dxa"/>
            <w:tcBorders>
              <w:top w:val="single" w:sz="4" w:space="0" w:color="auto"/>
              <w:left w:val="single" w:sz="4" w:space="0" w:color="auto"/>
              <w:bottom w:val="single" w:sz="4" w:space="0" w:color="auto"/>
              <w:right w:val="single" w:sz="4" w:space="0" w:color="auto"/>
            </w:tcBorders>
            <w:hideMark/>
          </w:tcPr>
          <w:p w14:paraId="62815CCC" w14:textId="77777777" w:rsidR="00320E99" w:rsidRDefault="00770557">
            <w:pPr>
              <w:spacing w:line="254" w:lineRule="auto"/>
              <w:rPr>
                <w:rFonts w:cs="Arial"/>
                <w:b/>
              </w:rPr>
            </w:pPr>
            <w:r>
              <w:rPr>
                <w:rFonts w:cs="Arial"/>
                <w:b/>
              </w:rPr>
              <w:t>Description</w:t>
            </w:r>
          </w:p>
        </w:tc>
      </w:tr>
      <w:tr w:rsidR="00320E99" w14:paraId="09C9AC5C" w14:textId="77777777" w:rsidTr="00320E99">
        <w:trPr>
          <w:jc w:val="center"/>
        </w:trPr>
        <w:tc>
          <w:tcPr>
            <w:tcW w:w="1517" w:type="dxa"/>
            <w:tcBorders>
              <w:top w:val="single" w:sz="4" w:space="0" w:color="auto"/>
              <w:left w:val="single" w:sz="4" w:space="0" w:color="auto"/>
              <w:bottom w:val="single" w:sz="4" w:space="0" w:color="auto"/>
              <w:right w:val="single" w:sz="4" w:space="0" w:color="auto"/>
            </w:tcBorders>
            <w:hideMark/>
          </w:tcPr>
          <w:p w14:paraId="682E18C2" w14:textId="77777777" w:rsidR="00320E99" w:rsidRDefault="00770557">
            <w:pPr>
              <w:spacing w:line="254" w:lineRule="auto"/>
              <w:rPr>
                <w:rFonts w:cs="Arial"/>
                <w:b/>
              </w:rPr>
            </w:pPr>
            <w:r>
              <w:rPr>
                <w:rFonts w:cs="Arial"/>
              </w:rPr>
              <w:t>Operation</w:t>
            </w:r>
          </w:p>
        </w:tc>
        <w:tc>
          <w:tcPr>
            <w:tcW w:w="1469" w:type="dxa"/>
            <w:tcBorders>
              <w:top w:val="single" w:sz="4" w:space="0" w:color="auto"/>
              <w:left w:val="single" w:sz="4" w:space="0" w:color="auto"/>
              <w:bottom w:val="single" w:sz="4" w:space="0" w:color="auto"/>
              <w:right w:val="single" w:sz="4" w:space="0" w:color="auto"/>
            </w:tcBorders>
            <w:hideMark/>
          </w:tcPr>
          <w:p w14:paraId="4B78B732" w14:textId="77777777" w:rsidR="00320E99" w:rsidRDefault="00770557">
            <w:pPr>
              <w:spacing w:line="254" w:lineRule="auto"/>
              <w:jc w:val="center"/>
              <w:rPr>
                <w:rFonts w:cs="Arial"/>
                <w:b/>
              </w:rPr>
            </w:pPr>
            <w:r>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7118E881" w14:textId="77777777" w:rsidR="00320E99" w:rsidRDefault="00770557">
            <w:pPr>
              <w:spacing w:line="254" w:lineRule="auto"/>
              <w:jc w:val="center"/>
              <w:rPr>
                <w:rFonts w:cs="Arial"/>
                <w:b/>
              </w:rPr>
            </w:pPr>
            <w:r>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639C99EB" w14:textId="77777777" w:rsidR="00320E99" w:rsidRDefault="00000000">
            <w:pPr>
              <w:rPr>
                <w:rFonts w:cs="Arial"/>
                <w:b/>
              </w:rPr>
            </w:pPr>
          </w:p>
        </w:tc>
      </w:tr>
      <w:tr w:rsidR="00320E99" w14:paraId="628FEB53" w14:textId="77777777" w:rsidTr="00320E99">
        <w:trPr>
          <w:jc w:val="center"/>
        </w:trPr>
        <w:tc>
          <w:tcPr>
            <w:tcW w:w="1517" w:type="dxa"/>
            <w:tcBorders>
              <w:top w:val="single" w:sz="4" w:space="0" w:color="auto"/>
              <w:left w:val="single" w:sz="4" w:space="0" w:color="auto"/>
              <w:bottom w:val="single" w:sz="4" w:space="0" w:color="auto"/>
              <w:right w:val="single" w:sz="4" w:space="0" w:color="auto"/>
            </w:tcBorders>
          </w:tcPr>
          <w:p w14:paraId="18E5ECB0" w14:textId="77777777" w:rsidR="00320E99" w:rsidRDefault="00000000">
            <w:pPr>
              <w:spacing w:line="254" w:lineRule="auto"/>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7B5D64E" w14:textId="77777777" w:rsidR="00320E99" w:rsidRDefault="00770557">
            <w:pPr>
              <w:spacing w:line="254" w:lineRule="auto"/>
              <w:jc w:val="center"/>
            </w:pPr>
            <w:r>
              <w:rPr>
                <w:rFonts w:cs="Arial"/>
              </w:rPr>
              <w:t>Not pressed</w:t>
            </w:r>
          </w:p>
        </w:tc>
        <w:tc>
          <w:tcPr>
            <w:tcW w:w="1800" w:type="dxa"/>
            <w:tcBorders>
              <w:top w:val="single" w:sz="4" w:space="0" w:color="auto"/>
              <w:left w:val="single" w:sz="4" w:space="0" w:color="auto"/>
              <w:bottom w:val="single" w:sz="4" w:space="0" w:color="auto"/>
              <w:right w:val="single" w:sz="4" w:space="0" w:color="auto"/>
            </w:tcBorders>
            <w:hideMark/>
          </w:tcPr>
          <w:p w14:paraId="25EB5B49" w14:textId="77777777" w:rsidR="00320E99" w:rsidRDefault="00770557">
            <w:pPr>
              <w:spacing w:line="254" w:lineRule="auto"/>
              <w:jc w:val="center"/>
              <w:rPr>
                <w:rFonts w:cs="Arial"/>
              </w:rPr>
            </w:pPr>
            <w:r>
              <w:rPr>
                <w:rFonts w:cs="Arial"/>
              </w:rPr>
              <w:t>0x0</w:t>
            </w:r>
          </w:p>
        </w:tc>
        <w:tc>
          <w:tcPr>
            <w:tcW w:w="4785" w:type="dxa"/>
            <w:tcBorders>
              <w:top w:val="single" w:sz="4" w:space="0" w:color="auto"/>
              <w:left w:val="single" w:sz="4" w:space="0" w:color="auto"/>
              <w:bottom w:val="single" w:sz="4" w:space="0" w:color="auto"/>
              <w:right w:val="single" w:sz="4" w:space="0" w:color="auto"/>
            </w:tcBorders>
            <w:hideMark/>
          </w:tcPr>
          <w:p w14:paraId="5119B70A" w14:textId="77777777" w:rsidR="00320E99" w:rsidRDefault="00770557">
            <w:pPr>
              <w:spacing w:line="254" w:lineRule="auto"/>
              <w:rPr>
                <w:rFonts w:cs="Arial"/>
              </w:rPr>
            </w:pPr>
            <w:r>
              <w:rPr>
                <w:rFonts w:cs="Arial"/>
              </w:rPr>
              <w:t>Switch is not pressed</w:t>
            </w:r>
          </w:p>
        </w:tc>
      </w:tr>
      <w:tr w:rsidR="00320E99" w14:paraId="21A03B7E" w14:textId="77777777" w:rsidTr="00320E99">
        <w:trPr>
          <w:jc w:val="center"/>
        </w:trPr>
        <w:tc>
          <w:tcPr>
            <w:tcW w:w="1517" w:type="dxa"/>
            <w:tcBorders>
              <w:top w:val="single" w:sz="4" w:space="0" w:color="auto"/>
              <w:left w:val="single" w:sz="4" w:space="0" w:color="auto"/>
              <w:bottom w:val="single" w:sz="4" w:space="0" w:color="auto"/>
              <w:right w:val="single" w:sz="4" w:space="0" w:color="auto"/>
            </w:tcBorders>
          </w:tcPr>
          <w:p w14:paraId="4643B02F" w14:textId="77777777" w:rsidR="00320E99" w:rsidRDefault="00000000">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14:paraId="2DCADD88" w14:textId="77777777" w:rsidR="00320E99" w:rsidRDefault="00770557">
            <w:pPr>
              <w:spacing w:line="254" w:lineRule="auto"/>
              <w:jc w:val="center"/>
            </w:pPr>
            <w:r>
              <w:rPr>
                <w:rFonts w:cs="Arial"/>
              </w:rPr>
              <w:t>Pressed</w:t>
            </w:r>
          </w:p>
        </w:tc>
        <w:tc>
          <w:tcPr>
            <w:tcW w:w="1800" w:type="dxa"/>
            <w:tcBorders>
              <w:top w:val="single" w:sz="4" w:space="0" w:color="auto"/>
              <w:left w:val="single" w:sz="4" w:space="0" w:color="auto"/>
              <w:bottom w:val="single" w:sz="4" w:space="0" w:color="auto"/>
              <w:right w:val="single" w:sz="4" w:space="0" w:color="auto"/>
            </w:tcBorders>
            <w:hideMark/>
          </w:tcPr>
          <w:p w14:paraId="5AA177CE" w14:textId="77777777" w:rsidR="00320E99" w:rsidRDefault="00770557">
            <w:pPr>
              <w:spacing w:line="254" w:lineRule="auto"/>
              <w:jc w:val="center"/>
              <w:rPr>
                <w:rFonts w:cs="Arial"/>
              </w:rPr>
            </w:pPr>
            <w:r>
              <w:rPr>
                <w:rFonts w:cs="Arial"/>
              </w:rPr>
              <w:t>0x1</w:t>
            </w:r>
          </w:p>
        </w:tc>
        <w:tc>
          <w:tcPr>
            <w:tcW w:w="4785" w:type="dxa"/>
            <w:tcBorders>
              <w:top w:val="single" w:sz="4" w:space="0" w:color="auto"/>
              <w:left w:val="single" w:sz="4" w:space="0" w:color="auto"/>
              <w:bottom w:val="single" w:sz="4" w:space="0" w:color="auto"/>
              <w:right w:val="single" w:sz="4" w:space="0" w:color="auto"/>
            </w:tcBorders>
            <w:hideMark/>
          </w:tcPr>
          <w:p w14:paraId="7F7E0C06" w14:textId="77777777" w:rsidR="00320E99" w:rsidRDefault="00770557">
            <w:pPr>
              <w:spacing w:line="254" w:lineRule="auto"/>
              <w:rPr>
                <w:rFonts w:cs="Arial"/>
              </w:rPr>
            </w:pPr>
            <w:r>
              <w:rPr>
                <w:rFonts w:cs="Arial"/>
              </w:rPr>
              <w:t>Switch is pressed</w:t>
            </w:r>
          </w:p>
        </w:tc>
      </w:tr>
    </w:tbl>
    <w:p w14:paraId="1B170740" w14:textId="77777777" w:rsidR="00500605" w:rsidRDefault="00000000" w:rsidP="00500605"/>
    <w:p w14:paraId="5D7DD7BF" w14:textId="77777777" w:rsidR="00406F39" w:rsidRDefault="00770557" w:rsidP="00E52CBB">
      <w:pPr>
        <w:pStyle w:val="Heading3"/>
      </w:pPr>
      <w:bookmarkStart w:id="11" w:name="_Toc100050016"/>
      <w:r w:rsidRPr="00B9479B">
        <w:lastRenderedPageBreak/>
        <w:t>DAFVCv1-IIR-REQ-014069/D-DriverAssistFrontViewCameraClient_Rx (TcSE ROIN-282847-2)</w:t>
      </w:r>
      <w:bookmarkEnd w:id="11"/>
    </w:p>
    <w:p w14:paraId="3FCAAEC0" w14:textId="77777777" w:rsidR="004D1976" w:rsidRDefault="004D1976"/>
    <w:p w14:paraId="5D9ED8F6" w14:textId="77777777" w:rsidR="00406F39" w:rsidRDefault="00770557" w:rsidP="00E52CBB">
      <w:pPr>
        <w:pStyle w:val="Heading4"/>
      </w:pPr>
      <w:r w:rsidRPr="00B9479B">
        <w:t>MD-REQ-014070/A-Feature_St (TcSE ROIN-282399-2)</w:t>
      </w:r>
    </w:p>
    <w:p w14:paraId="31F62DB5" w14:textId="77777777" w:rsidR="004D1976" w:rsidRDefault="00770557">
      <w:pPr>
        <w:rPr>
          <w:rFonts w:cs="Arial"/>
          <w:szCs w:val="20"/>
        </w:rPr>
      </w:pPr>
      <w:r>
        <w:rPr>
          <w:rFonts w:cs="Arial"/>
          <w:szCs w:val="20"/>
        </w:rPr>
        <w:t>Message Type: Status</w:t>
      </w:r>
    </w:p>
    <w:p w14:paraId="4C445883" w14:textId="77777777" w:rsidR="004D1976" w:rsidRDefault="004D1976">
      <w:pPr>
        <w:rPr>
          <w:rFonts w:cs="Arial"/>
          <w:szCs w:val="20"/>
        </w:rPr>
      </w:pPr>
    </w:p>
    <w:p w14:paraId="750478AC" w14:textId="77777777" w:rsidR="004D1976" w:rsidRDefault="00770557">
      <w:pPr>
        <w:rPr>
          <w:rFonts w:cs="Arial"/>
          <w:szCs w:val="20"/>
        </w:rPr>
      </w:pPr>
      <w:r>
        <w:rPr>
          <w:rFonts w:cs="Arial"/>
          <w:szCs w:val="20"/>
        </w:rPr>
        <w:t xml:space="preserve">Represents the current status of a feature (feature selected, feature setting, etc.). </w:t>
      </w:r>
    </w:p>
    <w:p w14:paraId="47964B94" w14:textId="77777777" w:rsidR="004D1976" w:rsidRDefault="004D1976">
      <w:pPr>
        <w:rPr>
          <w:rFonts w:cs="Arial"/>
          <w:szCs w:val="20"/>
        </w:rPr>
      </w:pPr>
    </w:p>
    <w:p w14:paraId="6BDE5896" w14:textId="77777777" w:rsidR="004D1976" w:rsidRDefault="00770557">
      <w:pPr>
        <w:rPr>
          <w:rFonts w:cs="Arial"/>
          <w:szCs w:val="20"/>
        </w:rPr>
      </w:pPr>
      <w:r>
        <w:rPr>
          <w:rFonts w:cs="Arial"/>
          <w:szCs w:val="20"/>
        </w:rPr>
        <w:t>Included Parameters:</w:t>
      </w:r>
    </w:p>
    <w:p w14:paraId="4BF95AF1" w14:textId="77777777" w:rsidR="004D1976" w:rsidRDefault="00770557">
      <w:pPr>
        <w:rPr>
          <w:rFonts w:cs="Arial"/>
          <w:szCs w:val="20"/>
        </w:rPr>
      </w:pPr>
      <w:r>
        <w:rPr>
          <w:rFonts w:cs="Arial"/>
          <w:szCs w:val="20"/>
        </w:rPr>
        <w:t>FeatureID</w:t>
      </w:r>
    </w:p>
    <w:p w14:paraId="3822B17C" w14:textId="77777777" w:rsidR="004D1976" w:rsidRDefault="00770557">
      <w:pPr>
        <w:rPr>
          <w:rFonts w:cs="Arial"/>
          <w:szCs w:val="20"/>
        </w:rPr>
      </w:pPr>
      <w:r>
        <w:rPr>
          <w:rFonts w:cs="Arial"/>
          <w:szCs w:val="20"/>
        </w:rPr>
        <w:t>Configuration</w:t>
      </w:r>
    </w:p>
    <w:p w14:paraId="25FFA509" w14:textId="77777777" w:rsidR="004D1976" w:rsidRDefault="00770557">
      <w:pPr>
        <w:rPr>
          <w:rFonts w:cs="Arial"/>
          <w:szCs w:val="20"/>
        </w:rPr>
      </w:pPr>
      <w:r>
        <w:rPr>
          <w:rFonts w:cs="Arial"/>
          <w:szCs w:val="20"/>
        </w:rPr>
        <w:t>PersIndex</w:t>
      </w:r>
    </w:p>
    <w:p w14:paraId="5B6B0C94" w14:textId="77777777" w:rsidR="004D1976" w:rsidRDefault="004D197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3"/>
        <w:gridCol w:w="1440"/>
        <w:gridCol w:w="1980"/>
        <w:gridCol w:w="3923"/>
      </w:tblGrid>
      <w:tr w:rsidR="004D1976" w14:paraId="07B0A20D" w14:textId="77777777">
        <w:trPr>
          <w:jc w:val="center"/>
        </w:trPr>
        <w:tc>
          <w:tcPr>
            <w:tcW w:w="1583" w:type="dxa"/>
            <w:tcBorders>
              <w:top w:val="single" w:sz="4" w:space="0" w:color="auto"/>
              <w:left w:val="single" w:sz="4" w:space="0" w:color="auto"/>
              <w:bottom w:val="single" w:sz="4" w:space="0" w:color="auto"/>
              <w:right w:val="single" w:sz="4" w:space="0" w:color="auto"/>
            </w:tcBorders>
            <w:hideMark/>
          </w:tcPr>
          <w:p w14:paraId="34CE8074" w14:textId="77777777" w:rsidR="004D1976" w:rsidRDefault="00770557">
            <w:pPr>
              <w:rPr>
                <w:rFonts w:cs="Arial"/>
                <w:b/>
                <w:szCs w:val="20"/>
              </w:rPr>
            </w:pPr>
            <w:r>
              <w:rPr>
                <w:rFonts w:cs="Arial"/>
                <w:b/>
                <w:szCs w:val="20"/>
              </w:rPr>
              <w:t>Name</w:t>
            </w:r>
          </w:p>
        </w:tc>
        <w:tc>
          <w:tcPr>
            <w:tcW w:w="1440" w:type="dxa"/>
            <w:tcBorders>
              <w:top w:val="single" w:sz="4" w:space="0" w:color="auto"/>
              <w:left w:val="single" w:sz="4" w:space="0" w:color="auto"/>
              <w:bottom w:val="single" w:sz="4" w:space="0" w:color="auto"/>
              <w:right w:val="single" w:sz="4" w:space="0" w:color="auto"/>
            </w:tcBorders>
            <w:hideMark/>
          </w:tcPr>
          <w:p w14:paraId="7122B130" w14:textId="77777777" w:rsidR="004D1976" w:rsidRDefault="00770557">
            <w:pPr>
              <w:rPr>
                <w:rFonts w:cs="Arial"/>
                <w:b/>
                <w:szCs w:val="20"/>
              </w:rPr>
            </w:pPr>
            <w:r>
              <w:rPr>
                <w:rFonts w:cs="Arial"/>
                <w:b/>
                <w:szCs w:val="20"/>
              </w:rPr>
              <w:t>Literals</w:t>
            </w:r>
          </w:p>
        </w:tc>
        <w:tc>
          <w:tcPr>
            <w:tcW w:w="1980" w:type="dxa"/>
            <w:tcBorders>
              <w:top w:val="single" w:sz="4" w:space="0" w:color="auto"/>
              <w:left w:val="single" w:sz="4" w:space="0" w:color="auto"/>
              <w:bottom w:val="single" w:sz="4" w:space="0" w:color="auto"/>
              <w:right w:val="single" w:sz="4" w:space="0" w:color="auto"/>
            </w:tcBorders>
            <w:hideMark/>
          </w:tcPr>
          <w:p w14:paraId="5AF4707A" w14:textId="77777777" w:rsidR="004D1976" w:rsidRDefault="00770557">
            <w:pPr>
              <w:rPr>
                <w:rFonts w:cs="Arial"/>
                <w:b/>
                <w:szCs w:val="20"/>
              </w:rPr>
            </w:pPr>
            <w:r>
              <w:rPr>
                <w:rFonts w:cs="Arial"/>
                <w:b/>
                <w:szCs w:val="20"/>
              </w:rPr>
              <w:t>Value</w:t>
            </w:r>
          </w:p>
        </w:tc>
        <w:tc>
          <w:tcPr>
            <w:tcW w:w="3923" w:type="dxa"/>
            <w:tcBorders>
              <w:top w:val="single" w:sz="4" w:space="0" w:color="auto"/>
              <w:left w:val="single" w:sz="4" w:space="0" w:color="auto"/>
              <w:bottom w:val="single" w:sz="4" w:space="0" w:color="auto"/>
              <w:right w:val="single" w:sz="4" w:space="0" w:color="auto"/>
            </w:tcBorders>
            <w:hideMark/>
          </w:tcPr>
          <w:p w14:paraId="6E8BE3D7" w14:textId="77777777" w:rsidR="004D1976" w:rsidRDefault="00770557">
            <w:pPr>
              <w:rPr>
                <w:rFonts w:cs="Arial"/>
                <w:b/>
                <w:szCs w:val="20"/>
              </w:rPr>
            </w:pPr>
            <w:r>
              <w:rPr>
                <w:rFonts w:cs="Arial"/>
                <w:b/>
                <w:szCs w:val="20"/>
              </w:rPr>
              <w:t>Description</w:t>
            </w:r>
          </w:p>
        </w:tc>
      </w:tr>
      <w:tr w:rsidR="004D1976" w14:paraId="71EBB170" w14:textId="77777777">
        <w:trPr>
          <w:jc w:val="center"/>
        </w:trPr>
        <w:tc>
          <w:tcPr>
            <w:tcW w:w="1583" w:type="dxa"/>
            <w:tcBorders>
              <w:top w:val="single" w:sz="4" w:space="0" w:color="auto"/>
              <w:left w:val="single" w:sz="4" w:space="0" w:color="auto"/>
              <w:bottom w:val="single" w:sz="4" w:space="0" w:color="auto"/>
              <w:right w:val="single" w:sz="4" w:space="0" w:color="auto"/>
            </w:tcBorders>
            <w:hideMark/>
          </w:tcPr>
          <w:p w14:paraId="1E45726A" w14:textId="77777777" w:rsidR="004D1976" w:rsidRDefault="00770557">
            <w:pPr>
              <w:rPr>
                <w:rFonts w:cs="Arial"/>
                <w:b/>
                <w:szCs w:val="20"/>
              </w:rPr>
            </w:pPr>
            <w:r>
              <w:rPr>
                <w:rStyle w:val="objecttype0"/>
                <w:rFonts w:cs="Arial"/>
                <w:szCs w:val="20"/>
              </w:rPr>
              <w:t>FeatureID</w:t>
            </w:r>
          </w:p>
        </w:tc>
        <w:tc>
          <w:tcPr>
            <w:tcW w:w="1440" w:type="dxa"/>
            <w:tcBorders>
              <w:top w:val="single" w:sz="4" w:space="0" w:color="auto"/>
              <w:left w:val="single" w:sz="4" w:space="0" w:color="auto"/>
              <w:bottom w:val="single" w:sz="4" w:space="0" w:color="auto"/>
              <w:right w:val="single" w:sz="4" w:space="0" w:color="auto"/>
            </w:tcBorders>
            <w:hideMark/>
          </w:tcPr>
          <w:p w14:paraId="69430DFE" w14:textId="77777777" w:rsidR="004D1976" w:rsidRDefault="00770557">
            <w:pPr>
              <w:jc w:val="center"/>
              <w:rPr>
                <w:rFonts w:cs="Arial"/>
                <w:b/>
                <w:szCs w:val="20"/>
              </w:rPr>
            </w:pPr>
            <w:r>
              <w:rPr>
                <w:rFonts w:cs="Arial"/>
                <w:b/>
                <w:szCs w:val="20"/>
              </w:rPr>
              <w:t>-</w:t>
            </w:r>
          </w:p>
        </w:tc>
        <w:tc>
          <w:tcPr>
            <w:tcW w:w="1980" w:type="dxa"/>
            <w:tcBorders>
              <w:top w:val="single" w:sz="4" w:space="0" w:color="auto"/>
              <w:left w:val="single" w:sz="4" w:space="0" w:color="auto"/>
              <w:bottom w:val="single" w:sz="4" w:space="0" w:color="auto"/>
              <w:right w:val="single" w:sz="4" w:space="0" w:color="auto"/>
            </w:tcBorders>
            <w:hideMark/>
          </w:tcPr>
          <w:p w14:paraId="4C7CC009" w14:textId="77777777" w:rsidR="004D1976" w:rsidRDefault="00770557">
            <w:pPr>
              <w:jc w:val="center"/>
              <w:rPr>
                <w:rFonts w:cs="Arial"/>
                <w:b/>
                <w:szCs w:val="20"/>
              </w:rPr>
            </w:pPr>
            <w:r>
              <w:rPr>
                <w:rFonts w:cs="Arial"/>
                <w:b/>
                <w:szCs w:val="20"/>
              </w:rPr>
              <w:t>-</w:t>
            </w:r>
          </w:p>
        </w:tc>
        <w:tc>
          <w:tcPr>
            <w:tcW w:w="3923" w:type="dxa"/>
            <w:tcBorders>
              <w:top w:val="single" w:sz="4" w:space="0" w:color="auto"/>
              <w:left w:val="single" w:sz="4" w:space="0" w:color="auto"/>
              <w:bottom w:val="single" w:sz="4" w:space="0" w:color="auto"/>
              <w:right w:val="single" w:sz="4" w:space="0" w:color="auto"/>
            </w:tcBorders>
            <w:hideMark/>
          </w:tcPr>
          <w:p w14:paraId="68DFEF49" w14:textId="77777777" w:rsidR="004D1976" w:rsidRDefault="00770557">
            <w:pPr>
              <w:rPr>
                <w:rFonts w:cs="Arial"/>
                <w:szCs w:val="20"/>
              </w:rPr>
            </w:pPr>
            <w:r>
              <w:rPr>
                <w:rFonts w:cs="Arial"/>
                <w:szCs w:val="20"/>
              </w:rPr>
              <w:t>Active feature number</w:t>
            </w:r>
          </w:p>
        </w:tc>
      </w:tr>
      <w:tr w:rsidR="004D1976" w14:paraId="6C814865"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7A03016E"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tcPr>
          <w:p w14:paraId="605AE0F4" w14:textId="77777777" w:rsidR="004D1976" w:rsidRDefault="004D1976">
            <w:pPr>
              <w:jc w:val="center"/>
              <w:rPr>
                <w:rFonts w:cs="Arial"/>
                <w:szCs w:val="20"/>
              </w:rPr>
            </w:pPr>
          </w:p>
        </w:tc>
        <w:tc>
          <w:tcPr>
            <w:tcW w:w="1980" w:type="dxa"/>
            <w:tcBorders>
              <w:top w:val="single" w:sz="4" w:space="0" w:color="auto"/>
              <w:left w:val="single" w:sz="4" w:space="0" w:color="auto"/>
              <w:bottom w:val="single" w:sz="4" w:space="0" w:color="auto"/>
              <w:right w:val="single" w:sz="4" w:space="0" w:color="auto"/>
            </w:tcBorders>
            <w:hideMark/>
          </w:tcPr>
          <w:p w14:paraId="1974E48F" w14:textId="77777777" w:rsidR="004D1976" w:rsidRDefault="00770557">
            <w:pPr>
              <w:jc w:val="center"/>
              <w:rPr>
                <w:rFonts w:cs="Arial"/>
                <w:szCs w:val="20"/>
              </w:rPr>
            </w:pPr>
            <w:r>
              <w:rPr>
                <w:rFonts w:cs="Arial"/>
                <w:szCs w:val="20"/>
              </w:rPr>
              <w:t>0x0000 – 0xFFFF</w:t>
            </w:r>
          </w:p>
        </w:tc>
        <w:tc>
          <w:tcPr>
            <w:tcW w:w="3923" w:type="dxa"/>
            <w:tcBorders>
              <w:top w:val="single" w:sz="4" w:space="0" w:color="auto"/>
              <w:left w:val="single" w:sz="4" w:space="0" w:color="auto"/>
              <w:bottom w:val="single" w:sz="4" w:space="0" w:color="auto"/>
              <w:right w:val="single" w:sz="4" w:space="0" w:color="auto"/>
            </w:tcBorders>
          </w:tcPr>
          <w:p w14:paraId="3470F55A" w14:textId="77777777" w:rsidR="004D1976" w:rsidRDefault="004D1976">
            <w:pPr>
              <w:rPr>
                <w:rFonts w:cs="Arial"/>
                <w:szCs w:val="20"/>
              </w:rPr>
            </w:pPr>
          </w:p>
        </w:tc>
      </w:tr>
      <w:tr w:rsidR="004D1976" w14:paraId="74D58F8D" w14:textId="77777777">
        <w:trPr>
          <w:jc w:val="center"/>
        </w:trPr>
        <w:tc>
          <w:tcPr>
            <w:tcW w:w="1583" w:type="dxa"/>
            <w:tcBorders>
              <w:top w:val="single" w:sz="4" w:space="0" w:color="auto"/>
              <w:left w:val="single" w:sz="4" w:space="0" w:color="auto"/>
              <w:bottom w:val="single" w:sz="4" w:space="0" w:color="auto"/>
              <w:right w:val="single" w:sz="4" w:space="0" w:color="auto"/>
            </w:tcBorders>
            <w:hideMark/>
          </w:tcPr>
          <w:p w14:paraId="36C34E91" w14:textId="77777777" w:rsidR="004D1976" w:rsidRDefault="00770557">
            <w:pPr>
              <w:rPr>
                <w:rFonts w:cs="Arial"/>
                <w:b/>
                <w:szCs w:val="20"/>
              </w:rPr>
            </w:pPr>
            <w:r>
              <w:rPr>
                <w:rStyle w:val="objecttype0"/>
                <w:rFonts w:cs="Arial"/>
                <w:szCs w:val="20"/>
              </w:rPr>
              <w:t>Configuration</w:t>
            </w:r>
          </w:p>
        </w:tc>
        <w:tc>
          <w:tcPr>
            <w:tcW w:w="1440" w:type="dxa"/>
            <w:tcBorders>
              <w:top w:val="single" w:sz="4" w:space="0" w:color="auto"/>
              <w:left w:val="single" w:sz="4" w:space="0" w:color="auto"/>
              <w:bottom w:val="single" w:sz="4" w:space="0" w:color="auto"/>
              <w:right w:val="single" w:sz="4" w:space="0" w:color="auto"/>
            </w:tcBorders>
            <w:hideMark/>
          </w:tcPr>
          <w:p w14:paraId="7DA9DE86" w14:textId="77777777" w:rsidR="004D1976" w:rsidRDefault="00770557">
            <w:pPr>
              <w:jc w:val="center"/>
              <w:rPr>
                <w:rFonts w:cs="Arial"/>
                <w:b/>
                <w:szCs w:val="20"/>
              </w:rPr>
            </w:pPr>
            <w:r>
              <w:rPr>
                <w:rFonts w:cs="Arial"/>
                <w:b/>
                <w:szCs w:val="20"/>
              </w:rPr>
              <w:t>-</w:t>
            </w:r>
          </w:p>
        </w:tc>
        <w:tc>
          <w:tcPr>
            <w:tcW w:w="1980" w:type="dxa"/>
            <w:tcBorders>
              <w:top w:val="single" w:sz="4" w:space="0" w:color="auto"/>
              <w:left w:val="single" w:sz="4" w:space="0" w:color="auto"/>
              <w:bottom w:val="single" w:sz="4" w:space="0" w:color="auto"/>
              <w:right w:val="single" w:sz="4" w:space="0" w:color="auto"/>
            </w:tcBorders>
            <w:hideMark/>
          </w:tcPr>
          <w:p w14:paraId="78CAB050" w14:textId="77777777" w:rsidR="004D1976" w:rsidRDefault="00770557">
            <w:pPr>
              <w:jc w:val="center"/>
              <w:rPr>
                <w:rFonts w:cs="Arial"/>
                <w:b/>
                <w:szCs w:val="20"/>
              </w:rPr>
            </w:pPr>
            <w:r>
              <w:rPr>
                <w:rFonts w:cs="Arial"/>
                <w:b/>
                <w:szCs w:val="20"/>
              </w:rPr>
              <w:t>-</w:t>
            </w:r>
          </w:p>
        </w:tc>
        <w:tc>
          <w:tcPr>
            <w:tcW w:w="3923" w:type="dxa"/>
            <w:tcBorders>
              <w:top w:val="single" w:sz="4" w:space="0" w:color="auto"/>
              <w:left w:val="single" w:sz="4" w:space="0" w:color="auto"/>
              <w:bottom w:val="single" w:sz="4" w:space="0" w:color="auto"/>
              <w:right w:val="single" w:sz="4" w:space="0" w:color="auto"/>
            </w:tcBorders>
            <w:hideMark/>
          </w:tcPr>
          <w:p w14:paraId="12DAF429" w14:textId="77777777" w:rsidR="004D1976" w:rsidRDefault="00770557">
            <w:pPr>
              <w:rPr>
                <w:rFonts w:cs="Arial"/>
                <w:szCs w:val="20"/>
              </w:rPr>
            </w:pPr>
            <w:r>
              <w:rPr>
                <w:rFonts w:cs="Arial"/>
                <w:szCs w:val="20"/>
              </w:rPr>
              <w:t>Active configuration value</w:t>
            </w:r>
          </w:p>
        </w:tc>
      </w:tr>
      <w:tr w:rsidR="004D1976" w14:paraId="62C36568"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3FF0F914"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tcPr>
          <w:p w14:paraId="1A903AA0" w14:textId="77777777" w:rsidR="004D1976" w:rsidRDefault="004D1976">
            <w:pPr>
              <w:jc w:val="center"/>
              <w:rPr>
                <w:rFonts w:cs="Arial"/>
                <w:szCs w:val="20"/>
              </w:rPr>
            </w:pPr>
          </w:p>
        </w:tc>
        <w:tc>
          <w:tcPr>
            <w:tcW w:w="1980" w:type="dxa"/>
            <w:tcBorders>
              <w:top w:val="single" w:sz="4" w:space="0" w:color="auto"/>
              <w:left w:val="single" w:sz="4" w:space="0" w:color="auto"/>
              <w:bottom w:val="single" w:sz="4" w:space="0" w:color="auto"/>
              <w:right w:val="single" w:sz="4" w:space="0" w:color="auto"/>
            </w:tcBorders>
            <w:hideMark/>
          </w:tcPr>
          <w:p w14:paraId="2A25D51B" w14:textId="77777777" w:rsidR="004D1976" w:rsidRDefault="00770557">
            <w:pPr>
              <w:jc w:val="center"/>
              <w:rPr>
                <w:rFonts w:cs="Arial"/>
                <w:szCs w:val="20"/>
              </w:rPr>
            </w:pPr>
            <w:r>
              <w:rPr>
                <w:rFonts w:cs="Arial"/>
                <w:szCs w:val="20"/>
              </w:rPr>
              <w:t>0x0000 – 0xFFFF</w:t>
            </w:r>
          </w:p>
        </w:tc>
        <w:tc>
          <w:tcPr>
            <w:tcW w:w="3923" w:type="dxa"/>
            <w:tcBorders>
              <w:top w:val="single" w:sz="4" w:space="0" w:color="auto"/>
              <w:left w:val="single" w:sz="4" w:space="0" w:color="auto"/>
              <w:bottom w:val="single" w:sz="4" w:space="0" w:color="auto"/>
              <w:right w:val="single" w:sz="4" w:space="0" w:color="auto"/>
            </w:tcBorders>
          </w:tcPr>
          <w:p w14:paraId="086D4381" w14:textId="77777777" w:rsidR="004D1976" w:rsidRDefault="004D1976">
            <w:pPr>
              <w:rPr>
                <w:rFonts w:cs="Arial"/>
                <w:szCs w:val="20"/>
              </w:rPr>
            </w:pPr>
          </w:p>
        </w:tc>
      </w:tr>
      <w:tr w:rsidR="004D1976" w14:paraId="6F491BC0" w14:textId="77777777">
        <w:trPr>
          <w:jc w:val="center"/>
        </w:trPr>
        <w:tc>
          <w:tcPr>
            <w:tcW w:w="1583" w:type="dxa"/>
            <w:tcBorders>
              <w:top w:val="single" w:sz="4" w:space="0" w:color="auto"/>
              <w:left w:val="single" w:sz="4" w:space="0" w:color="auto"/>
              <w:bottom w:val="single" w:sz="4" w:space="0" w:color="auto"/>
              <w:right w:val="single" w:sz="4" w:space="0" w:color="auto"/>
            </w:tcBorders>
            <w:hideMark/>
          </w:tcPr>
          <w:p w14:paraId="7D1633CC" w14:textId="77777777" w:rsidR="004D1976" w:rsidRDefault="00770557">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40" w:type="dxa"/>
            <w:tcBorders>
              <w:top w:val="single" w:sz="4" w:space="0" w:color="auto"/>
              <w:left w:val="single" w:sz="4" w:space="0" w:color="auto"/>
              <w:bottom w:val="single" w:sz="4" w:space="0" w:color="auto"/>
              <w:right w:val="single" w:sz="4" w:space="0" w:color="auto"/>
            </w:tcBorders>
            <w:hideMark/>
          </w:tcPr>
          <w:p w14:paraId="57CE2453" w14:textId="77777777" w:rsidR="004D1976" w:rsidRDefault="00770557">
            <w:pPr>
              <w:jc w:val="center"/>
              <w:rPr>
                <w:rFonts w:cs="Arial"/>
                <w:b/>
                <w:szCs w:val="20"/>
              </w:rPr>
            </w:pPr>
            <w:r>
              <w:rPr>
                <w:rFonts w:cs="Arial"/>
                <w:b/>
                <w:szCs w:val="20"/>
              </w:rPr>
              <w:t>-</w:t>
            </w:r>
          </w:p>
        </w:tc>
        <w:tc>
          <w:tcPr>
            <w:tcW w:w="1980" w:type="dxa"/>
            <w:tcBorders>
              <w:top w:val="single" w:sz="4" w:space="0" w:color="auto"/>
              <w:left w:val="single" w:sz="4" w:space="0" w:color="auto"/>
              <w:bottom w:val="single" w:sz="4" w:space="0" w:color="auto"/>
              <w:right w:val="single" w:sz="4" w:space="0" w:color="auto"/>
            </w:tcBorders>
            <w:hideMark/>
          </w:tcPr>
          <w:p w14:paraId="1A5470E0" w14:textId="77777777" w:rsidR="004D1976" w:rsidRDefault="00770557">
            <w:pPr>
              <w:jc w:val="center"/>
              <w:rPr>
                <w:rFonts w:cs="Arial"/>
                <w:b/>
                <w:szCs w:val="20"/>
              </w:rPr>
            </w:pPr>
            <w:r>
              <w:rPr>
                <w:rFonts w:cs="Arial"/>
                <w:b/>
                <w:szCs w:val="20"/>
              </w:rPr>
              <w:t>-</w:t>
            </w:r>
          </w:p>
        </w:tc>
        <w:tc>
          <w:tcPr>
            <w:tcW w:w="3923" w:type="dxa"/>
            <w:tcBorders>
              <w:top w:val="single" w:sz="4" w:space="0" w:color="auto"/>
              <w:left w:val="single" w:sz="4" w:space="0" w:color="auto"/>
              <w:bottom w:val="single" w:sz="4" w:space="0" w:color="auto"/>
              <w:right w:val="single" w:sz="4" w:space="0" w:color="auto"/>
            </w:tcBorders>
            <w:hideMark/>
          </w:tcPr>
          <w:p w14:paraId="347B0A5B" w14:textId="77777777" w:rsidR="004D1976" w:rsidRDefault="00770557">
            <w:pPr>
              <w:rPr>
                <w:rFonts w:cs="Arial"/>
                <w:szCs w:val="20"/>
              </w:rPr>
            </w:pPr>
            <w:r>
              <w:rPr>
                <w:rFonts w:cs="Arial"/>
                <w:szCs w:val="20"/>
              </w:rPr>
              <w:t>Indicates which personality profile is active</w:t>
            </w:r>
          </w:p>
        </w:tc>
      </w:tr>
      <w:tr w:rsidR="004D1976" w14:paraId="1C4B7DDE"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62BA74A8"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261A3E0E" w14:textId="77777777" w:rsidR="004D1976" w:rsidRDefault="00770557">
            <w:pPr>
              <w:jc w:val="center"/>
            </w:pPr>
            <w:r>
              <w:rPr>
                <w:rStyle w:val="msoins0"/>
                <w:rFonts w:cs="Arial"/>
                <w:szCs w:val="20"/>
              </w:rPr>
              <w:t>PERS_1</w:t>
            </w:r>
          </w:p>
        </w:tc>
        <w:tc>
          <w:tcPr>
            <w:tcW w:w="1980" w:type="dxa"/>
            <w:tcBorders>
              <w:top w:val="single" w:sz="4" w:space="0" w:color="auto"/>
              <w:left w:val="single" w:sz="4" w:space="0" w:color="auto"/>
              <w:bottom w:val="single" w:sz="4" w:space="0" w:color="auto"/>
              <w:right w:val="single" w:sz="4" w:space="0" w:color="auto"/>
            </w:tcBorders>
            <w:hideMark/>
          </w:tcPr>
          <w:p w14:paraId="57CB5D93" w14:textId="77777777" w:rsidR="004D1976" w:rsidRDefault="00770557">
            <w:pPr>
              <w:jc w:val="center"/>
              <w:rPr>
                <w:rFonts w:cs="Arial"/>
                <w:szCs w:val="20"/>
              </w:rPr>
            </w:pPr>
            <w:r>
              <w:rPr>
                <w:rFonts w:cs="Arial"/>
                <w:szCs w:val="20"/>
              </w:rPr>
              <w:t>0x0</w:t>
            </w:r>
          </w:p>
        </w:tc>
        <w:tc>
          <w:tcPr>
            <w:tcW w:w="3923" w:type="dxa"/>
            <w:tcBorders>
              <w:top w:val="single" w:sz="4" w:space="0" w:color="auto"/>
              <w:left w:val="single" w:sz="4" w:space="0" w:color="auto"/>
              <w:bottom w:val="single" w:sz="4" w:space="0" w:color="auto"/>
              <w:right w:val="single" w:sz="4" w:space="0" w:color="auto"/>
            </w:tcBorders>
          </w:tcPr>
          <w:p w14:paraId="2FD1BCFA" w14:textId="77777777" w:rsidR="004D1976" w:rsidRDefault="004D1976">
            <w:pPr>
              <w:rPr>
                <w:rStyle w:val="msoins00"/>
                <w:rFonts w:cs="Arial"/>
              </w:rPr>
            </w:pPr>
          </w:p>
        </w:tc>
      </w:tr>
      <w:tr w:rsidR="004D1976" w14:paraId="3E18AEEA"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17286639"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03E65182" w14:textId="77777777" w:rsidR="004D1976" w:rsidRDefault="00770557">
            <w:pPr>
              <w:jc w:val="center"/>
            </w:pPr>
            <w:r>
              <w:rPr>
                <w:rStyle w:val="msoins0"/>
                <w:rFonts w:cs="Arial"/>
                <w:szCs w:val="20"/>
              </w:rPr>
              <w:t>PERS_2</w:t>
            </w:r>
          </w:p>
        </w:tc>
        <w:tc>
          <w:tcPr>
            <w:tcW w:w="1980" w:type="dxa"/>
            <w:tcBorders>
              <w:top w:val="single" w:sz="4" w:space="0" w:color="auto"/>
              <w:left w:val="single" w:sz="4" w:space="0" w:color="auto"/>
              <w:bottom w:val="single" w:sz="4" w:space="0" w:color="auto"/>
              <w:right w:val="single" w:sz="4" w:space="0" w:color="auto"/>
            </w:tcBorders>
            <w:hideMark/>
          </w:tcPr>
          <w:p w14:paraId="35D18F91" w14:textId="77777777" w:rsidR="004D1976" w:rsidRDefault="00770557">
            <w:pPr>
              <w:jc w:val="center"/>
              <w:rPr>
                <w:rFonts w:cs="Arial"/>
                <w:szCs w:val="20"/>
              </w:rPr>
            </w:pPr>
            <w:r>
              <w:rPr>
                <w:rFonts w:cs="Arial"/>
                <w:szCs w:val="20"/>
              </w:rPr>
              <w:t>0x1</w:t>
            </w:r>
          </w:p>
        </w:tc>
        <w:tc>
          <w:tcPr>
            <w:tcW w:w="3923" w:type="dxa"/>
            <w:tcBorders>
              <w:top w:val="single" w:sz="4" w:space="0" w:color="auto"/>
              <w:left w:val="single" w:sz="4" w:space="0" w:color="auto"/>
              <w:bottom w:val="single" w:sz="4" w:space="0" w:color="auto"/>
              <w:right w:val="single" w:sz="4" w:space="0" w:color="auto"/>
            </w:tcBorders>
          </w:tcPr>
          <w:p w14:paraId="437D6F03" w14:textId="77777777" w:rsidR="004D1976" w:rsidRDefault="004D1976">
            <w:pPr>
              <w:rPr>
                <w:rFonts w:cs="Arial"/>
                <w:szCs w:val="20"/>
              </w:rPr>
            </w:pPr>
          </w:p>
        </w:tc>
      </w:tr>
      <w:tr w:rsidR="004D1976" w14:paraId="214311A2"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53FB2544"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64D18EDF" w14:textId="77777777" w:rsidR="004D1976" w:rsidRDefault="00770557">
            <w:pPr>
              <w:jc w:val="center"/>
            </w:pPr>
            <w:r>
              <w:rPr>
                <w:rStyle w:val="msoins0"/>
                <w:rFonts w:cs="Arial"/>
                <w:szCs w:val="20"/>
              </w:rPr>
              <w:t>PERS_3</w:t>
            </w:r>
          </w:p>
        </w:tc>
        <w:tc>
          <w:tcPr>
            <w:tcW w:w="1980" w:type="dxa"/>
            <w:tcBorders>
              <w:top w:val="single" w:sz="4" w:space="0" w:color="auto"/>
              <w:left w:val="single" w:sz="4" w:space="0" w:color="auto"/>
              <w:bottom w:val="single" w:sz="4" w:space="0" w:color="auto"/>
              <w:right w:val="single" w:sz="4" w:space="0" w:color="auto"/>
            </w:tcBorders>
            <w:hideMark/>
          </w:tcPr>
          <w:p w14:paraId="5662F3CD" w14:textId="77777777" w:rsidR="004D1976" w:rsidRDefault="00770557">
            <w:pPr>
              <w:jc w:val="center"/>
              <w:rPr>
                <w:rFonts w:cs="Arial"/>
                <w:szCs w:val="20"/>
              </w:rPr>
            </w:pPr>
            <w:r>
              <w:rPr>
                <w:rFonts w:cs="Arial"/>
                <w:szCs w:val="20"/>
              </w:rPr>
              <w:t>0x2</w:t>
            </w:r>
          </w:p>
        </w:tc>
        <w:tc>
          <w:tcPr>
            <w:tcW w:w="3923" w:type="dxa"/>
            <w:tcBorders>
              <w:top w:val="single" w:sz="4" w:space="0" w:color="auto"/>
              <w:left w:val="single" w:sz="4" w:space="0" w:color="auto"/>
              <w:bottom w:val="single" w:sz="4" w:space="0" w:color="auto"/>
              <w:right w:val="single" w:sz="4" w:space="0" w:color="auto"/>
            </w:tcBorders>
          </w:tcPr>
          <w:p w14:paraId="2D2FE3CE" w14:textId="77777777" w:rsidR="004D1976" w:rsidRDefault="004D1976">
            <w:pPr>
              <w:rPr>
                <w:rFonts w:cs="Arial"/>
                <w:szCs w:val="20"/>
              </w:rPr>
            </w:pPr>
          </w:p>
        </w:tc>
      </w:tr>
      <w:tr w:rsidR="004D1976" w14:paraId="6BF956AE"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25082562"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448ED68D" w14:textId="77777777" w:rsidR="004D1976" w:rsidRDefault="00770557">
            <w:pPr>
              <w:jc w:val="center"/>
            </w:pPr>
            <w:r>
              <w:rPr>
                <w:rStyle w:val="msoins0"/>
                <w:rFonts w:cs="Arial"/>
                <w:szCs w:val="20"/>
              </w:rPr>
              <w:t>PERS_4</w:t>
            </w:r>
          </w:p>
        </w:tc>
        <w:tc>
          <w:tcPr>
            <w:tcW w:w="1980" w:type="dxa"/>
            <w:tcBorders>
              <w:top w:val="single" w:sz="4" w:space="0" w:color="auto"/>
              <w:left w:val="single" w:sz="4" w:space="0" w:color="auto"/>
              <w:bottom w:val="single" w:sz="4" w:space="0" w:color="auto"/>
              <w:right w:val="single" w:sz="4" w:space="0" w:color="auto"/>
            </w:tcBorders>
            <w:hideMark/>
          </w:tcPr>
          <w:p w14:paraId="36C9B0AC" w14:textId="77777777" w:rsidR="004D1976" w:rsidRDefault="00770557">
            <w:pPr>
              <w:jc w:val="center"/>
              <w:rPr>
                <w:rFonts w:cs="Arial"/>
                <w:szCs w:val="20"/>
              </w:rPr>
            </w:pPr>
            <w:r>
              <w:rPr>
                <w:rFonts w:cs="Arial"/>
                <w:szCs w:val="20"/>
              </w:rPr>
              <w:t>0X3</w:t>
            </w:r>
          </w:p>
        </w:tc>
        <w:tc>
          <w:tcPr>
            <w:tcW w:w="3923" w:type="dxa"/>
            <w:tcBorders>
              <w:top w:val="single" w:sz="4" w:space="0" w:color="auto"/>
              <w:left w:val="single" w:sz="4" w:space="0" w:color="auto"/>
              <w:bottom w:val="single" w:sz="4" w:space="0" w:color="auto"/>
              <w:right w:val="single" w:sz="4" w:space="0" w:color="auto"/>
            </w:tcBorders>
          </w:tcPr>
          <w:p w14:paraId="728B7AF7" w14:textId="77777777" w:rsidR="004D1976" w:rsidRDefault="004D1976">
            <w:pPr>
              <w:rPr>
                <w:rFonts w:cs="Arial"/>
                <w:szCs w:val="20"/>
              </w:rPr>
            </w:pPr>
          </w:p>
        </w:tc>
      </w:tr>
      <w:tr w:rsidR="004D1976" w14:paraId="63A9CBE7"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577F4247"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481E7B61" w14:textId="77777777" w:rsidR="004D1976" w:rsidRDefault="00770557">
            <w:pPr>
              <w:jc w:val="center"/>
            </w:pPr>
            <w:r>
              <w:rPr>
                <w:rStyle w:val="msoins0"/>
                <w:rFonts w:cs="Arial"/>
                <w:szCs w:val="20"/>
              </w:rPr>
              <w:t>VEHICLE</w:t>
            </w:r>
          </w:p>
        </w:tc>
        <w:tc>
          <w:tcPr>
            <w:tcW w:w="1980" w:type="dxa"/>
            <w:tcBorders>
              <w:top w:val="single" w:sz="4" w:space="0" w:color="auto"/>
              <w:left w:val="single" w:sz="4" w:space="0" w:color="auto"/>
              <w:bottom w:val="single" w:sz="4" w:space="0" w:color="auto"/>
              <w:right w:val="single" w:sz="4" w:space="0" w:color="auto"/>
            </w:tcBorders>
            <w:hideMark/>
          </w:tcPr>
          <w:p w14:paraId="54700D0E" w14:textId="77777777" w:rsidR="004D1976" w:rsidRDefault="00770557">
            <w:pPr>
              <w:jc w:val="center"/>
              <w:rPr>
                <w:rFonts w:cs="Arial"/>
                <w:szCs w:val="20"/>
              </w:rPr>
            </w:pPr>
            <w:r>
              <w:rPr>
                <w:rFonts w:cs="Arial"/>
                <w:szCs w:val="20"/>
              </w:rPr>
              <w:t>0X4</w:t>
            </w:r>
          </w:p>
        </w:tc>
        <w:tc>
          <w:tcPr>
            <w:tcW w:w="3923" w:type="dxa"/>
            <w:tcBorders>
              <w:top w:val="single" w:sz="4" w:space="0" w:color="auto"/>
              <w:left w:val="single" w:sz="4" w:space="0" w:color="auto"/>
              <w:bottom w:val="single" w:sz="4" w:space="0" w:color="auto"/>
              <w:right w:val="single" w:sz="4" w:space="0" w:color="auto"/>
            </w:tcBorders>
          </w:tcPr>
          <w:p w14:paraId="69B1C39A" w14:textId="77777777" w:rsidR="004D1976" w:rsidRDefault="004D1976">
            <w:pPr>
              <w:rPr>
                <w:rFonts w:cs="Arial"/>
                <w:szCs w:val="20"/>
              </w:rPr>
            </w:pPr>
          </w:p>
        </w:tc>
      </w:tr>
      <w:tr w:rsidR="004D1976" w14:paraId="759B9332"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04003869"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1780BF4E" w14:textId="77777777" w:rsidR="004D1976" w:rsidRDefault="00770557">
            <w:pPr>
              <w:jc w:val="center"/>
            </w:pPr>
            <w:r>
              <w:rPr>
                <w:rStyle w:val="msoins0"/>
                <w:rFonts w:cs="Arial"/>
                <w:szCs w:val="20"/>
              </w:rPr>
              <w:t>Not Used</w:t>
            </w:r>
          </w:p>
        </w:tc>
        <w:tc>
          <w:tcPr>
            <w:tcW w:w="1980" w:type="dxa"/>
            <w:tcBorders>
              <w:top w:val="single" w:sz="4" w:space="0" w:color="auto"/>
              <w:left w:val="single" w:sz="4" w:space="0" w:color="auto"/>
              <w:bottom w:val="single" w:sz="4" w:space="0" w:color="auto"/>
              <w:right w:val="single" w:sz="4" w:space="0" w:color="auto"/>
            </w:tcBorders>
            <w:hideMark/>
          </w:tcPr>
          <w:p w14:paraId="4137DECA" w14:textId="77777777" w:rsidR="004D1976" w:rsidRDefault="00770557">
            <w:pPr>
              <w:jc w:val="center"/>
              <w:rPr>
                <w:rFonts w:cs="Arial"/>
                <w:szCs w:val="20"/>
              </w:rPr>
            </w:pPr>
            <w:r>
              <w:rPr>
                <w:rFonts w:cs="Arial"/>
                <w:szCs w:val="20"/>
              </w:rPr>
              <w:t>0x5</w:t>
            </w:r>
          </w:p>
        </w:tc>
        <w:tc>
          <w:tcPr>
            <w:tcW w:w="3923" w:type="dxa"/>
            <w:tcBorders>
              <w:top w:val="single" w:sz="4" w:space="0" w:color="auto"/>
              <w:left w:val="single" w:sz="4" w:space="0" w:color="auto"/>
              <w:bottom w:val="single" w:sz="4" w:space="0" w:color="auto"/>
              <w:right w:val="single" w:sz="4" w:space="0" w:color="auto"/>
            </w:tcBorders>
          </w:tcPr>
          <w:p w14:paraId="176AC1DA" w14:textId="77777777" w:rsidR="004D1976" w:rsidRDefault="004D1976">
            <w:pPr>
              <w:rPr>
                <w:rFonts w:cs="Arial"/>
                <w:szCs w:val="20"/>
              </w:rPr>
            </w:pPr>
          </w:p>
        </w:tc>
      </w:tr>
      <w:tr w:rsidR="004D1976" w14:paraId="63BC3DC0"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6C6ADE8C"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5AE88496" w14:textId="77777777" w:rsidR="004D1976" w:rsidRDefault="00770557">
            <w:pPr>
              <w:jc w:val="center"/>
              <w:rPr>
                <w:rFonts w:cs="Arial"/>
                <w:szCs w:val="20"/>
              </w:rPr>
            </w:pPr>
            <w:r>
              <w:rPr>
                <w:rFonts w:cs="Arial"/>
                <w:szCs w:val="20"/>
              </w:rPr>
              <w:t>Not Used</w:t>
            </w:r>
          </w:p>
        </w:tc>
        <w:tc>
          <w:tcPr>
            <w:tcW w:w="1980" w:type="dxa"/>
            <w:tcBorders>
              <w:top w:val="single" w:sz="4" w:space="0" w:color="auto"/>
              <w:left w:val="single" w:sz="4" w:space="0" w:color="auto"/>
              <w:bottom w:val="single" w:sz="4" w:space="0" w:color="auto"/>
              <w:right w:val="single" w:sz="4" w:space="0" w:color="auto"/>
            </w:tcBorders>
            <w:hideMark/>
          </w:tcPr>
          <w:p w14:paraId="253365B4" w14:textId="77777777" w:rsidR="004D1976" w:rsidRDefault="00770557">
            <w:pPr>
              <w:jc w:val="center"/>
              <w:rPr>
                <w:rFonts w:cs="Arial"/>
                <w:szCs w:val="20"/>
              </w:rPr>
            </w:pPr>
            <w:r>
              <w:rPr>
                <w:rFonts w:cs="Arial"/>
                <w:szCs w:val="20"/>
              </w:rPr>
              <w:t>0x6</w:t>
            </w:r>
          </w:p>
        </w:tc>
        <w:tc>
          <w:tcPr>
            <w:tcW w:w="3923" w:type="dxa"/>
            <w:tcBorders>
              <w:top w:val="single" w:sz="4" w:space="0" w:color="auto"/>
              <w:left w:val="single" w:sz="4" w:space="0" w:color="auto"/>
              <w:bottom w:val="single" w:sz="4" w:space="0" w:color="auto"/>
              <w:right w:val="single" w:sz="4" w:space="0" w:color="auto"/>
            </w:tcBorders>
          </w:tcPr>
          <w:p w14:paraId="3FD183DB" w14:textId="77777777" w:rsidR="004D1976" w:rsidRDefault="004D1976">
            <w:pPr>
              <w:rPr>
                <w:rFonts w:cs="Arial"/>
                <w:szCs w:val="20"/>
              </w:rPr>
            </w:pPr>
          </w:p>
        </w:tc>
      </w:tr>
      <w:tr w:rsidR="004D1976" w14:paraId="71FDE0F9" w14:textId="77777777">
        <w:trPr>
          <w:jc w:val="center"/>
        </w:trPr>
        <w:tc>
          <w:tcPr>
            <w:tcW w:w="1583" w:type="dxa"/>
            <w:tcBorders>
              <w:top w:val="single" w:sz="4" w:space="0" w:color="auto"/>
              <w:left w:val="single" w:sz="4" w:space="0" w:color="auto"/>
              <w:bottom w:val="single" w:sz="4" w:space="0" w:color="auto"/>
              <w:right w:val="single" w:sz="4" w:space="0" w:color="auto"/>
            </w:tcBorders>
          </w:tcPr>
          <w:p w14:paraId="4799DCBF" w14:textId="77777777" w:rsidR="004D1976" w:rsidRDefault="004D1976">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14:paraId="74B657BC" w14:textId="77777777" w:rsidR="004D1976" w:rsidRDefault="00770557">
            <w:pPr>
              <w:jc w:val="center"/>
              <w:rPr>
                <w:rFonts w:cs="Arial"/>
                <w:szCs w:val="20"/>
              </w:rPr>
            </w:pPr>
            <w:r>
              <w:rPr>
                <w:rFonts w:cs="Arial"/>
                <w:szCs w:val="20"/>
              </w:rPr>
              <w:t>Not Used</w:t>
            </w:r>
          </w:p>
        </w:tc>
        <w:tc>
          <w:tcPr>
            <w:tcW w:w="1980" w:type="dxa"/>
            <w:tcBorders>
              <w:top w:val="single" w:sz="4" w:space="0" w:color="auto"/>
              <w:left w:val="single" w:sz="4" w:space="0" w:color="auto"/>
              <w:bottom w:val="single" w:sz="4" w:space="0" w:color="auto"/>
              <w:right w:val="single" w:sz="4" w:space="0" w:color="auto"/>
            </w:tcBorders>
            <w:hideMark/>
          </w:tcPr>
          <w:p w14:paraId="1250CB06" w14:textId="77777777" w:rsidR="004D1976" w:rsidRDefault="00770557">
            <w:pPr>
              <w:jc w:val="center"/>
              <w:rPr>
                <w:rFonts w:cs="Arial"/>
                <w:szCs w:val="20"/>
              </w:rPr>
            </w:pPr>
            <w:r>
              <w:rPr>
                <w:rFonts w:cs="Arial"/>
                <w:szCs w:val="20"/>
              </w:rPr>
              <w:t>0x7</w:t>
            </w:r>
          </w:p>
        </w:tc>
        <w:tc>
          <w:tcPr>
            <w:tcW w:w="3923" w:type="dxa"/>
            <w:tcBorders>
              <w:top w:val="single" w:sz="4" w:space="0" w:color="auto"/>
              <w:left w:val="single" w:sz="4" w:space="0" w:color="auto"/>
              <w:bottom w:val="single" w:sz="4" w:space="0" w:color="auto"/>
              <w:right w:val="single" w:sz="4" w:space="0" w:color="auto"/>
            </w:tcBorders>
          </w:tcPr>
          <w:p w14:paraId="4089653E" w14:textId="77777777" w:rsidR="004D1976" w:rsidRDefault="004D1976">
            <w:pPr>
              <w:rPr>
                <w:rFonts w:cs="Arial"/>
                <w:szCs w:val="20"/>
              </w:rPr>
            </w:pPr>
          </w:p>
        </w:tc>
      </w:tr>
    </w:tbl>
    <w:p w14:paraId="33ACAE6A" w14:textId="77777777" w:rsidR="004D1976" w:rsidRDefault="004D1976">
      <w:pPr>
        <w:rPr>
          <w:rFonts w:cs="Arial"/>
          <w:szCs w:val="20"/>
        </w:rPr>
      </w:pPr>
    </w:p>
    <w:p w14:paraId="02ABD906" w14:textId="77777777" w:rsidR="004D1976" w:rsidRDefault="004D1976"/>
    <w:p w14:paraId="15B17DB8" w14:textId="77777777" w:rsidR="00406F39" w:rsidRDefault="00770557" w:rsidP="00E52CBB">
      <w:pPr>
        <w:pStyle w:val="Heading4"/>
      </w:pPr>
      <w:r w:rsidRPr="00B9479B">
        <w:t>MD-REQ-014023/A-GearLvrPos_D_Actl (TcSE ROIN-266648-1)</w:t>
      </w:r>
    </w:p>
    <w:p w14:paraId="5530BAB6" w14:textId="77777777" w:rsidR="004D1976" w:rsidRDefault="00770557">
      <w:pPr>
        <w:adjustRightInd w:val="0"/>
        <w:rPr>
          <w:rFonts w:eastAsia="MS Mincho" w:cs="Arial"/>
          <w:szCs w:val="20"/>
        </w:rPr>
      </w:pPr>
      <w:r>
        <w:rPr>
          <w:rFonts w:eastAsia="MS Mincho" w:cs="Arial"/>
          <w:szCs w:val="20"/>
        </w:rPr>
        <w:t>Message Type: Status</w:t>
      </w:r>
    </w:p>
    <w:p w14:paraId="4977B1CE" w14:textId="77777777" w:rsidR="004D1976" w:rsidRDefault="004D1976">
      <w:pPr>
        <w:adjustRightInd w:val="0"/>
        <w:rPr>
          <w:rFonts w:eastAsia="MS Mincho" w:cs="Arial"/>
          <w:szCs w:val="20"/>
        </w:rPr>
      </w:pPr>
    </w:p>
    <w:p w14:paraId="0FED15F0" w14:textId="77777777" w:rsidR="004D1976" w:rsidRDefault="00770557">
      <w:pPr>
        <w:widowControl w:val="0"/>
        <w:adjustRightInd w:val="0"/>
        <w:rPr>
          <w:rFonts w:cs="Arial"/>
          <w:szCs w:val="20"/>
        </w:rPr>
      </w:pPr>
      <w:r>
        <w:rPr>
          <w:rFonts w:eastAsia="MS Mincho" w:cs="Arial"/>
          <w:szCs w:val="20"/>
        </w:rPr>
        <w:t xml:space="preserve">Vehicle status signal for </w:t>
      </w:r>
      <w:r>
        <w:rPr>
          <w:rFonts w:cs="Arial"/>
          <w:szCs w:val="20"/>
        </w:rPr>
        <w:t xml:space="preserve">the Gear Lever Position on an </w:t>
      </w:r>
      <w:r>
        <w:rPr>
          <w:rFonts w:cs="Arial"/>
          <w:szCs w:val="20"/>
          <w:u w:val="single"/>
        </w:rPr>
        <w:t>automatic</w:t>
      </w:r>
      <w:r>
        <w:rPr>
          <w:rFonts w:cs="Arial"/>
          <w:szCs w:val="20"/>
        </w:rPr>
        <w:t xml:space="preserve"> transmission vehicle.</w:t>
      </w:r>
    </w:p>
    <w:p w14:paraId="156F5375" w14:textId="77777777" w:rsidR="004D1976" w:rsidRDefault="004D1976">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807"/>
        <w:gridCol w:w="816"/>
        <w:gridCol w:w="1611"/>
      </w:tblGrid>
      <w:tr w:rsidR="004D1976" w14:paraId="6053718C"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6AE17CFA" w14:textId="77777777" w:rsidR="004D1976" w:rsidRDefault="00770557">
            <w:pPr>
              <w:rPr>
                <w:rFonts w:cs="Arial"/>
                <w:b/>
                <w:szCs w:val="20"/>
              </w:rPr>
            </w:pPr>
            <w:r>
              <w:rPr>
                <w:rFonts w:cs="Arial"/>
                <w:b/>
                <w:szCs w:val="20"/>
              </w:rPr>
              <w:t>Name</w:t>
            </w:r>
          </w:p>
        </w:tc>
        <w:tc>
          <w:tcPr>
            <w:tcW w:w="2807" w:type="dxa"/>
            <w:tcBorders>
              <w:top w:val="single" w:sz="4" w:space="0" w:color="auto"/>
              <w:left w:val="single" w:sz="4" w:space="0" w:color="auto"/>
              <w:bottom w:val="single" w:sz="4" w:space="0" w:color="auto"/>
              <w:right w:val="single" w:sz="4" w:space="0" w:color="auto"/>
            </w:tcBorders>
            <w:hideMark/>
          </w:tcPr>
          <w:p w14:paraId="67847BFA"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60951B15"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533CD8BB" w14:textId="77777777" w:rsidR="004D1976" w:rsidRDefault="00770557">
            <w:pPr>
              <w:rPr>
                <w:rFonts w:cs="Arial"/>
                <w:b/>
                <w:szCs w:val="20"/>
              </w:rPr>
            </w:pPr>
            <w:r>
              <w:rPr>
                <w:rFonts w:cs="Arial"/>
                <w:b/>
                <w:szCs w:val="20"/>
              </w:rPr>
              <w:t>Description</w:t>
            </w:r>
          </w:p>
        </w:tc>
      </w:tr>
      <w:tr w:rsidR="004D1976" w14:paraId="653DF103"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7C37EC1C" w14:textId="77777777" w:rsidR="004D1976" w:rsidRDefault="00770557">
            <w:pPr>
              <w:rPr>
                <w:rFonts w:cs="Arial"/>
                <w:szCs w:val="20"/>
              </w:rPr>
            </w:pPr>
            <w:r>
              <w:rPr>
                <w:rFonts w:cs="Arial"/>
                <w:szCs w:val="20"/>
              </w:rPr>
              <w:t>Type</w:t>
            </w:r>
          </w:p>
        </w:tc>
        <w:tc>
          <w:tcPr>
            <w:tcW w:w="2807" w:type="dxa"/>
            <w:tcBorders>
              <w:top w:val="single" w:sz="4" w:space="0" w:color="auto"/>
              <w:left w:val="single" w:sz="4" w:space="0" w:color="auto"/>
              <w:bottom w:val="single" w:sz="4" w:space="0" w:color="auto"/>
              <w:right w:val="single" w:sz="4" w:space="0" w:color="auto"/>
            </w:tcBorders>
            <w:hideMark/>
          </w:tcPr>
          <w:p w14:paraId="0869EFBA"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631E684B"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2093E827" w14:textId="77777777" w:rsidR="004D1976" w:rsidRDefault="00770557">
            <w:pPr>
              <w:rPr>
                <w:rFonts w:cs="Arial"/>
                <w:szCs w:val="20"/>
              </w:rPr>
            </w:pPr>
            <w:r>
              <w:rPr>
                <w:rFonts w:cs="Arial"/>
                <w:szCs w:val="20"/>
              </w:rPr>
              <w:t>-</w:t>
            </w:r>
          </w:p>
        </w:tc>
      </w:tr>
      <w:tr w:rsidR="004D1976" w14:paraId="1AC28416"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453FFEC"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758DAF90" w14:textId="77777777" w:rsidR="004D1976" w:rsidRDefault="00770557">
            <w:pPr>
              <w:adjustRightInd w:val="0"/>
              <w:rPr>
                <w:rFonts w:cs="Arial"/>
                <w:szCs w:val="20"/>
              </w:rPr>
            </w:pPr>
            <w:r>
              <w:rPr>
                <w:rFonts w:eastAsia="MS Mincho" w:cs="Arial"/>
                <w:szCs w:val="20"/>
              </w:rPr>
              <w:t>Park</w:t>
            </w:r>
          </w:p>
        </w:tc>
        <w:tc>
          <w:tcPr>
            <w:tcW w:w="816" w:type="dxa"/>
            <w:tcBorders>
              <w:top w:val="single" w:sz="4" w:space="0" w:color="auto"/>
              <w:left w:val="single" w:sz="4" w:space="0" w:color="auto"/>
              <w:bottom w:val="single" w:sz="4" w:space="0" w:color="auto"/>
              <w:right w:val="single" w:sz="4" w:space="0" w:color="auto"/>
            </w:tcBorders>
            <w:hideMark/>
          </w:tcPr>
          <w:p w14:paraId="5795154E"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0D5F440E" w14:textId="77777777" w:rsidR="004D1976" w:rsidRDefault="004D1976">
            <w:pPr>
              <w:rPr>
                <w:rFonts w:cs="Arial"/>
                <w:szCs w:val="20"/>
              </w:rPr>
            </w:pPr>
          </w:p>
        </w:tc>
      </w:tr>
      <w:tr w:rsidR="004D1976" w14:paraId="367FE2C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351FFE8"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6BD33ECC" w14:textId="77777777" w:rsidR="004D1976" w:rsidRDefault="00770557">
            <w:pPr>
              <w:adjustRightInd w:val="0"/>
              <w:rPr>
                <w:rFonts w:cs="Arial"/>
                <w:szCs w:val="20"/>
              </w:rPr>
            </w:pPr>
            <w:r>
              <w:rPr>
                <w:rFonts w:eastAsia="MS Mincho" w:cs="Arial"/>
                <w:szCs w:val="20"/>
              </w:rPr>
              <w:t>Reverse</w:t>
            </w:r>
          </w:p>
        </w:tc>
        <w:tc>
          <w:tcPr>
            <w:tcW w:w="816" w:type="dxa"/>
            <w:tcBorders>
              <w:top w:val="single" w:sz="4" w:space="0" w:color="auto"/>
              <w:left w:val="single" w:sz="4" w:space="0" w:color="auto"/>
              <w:bottom w:val="single" w:sz="4" w:space="0" w:color="auto"/>
              <w:right w:val="single" w:sz="4" w:space="0" w:color="auto"/>
            </w:tcBorders>
            <w:hideMark/>
          </w:tcPr>
          <w:p w14:paraId="221CF7F2"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4C60BEAD" w14:textId="77777777" w:rsidR="004D1976" w:rsidRDefault="004D1976">
            <w:pPr>
              <w:rPr>
                <w:rFonts w:cs="Arial"/>
                <w:szCs w:val="20"/>
              </w:rPr>
            </w:pPr>
          </w:p>
        </w:tc>
      </w:tr>
      <w:tr w:rsidR="004D1976" w14:paraId="6974CD57"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32C4775"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34BE38CF" w14:textId="77777777" w:rsidR="004D1976" w:rsidRDefault="00770557">
            <w:pPr>
              <w:adjustRightInd w:val="0"/>
              <w:rPr>
                <w:rFonts w:eastAsia="MS Mincho" w:cs="Arial"/>
                <w:szCs w:val="20"/>
              </w:rPr>
            </w:pPr>
            <w:r>
              <w:rPr>
                <w:rFonts w:eastAsia="MS Mincho" w:cs="Arial"/>
                <w:szCs w:val="20"/>
              </w:rPr>
              <w:t>Neutral</w:t>
            </w:r>
          </w:p>
        </w:tc>
        <w:tc>
          <w:tcPr>
            <w:tcW w:w="816" w:type="dxa"/>
            <w:tcBorders>
              <w:top w:val="single" w:sz="4" w:space="0" w:color="auto"/>
              <w:left w:val="single" w:sz="4" w:space="0" w:color="auto"/>
              <w:bottom w:val="single" w:sz="4" w:space="0" w:color="auto"/>
              <w:right w:val="single" w:sz="4" w:space="0" w:color="auto"/>
            </w:tcBorders>
            <w:hideMark/>
          </w:tcPr>
          <w:p w14:paraId="009626DC" w14:textId="77777777" w:rsidR="004D1976" w:rsidRDefault="00770557">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14:paraId="1B5D683E" w14:textId="77777777" w:rsidR="004D1976" w:rsidRDefault="004D1976">
            <w:pPr>
              <w:rPr>
                <w:rFonts w:cs="Arial"/>
                <w:szCs w:val="20"/>
              </w:rPr>
            </w:pPr>
          </w:p>
        </w:tc>
      </w:tr>
      <w:tr w:rsidR="004D1976" w14:paraId="42CFDAE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0F67E80"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4B5FC845" w14:textId="77777777" w:rsidR="004D1976" w:rsidRDefault="00770557">
            <w:pPr>
              <w:adjustRightInd w:val="0"/>
              <w:rPr>
                <w:rFonts w:eastAsia="MS Mincho" w:cs="Arial"/>
                <w:szCs w:val="20"/>
              </w:rPr>
            </w:pPr>
            <w:r>
              <w:rPr>
                <w:rFonts w:eastAsia="MS Mincho" w:cs="Arial"/>
                <w:szCs w:val="20"/>
              </w:rPr>
              <w:t>Drive</w:t>
            </w:r>
          </w:p>
        </w:tc>
        <w:tc>
          <w:tcPr>
            <w:tcW w:w="816" w:type="dxa"/>
            <w:tcBorders>
              <w:top w:val="single" w:sz="4" w:space="0" w:color="auto"/>
              <w:left w:val="single" w:sz="4" w:space="0" w:color="auto"/>
              <w:bottom w:val="single" w:sz="4" w:space="0" w:color="auto"/>
              <w:right w:val="single" w:sz="4" w:space="0" w:color="auto"/>
            </w:tcBorders>
            <w:hideMark/>
          </w:tcPr>
          <w:p w14:paraId="3492DBC1" w14:textId="77777777" w:rsidR="004D1976" w:rsidRDefault="00770557">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14:paraId="0105490B" w14:textId="77777777" w:rsidR="004D1976" w:rsidRDefault="004D1976">
            <w:pPr>
              <w:rPr>
                <w:rFonts w:cs="Arial"/>
                <w:szCs w:val="20"/>
              </w:rPr>
            </w:pPr>
          </w:p>
        </w:tc>
      </w:tr>
      <w:tr w:rsidR="004D1976" w14:paraId="33DE0A7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B0C9FD7"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6E5CBF96" w14:textId="77777777" w:rsidR="004D1976" w:rsidRDefault="00770557">
            <w:pPr>
              <w:adjustRightInd w:val="0"/>
              <w:rPr>
                <w:rFonts w:eastAsia="MS Mincho" w:cs="Arial"/>
                <w:szCs w:val="20"/>
              </w:rPr>
            </w:pPr>
            <w:r>
              <w:rPr>
                <w:rFonts w:eastAsia="MS Mincho" w:cs="Arial"/>
                <w:szCs w:val="20"/>
              </w:rPr>
              <w:t>Sport_DriveSport</w:t>
            </w:r>
          </w:p>
        </w:tc>
        <w:tc>
          <w:tcPr>
            <w:tcW w:w="816" w:type="dxa"/>
            <w:tcBorders>
              <w:top w:val="single" w:sz="4" w:space="0" w:color="auto"/>
              <w:left w:val="single" w:sz="4" w:space="0" w:color="auto"/>
              <w:bottom w:val="single" w:sz="4" w:space="0" w:color="auto"/>
              <w:right w:val="single" w:sz="4" w:space="0" w:color="auto"/>
            </w:tcBorders>
            <w:hideMark/>
          </w:tcPr>
          <w:p w14:paraId="772EDE71" w14:textId="77777777" w:rsidR="004D1976" w:rsidRDefault="00770557">
            <w:pPr>
              <w:adjustRightInd w:val="0"/>
              <w:rPr>
                <w:rFonts w:cs="Arial"/>
                <w:szCs w:val="20"/>
              </w:rPr>
            </w:pPr>
            <w:r>
              <w:rPr>
                <w:rFonts w:cs="Arial"/>
                <w:szCs w:val="20"/>
              </w:rPr>
              <w:t>0x4</w:t>
            </w:r>
          </w:p>
        </w:tc>
        <w:tc>
          <w:tcPr>
            <w:tcW w:w="1611" w:type="dxa"/>
            <w:tcBorders>
              <w:top w:val="single" w:sz="4" w:space="0" w:color="auto"/>
              <w:left w:val="single" w:sz="4" w:space="0" w:color="auto"/>
              <w:bottom w:val="single" w:sz="4" w:space="0" w:color="auto"/>
              <w:right w:val="single" w:sz="4" w:space="0" w:color="auto"/>
            </w:tcBorders>
          </w:tcPr>
          <w:p w14:paraId="5C18861E" w14:textId="77777777" w:rsidR="004D1976" w:rsidRDefault="004D1976">
            <w:pPr>
              <w:rPr>
                <w:rFonts w:cs="Arial"/>
                <w:szCs w:val="20"/>
              </w:rPr>
            </w:pPr>
          </w:p>
        </w:tc>
      </w:tr>
      <w:tr w:rsidR="004D1976" w14:paraId="244A0F4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8450BDD"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3BE50ECD" w14:textId="77777777" w:rsidR="004D1976" w:rsidRDefault="00770557">
            <w:pPr>
              <w:adjustRightInd w:val="0"/>
              <w:rPr>
                <w:rFonts w:eastAsia="MS Mincho" w:cs="Arial"/>
                <w:szCs w:val="20"/>
              </w:rPr>
            </w:pPr>
            <w:r>
              <w:rPr>
                <w:rFonts w:eastAsia="MS Mincho" w:cs="Arial"/>
                <w:szCs w:val="20"/>
              </w:rPr>
              <w:t>Low</w:t>
            </w:r>
          </w:p>
        </w:tc>
        <w:tc>
          <w:tcPr>
            <w:tcW w:w="816" w:type="dxa"/>
            <w:tcBorders>
              <w:top w:val="single" w:sz="4" w:space="0" w:color="auto"/>
              <w:left w:val="single" w:sz="4" w:space="0" w:color="auto"/>
              <w:bottom w:val="single" w:sz="4" w:space="0" w:color="auto"/>
              <w:right w:val="single" w:sz="4" w:space="0" w:color="auto"/>
            </w:tcBorders>
            <w:hideMark/>
          </w:tcPr>
          <w:p w14:paraId="5D75AF6E" w14:textId="77777777" w:rsidR="004D1976" w:rsidRDefault="00770557">
            <w:pPr>
              <w:adjustRightInd w:val="0"/>
              <w:rPr>
                <w:rFonts w:cs="Arial"/>
                <w:szCs w:val="20"/>
              </w:rPr>
            </w:pPr>
            <w:r>
              <w:rPr>
                <w:rFonts w:cs="Arial"/>
                <w:szCs w:val="20"/>
              </w:rPr>
              <w:t>0x5</w:t>
            </w:r>
          </w:p>
        </w:tc>
        <w:tc>
          <w:tcPr>
            <w:tcW w:w="1611" w:type="dxa"/>
            <w:tcBorders>
              <w:top w:val="single" w:sz="4" w:space="0" w:color="auto"/>
              <w:left w:val="single" w:sz="4" w:space="0" w:color="auto"/>
              <w:bottom w:val="single" w:sz="4" w:space="0" w:color="auto"/>
              <w:right w:val="single" w:sz="4" w:space="0" w:color="auto"/>
            </w:tcBorders>
          </w:tcPr>
          <w:p w14:paraId="06D7EA74" w14:textId="77777777" w:rsidR="004D1976" w:rsidRDefault="004D1976">
            <w:pPr>
              <w:rPr>
                <w:rFonts w:cs="Arial"/>
                <w:szCs w:val="20"/>
              </w:rPr>
            </w:pPr>
          </w:p>
        </w:tc>
      </w:tr>
      <w:tr w:rsidR="004D1976" w14:paraId="265BB78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839C86D"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6BCAD410" w14:textId="77777777" w:rsidR="004D1976" w:rsidRDefault="00770557">
            <w:pPr>
              <w:adjustRightInd w:val="0"/>
              <w:rPr>
                <w:rFonts w:eastAsia="MS Mincho" w:cs="Arial"/>
                <w:szCs w:val="20"/>
              </w:rPr>
            </w:pPr>
            <w:r>
              <w:rPr>
                <w:rFonts w:eastAsia="MS Mincho" w:cs="Arial"/>
                <w:szCs w:val="20"/>
              </w:rPr>
              <w:t>First</w:t>
            </w:r>
          </w:p>
        </w:tc>
        <w:tc>
          <w:tcPr>
            <w:tcW w:w="816" w:type="dxa"/>
            <w:tcBorders>
              <w:top w:val="single" w:sz="4" w:space="0" w:color="auto"/>
              <w:left w:val="single" w:sz="4" w:space="0" w:color="auto"/>
              <w:bottom w:val="single" w:sz="4" w:space="0" w:color="auto"/>
              <w:right w:val="single" w:sz="4" w:space="0" w:color="auto"/>
            </w:tcBorders>
            <w:hideMark/>
          </w:tcPr>
          <w:p w14:paraId="5F365B2D" w14:textId="77777777" w:rsidR="004D1976" w:rsidRDefault="00770557">
            <w:pPr>
              <w:adjustRightInd w:val="0"/>
              <w:rPr>
                <w:rFonts w:cs="Arial"/>
                <w:szCs w:val="20"/>
              </w:rPr>
            </w:pPr>
            <w:r>
              <w:rPr>
                <w:rFonts w:cs="Arial"/>
                <w:szCs w:val="20"/>
              </w:rPr>
              <w:t>0x6</w:t>
            </w:r>
          </w:p>
        </w:tc>
        <w:tc>
          <w:tcPr>
            <w:tcW w:w="1611" w:type="dxa"/>
            <w:tcBorders>
              <w:top w:val="single" w:sz="4" w:space="0" w:color="auto"/>
              <w:left w:val="single" w:sz="4" w:space="0" w:color="auto"/>
              <w:bottom w:val="single" w:sz="4" w:space="0" w:color="auto"/>
              <w:right w:val="single" w:sz="4" w:space="0" w:color="auto"/>
            </w:tcBorders>
          </w:tcPr>
          <w:p w14:paraId="4354C6CE" w14:textId="77777777" w:rsidR="004D1976" w:rsidRDefault="004D1976">
            <w:pPr>
              <w:rPr>
                <w:rFonts w:cs="Arial"/>
                <w:szCs w:val="20"/>
              </w:rPr>
            </w:pPr>
          </w:p>
        </w:tc>
      </w:tr>
      <w:tr w:rsidR="004D1976" w14:paraId="07131D1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79CCF6C"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45CE351B" w14:textId="77777777" w:rsidR="004D1976" w:rsidRDefault="00770557">
            <w:pPr>
              <w:adjustRightInd w:val="0"/>
              <w:rPr>
                <w:rFonts w:eastAsia="MS Mincho" w:cs="Arial"/>
                <w:szCs w:val="20"/>
              </w:rPr>
            </w:pPr>
            <w:r>
              <w:rPr>
                <w:rFonts w:eastAsia="MS Mincho" w:cs="Arial"/>
                <w:szCs w:val="20"/>
              </w:rPr>
              <w:t>Second</w:t>
            </w:r>
          </w:p>
        </w:tc>
        <w:tc>
          <w:tcPr>
            <w:tcW w:w="816" w:type="dxa"/>
            <w:tcBorders>
              <w:top w:val="single" w:sz="4" w:space="0" w:color="auto"/>
              <w:left w:val="single" w:sz="4" w:space="0" w:color="auto"/>
              <w:bottom w:val="single" w:sz="4" w:space="0" w:color="auto"/>
              <w:right w:val="single" w:sz="4" w:space="0" w:color="auto"/>
            </w:tcBorders>
            <w:hideMark/>
          </w:tcPr>
          <w:p w14:paraId="12D8229B" w14:textId="77777777" w:rsidR="004D1976" w:rsidRDefault="00770557">
            <w:pPr>
              <w:adjustRightInd w:val="0"/>
              <w:rPr>
                <w:rFonts w:cs="Arial"/>
                <w:szCs w:val="20"/>
              </w:rPr>
            </w:pPr>
            <w:r>
              <w:rPr>
                <w:rFonts w:cs="Arial"/>
                <w:szCs w:val="20"/>
              </w:rPr>
              <w:t>0x7</w:t>
            </w:r>
          </w:p>
        </w:tc>
        <w:tc>
          <w:tcPr>
            <w:tcW w:w="1611" w:type="dxa"/>
            <w:tcBorders>
              <w:top w:val="single" w:sz="4" w:space="0" w:color="auto"/>
              <w:left w:val="single" w:sz="4" w:space="0" w:color="auto"/>
              <w:bottom w:val="single" w:sz="4" w:space="0" w:color="auto"/>
              <w:right w:val="single" w:sz="4" w:space="0" w:color="auto"/>
            </w:tcBorders>
          </w:tcPr>
          <w:p w14:paraId="08B446F7" w14:textId="77777777" w:rsidR="004D1976" w:rsidRDefault="004D1976">
            <w:pPr>
              <w:rPr>
                <w:rFonts w:cs="Arial"/>
                <w:szCs w:val="20"/>
              </w:rPr>
            </w:pPr>
          </w:p>
        </w:tc>
      </w:tr>
      <w:tr w:rsidR="004D1976" w14:paraId="30BC917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350C1E6"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4C2B384C" w14:textId="77777777" w:rsidR="004D1976" w:rsidRDefault="00770557">
            <w:pPr>
              <w:adjustRightInd w:val="0"/>
              <w:rPr>
                <w:rFonts w:eastAsia="MS Mincho" w:cs="Arial"/>
                <w:szCs w:val="20"/>
              </w:rPr>
            </w:pPr>
            <w:r>
              <w:rPr>
                <w:rFonts w:eastAsia="MS Mincho" w:cs="Arial"/>
                <w:szCs w:val="20"/>
              </w:rPr>
              <w:t>Third</w:t>
            </w:r>
          </w:p>
        </w:tc>
        <w:tc>
          <w:tcPr>
            <w:tcW w:w="816" w:type="dxa"/>
            <w:tcBorders>
              <w:top w:val="single" w:sz="4" w:space="0" w:color="auto"/>
              <w:left w:val="single" w:sz="4" w:space="0" w:color="auto"/>
              <w:bottom w:val="single" w:sz="4" w:space="0" w:color="auto"/>
              <w:right w:val="single" w:sz="4" w:space="0" w:color="auto"/>
            </w:tcBorders>
            <w:hideMark/>
          </w:tcPr>
          <w:p w14:paraId="311B87BD" w14:textId="77777777" w:rsidR="004D1976" w:rsidRDefault="00770557">
            <w:pPr>
              <w:adjustRightInd w:val="0"/>
              <w:rPr>
                <w:rFonts w:cs="Arial"/>
                <w:szCs w:val="20"/>
              </w:rPr>
            </w:pPr>
            <w:r>
              <w:rPr>
                <w:rFonts w:cs="Arial"/>
                <w:szCs w:val="20"/>
              </w:rPr>
              <w:t>0x8</w:t>
            </w:r>
          </w:p>
        </w:tc>
        <w:tc>
          <w:tcPr>
            <w:tcW w:w="1611" w:type="dxa"/>
            <w:tcBorders>
              <w:top w:val="single" w:sz="4" w:space="0" w:color="auto"/>
              <w:left w:val="single" w:sz="4" w:space="0" w:color="auto"/>
              <w:bottom w:val="single" w:sz="4" w:space="0" w:color="auto"/>
              <w:right w:val="single" w:sz="4" w:space="0" w:color="auto"/>
            </w:tcBorders>
          </w:tcPr>
          <w:p w14:paraId="08333D1F" w14:textId="77777777" w:rsidR="004D1976" w:rsidRDefault="004D1976">
            <w:pPr>
              <w:rPr>
                <w:rFonts w:cs="Arial"/>
                <w:szCs w:val="20"/>
              </w:rPr>
            </w:pPr>
          </w:p>
        </w:tc>
      </w:tr>
      <w:tr w:rsidR="004D1976" w14:paraId="7A7FBF5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D25A62C"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3864D04F" w14:textId="77777777" w:rsidR="004D1976" w:rsidRDefault="00770557">
            <w:pPr>
              <w:adjustRightInd w:val="0"/>
              <w:rPr>
                <w:rFonts w:eastAsia="MS Mincho" w:cs="Arial"/>
                <w:szCs w:val="20"/>
              </w:rPr>
            </w:pPr>
            <w:r>
              <w:rPr>
                <w:rFonts w:eastAsia="MS Mincho" w:cs="Arial"/>
                <w:szCs w:val="20"/>
              </w:rPr>
              <w:t>Fourth</w:t>
            </w:r>
          </w:p>
        </w:tc>
        <w:tc>
          <w:tcPr>
            <w:tcW w:w="816" w:type="dxa"/>
            <w:tcBorders>
              <w:top w:val="single" w:sz="4" w:space="0" w:color="auto"/>
              <w:left w:val="single" w:sz="4" w:space="0" w:color="auto"/>
              <w:bottom w:val="single" w:sz="4" w:space="0" w:color="auto"/>
              <w:right w:val="single" w:sz="4" w:space="0" w:color="auto"/>
            </w:tcBorders>
            <w:hideMark/>
          </w:tcPr>
          <w:p w14:paraId="0E9836E0" w14:textId="77777777" w:rsidR="004D1976" w:rsidRDefault="00770557">
            <w:pPr>
              <w:adjustRightInd w:val="0"/>
              <w:rPr>
                <w:rFonts w:cs="Arial"/>
                <w:szCs w:val="20"/>
              </w:rPr>
            </w:pPr>
            <w:r>
              <w:rPr>
                <w:rFonts w:cs="Arial"/>
                <w:szCs w:val="20"/>
              </w:rPr>
              <w:t>0x9</w:t>
            </w:r>
          </w:p>
        </w:tc>
        <w:tc>
          <w:tcPr>
            <w:tcW w:w="1611" w:type="dxa"/>
            <w:tcBorders>
              <w:top w:val="single" w:sz="4" w:space="0" w:color="auto"/>
              <w:left w:val="single" w:sz="4" w:space="0" w:color="auto"/>
              <w:bottom w:val="single" w:sz="4" w:space="0" w:color="auto"/>
              <w:right w:val="single" w:sz="4" w:space="0" w:color="auto"/>
            </w:tcBorders>
          </w:tcPr>
          <w:p w14:paraId="007DF07E" w14:textId="77777777" w:rsidR="004D1976" w:rsidRDefault="004D1976">
            <w:pPr>
              <w:rPr>
                <w:rFonts w:cs="Arial"/>
                <w:szCs w:val="20"/>
              </w:rPr>
            </w:pPr>
          </w:p>
        </w:tc>
      </w:tr>
      <w:tr w:rsidR="004D1976" w14:paraId="13A67B1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1DBE425"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3BCC0A60" w14:textId="77777777" w:rsidR="004D1976" w:rsidRDefault="00770557">
            <w:pPr>
              <w:adjustRightInd w:val="0"/>
              <w:rPr>
                <w:rFonts w:eastAsia="MS Mincho" w:cs="Arial"/>
                <w:szCs w:val="20"/>
              </w:rPr>
            </w:pPr>
            <w:r>
              <w:rPr>
                <w:rFonts w:eastAsia="MS Mincho" w:cs="Arial"/>
                <w:szCs w:val="20"/>
              </w:rPr>
              <w:t>Fifth</w:t>
            </w:r>
          </w:p>
        </w:tc>
        <w:tc>
          <w:tcPr>
            <w:tcW w:w="816" w:type="dxa"/>
            <w:tcBorders>
              <w:top w:val="single" w:sz="4" w:space="0" w:color="auto"/>
              <w:left w:val="single" w:sz="4" w:space="0" w:color="auto"/>
              <w:bottom w:val="single" w:sz="4" w:space="0" w:color="auto"/>
              <w:right w:val="single" w:sz="4" w:space="0" w:color="auto"/>
            </w:tcBorders>
            <w:hideMark/>
          </w:tcPr>
          <w:p w14:paraId="1DB6E1CA" w14:textId="77777777" w:rsidR="004D1976" w:rsidRDefault="00770557">
            <w:pPr>
              <w:adjustRightInd w:val="0"/>
              <w:rPr>
                <w:rFonts w:cs="Arial"/>
                <w:szCs w:val="20"/>
              </w:rPr>
            </w:pPr>
            <w:r>
              <w:rPr>
                <w:rFonts w:cs="Arial"/>
                <w:szCs w:val="20"/>
              </w:rPr>
              <w:t>0xA</w:t>
            </w:r>
          </w:p>
        </w:tc>
        <w:tc>
          <w:tcPr>
            <w:tcW w:w="1611" w:type="dxa"/>
            <w:tcBorders>
              <w:top w:val="single" w:sz="4" w:space="0" w:color="auto"/>
              <w:left w:val="single" w:sz="4" w:space="0" w:color="auto"/>
              <w:bottom w:val="single" w:sz="4" w:space="0" w:color="auto"/>
              <w:right w:val="single" w:sz="4" w:space="0" w:color="auto"/>
            </w:tcBorders>
          </w:tcPr>
          <w:p w14:paraId="0C00BEDA" w14:textId="77777777" w:rsidR="004D1976" w:rsidRDefault="004D1976">
            <w:pPr>
              <w:rPr>
                <w:rFonts w:cs="Arial"/>
                <w:szCs w:val="20"/>
              </w:rPr>
            </w:pPr>
          </w:p>
        </w:tc>
      </w:tr>
      <w:tr w:rsidR="004D1976" w14:paraId="68AD9D4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4CC657C"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605E413A" w14:textId="77777777" w:rsidR="004D1976" w:rsidRDefault="00770557">
            <w:pPr>
              <w:adjustRightInd w:val="0"/>
              <w:rPr>
                <w:rFonts w:eastAsia="MS Mincho" w:cs="Arial"/>
                <w:szCs w:val="20"/>
              </w:rPr>
            </w:pPr>
            <w:r>
              <w:rPr>
                <w:rFonts w:eastAsia="MS Mincho" w:cs="Arial"/>
                <w:szCs w:val="20"/>
              </w:rPr>
              <w:t>Sixth</w:t>
            </w:r>
          </w:p>
        </w:tc>
        <w:tc>
          <w:tcPr>
            <w:tcW w:w="816" w:type="dxa"/>
            <w:tcBorders>
              <w:top w:val="single" w:sz="4" w:space="0" w:color="auto"/>
              <w:left w:val="single" w:sz="4" w:space="0" w:color="auto"/>
              <w:bottom w:val="single" w:sz="4" w:space="0" w:color="auto"/>
              <w:right w:val="single" w:sz="4" w:space="0" w:color="auto"/>
            </w:tcBorders>
            <w:hideMark/>
          </w:tcPr>
          <w:p w14:paraId="1AF93F97" w14:textId="77777777" w:rsidR="004D1976" w:rsidRDefault="00770557">
            <w:pPr>
              <w:adjustRightInd w:val="0"/>
              <w:rPr>
                <w:rFonts w:cs="Arial"/>
                <w:szCs w:val="20"/>
              </w:rPr>
            </w:pPr>
            <w:r>
              <w:rPr>
                <w:rFonts w:cs="Arial"/>
                <w:szCs w:val="20"/>
              </w:rPr>
              <w:t>0xB</w:t>
            </w:r>
          </w:p>
        </w:tc>
        <w:tc>
          <w:tcPr>
            <w:tcW w:w="1611" w:type="dxa"/>
            <w:tcBorders>
              <w:top w:val="single" w:sz="4" w:space="0" w:color="auto"/>
              <w:left w:val="single" w:sz="4" w:space="0" w:color="auto"/>
              <w:bottom w:val="single" w:sz="4" w:space="0" w:color="auto"/>
              <w:right w:val="single" w:sz="4" w:space="0" w:color="auto"/>
            </w:tcBorders>
          </w:tcPr>
          <w:p w14:paraId="67093E73" w14:textId="77777777" w:rsidR="004D1976" w:rsidRDefault="004D1976">
            <w:pPr>
              <w:rPr>
                <w:rFonts w:cs="Arial"/>
                <w:szCs w:val="20"/>
              </w:rPr>
            </w:pPr>
          </w:p>
        </w:tc>
      </w:tr>
      <w:tr w:rsidR="004D1976" w14:paraId="608ACE4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7770B39"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5CF67B86" w14:textId="77777777" w:rsidR="004D1976" w:rsidRDefault="00770557">
            <w:pPr>
              <w:adjustRightInd w:val="0"/>
              <w:rPr>
                <w:rFonts w:eastAsia="MS Mincho" w:cs="Arial"/>
                <w:szCs w:val="20"/>
              </w:rPr>
            </w:pPr>
            <w:r>
              <w:rPr>
                <w:rFonts w:eastAsia="MS Mincho" w:cs="Arial"/>
                <w:szCs w:val="20"/>
              </w:rPr>
              <w:t>Undefined_Treat_as_Fault</w:t>
            </w:r>
          </w:p>
        </w:tc>
        <w:tc>
          <w:tcPr>
            <w:tcW w:w="816" w:type="dxa"/>
            <w:tcBorders>
              <w:top w:val="single" w:sz="4" w:space="0" w:color="auto"/>
              <w:left w:val="single" w:sz="4" w:space="0" w:color="auto"/>
              <w:bottom w:val="single" w:sz="4" w:space="0" w:color="auto"/>
              <w:right w:val="single" w:sz="4" w:space="0" w:color="auto"/>
            </w:tcBorders>
            <w:hideMark/>
          </w:tcPr>
          <w:p w14:paraId="76ED9A25" w14:textId="77777777" w:rsidR="004D1976" w:rsidRDefault="00770557">
            <w:pPr>
              <w:adjustRightInd w:val="0"/>
              <w:rPr>
                <w:rFonts w:cs="Arial"/>
                <w:szCs w:val="20"/>
              </w:rPr>
            </w:pPr>
            <w:r>
              <w:rPr>
                <w:rFonts w:cs="Arial"/>
                <w:szCs w:val="20"/>
              </w:rPr>
              <w:t>0xC</w:t>
            </w:r>
          </w:p>
        </w:tc>
        <w:tc>
          <w:tcPr>
            <w:tcW w:w="1611" w:type="dxa"/>
            <w:tcBorders>
              <w:top w:val="single" w:sz="4" w:space="0" w:color="auto"/>
              <w:left w:val="single" w:sz="4" w:space="0" w:color="auto"/>
              <w:bottom w:val="single" w:sz="4" w:space="0" w:color="auto"/>
              <w:right w:val="single" w:sz="4" w:space="0" w:color="auto"/>
            </w:tcBorders>
          </w:tcPr>
          <w:p w14:paraId="143F6ED0" w14:textId="77777777" w:rsidR="004D1976" w:rsidRDefault="004D1976">
            <w:pPr>
              <w:rPr>
                <w:rFonts w:cs="Arial"/>
                <w:szCs w:val="20"/>
              </w:rPr>
            </w:pPr>
          </w:p>
        </w:tc>
      </w:tr>
      <w:tr w:rsidR="004D1976" w14:paraId="152F18B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818FDF2"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01D2F992" w14:textId="77777777" w:rsidR="004D1976" w:rsidRDefault="00770557">
            <w:pPr>
              <w:adjustRightInd w:val="0"/>
              <w:rPr>
                <w:rFonts w:eastAsia="MS Mincho" w:cs="Arial"/>
                <w:szCs w:val="20"/>
              </w:rPr>
            </w:pPr>
            <w:r>
              <w:rPr>
                <w:rFonts w:eastAsia="MS Mincho" w:cs="Arial"/>
                <w:szCs w:val="20"/>
              </w:rPr>
              <w:t>Undefined_Treat_as_Fault1</w:t>
            </w:r>
          </w:p>
        </w:tc>
        <w:tc>
          <w:tcPr>
            <w:tcW w:w="816" w:type="dxa"/>
            <w:tcBorders>
              <w:top w:val="single" w:sz="4" w:space="0" w:color="auto"/>
              <w:left w:val="single" w:sz="4" w:space="0" w:color="auto"/>
              <w:bottom w:val="single" w:sz="4" w:space="0" w:color="auto"/>
              <w:right w:val="single" w:sz="4" w:space="0" w:color="auto"/>
            </w:tcBorders>
            <w:hideMark/>
          </w:tcPr>
          <w:p w14:paraId="15BD028D" w14:textId="77777777" w:rsidR="004D1976" w:rsidRDefault="00770557">
            <w:pPr>
              <w:adjustRightInd w:val="0"/>
              <w:rPr>
                <w:rFonts w:cs="Arial"/>
                <w:szCs w:val="20"/>
              </w:rPr>
            </w:pPr>
            <w:r>
              <w:rPr>
                <w:rFonts w:cs="Arial"/>
                <w:szCs w:val="20"/>
              </w:rPr>
              <w:t>0xD</w:t>
            </w:r>
          </w:p>
        </w:tc>
        <w:tc>
          <w:tcPr>
            <w:tcW w:w="1611" w:type="dxa"/>
            <w:tcBorders>
              <w:top w:val="single" w:sz="4" w:space="0" w:color="auto"/>
              <w:left w:val="single" w:sz="4" w:space="0" w:color="auto"/>
              <w:bottom w:val="single" w:sz="4" w:space="0" w:color="auto"/>
              <w:right w:val="single" w:sz="4" w:space="0" w:color="auto"/>
            </w:tcBorders>
          </w:tcPr>
          <w:p w14:paraId="0F178AA8" w14:textId="77777777" w:rsidR="004D1976" w:rsidRDefault="004D1976">
            <w:pPr>
              <w:rPr>
                <w:rFonts w:cs="Arial"/>
                <w:szCs w:val="20"/>
              </w:rPr>
            </w:pPr>
          </w:p>
        </w:tc>
      </w:tr>
      <w:tr w:rsidR="004D1976" w14:paraId="6C521BB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AD2E09E"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16FFEE95" w14:textId="77777777" w:rsidR="004D1976" w:rsidRDefault="00770557">
            <w:pPr>
              <w:adjustRightInd w:val="0"/>
              <w:rPr>
                <w:rFonts w:eastAsia="MS Mincho" w:cs="Arial"/>
                <w:szCs w:val="20"/>
              </w:rPr>
            </w:pPr>
            <w:r>
              <w:rPr>
                <w:rFonts w:eastAsia="MS Mincho" w:cs="Arial"/>
                <w:szCs w:val="20"/>
              </w:rPr>
              <w:t>Unknown_Position</w:t>
            </w:r>
          </w:p>
        </w:tc>
        <w:tc>
          <w:tcPr>
            <w:tcW w:w="816" w:type="dxa"/>
            <w:tcBorders>
              <w:top w:val="single" w:sz="4" w:space="0" w:color="auto"/>
              <w:left w:val="single" w:sz="4" w:space="0" w:color="auto"/>
              <w:bottom w:val="single" w:sz="4" w:space="0" w:color="auto"/>
              <w:right w:val="single" w:sz="4" w:space="0" w:color="auto"/>
            </w:tcBorders>
            <w:hideMark/>
          </w:tcPr>
          <w:p w14:paraId="73709428" w14:textId="77777777" w:rsidR="004D1976" w:rsidRDefault="00770557">
            <w:pPr>
              <w:adjustRightInd w:val="0"/>
              <w:rPr>
                <w:rFonts w:cs="Arial"/>
                <w:szCs w:val="20"/>
              </w:rPr>
            </w:pPr>
            <w:r>
              <w:rPr>
                <w:rFonts w:cs="Arial"/>
                <w:szCs w:val="20"/>
              </w:rPr>
              <w:t>0xE</w:t>
            </w:r>
          </w:p>
        </w:tc>
        <w:tc>
          <w:tcPr>
            <w:tcW w:w="1611" w:type="dxa"/>
            <w:tcBorders>
              <w:top w:val="single" w:sz="4" w:space="0" w:color="auto"/>
              <w:left w:val="single" w:sz="4" w:space="0" w:color="auto"/>
              <w:bottom w:val="single" w:sz="4" w:space="0" w:color="auto"/>
              <w:right w:val="single" w:sz="4" w:space="0" w:color="auto"/>
            </w:tcBorders>
          </w:tcPr>
          <w:p w14:paraId="40F0AE0E" w14:textId="77777777" w:rsidR="004D1976" w:rsidRDefault="004D1976">
            <w:pPr>
              <w:rPr>
                <w:rFonts w:cs="Arial"/>
                <w:szCs w:val="20"/>
              </w:rPr>
            </w:pPr>
          </w:p>
        </w:tc>
      </w:tr>
      <w:tr w:rsidR="004D1976" w14:paraId="39DA854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4FEF488"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63F7DB59" w14:textId="77777777" w:rsidR="004D1976" w:rsidRDefault="00770557">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14:paraId="36A6CC49" w14:textId="77777777" w:rsidR="004D1976" w:rsidRDefault="00770557">
            <w:pPr>
              <w:adjustRightInd w:val="0"/>
              <w:rPr>
                <w:rFonts w:cs="Arial"/>
                <w:szCs w:val="20"/>
              </w:rPr>
            </w:pPr>
            <w:r>
              <w:rPr>
                <w:rFonts w:cs="Arial"/>
                <w:szCs w:val="20"/>
              </w:rPr>
              <w:t>0xF</w:t>
            </w:r>
          </w:p>
        </w:tc>
        <w:tc>
          <w:tcPr>
            <w:tcW w:w="1611" w:type="dxa"/>
            <w:tcBorders>
              <w:top w:val="single" w:sz="4" w:space="0" w:color="auto"/>
              <w:left w:val="single" w:sz="4" w:space="0" w:color="auto"/>
              <w:bottom w:val="single" w:sz="4" w:space="0" w:color="auto"/>
              <w:right w:val="single" w:sz="4" w:space="0" w:color="auto"/>
            </w:tcBorders>
          </w:tcPr>
          <w:p w14:paraId="37F7D606" w14:textId="77777777" w:rsidR="004D1976" w:rsidRDefault="004D1976">
            <w:pPr>
              <w:rPr>
                <w:rFonts w:cs="Arial"/>
                <w:szCs w:val="20"/>
              </w:rPr>
            </w:pPr>
          </w:p>
        </w:tc>
      </w:tr>
    </w:tbl>
    <w:p w14:paraId="0F382AF2" w14:textId="77777777" w:rsidR="004D1976" w:rsidRDefault="004D1976">
      <w:pPr>
        <w:rPr>
          <w:rFonts w:eastAsia="MS Mincho"/>
        </w:rPr>
      </w:pPr>
    </w:p>
    <w:p w14:paraId="78D44F31" w14:textId="77777777" w:rsidR="00406F39" w:rsidRDefault="00770557" w:rsidP="00E52CBB">
      <w:pPr>
        <w:pStyle w:val="Heading4"/>
      </w:pPr>
      <w:r w:rsidRPr="00B9479B">
        <w:lastRenderedPageBreak/>
        <w:t>MD-REQ-014024/A-GearRvrseActv_D_Actl (TcSE ROIN-266649-1)</w:t>
      </w:r>
    </w:p>
    <w:p w14:paraId="03EEFD5F" w14:textId="77777777" w:rsidR="004D1976" w:rsidRDefault="00770557">
      <w:pPr>
        <w:adjustRightInd w:val="0"/>
        <w:rPr>
          <w:rFonts w:eastAsia="MS Mincho" w:cs="Arial"/>
          <w:szCs w:val="20"/>
        </w:rPr>
      </w:pPr>
      <w:r>
        <w:rPr>
          <w:rFonts w:eastAsia="MS Mincho" w:cs="Arial"/>
          <w:szCs w:val="20"/>
        </w:rPr>
        <w:t>Message Type: Status</w:t>
      </w:r>
    </w:p>
    <w:p w14:paraId="027ACEA7" w14:textId="77777777" w:rsidR="004D1976" w:rsidRDefault="004D1976">
      <w:pPr>
        <w:adjustRightInd w:val="0"/>
        <w:rPr>
          <w:rFonts w:eastAsia="MS Mincho" w:cs="Arial"/>
          <w:szCs w:val="20"/>
        </w:rPr>
      </w:pPr>
    </w:p>
    <w:p w14:paraId="3C56856E" w14:textId="77777777" w:rsidR="004D1976" w:rsidRDefault="00770557">
      <w:pPr>
        <w:widowControl w:val="0"/>
        <w:adjustRightInd w:val="0"/>
        <w:rPr>
          <w:rFonts w:cs="Arial"/>
          <w:szCs w:val="20"/>
        </w:rPr>
      </w:pPr>
      <w:r>
        <w:rPr>
          <w:rFonts w:eastAsia="MS Mincho" w:cs="Arial"/>
          <w:szCs w:val="20"/>
        </w:rPr>
        <w:t xml:space="preserve">Vehicle status signal for </w:t>
      </w:r>
      <w:r>
        <w:rPr>
          <w:rFonts w:cs="Arial"/>
          <w:szCs w:val="20"/>
        </w:rPr>
        <w:t xml:space="preserve">notifying that Reverse Gear is engaged on a </w:t>
      </w:r>
      <w:r>
        <w:rPr>
          <w:rFonts w:cs="Arial"/>
          <w:szCs w:val="20"/>
          <w:u w:val="single"/>
        </w:rPr>
        <w:t>manual</w:t>
      </w:r>
      <w:r>
        <w:rPr>
          <w:rFonts w:cs="Arial"/>
          <w:szCs w:val="20"/>
        </w:rPr>
        <w:t xml:space="preserve"> transmission vehicle.</w:t>
      </w:r>
    </w:p>
    <w:p w14:paraId="5E499F9C" w14:textId="77777777" w:rsidR="004D1976" w:rsidRDefault="004D1976">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62"/>
        <w:gridCol w:w="816"/>
        <w:gridCol w:w="1611"/>
      </w:tblGrid>
      <w:tr w:rsidR="004D1976" w14:paraId="76E91C0D"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497CFB90" w14:textId="77777777" w:rsidR="004D1976" w:rsidRDefault="00770557">
            <w:pPr>
              <w:rPr>
                <w:rFonts w:cs="Arial"/>
                <w:b/>
                <w:szCs w:val="20"/>
              </w:rPr>
            </w:pPr>
            <w:r>
              <w:rPr>
                <w:rFonts w:cs="Arial"/>
                <w:b/>
                <w:szCs w:val="20"/>
              </w:rPr>
              <w:t>Name</w:t>
            </w:r>
          </w:p>
        </w:tc>
        <w:tc>
          <w:tcPr>
            <w:tcW w:w="1162" w:type="dxa"/>
            <w:tcBorders>
              <w:top w:val="single" w:sz="4" w:space="0" w:color="auto"/>
              <w:left w:val="single" w:sz="4" w:space="0" w:color="auto"/>
              <w:bottom w:val="single" w:sz="4" w:space="0" w:color="auto"/>
              <w:right w:val="single" w:sz="4" w:space="0" w:color="auto"/>
            </w:tcBorders>
            <w:hideMark/>
          </w:tcPr>
          <w:p w14:paraId="5ACB9F9F"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50B78E92"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2CE561E3" w14:textId="77777777" w:rsidR="004D1976" w:rsidRDefault="00770557">
            <w:pPr>
              <w:rPr>
                <w:rFonts w:cs="Arial"/>
                <w:b/>
                <w:szCs w:val="20"/>
              </w:rPr>
            </w:pPr>
            <w:r>
              <w:rPr>
                <w:rFonts w:cs="Arial"/>
                <w:b/>
                <w:szCs w:val="20"/>
              </w:rPr>
              <w:t>Description</w:t>
            </w:r>
          </w:p>
        </w:tc>
      </w:tr>
      <w:tr w:rsidR="004D1976" w14:paraId="543FE105"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67E60FB6" w14:textId="77777777" w:rsidR="004D1976" w:rsidRDefault="00770557">
            <w:pPr>
              <w:rPr>
                <w:rFonts w:cs="Arial"/>
                <w:szCs w:val="20"/>
              </w:rPr>
            </w:pPr>
            <w:r>
              <w:rPr>
                <w:rFonts w:cs="Arial"/>
                <w:szCs w:val="20"/>
              </w:rPr>
              <w:t>Type</w:t>
            </w:r>
          </w:p>
        </w:tc>
        <w:tc>
          <w:tcPr>
            <w:tcW w:w="1162" w:type="dxa"/>
            <w:tcBorders>
              <w:top w:val="single" w:sz="4" w:space="0" w:color="auto"/>
              <w:left w:val="single" w:sz="4" w:space="0" w:color="auto"/>
              <w:bottom w:val="single" w:sz="4" w:space="0" w:color="auto"/>
              <w:right w:val="single" w:sz="4" w:space="0" w:color="auto"/>
            </w:tcBorders>
            <w:hideMark/>
          </w:tcPr>
          <w:p w14:paraId="7FF5B605"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1054D628"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21A86538" w14:textId="77777777" w:rsidR="004D1976" w:rsidRDefault="00770557">
            <w:pPr>
              <w:rPr>
                <w:rFonts w:cs="Arial"/>
                <w:szCs w:val="20"/>
              </w:rPr>
            </w:pPr>
            <w:r>
              <w:rPr>
                <w:rFonts w:cs="Arial"/>
                <w:szCs w:val="20"/>
              </w:rPr>
              <w:t>-</w:t>
            </w:r>
          </w:p>
        </w:tc>
      </w:tr>
      <w:tr w:rsidR="004D1976" w14:paraId="5DA5823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1A86831"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24B1DE71" w14:textId="77777777" w:rsidR="004D1976" w:rsidRDefault="00770557">
            <w:pPr>
              <w:adjustRightInd w:val="0"/>
              <w:rPr>
                <w:rFonts w:cs="Arial"/>
                <w:szCs w:val="20"/>
              </w:rPr>
            </w:pPr>
            <w:r>
              <w:rPr>
                <w:rFonts w:eastAsia="MS Mincho" w:cs="Arial"/>
                <w:szCs w:val="20"/>
              </w:rPr>
              <w:t>Inactive</w:t>
            </w:r>
          </w:p>
        </w:tc>
        <w:tc>
          <w:tcPr>
            <w:tcW w:w="816" w:type="dxa"/>
            <w:tcBorders>
              <w:top w:val="single" w:sz="4" w:space="0" w:color="auto"/>
              <w:left w:val="single" w:sz="4" w:space="0" w:color="auto"/>
              <w:bottom w:val="single" w:sz="4" w:space="0" w:color="auto"/>
              <w:right w:val="single" w:sz="4" w:space="0" w:color="auto"/>
            </w:tcBorders>
            <w:hideMark/>
          </w:tcPr>
          <w:p w14:paraId="56AF6932"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22637C55" w14:textId="77777777" w:rsidR="004D1976" w:rsidRDefault="004D1976">
            <w:pPr>
              <w:rPr>
                <w:rFonts w:cs="Arial"/>
                <w:szCs w:val="20"/>
              </w:rPr>
            </w:pPr>
          </w:p>
        </w:tc>
      </w:tr>
      <w:tr w:rsidR="004D1976" w14:paraId="46E54BF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180B6A5"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31EBA2CC" w14:textId="77777777" w:rsidR="004D1976" w:rsidRDefault="00770557">
            <w:pPr>
              <w:adjustRightInd w:val="0"/>
              <w:rPr>
                <w:rFonts w:cs="Arial"/>
                <w:szCs w:val="20"/>
              </w:rPr>
            </w:pPr>
            <w:r>
              <w:rPr>
                <w:rFonts w:eastAsia="MS Mincho" w:cs="Arial"/>
                <w:szCs w:val="20"/>
              </w:rPr>
              <w:t>Active</w:t>
            </w:r>
          </w:p>
        </w:tc>
        <w:tc>
          <w:tcPr>
            <w:tcW w:w="816" w:type="dxa"/>
            <w:tcBorders>
              <w:top w:val="single" w:sz="4" w:space="0" w:color="auto"/>
              <w:left w:val="single" w:sz="4" w:space="0" w:color="auto"/>
              <w:bottom w:val="single" w:sz="4" w:space="0" w:color="auto"/>
              <w:right w:val="single" w:sz="4" w:space="0" w:color="auto"/>
            </w:tcBorders>
            <w:hideMark/>
          </w:tcPr>
          <w:p w14:paraId="37D13132"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6F5910C5" w14:textId="77777777" w:rsidR="004D1976" w:rsidRDefault="004D1976">
            <w:pPr>
              <w:rPr>
                <w:rFonts w:cs="Arial"/>
                <w:szCs w:val="20"/>
              </w:rPr>
            </w:pPr>
          </w:p>
        </w:tc>
      </w:tr>
      <w:tr w:rsidR="004D1976" w14:paraId="2F3ACBA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59FA92E"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392A25E0" w14:textId="77777777" w:rsidR="004D1976" w:rsidRDefault="00770557">
            <w:pPr>
              <w:adjustRightInd w:val="0"/>
              <w:rPr>
                <w:rFonts w:eastAsia="MS Mincho" w:cs="Arial"/>
                <w:szCs w:val="20"/>
              </w:rPr>
            </w:pPr>
            <w:r>
              <w:rPr>
                <w:rFonts w:eastAsia="MS Mincho"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20FBC5E3" w14:textId="77777777" w:rsidR="004D1976" w:rsidRDefault="00770557">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14:paraId="75E36230" w14:textId="77777777" w:rsidR="004D1976" w:rsidRDefault="004D1976">
            <w:pPr>
              <w:rPr>
                <w:rFonts w:cs="Arial"/>
                <w:szCs w:val="20"/>
              </w:rPr>
            </w:pPr>
          </w:p>
        </w:tc>
      </w:tr>
      <w:tr w:rsidR="004D1976" w14:paraId="34FF76D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DA32452"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76B56482" w14:textId="77777777" w:rsidR="004D1976" w:rsidRDefault="00770557">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14:paraId="27DDBFD8" w14:textId="77777777" w:rsidR="004D1976" w:rsidRDefault="00770557">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14:paraId="01159B9D" w14:textId="77777777" w:rsidR="004D1976" w:rsidRDefault="004D1976">
            <w:pPr>
              <w:rPr>
                <w:rFonts w:cs="Arial"/>
                <w:szCs w:val="20"/>
              </w:rPr>
            </w:pPr>
          </w:p>
        </w:tc>
      </w:tr>
    </w:tbl>
    <w:p w14:paraId="477F7877" w14:textId="77777777" w:rsidR="004D1976" w:rsidRDefault="004D1976">
      <w:pPr>
        <w:rPr>
          <w:rFonts w:eastAsia="MS Mincho"/>
        </w:rPr>
      </w:pPr>
    </w:p>
    <w:p w14:paraId="003D4876" w14:textId="77777777" w:rsidR="00406F39" w:rsidRDefault="00770557" w:rsidP="00E52CBB">
      <w:pPr>
        <w:pStyle w:val="Heading4"/>
      </w:pPr>
      <w:r w:rsidRPr="00B9479B">
        <w:t>MD-REQ-014025/A-VehicleSpeed_St (TcSE ROIN-223023-1)</w:t>
      </w:r>
    </w:p>
    <w:p w14:paraId="4A117CC8" w14:textId="77777777" w:rsidR="004D1976" w:rsidRDefault="00770557">
      <w:pPr>
        <w:rPr>
          <w:rFonts w:cs="Arial"/>
          <w:szCs w:val="20"/>
        </w:rPr>
      </w:pPr>
      <w:r>
        <w:rPr>
          <w:rFonts w:cs="Arial"/>
          <w:szCs w:val="20"/>
        </w:rPr>
        <w:t>Message Type: Status</w:t>
      </w:r>
    </w:p>
    <w:p w14:paraId="1BECDB0D" w14:textId="77777777" w:rsidR="004D1976" w:rsidRDefault="00770557">
      <w:pPr>
        <w:rPr>
          <w:rFonts w:cs="Arial"/>
          <w:szCs w:val="20"/>
        </w:rPr>
      </w:pPr>
      <w:r>
        <w:rPr>
          <w:rFonts w:cs="Arial"/>
          <w:szCs w:val="20"/>
        </w:rPr>
        <w:t xml:space="preserve"> </w:t>
      </w:r>
    </w:p>
    <w:p w14:paraId="689C5424" w14:textId="77777777" w:rsidR="004D1976" w:rsidRDefault="00770557">
      <w:pPr>
        <w:rPr>
          <w:rFonts w:cs="Arial"/>
          <w:szCs w:val="20"/>
        </w:rPr>
      </w:pPr>
      <w:r>
        <w:rPr>
          <w:rFonts w:cs="Arial"/>
          <w:szCs w:val="20"/>
        </w:rPr>
        <w:t>Status used to indicate vehicle speed.</w:t>
      </w:r>
    </w:p>
    <w:p w14:paraId="5054E1C9" w14:textId="77777777" w:rsidR="004D1976" w:rsidRDefault="004D197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4D1976" w14:paraId="2646AA05"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6366CDC2" w14:textId="77777777" w:rsidR="004D1976" w:rsidRDefault="00770557">
            <w:pPr>
              <w:rPr>
                <w:rFonts w:cs="Arial"/>
                <w:b/>
                <w:szCs w:val="20"/>
              </w:rPr>
            </w:pPr>
            <w:r>
              <w:rPr>
                <w:rFonts w:cs="Arial"/>
                <w:b/>
                <w:szCs w:val="20"/>
              </w:rPr>
              <w:t>Name</w:t>
            </w:r>
          </w:p>
        </w:tc>
        <w:tc>
          <w:tcPr>
            <w:tcW w:w="983" w:type="dxa"/>
            <w:tcBorders>
              <w:top w:val="single" w:sz="4" w:space="0" w:color="auto"/>
              <w:left w:val="single" w:sz="4" w:space="0" w:color="auto"/>
              <w:bottom w:val="single" w:sz="4" w:space="0" w:color="auto"/>
              <w:right w:val="single" w:sz="4" w:space="0" w:color="auto"/>
            </w:tcBorders>
            <w:hideMark/>
          </w:tcPr>
          <w:p w14:paraId="79F08156" w14:textId="77777777" w:rsidR="004D1976" w:rsidRDefault="00770557">
            <w:pPr>
              <w:rPr>
                <w:rFonts w:cs="Arial"/>
                <w:b/>
                <w:szCs w:val="20"/>
              </w:rPr>
            </w:pPr>
            <w:r>
              <w:rPr>
                <w:rFonts w:cs="Arial"/>
                <w:b/>
                <w:szCs w:val="20"/>
              </w:rPr>
              <w:t>Literals</w:t>
            </w:r>
          </w:p>
        </w:tc>
        <w:tc>
          <w:tcPr>
            <w:tcW w:w="1517" w:type="dxa"/>
            <w:tcBorders>
              <w:top w:val="single" w:sz="4" w:space="0" w:color="auto"/>
              <w:left w:val="single" w:sz="4" w:space="0" w:color="auto"/>
              <w:bottom w:val="single" w:sz="4" w:space="0" w:color="auto"/>
              <w:right w:val="single" w:sz="4" w:space="0" w:color="auto"/>
            </w:tcBorders>
            <w:hideMark/>
          </w:tcPr>
          <w:p w14:paraId="1A9EB5BB" w14:textId="77777777" w:rsidR="004D1976" w:rsidRDefault="00770557">
            <w:pPr>
              <w:rPr>
                <w:rFonts w:cs="Arial"/>
                <w:b/>
                <w:szCs w:val="20"/>
              </w:rPr>
            </w:pPr>
            <w:r>
              <w:rPr>
                <w:rFonts w:cs="Arial"/>
                <w:b/>
                <w:szCs w:val="20"/>
              </w:rPr>
              <w:t>Value</w:t>
            </w:r>
          </w:p>
        </w:tc>
        <w:tc>
          <w:tcPr>
            <w:tcW w:w="2212" w:type="dxa"/>
            <w:tcBorders>
              <w:top w:val="single" w:sz="4" w:space="0" w:color="auto"/>
              <w:left w:val="single" w:sz="4" w:space="0" w:color="auto"/>
              <w:bottom w:val="single" w:sz="4" w:space="0" w:color="auto"/>
              <w:right w:val="single" w:sz="4" w:space="0" w:color="auto"/>
            </w:tcBorders>
            <w:hideMark/>
          </w:tcPr>
          <w:p w14:paraId="55AE9994" w14:textId="77777777" w:rsidR="004D1976" w:rsidRDefault="00770557">
            <w:pPr>
              <w:rPr>
                <w:rFonts w:cs="Arial"/>
                <w:b/>
                <w:szCs w:val="20"/>
              </w:rPr>
            </w:pPr>
            <w:r>
              <w:rPr>
                <w:rFonts w:cs="Arial"/>
                <w:b/>
                <w:szCs w:val="20"/>
              </w:rPr>
              <w:t>Description</w:t>
            </w:r>
          </w:p>
        </w:tc>
      </w:tr>
      <w:tr w:rsidR="004D1976" w14:paraId="5B0E8F15"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7FF540D4" w14:textId="77777777" w:rsidR="004D1976" w:rsidRDefault="00770557">
            <w:pPr>
              <w:rPr>
                <w:rFonts w:cs="Arial"/>
                <w:szCs w:val="20"/>
              </w:rPr>
            </w:pPr>
            <w:r>
              <w:rPr>
                <w:rFonts w:cs="Arial"/>
                <w:szCs w:val="20"/>
              </w:rPr>
              <w:t>Type</w:t>
            </w:r>
          </w:p>
        </w:tc>
        <w:tc>
          <w:tcPr>
            <w:tcW w:w="983" w:type="dxa"/>
            <w:tcBorders>
              <w:top w:val="single" w:sz="4" w:space="0" w:color="auto"/>
              <w:left w:val="single" w:sz="4" w:space="0" w:color="auto"/>
              <w:bottom w:val="single" w:sz="4" w:space="0" w:color="auto"/>
              <w:right w:val="single" w:sz="4" w:space="0" w:color="auto"/>
            </w:tcBorders>
            <w:hideMark/>
          </w:tcPr>
          <w:p w14:paraId="7EC4FC00" w14:textId="77777777" w:rsidR="004D1976" w:rsidRDefault="00770557">
            <w:pPr>
              <w:rPr>
                <w:rFonts w:cs="Arial"/>
                <w:szCs w:val="20"/>
              </w:rPr>
            </w:pPr>
            <w:r>
              <w:rPr>
                <w:rFonts w:cs="Arial"/>
                <w:szCs w:val="20"/>
              </w:rPr>
              <w:t>-</w:t>
            </w:r>
          </w:p>
        </w:tc>
        <w:tc>
          <w:tcPr>
            <w:tcW w:w="1517" w:type="dxa"/>
            <w:tcBorders>
              <w:top w:val="single" w:sz="4" w:space="0" w:color="auto"/>
              <w:left w:val="single" w:sz="4" w:space="0" w:color="auto"/>
              <w:bottom w:val="single" w:sz="4" w:space="0" w:color="auto"/>
              <w:right w:val="single" w:sz="4" w:space="0" w:color="auto"/>
            </w:tcBorders>
            <w:hideMark/>
          </w:tcPr>
          <w:p w14:paraId="660476EC" w14:textId="77777777" w:rsidR="004D1976" w:rsidRDefault="00770557">
            <w:pPr>
              <w:rPr>
                <w:rFonts w:cs="Arial"/>
                <w:szCs w:val="20"/>
              </w:rPr>
            </w:pPr>
            <w:r>
              <w:rPr>
                <w:rFonts w:cs="Arial"/>
                <w:szCs w:val="20"/>
              </w:rPr>
              <w:t>-</w:t>
            </w:r>
          </w:p>
        </w:tc>
        <w:tc>
          <w:tcPr>
            <w:tcW w:w="2212" w:type="dxa"/>
            <w:tcBorders>
              <w:top w:val="single" w:sz="4" w:space="0" w:color="auto"/>
              <w:left w:val="single" w:sz="4" w:space="0" w:color="auto"/>
              <w:bottom w:val="single" w:sz="4" w:space="0" w:color="auto"/>
              <w:right w:val="single" w:sz="4" w:space="0" w:color="auto"/>
            </w:tcBorders>
            <w:hideMark/>
          </w:tcPr>
          <w:p w14:paraId="54531D5D" w14:textId="77777777" w:rsidR="004D1976" w:rsidRDefault="00770557">
            <w:pPr>
              <w:rPr>
                <w:rFonts w:cs="Arial"/>
                <w:szCs w:val="20"/>
              </w:rPr>
            </w:pPr>
            <w:r>
              <w:rPr>
                <w:rFonts w:cs="Arial"/>
                <w:szCs w:val="20"/>
              </w:rPr>
              <w:t>Indicates vehicle speed.</w:t>
            </w:r>
          </w:p>
          <w:p w14:paraId="139A6CA1" w14:textId="77777777" w:rsidR="004D1976" w:rsidRDefault="00770557">
            <w:pPr>
              <w:rPr>
                <w:rFonts w:cs="Arial"/>
                <w:szCs w:val="20"/>
              </w:rPr>
            </w:pPr>
            <w:r>
              <w:rPr>
                <w:rFonts w:cs="Arial"/>
                <w:szCs w:val="20"/>
              </w:rPr>
              <w:t>Unit: kph</w:t>
            </w:r>
          </w:p>
          <w:p w14:paraId="264608EC" w14:textId="77777777" w:rsidR="004D1976" w:rsidRDefault="00770557">
            <w:pPr>
              <w:rPr>
                <w:rFonts w:cs="Arial"/>
                <w:szCs w:val="20"/>
              </w:rPr>
            </w:pPr>
            <w:r>
              <w:rPr>
                <w:rFonts w:cs="Arial"/>
                <w:szCs w:val="20"/>
              </w:rPr>
              <w:t>Resolution:0.01</w:t>
            </w:r>
          </w:p>
          <w:p w14:paraId="67D1148F" w14:textId="77777777" w:rsidR="004D1976" w:rsidRDefault="00770557">
            <w:pPr>
              <w:rPr>
                <w:rFonts w:cs="Arial"/>
                <w:szCs w:val="20"/>
              </w:rPr>
            </w:pPr>
            <w:r>
              <w:rPr>
                <w:rFonts w:cs="Arial"/>
                <w:szCs w:val="20"/>
              </w:rPr>
              <w:t>Offset:0</w:t>
            </w:r>
          </w:p>
        </w:tc>
      </w:tr>
      <w:tr w:rsidR="004D1976" w14:paraId="175B36E6"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894105D" w14:textId="77777777" w:rsidR="004D1976" w:rsidRDefault="004D1976">
            <w:pPr>
              <w:rPr>
                <w:rFonts w:cs="Arial"/>
                <w:szCs w:val="20"/>
              </w:rPr>
            </w:pPr>
          </w:p>
        </w:tc>
        <w:tc>
          <w:tcPr>
            <w:tcW w:w="983" w:type="dxa"/>
            <w:tcBorders>
              <w:top w:val="single" w:sz="4" w:space="0" w:color="auto"/>
              <w:left w:val="single" w:sz="4" w:space="0" w:color="auto"/>
              <w:bottom w:val="single" w:sz="4" w:space="0" w:color="auto"/>
              <w:right w:val="single" w:sz="4" w:space="0" w:color="auto"/>
            </w:tcBorders>
            <w:hideMark/>
          </w:tcPr>
          <w:p w14:paraId="4344A3AA" w14:textId="77777777" w:rsidR="004D1976" w:rsidRDefault="00770557">
            <w:pPr>
              <w:rPr>
                <w:rFonts w:cs="Arial"/>
                <w:szCs w:val="20"/>
              </w:rPr>
            </w:pPr>
            <w:r>
              <w:rPr>
                <w:rFonts w:cs="Arial"/>
                <w:szCs w:val="20"/>
              </w:rPr>
              <w:t>kph</w:t>
            </w:r>
          </w:p>
        </w:tc>
        <w:tc>
          <w:tcPr>
            <w:tcW w:w="1517" w:type="dxa"/>
            <w:tcBorders>
              <w:top w:val="single" w:sz="4" w:space="0" w:color="auto"/>
              <w:left w:val="single" w:sz="4" w:space="0" w:color="auto"/>
              <w:bottom w:val="single" w:sz="4" w:space="0" w:color="auto"/>
              <w:right w:val="single" w:sz="4" w:space="0" w:color="auto"/>
            </w:tcBorders>
            <w:hideMark/>
          </w:tcPr>
          <w:p w14:paraId="3B478F78" w14:textId="77777777" w:rsidR="004D1976" w:rsidRDefault="00770557">
            <w:pPr>
              <w:rPr>
                <w:rFonts w:cs="Arial"/>
                <w:szCs w:val="20"/>
              </w:rPr>
            </w:pPr>
            <w:r>
              <w:rPr>
                <w:rFonts w:cs="Arial"/>
                <w:szCs w:val="20"/>
              </w:rPr>
              <w:t>0x0 to 0xFFFF</w:t>
            </w:r>
          </w:p>
        </w:tc>
        <w:tc>
          <w:tcPr>
            <w:tcW w:w="2212" w:type="dxa"/>
            <w:tcBorders>
              <w:top w:val="single" w:sz="4" w:space="0" w:color="auto"/>
              <w:left w:val="single" w:sz="4" w:space="0" w:color="auto"/>
              <w:bottom w:val="single" w:sz="4" w:space="0" w:color="auto"/>
              <w:right w:val="single" w:sz="4" w:space="0" w:color="auto"/>
            </w:tcBorders>
          </w:tcPr>
          <w:p w14:paraId="4357B8D9" w14:textId="77777777" w:rsidR="004D1976" w:rsidRDefault="004D1976">
            <w:pPr>
              <w:rPr>
                <w:rFonts w:cs="Arial"/>
                <w:szCs w:val="20"/>
              </w:rPr>
            </w:pPr>
          </w:p>
        </w:tc>
      </w:tr>
    </w:tbl>
    <w:p w14:paraId="2155D5C5" w14:textId="77777777" w:rsidR="004D1976" w:rsidRDefault="004D1976">
      <w:pPr>
        <w:rPr>
          <w:rFonts w:cs="Arial"/>
          <w:szCs w:val="20"/>
        </w:rPr>
      </w:pPr>
    </w:p>
    <w:p w14:paraId="74F6B397" w14:textId="77777777" w:rsidR="00406F39" w:rsidRDefault="00770557" w:rsidP="00E52CBB">
      <w:pPr>
        <w:pStyle w:val="Heading4"/>
      </w:pPr>
      <w:r w:rsidRPr="00B9479B">
        <w:t>MD-REQ-014071/B-CameraServerButton_St (TcSE ROIN-287063-1)</w:t>
      </w:r>
    </w:p>
    <w:p w14:paraId="37549D92" w14:textId="77777777" w:rsidR="00B85AA0" w:rsidRDefault="00770557">
      <w:pPr>
        <w:rPr>
          <w:rFonts w:cs="Arial"/>
        </w:rPr>
      </w:pPr>
      <w:r>
        <w:rPr>
          <w:rFonts w:cs="Arial"/>
        </w:rPr>
        <w:t>Message Type: Status</w:t>
      </w:r>
    </w:p>
    <w:p w14:paraId="442DAB4D" w14:textId="77777777" w:rsidR="00B85AA0" w:rsidRDefault="00770557">
      <w:pPr>
        <w:rPr>
          <w:rFonts w:cs="Arial"/>
        </w:rPr>
      </w:pPr>
      <w:r>
        <w:rPr>
          <w:rFonts w:cs="Arial"/>
        </w:rPr>
        <w:t xml:space="preserve"> </w:t>
      </w:r>
    </w:p>
    <w:p w14:paraId="27118AD5" w14:textId="77777777" w:rsidR="00B85AA0" w:rsidRDefault="00770557">
      <w:pPr>
        <w:rPr>
          <w:rFonts w:cs="Arial"/>
        </w:rPr>
      </w:pPr>
      <w:r>
        <w:rPr>
          <w:rFonts w:cs="Arial"/>
        </w:rPr>
        <w:t xml:space="preserve">Signal used to indicate Front Camera Hard Button status. Real Can name: </w:t>
      </w:r>
      <w:r w:rsidRPr="00847F70">
        <w:rPr>
          <w:rFonts w:cs="Arial"/>
        </w:rPr>
        <w:t>CamraFrntStat_D_Stat</w:t>
      </w:r>
    </w:p>
    <w:p w14:paraId="6707C965" w14:textId="77777777" w:rsidR="00B85AA0" w:rsidRDefault="00000000">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9"/>
        <w:gridCol w:w="1695"/>
        <w:gridCol w:w="861"/>
        <w:gridCol w:w="1428"/>
      </w:tblGrid>
      <w:tr w:rsidR="00B85AA0" w14:paraId="5E8E1F15" w14:textId="77777777">
        <w:trPr>
          <w:jc w:val="center"/>
        </w:trPr>
        <w:tc>
          <w:tcPr>
            <w:tcW w:w="1429" w:type="dxa"/>
            <w:tcBorders>
              <w:top w:val="single" w:sz="4" w:space="0" w:color="auto"/>
              <w:left w:val="single" w:sz="4" w:space="0" w:color="auto"/>
              <w:bottom w:val="single" w:sz="4" w:space="0" w:color="auto"/>
              <w:right w:val="single" w:sz="4" w:space="0" w:color="auto"/>
            </w:tcBorders>
            <w:hideMark/>
          </w:tcPr>
          <w:p w14:paraId="30C6147D" w14:textId="77777777" w:rsidR="00B85AA0" w:rsidRDefault="00770557">
            <w:pPr>
              <w:rPr>
                <w:rFonts w:cs="Arial"/>
                <w:b/>
              </w:rPr>
            </w:pPr>
            <w:r>
              <w:rPr>
                <w:rFonts w:cs="Arial"/>
                <w:b/>
              </w:rPr>
              <w:t>Name</w:t>
            </w:r>
          </w:p>
        </w:tc>
        <w:tc>
          <w:tcPr>
            <w:tcW w:w="1695" w:type="dxa"/>
            <w:tcBorders>
              <w:top w:val="single" w:sz="4" w:space="0" w:color="auto"/>
              <w:left w:val="single" w:sz="4" w:space="0" w:color="auto"/>
              <w:bottom w:val="single" w:sz="4" w:space="0" w:color="auto"/>
              <w:right w:val="single" w:sz="4" w:space="0" w:color="auto"/>
            </w:tcBorders>
            <w:hideMark/>
          </w:tcPr>
          <w:p w14:paraId="3A0CCF5C" w14:textId="77777777" w:rsidR="00B85AA0" w:rsidRDefault="00770557">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187BCEFF" w14:textId="77777777" w:rsidR="00B85AA0" w:rsidRDefault="00770557">
            <w:pPr>
              <w:rPr>
                <w:rFonts w:cs="Arial"/>
                <w:b/>
              </w:rPr>
            </w:pPr>
            <w:r>
              <w:rPr>
                <w:rFonts w:cs="Arial"/>
                <w:b/>
              </w:rPr>
              <w:t>Value</w:t>
            </w:r>
          </w:p>
        </w:tc>
        <w:tc>
          <w:tcPr>
            <w:tcW w:w="1428" w:type="dxa"/>
            <w:tcBorders>
              <w:top w:val="single" w:sz="4" w:space="0" w:color="auto"/>
              <w:left w:val="single" w:sz="4" w:space="0" w:color="auto"/>
              <w:bottom w:val="single" w:sz="4" w:space="0" w:color="auto"/>
              <w:right w:val="single" w:sz="4" w:space="0" w:color="auto"/>
            </w:tcBorders>
            <w:hideMark/>
          </w:tcPr>
          <w:p w14:paraId="60C0C68E" w14:textId="77777777" w:rsidR="00B85AA0" w:rsidRDefault="00770557">
            <w:pPr>
              <w:rPr>
                <w:rFonts w:cs="Arial"/>
                <w:b/>
              </w:rPr>
            </w:pPr>
            <w:r>
              <w:rPr>
                <w:rFonts w:cs="Arial"/>
                <w:b/>
              </w:rPr>
              <w:t>Description</w:t>
            </w:r>
          </w:p>
        </w:tc>
      </w:tr>
      <w:tr w:rsidR="00B85AA0" w14:paraId="7EC6E85B" w14:textId="77777777">
        <w:trPr>
          <w:jc w:val="center"/>
        </w:trPr>
        <w:tc>
          <w:tcPr>
            <w:tcW w:w="1429" w:type="dxa"/>
            <w:tcBorders>
              <w:top w:val="single" w:sz="4" w:space="0" w:color="auto"/>
              <w:left w:val="single" w:sz="4" w:space="0" w:color="auto"/>
              <w:bottom w:val="single" w:sz="4" w:space="0" w:color="auto"/>
              <w:right w:val="single" w:sz="4" w:space="0" w:color="auto"/>
            </w:tcBorders>
            <w:hideMark/>
          </w:tcPr>
          <w:p w14:paraId="0D4B5F3E" w14:textId="77777777" w:rsidR="00B85AA0" w:rsidRDefault="00770557">
            <w:pPr>
              <w:rPr>
                <w:rFonts w:cs="Arial"/>
              </w:rPr>
            </w:pPr>
            <w:r>
              <w:rPr>
                <w:rFonts w:cs="Arial"/>
              </w:rPr>
              <w:t xml:space="preserve">ButtonState </w:t>
            </w:r>
          </w:p>
        </w:tc>
        <w:tc>
          <w:tcPr>
            <w:tcW w:w="1695" w:type="dxa"/>
            <w:tcBorders>
              <w:top w:val="single" w:sz="4" w:space="0" w:color="auto"/>
              <w:left w:val="single" w:sz="4" w:space="0" w:color="auto"/>
              <w:bottom w:val="single" w:sz="4" w:space="0" w:color="auto"/>
              <w:right w:val="single" w:sz="4" w:space="0" w:color="auto"/>
            </w:tcBorders>
            <w:hideMark/>
          </w:tcPr>
          <w:p w14:paraId="1F91959B" w14:textId="77777777" w:rsidR="00B85AA0" w:rsidRDefault="00770557">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14:paraId="2F252B1C" w14:textId="77777777" w:rsidR="00B85AA0" w:rsidRDefault="00770557">
            <w:pPr>
              <w:rPr>
                <w:rFonts w:cs="Arial"/>
              </w:rPr>
            </w:pPr>
            <w:r>
              <w:rPr>
                <w:rFonts w:cs="Arial"/>
              </w:rPr>
              <w:t>-</w:t>
            </w:r>
          </w:p>
        </w:tc>
        <w:tc>
          <w:tcPr>
            <w:tcW w:w="1428" w:type="dxa"/>
            <w:tcBorders>
              <w:top w:val="single" w:sz="4" w:space="0" w:color="auto"/>
              <w:left w:val="single" w:sz="4" w:space="0" w:color="auto"/>
              <w:bottom w:val="single" w:sz="4" w:space="0" w:color="auto"/>
              <w:right w:val="single" w:sz="4" w:space="0" w:color="auto"/>
            </w:tcBorders>
            <w:hideMark/>
          </w:tcPr>
          <w:p w14:paraId="3FF395CE" w14:textId="77777777" w:rsidR="00B85AA0" w:rsidRDefault="00770557">
            <w:pPr>
              <w:rPr>
                <w:rFonts w:cs="Arial"/>
              </w:rPr>
            </w:pPr>
            <w:r>
              <w:rPr>
                <w:rFonts w:cs="Arial"/>
              </w:rPr>
              <w:t>-</w:t>
            </w:r>
          </w:p>
        </w:tc>
      </w:tr>
      <w:tr w:rsidR="00B85AA0" w14:paraId="18C8603C" w14:textId="77777777">
        <w:trPr>
          <w:jc w:val="center"/>
        </w:trPr>
        <w:tc>
          <w:tcPr>
            <w:tcW w:w="1429" w:type="dxa"/>
            <w:tcBorders>
              <w:top w:val="single" w:sz="4" w:space="0" w:color="auto"/>
              <w:left w:val="single" w:sz="4" w:space="0" w:color="auto"/>
              <w:bottom w:val="single" w:sz="4" w:space="0" w:color="auto"/>
              <w:right w:val="single" w:sz="4" w:space="0" w:color="auto"/>
            </w:tcBorders>
          </w:tcPr>
          <w:p w14:paraId="2FCCFA2C" w14:textId="77777777" w:rsidR="00B85AA0" w:rsidRDefault="00000000">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14:paraId="65A6416C" w14:textId="77777777" w:rsidR="00B85AA0" w:rsidRDefault="00770557">
            <w:pPr>
              <w:rPr>
                <w:rFonts w:cs="Arial"/>
              </w:rPr>
            </w:pPr>
            <w:r>
              <w:rPr>
                <w:rFonts w:cs="Arial"/>
              </w:rPr>
              <w:t>Off</w:t>
            </w:r>
          </w:p>
        </w:tc>
        <w:tc>
          <w:tcPr>
            <w:tcW w:w="861" w:type="dxa"/>
            <w:tcBorders>
              <w:top w:val="single" w:sz="4" w:space="0" w:color="auto"/>
              <w:left w:val="single" w:sz="4" w:space="0" w:color="auto"/>
              <w:bottom w:val="single" w:sz="4" w:space="0" w:color="auto"/>
              <w:right w:val="single" w:sz="4" w:space="0" w:color="auto"/>
            </w:tcBorders>
            <w:hideMark/>
          </w:tcPr>
          <w:p w14:paraId="3628CB77" w14:textId="77777777" w:rsidR="00B85AA0" w:rsidRDefault="00770557">
            <w:pPr>
              <w:rPr>
                <w:rFonts w:cs="Arial"/>
              </w:rPr>
            </w:pPr>
            <w:r>
              <w:rPr>
                <w:rFonts w:cs="Arial"/>
              </w:rPr>
              <w:t>0x0</w:t>
            </w:r>
          </w:p>
        </w:tc>
        <w:tc>
          <w:tcPr>
            <w:tcW w:w="1428" w:type="dxa"/>
            <w:tcBorders>
              <w:top w:val="single" w:sz="4" w:space="0" w:color="auto"/>
              <w:left w:val="single" w:sz="4" w:space="0" w:color="auto"/>
              <w:bottom w:val="single" w:sz="4" w:space="0" w:color="auto"/>
              <w:right w:val="single" w:sz="4" w:space="0" w:color="auto"/>
            </w:tcBorders>
          </w:tcPr>
          <w:p w14:paraId="5612580A" w14:textId="77777777" w:rsidR="00B85AA0" w:rsidRDefault="00000000">
            <w:pPr>
              <w:rPr>
                <w:rFonts w:cs="Arial"/>
              </w:rPr>
            </w:pPr>
          </w:p>
        </w:tc>
      </w:tr>
      <w:tr w:rsidR="00B85AA0" w14:paraId="3A93BA98" w14:textId="77777777">
        <w:trPr>
          <w:jc w:val="center"/>
        </w:trPr>
        <w:tc>
          <w:tcPr>
            <w:tcW w:w="1429" w:type="dxa"/>
            <w:tcBorders>
              <w:top w:val="single" w:sz="4" w:space="0" w:color="auto"/>
              <w:left w:val="single" w:sz="4" w:space="0" w:color="auto"/>
              <w:bottom w:val="single" w:sz="4" w:space="0" w:color="auto"/>
              <w:right w:val="single" w:sz="4" w:space="0" w:color="auto"/>
            </w:tcBorders>
          </w:tcPr>
          <w:p w14:paraId="5A20A727" w14:textId="77777777" w:rsidR="00B85AA0" w:rsidRDefault="00000000">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14:paraId="31B95657" w14:textId="77777777" w:rsidR="00B85AA0" w:rsidRDefault="00770557">
            <w:pPr>
              <w:rPr>
                <w:rFonts w:cs="Arial"/>
              </w:rPr>
            </w:pPr>
            <w:r>
              <w:rPr>
                <w:rFonts w:cs="Arial"/>
              </w:rPr>
              <w:t>On</w:t>
            </w:r>
          </w:p>
        </w:tc>
        <w:tc>
          <w:tcPr>
            <w:tcW w:w="861" w:type="dxa"/>
            <w:tcBorders>
              <w:top w:val="single" w:sz="4" w:space="0" w:color="auto"/>
              <w:left w:val="single" w:sz="4" w:space="0" w:color="auto"/>
              <w:bottom w:val="single" w:sz="4" w:space="0" w:color="auto"/>
              <w:right w:val="single" w:sz="4" w:space="0" w:color="auto"/>
            </w:tcBorders>
            <w:hideMark/>
          </w:tcPr>
          <w:p w14:paraId="2E3212E9" w14:textId="77777777" w:rsidR="00B85AA0" w:rsidRDefault="00770557">
            <w:pPr>
              <w:rPr>
                <w:rFonts w:cs="Arial"/>
              </w:rPr>
            </w:pPr>
            <w:r>
              <w:rPr>
                <w:rFonts w:cs="Arial"/>
              </w:rPr>
              <w:t>0x1</w:t>
            </w:r>
          </w:p>
        </w:tc>
        <w:tc>
          <w:tcPr>
            <w:tcW w:w="1428" w:type="dxa"/>
            <w:tcBorders>
              <w:top w:val="single" w:sz="4" w:space="0" w:color="auto"/>
              <w:left w:val="single" w:sz="4" w:space="0" w:color="auto"/>
              <w:bottom w:val="single" w:sz="4" w:space="0" w:color="auto"/>
              <w:right w:val="single" w:sz="4" w:space="0" w:color="auto"/>
            </w:tcBorders>
          </w:tcPr>
          <w:p w14:paraId="520C3D2D" w14:textId="77777777" w:rsidR="00B85AA0" w:rsidRDefault="00000000">
            <w:pPr>
              <w:rPr>
                <w:rFonts w:cs="Arial"/>
              </w:rPr>
            </w:pPr>
          </w:p>
        </w:tc>
      </w:tr>
      <w:tr w:rsidR="00B85AA0" w14:paraId="357E0EAD" w14:textId="77777777">
        <w:trPr>
          <w:jc w:val="center"/>
        </w:trPr>
        <w:tc>
          <w:tcPr>
            <w:tcW w:w="1429" w:type="dxa"/>
            <w:tcBorders>
              <w:top w:val="single" w:sz="4" w:space="0" w:color="auto"/>
              <w:left w:val="single" w:sz="4" w:space="0" w:color="auto"/>
              <w:bottom w:val="single" w:sz="4" w:space="0" w:color="auto"/>
              <w:right w:val="single" w:sz="4" w:space="0" w:color="auto"/>
            </w:tcBorders>
          </w:tcPr>
          <w:p w14:paraId="506A2B7D" w14:textId="77777777" w:rsidR="00B85AA0" w:rsidRDefault="00000000">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14:paraId="14134530" w14:textId="77777777" w:rsidR="00B85AA0" w:rsidRDefault="00770557">
            <w:pPr>
              <w:rPr>
                <w:rFonts w:cs="Arial"/>
              </w:rPr>
            </w:pPr>
            <w:r>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14:paraId="4251EFB2" w14:textId="77777777" w:rsidR="00B85AA0" w:rsidRDefault="00770557">
            <w:pPr>
              <w:rPr>
                <w:rFonts w:cs="Arial"/>
              </w:rPr>
            </w:pPr>
            <w:r>
              <w:rPr>
                <w:rFonts w:cs="Arial"/>
              </w:rPr>
              <w:t>0x2</w:t>
            </w:r>
          </w:p>
        </w:tc>
        <w:tc>
          <w:tcPr>
            <w:tcW w:w="1428" w:type="dxa"/>
            <w:tcBorders>
              <w:top w:val="single" w:sz="4" w:space="0" w:color="auto"/>
              <w:left w:val="single" w:sz="4" w:space="0" w:color="auto"/>
              <w:bottom w:val="single" w:sz="4" w:space="0" w:color="auto"/>
              <w:right w:val="single" w:sz="4" w:space="0" w:color="auto"/>
            </w:tcBorders>
          </w:tcPr>
          <w:p w14:paraId="5C654E6A" w14:textId="77777777" w:rsidR="00B85AA0" w:rsidRDefault="00000000">
            <w:pPr>
              <w:rPr>
                <w:rFonts w:cs="Arial"/>
              </w:rPr>
            </w:pPr>
          </w:p>
        </w:tc>
      </w:tr>
      <w:tr w:rsidR="00B85AA0" w14:paraId="2E777EFC" w14:textId="77777777">
        <w:trPr>
          <w:jc w:val="center"/>
        </w:trPr>
        <w:tc>
          <w:tcPr>
            <w:tcW w:w="1429" w:type="dxa"/>
            <w:tcBorders>
              <w:top w:val="single" w:sz="4" w:space="0" w:color="auto"/>
              <w:left w:val="single" w:sz="4" w:space="0" w:color="auto"/>
              <w:bottom w:val="single" w:sz="4" w:space="0" w:color="auto"/>
              <w:right w:val="single" w:sz="4" w:space="0" w:color="auto"/>
            </w:tcBorders>
          </w:tcPr>
          <w:p w14:paraId="4005D857" w14:textId="77777777" w:rsidR="00B85AA0" w:rsidRDefault="00000000">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14:paraId="3B49651C" w14:textId="77777777" w:rsidR="00B85AA0" w:rsidRDefault="00770557">
            <w:pPr>
              <w:rPr>
                <w:rFonts w:cs="Arial"/>
              </w:rPr>
            </w:pPr>
            <w:r>
              <w:rPr>
                <w:rFonts w:cs="Arial"/>
              </w:rPr>
              <w:t>NoDataPresent</w:t>
            </w:r>
          </w:p>
        </w:tc>
        <w:tc>
          <w:tcPr>
            <w:tcW w:w="861" w:type="dxa"/>
            <w:tcBorders>
              <w:top w:val="single" w:sz="4" w:space="0" w:color="auto"/>
              <w:left w:val="single" w:sz="4" w:space="0" w:color="auto"/>
              <w:bottom w:val="single" w:sz="4" w:space="0" w:color="auto"/>
              <w:right w:val="single" w:sz="4" w:space="0" w:color="auto"/>
            </w:tcBorders>
            <w:hideMark/>
          </w:tcPr>
          <w:p w14:paraId="09B8C568" w14:textId="77777777" w:rsidR="00B85AA0" w:rsidRDefault="00770557">
            <w:pPr>
              <w:rPr>
                <w:rFonts w:cs="Arial"/>
              </w:rPr>
            </w:pPr>
            <w:r>
              <w:rPr>
                <w:rFonts w:cs="Arial"/>
              </w:rPr>
              <w:t>0x3</w:t>
            </w:r>
          </w:p>
        </w:tc>
        <w:tc>
          <w:tcPr>
            <w:tcW w:w="1428" w:type="dxa"/>
            <w:tcBorders>
              <w:top w:val="single" w:sz="4" w:space="0" w:color="auto"/>
              <w:left w:val="single" w:sz="4" w:space="0" w:color="auto"/>
              <w:bottom w:val="single" w:sz="4" w:space="0" w:color="auto"/>
              <w:right w:val="single" w:sz="4" w:space="0" w:color="auto"/>
            </w:tcBorders>
          </w:tcPr>
          <w:p w14:paraId="1079DF48" w14:textId="77777777" w:rsidR="00B85AA0" w:rsidRDefault="00000000">
            <w:pPr>
              <w:rPr>
                <w:rFonts w:cs="Arial"/>
              </w:rPr>
            </w:pPr>
          </w:p>
        </w:tc>
      </w:tr>
    </w:tbl>
    <w:p w14:paraId="394F5B5F" w14:textId="77777777" w:rsidR="00B85AA0" w:rsidRDefault="00000000">
      <w:pPr>
        <w:rPr>
          <w:rFonts w:cs="Arial"/>
        </w:rPr>
      </w:pPr>
    </w:p>
    <w:p w14:paraId="34710C7A" w14:textId="77777777" w:rsidR="00406F39" w:rsidRDefault="00770557" w:rsidP="00E52CBB">
      <w:pPr>
        <w:pStyle w:val="Heading4"/>
      </w:pPr>
      <w:r w:rsidRPr="00B9479B">
        <w:t>MD-REQ-014020/A-Elocker_St (TcSE ROIN-266643-1)</w:t>
      </w:r>
    </w:p>
    <w:p w14:paraId="6FF86A4D" w14:textId="77777777" w:rsidR="004D1976" w:rsidRDefault="00770557">
      <w:pPr>
        <w:adjustRightInd w:val="0"/>
        <w:rPr>
          <w:rFonts w:eastAsia="MS Mincho" w:cs="Arial"/>
          <w:szCs w:val="20"/>
        </w:rPr>
      </w:pPr>
      <w:r>
        <w:rPr>
          <w:rFonts w:eastAsia="MS Mincho" w:cs="Arial"/>
          <w:szCs w:val="20"/>
        </w:rPr>
        <w:t>(CAN Name:  RearDiffLckLamp_D_Rq)</w:t>
      </w:r>
    </w:p>
    <w:p w14:paraId="2812FED7" w14:textId="77777777" w:rsidR="004D1976" w:rsidRDefault="004D1976">
      <w:pPr>
        <w:adjustRightInd w:val="0"/>
        <w:rPr>
          <w:rFonts w:eastAsia="MS Mincho" w:cs="Arial"/>
          <w:szCs w:val="20"/>
        </w:rPr>
      </w:pPr>
    </w:p>
    <w:p w14:paraId="7BC7431C" w14:textId="77777777" w:rsidR="004D1976" w:rsidRDefault="00770557">
      <w:pPr>
        <w:adjustRightInd w:val="0"/>
        <w:rPr>
          <w:rFonts w:eastAsia="MS Mincho" w:cs="Arial"/>
          <w:szCs w:val="20"/>
        </w:rPr>
      </w:pPr>
      <w:r>
        <w:rPr>
          <w:rFonts w:eastAsia="MS Mincho" w:cs="Arial"/>
          <w:szCs w:val="20"/>
        </w:rPr>
        <w:t>Message Type: Status</w:t>
      </w:r>
    </w:p>
    <w:p w14:paraId="2666948A" w14:textId="77777777" w:rsidR="004D1976" w:rsidRDefault="004D1976">
      <w:pPr>
        <w:adjustRightInd w:val="0"/>
        <w:rPr>
          <w:rFonts w:eastAsia="MS Mincho" w:cs="Arial"/>
          <w:szCs w:val="20"/>
        </w:rPr>
      </w:pPr>
    </w:p>
    <w:p w14:paraId="485D4647" w14:textId="77777777" w:rsidR="004D1976" w:rsidRDefault="00770557">
      <w:pPr>
        <w:adjustRightInd w:val="0"/>
        <w:rPr>
          <w:rFonts w:eastAsia="MS Mincho" w:cs="Arial"/>
          <w:szCs w:val="20"/>
        </w:rPr>
      </w:pPr>
      <w:r>
        <w:rPr>
          <w:rFonts w:eastAsia="MS Mincho" w:cs="Arial"/>
          <w:szCs w:val="20"/>
        </w:rPr>
        <w:t>Vehicle status signal for displaying the Electric Differential Locker (Elocker) engagement message to the user.</w:t>
      </w:r>
    </w:p>
    <w:p w14:paraId="3D5DEAF5" w14:textId="77777777" w:rsidR="004D1976" w:rsidRDefault="004D197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039"/>
        <w:gridCol w:w="816"/>
        <w:gridCol w:w="1611"/>
      </w:tblGrid>
      <w:tr w:rsidR="004D1976" w14:paraId="64E097B1"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70B98B0" w14:textId="77777777" w:rsidR="004D1976" w:rsidRDefault="00770557">
            <w:pPr>
              <w:rPr>
                <w:rFonts w:cs="Arial"/>
                <w:b/>
                <w:szCs w:val="20"/>
              </w:rPr>
            </w:pPr>
            <w:r>
              <w:rPr>
                <w:rFonts w:cs="Arial"/>
                <w:b/>
                <w:szCs w:val="20"/>
              </w:rPr>
              <w:t>Name</w:t>
            </w:r>
          </w:p>
        </w:tc>
        <w:tc>
          <w:tcPr>
            <w:tcW w:w="1039" w:type="dxa"/>
            <w:tcBorders>
              <w:top w:val="single" w:sz="4" w:space="0" w:color="auto"/>
              <w:left w:val="single" w:sz="4" w:space="0" w:color="auto"/>
              <w:bottom w:val="single" w:sz="4" w:space="0" w:color="auto"/>
              <w:right w:val="single" w:sz="4" w:space="0" w:color="auto"/>
            </w:tcBorders>
            <w:hideMark/>
          </w:tcPr>
          <w:p w14:paraId="72ED700D"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19F093F1"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3D6849B6" w14:textId="77777777" w:rsidR="004D1976" w:rsidRDefault="00770557">
            <w:pPr>
              <w:rPr>
                <w:rFonts w:cs="Arial"/>
                <w:b/>
                <w:szCs w:val="20"/>
              </w:rPr>
            </w:pPr>
            <w:r>
              <w:rPr>
                <w:rFonts w:cs="Arial"/>
                <w:b/>
                <w:szCs w:val="20"/>
              </w:rPr>
              <w:t>Description</w:t>
            </w:r>
          </w:p>
        </w:tc>
      </w:tr>
      <w:tr w:rsidR="004D1976" w14:paraId="7F4A60EB"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7285392" w14:textId="77777777" w:rsidR="004D1976" w:rsidRDefault="00770557">
            <w:pPr>
              <w:rPr>
                <w:rFonts w:cs="Arial"/>
                <w:szCs w:val="20"/>
              </w:rPr>
            </w:pPr>
            <w:r>
              <w:rPr>
                <w:rFonts w:cs="Arial"/>
                <w:szCs w:val="20"/>
              </w:rPr>
              <w:t>Type</w:t>
            </w:r>
          </w:p>
        </w:tc>
        <w:tc>
          <w:tcPr>
            <w:tcW w:w="1039" w:type="dxa"/>
            <w:tcBorders>
              <w:top w:val="single" w:sz="4" w:space="0" w:color="auto"/>
              <w:left w:val="single" w:sz="4" w:space="0" w:color="auto"/>
              <w:bottom w:val="single" w:sz="4" w:space="0" w:color="auto"/>
              <w:right w:val="single" w:sz="4" w:space="0" w:color="auto"/>
            </w:tcBorders>
            <w:hideMark/>
          </w:tcPr>
          <w:p w14:paraId="011ABB98"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799B687E"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5A04A568" w14:textId="77777777" w:rsidR="004D1976" w:rsidRDefault="00770557">
            <w:pPr>
              <w:rPr>
                <w:rFonts w:cs="Arial"/>
                <w:szCs w:val="20"/>
              </w:rPr>
            </w:pPr>
            <w:r>
              <w:rPr>
                <w:rFonts w:cs="Arial"/>
                <w:szCs w:val="20"/>
              </w:rPr>
              <w:t>-</w:t>
            </w:r>
          </w:p>
        </w:tc>
      </w:tr>
      <w:tr w:rsidR="004D1976" w14:paraId="076FD83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37504EA" w14:textId="77777777" w:rsidR="004D1976" w:rsidRDefault="004D1976">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14:paraId="1B4A746E" w14:textId="77777777" w:rsidR="004D1976" w:rsidRDefault="00770557">
            <w:pPr>
              <w:adjustRightInd w:val="0"/>
              <w:rPr>
                <w:rFonts w:cs="Arial"/>
                <w:szCs w:val="20"/>
              </w:rPr>
            </w:pPr>
            <w:r>
              <w:rPr>
                <w:rFonts w:eastAsia="MS Mincho" w:cs="Arial"/>
                <w:szCs w:val="20"/>
              </w:rPr>
              <w:t>OFF</w:t>
            </w:r>
          </w:p>
        </w:tc>
        <w:tc>
          <w:tcPr>
            <w:tcW w:w="816" w:type="dxa"/>
            <w:tcBorders>
              <w:top w:val="single" w:sz="4" w:space="0" w:color="auto"/>
              <w:left w:val="single" w:sz="4" w:space="0" w:color="auto"/>
              <w:bottom w:val="single" w:sz="4" w:space="0" w:color="auto"/>
              <w:right w:val="single" w:sz="4" w:space="0" w:color="auto"/>
            </w:tcBorders>
            <w:hideMark/>
          </w:tcPr>
          <w:p w14:paraId="12615743"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3B5D5AC4" w14:textId="77777777" w:rsidR="004D1976" w:rsidRDefault="004D1976">
            <w:pPr>
              <w:rPr>
                <w:rFonts w:cs="Arial"/>
                <w:szCs w:val="20"/>
              </w:rPr>
            </w:pPr>
          </w:p>
        </w:tc>
      </w:tr>
      <w:tr w:rsidR="004D1976" w14:paraId="00CB08A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8C75720" w14:textId="77777777" w:rsidR="004D1976" w:rsidRDefault="004D1976">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14:paraId="426664F4" w14:textId="77777777" w:rsidR="004D1976" w:rsidRDefault="00770557">
            <w:pPr>
              <w:adjustRightInd w:val="0"/>
              <w:rPr>
                <w:rFonts w:cs="Arial"/>
                <w:szCs w:val="20"/>
              </w:rPr>
            </w:pPr>
            <w:r>
              <w:rPr>
                <w:rFonts w:eastAsia="MS Mincho" w:cs="Arial"/>
                <w:szCs w:val="20"/>
              </w:rPr>
              <w:t>ON</w:t>
            </w:r>
          </w:p>
        </w:tc>
        <w:tc>
          <w:tcPr>
            <w:tcW w:w="816" w:type="dxa"/>
            <w:tcBorders>
              <w:top w:val="single" w:sz="4" w:space="0" w:color="auto"/>
              <w:left w:val="single" w:sz="4" w:space="0" w:color="auto"/>
              <w:bottom w:val="single" w:sz="4" w:space="0" w:color="auto"/>
              <w:right w:val="single" w:sz="4" w:space="0" w:color="auto"/>
            </w:tcBorders>
            <w:hideMark/>
          </w:tcPr>
          <w:p w14:paraId="6D3BC7EB"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29717610" w14:textId="77777777" w:rsidR="004D1976" w:rsidRDefault="004D1976">
            <w:pPr>
              <w:rPr>
                <w:rFonts w:cs="Arial"/>
                <w:szCs w:val="20"/>
              </w:rPr>
            </w:pPr>
          </w:p>
        </w:tc>
      </w:tr>
      <w:tr w:rsidR="004D1976" w14:paraId="410E5D06"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818858E" w14:textId="77777777" w:rsidR="004D1976" w:rsidRDefault="004D1976">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14:paraId="2FC84E9D" w14:textId="77777777" w:rsidR="004D1976" w:rsidRDefault="00770557">
            <w:pPr>
              <w:adjustRightInd w:val="0"/>
              <w:rPr>
                <w:rFonts w:eastAsia="MS Mincho" w:cs="Arial"/>
                <w:szCs w:val="20"/>
              </w:rPr>
            </w:pPr>
            <w:r>
              <w:rPr>
                <w:rFonts w:eastAsia="MS Mincho" w:cs="Arial"/>
                <w:szCs w:val="20"/>
              </w:rPr>
              <w:t>Flash</w:t>
            </w:r>
          </w:p>
        </w:tc>
        <w:tc>
          <w:tcPr>
            <w:tcW w:w="816" w:type="dxa"/>
            <w:tcBorders>
              <w:top w:val="single" w:sz="4" w:space="0" w:color="auto"/>
              <w:left w:val="single" w:sz="4" w:space="0" w:color="auto"/>
              <w:bottom w:val="single" w:sz="4" w:space="0" w:color="auto"/>
              <w:right w:val="single" w:sz="4" w:space="0" w:color="auto"/>
            </w:tcBorders>
            <w:hideMark/>
          </w:tcPr>
          <w:p w14:paraId="327C9A97" w14:textId="77777777" w:rsidR="004D1976" w:rsidRDefault="00770557">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14:paraId="714361DD" w14:textId="77777777" w:rsidR="004D1976" w:rsidRDefault="004D1976">
            <w:pPr>
              <w:rPr>
                <w:rFonts w:cs="Arial"/>
                <w:szCs w:val="20"/>
              </w:rPr>
            </w:pPr>
          </w:p>
        </w:tc>
      </w:tr>
      <w:tr w:rsidR="004D1976" w14:paraId="5E4D3AF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F138977" w14:textId="77777777" w:rsidR="004D1976" w:rsidRDefault="004D1976">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14:paraId="0B8D95B7" w14:textId="77777777" w:rsidR="004D1976" w:rsidRDefault="00770557">
            <w:pPr>
              <w:adjustRightInd w:val="0"/>
              <w:rPr>
                <w:rFonts w:eastAsia="MS Mincho" w:cs="Arial"/>
                <w:szCs w:val="20"/>
              </w:rPr>
            </w:pPr>
            <w:r>
              <w:rPr>
                <w:rFonts w:eastAsia="MS Mincho" w:cs="Arial"/>
                <w:szCs w:val="20"/>
              </w:rPr>
              <w:t>Notused</w:t>
            </w:r>
          </w:p>
        </w:tc>
        <w:tc>
          <w:tcPr>
            <w:tcW w:w="816" w:type="dxa"/>
            <w:tcBorders>
              <w:top w:val="single" w:sz="4" w:space="0" w:color="auto"/>
              <w:left w:val="single" w:sz="4" w:space="0" w:color="auto"/>
              <w:bottom w:val="single" w:sz="4" w:space="0" w:color="auto"/>
              <w:right w:val="single" w:sz="4" w:space="0" w:color="auto"/>
            </w:tcBorders>
            <w:hideMark/>
          </w:tcPr>
          <w:p w14:paraId="51B54E25" w14:textId="77777777" w:rsidR="004D1976" w:rsidRDefault="00770557">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14:paraId="3383B1EA" w14:textId="77777777" w:rsidR="004D1976" w:rsidRDefault="004D1976">
            <w:pPr>
              <w:rPr>
                <w:rFonts w:cs="Arial"/>
                <w:szCs w:val="20"/>
              </w:rPr>
            </w:pPr>
          </w:p>
        </w:tc>
      </w:tr>
    </w:tbl>
    <w:p w14:paraId="53DD0C12" w14:textId="77777777" w:rsidR="004D1976" w:rsidRDefault="004D1976">
      <w:pPr>
        <w:rPr>
          <w:rFonts w:eastAsia="MS Mincho"/>
        </w:rPr>
      </w:pPr>
    </w:p>
    <w:p w14:paraId="6224FAA9" w14:textId="77777777" w:rsidR="00406F39" w:rsidRDefault="00770557" w:rsidP="00E52CBB">
      <w:pPr>
        <w:pStyle w:val="Heading4"/>
      </w:pPr>
      <w:r w:rsidRPr="00B9479B">
        <w:lastRenderedPageBreak/>
        <w:t>MD-REQ-014021/A-AwdRange_St (TcSE ROIN-266644-1)</w:t>
      </w:r>
    </w:p>
    <w:p w14:paraId="3FB1035B" w14:textId="77777777" w:rsidR="004D1976" w:rsidRDefault="00770557">
      <w:pPr>
        <w:rPr>
          <w:rFonts w:eastAsia="MS Mincho" w:cs="Arial"/>
          <w:szCs w:val="20"/>
        </w:rPr>
      </w:pPr>
      <w:r>
        <w:rPr>
          <w:rFonts w:eastAsia="MS Mincho" w:cs="Arial"/>
          <w:szCs w:val="20"/>
        </w:rPr>
        <w:t xml:space="preserve">(CAN Name:  </w:t>
      </w:r>
      <w:r>
        <w:rPr>
          <w:rFonts w:cs="Arial"/>
          <w:szCs w:val="20"/>
        </w:rPr>
        <w:t>AwdRnge_D_Actl</w:t>
      </w:r>
      <w:r>
        <w:rPr>
          <w:rFonts w:eastAsia="MS Mincho" w:cs="Arial"/>
          <w:szCs w:val="20"/>
        </w:rPr>
        <w:t>)</w:t>
      </w:r>
    </w:p>
    <w:p w14:paraId="04DA8B5C" w14:textId="77777777" w:rsidR="004D1976" w:rsidRDefault="004D1976">
      <w:pPr>
        <w:adjustRightInd w:val="0"/>
        <w:rPr>
          <w:rFonts w:eastAsia="MS Mincho" w:cs="Arial"/>
          <w:szCs w:val="20"/>
        </w:rPr>
      </w:pPr>
    </w:p>
    <w:p w14:paraId="4F20FEF8" w14:textId="77777777" w:rsidR="004D1976" w:rsidRDefault="00770557">
      <w:pPr>
        <w:adjustRightInd w:val="0"/>
        <w:rPr>
          <w:rFonts w:eastAsia="MS Mincho" w:cs="Arial"/>
          <w:szCs w:val="20"/>
        </w:rPr>
      </w:pPr>
      <w:r>
        <w:rPr>
          <w:rFonts w:eastAsia="MS Mincho" w:cs="Arial"/>
          <w:szCs w:val="20"/>
        </w:rPr>
        <w:t>Message Type: Status</w:t>
      </w:r>
    </w:p>
    <w:p w14:paraId="3FE252ED" w14:textId="77777777" w:rsidR="004D1976" w:rsidRDefault="004D1976">
      <w:pPr>
        <w:adjustRightInd w:val="0"/>
        <w:rPr>
          <w:rFonts w:eastAsia="MS Mincho" w:cs="Arial"/>
          <w:szCs w:val="20"/>
        </w:rPr>
      </w:pPr>
    </w:p>
    <w:p w14:paraId="689417FA" w14:textId="77777777" w:rsidR="004D1976" w:rsidRDefault="00770557">
      <w:pPr>
        <w:adjustRightInd w:val="0"/>
        <w:rPr>
          <w:rFonts w:eastAsia="MS Mincho" w:cs="Arial"/>
          <w:szCs w:val="20"/>
        </w:rPr>
      </w:pPr>
      <w:r>
        <w:rPr>
          <w:rFonts w:eastAsia="MS Mincho" w:cs="Arial"/>
          <w:szCs w:val="20"/>
        </w:rPr>
        <w:t>Vehicle status signal for the state of the transfer box in terms of range and coupling locking.</w:t>
      </w:r>
    </w:p>
    <w:p w14:paraId="1468AF69" w14:textId="77777777" w:rsidR="004D1976" w:rsidRDefault="004D1976">
      <w:pPr>
        <w:adjustRightInd w:val="0"/>
        <w:rPr>
          <w:rFonts w:eastAsia="MS Mincho" w:cs="Arial"/>
          <w:szCs w:val="20"/>
        </w:rPr>
      </w:pPr>
    </w:p>
    <w:p w14:paraId="0F1DFD9A" w14:textId="77777777" w:rsidR="004D1976" w:rsidRDefault="00770557">
      <w:pPr>
        <w:adjustRightInd w:val="0"/>
        <w:rPr>
          <w:rFonts w:eastAsia="MS Mincho" w:cs="Arial"/>
          <w:szCs w:val="20"/>
        </w:rPr>
      </w:pPr>
      <w:r>
        <w:rPr>
          <w:rFonts w:eastAsia="MS Mincho" w:cs="Arial"/>
          <w:szCs w:val="20"/>
        </w:rPr>
        <w:t>"locked" means the  AWD coupling / differential is locked.</w:t>
      </w:r>
    </w:p>
    <w:p w14:paraId="0C96C81A" w14:textId="77777777" w:rsidR="004D1976" w:rsidRDefault="004D1976">
      <w:pPr>
        <w:adjustRightInd w:val="0"/>
        <w:rPr>
          <w:rFonts w:eastAsia="MS Mincho" w:cs="Arial"/>
          <w:szCs w:val="20"/>
        </w:rPr>
      </w:pPr>
    </w:p>
    <w:p w14:paraId="0F87480B" w14:textId="77777777" w:rsidR="004D1976" w:rsidRDefault="004D1976">
      <w:pPr>
        <w:adjustRightInd w:val="0"/>
        <w:rPr>
          <w:rFonts w:eastAsia="MS Mincho" w:cs="Arial"/>
          <w:szCs w:val="20"/>
        </w:rPr>
      </w:pPr>
    </w:p>
    <w:p w14:paraId="53E3831F" w14:textId="77777777" w:rsidR="004D1976" w:rsidRDefault="00770557">
      <w:pPr>
        <w:adjustRightInd w:val="0"/>
        <w:rPr>
          <w:rFonts w:eastAsia="MS Mincho" w:cs="Arial"/>
          <w:szCs w:val="20"/>
        </w:rPr>
      </w:pPr>
      <w:r>
        <w:rPr>
          <w:rFonts w:eastAsia="MS Mincho" w:cs="Arial"/>
          <w:szCs w:val="20"/>
        </w:rPr>
        <w:t>"auto" means the AWD coupling / differential is under active control (could be locked, open or anywhere in between depending on system).</w:t>
      </w:r>
    </w:p>
    <w:p w14:paraId="5A2A0DC8" w14:textId="77777777" w:rsidR="004D1976" w:rsidRDefault="004D1976">
      <w:pPr>
        <w:adjustRightInd w:val="0"/>
        <w:rPr>
          <w:rFonts w:eastAsia="MS Mincho" w:cs="Arial"/>
          <w:szCs w:val="20"/>
        </w:rPr>
      </w:pPr>
    </w:p>
    <w:p w14:paraId="1A5FA37A" w14:textId="77777777" w:rsidR="004D1976" w:rsidRDefault="004D1976">
      <w:pPr>
        <w:adjustRightInd w:val="0"/>
        <w:rPr>
          <w:rFonts w:eastAsia="MS Mincho" w:cs="Arial"/>
          <w:szCs w:val="20"/>
        </w:rPr>
      </w:pPr>
    </w:p>
    <w:p w14:paraId="620F2F6C" w14:textId="77777777" w:rsidR="004D1976" w:rsidRDefault="00770557">
      <w:pPr>
        <w:adjustRightInd w:val="0"/>
        <w:rPr>
          <w:rFonts w:eastAsia="MS Mincho" w:cs="Arial"/>
          <w:szCs w:val="20"/>
        </w:rPr>
      </w:pPr>
      <w:r>
        <w:rPr>
          <w:rFonts w:eastAsia="MS Mincho" w:cs="Arial"/>
          <w:szCs w:val="20"/>
        </w:rPr>
        <w:t>"2wd" means the AWD coupling is open.</w:t>
      </w:r>
    </w:p>
    <w:p w14:paraId="7B9B3399" w14:textId="77777777" w:rsidR="004D1976" w:rsidRDefault="004D197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929"/>
        <w:gridCol w:w="816"/>
        <w:gridCol w:w="1611"/>
      </w:tblGrid>
      <w:tr w:rsidR="004D1976" w14:paraId="69F0B6F5"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0C176DF8" w14:textId="77777777" w:rsidR="004D1976" w:rsidRDefault="00770557">
            <w:pPr>
              <w:rPr>
                <w:rFonts w:cs="Arial"/>
                <w:b/>
                <w:szCs w:val="20"/>
              </w:rPr>
            </w:pPr>
            <w:r>
              <w:rPr>
                <w:rFonts w:cs="Arial"/>
                <w:b/>
                <w:szCs w:val="20"/>
              </w:rPr>
              <w:t>Name</w:t>
            </w:r>
          </w:p>
        </w:tc>
        <w:tc>
          <w:tcPr>
            <w:tcW w:w="1929" w:type="dxa"/>
            <w:tcBorders>
              <w:top w:val="single" w:sz="4" w:space="0" w:color="auto"/>
              <w:left w:val="single" w:sz="4" w:space="0" w:color="auto"/>
              <w:bottom w:val="single" w:sz="4" w:space="0" w:color="auto"/>
              <w:right w:val="single" w:sz="4" w:space="0" w:color="auto"/>
            </w:tcBorders>
            <w:hideMark/>
          </w:tcPr>
          <w:p w14:paraId="79E28075"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0166FFA5"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676A0939" w14:textId="77777777" w:rsidR="004D1976" w:rsidRDefault="00770557">
            <w:pPr>
              <w:rPr>
                <w:rFonts w:cs="Arial"/>
                <w:b/>
                <w:szCs w:val="20"/>
              </w:rPr>
            </w:pPr>
            <w:r>
              <w:rPr>
                <w:rFonts w:cs="Arial"/>
                <w:b/>
                <w:szCs w:val="20"/>
              </w:rPr>
              <w:t>Description</w:t>
            </w:r>
          </w:p>
        </w:tc>
      </w:tr>
      <w:tr w:rsidR="004D1976" w14:paraId="0C753B67"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2A7C5D8" w14:textId="77777777" w:rsidR="004D1976" w:rsidRDefault="00770557">
            <w:pPr>
              <w:rPr>
                <w:rFonts w:cs="Arial"/>
                <w:szCs w:val="20"/>
              </w:rPr>
            </w:pPr>
            <w:r>
              <w:rPr>
                <w:rFonts w:cs="Arial"/>
                <w:szCs w:val="20"/>
              </w:rPr>
              <w:t>Type</w:t>
            </w:r>
          </w:p>
        </w:tc>
        <w:tc>
          <w:tcPr>
            <w:tcW w:w="1929" w:type="dxa"/>
            <w:tcBorders>
              <w:top w:val="single" w:sz="4" w:space="0" w:color="auto"/>
              <w:left w:val="single" w:sz="4" w:space="0" w:color="auto"/>
              <w:bottom w:val="single" w:sz="4" w:space="0" w:color="auto"/>
              <w:right w:val="single" w:sz="4" w:space="0" w:color="auto"/>
            </w:tcBorders>
            <w:hideMark/>
          </w:tcPr>
          <w:p w14:paraId="095DDE71"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712B48E6"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24989412" w14:textId="77777777" w:rsidR="004D1976" w:rsidRDefault="00770557">
            <w:pPr>
              <w:rPr>
                <w:rFonts w:cs="Arial"/>
                <w:szCs w:val="20"/>
              </w:rPr>
            </w:pPr>
            <w:r>
              <w:rPr>
                <w:rFonts w:cs="Arial"/>
                <w:szCs w:val="20"/>
              </w:rPr>
              <w:t>-</w:t>
            </w:r>
          </w:p>
        </w:tc>
      </w:tr>
      <w:tr w:rsidR="004D1976" w14:paraId="20136D1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8748F20" w14:textId="77777777" w:rsidR="004D1976" w:rsidRDefault="004D1976">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14:paraId="7AA374A5" w14:textId="77777777" w:rsidR="004D1976" w:rsidRDefault="00770557">
            <w:pPr>
              <w:adjustRightInd w:val="0"/>
              <w:rPr>
                <w:rFonts w:cs="Arial"/>
                <w:szCs w:val="20"/>
              </w:rPr>
            </w:pPr>
            <w:r>
              <w:rPr>
                <w:rFonts w:eastAsia="MS Mincho" w:cs="Arial"/>
                <w:szCs w:val="20"/>
              </w:rPr>
              <w:t>LowRangeLocked</w:t>
            </w:r>
          </w:p>
        </w:tc>
        <w:tc>
          <w:tcPr>
            <w:tcW w:w="816" w:type="dxa"/>
            <w:tcBorders>
              <w:top w:val="single" w:sz="4" w:space="0" w:color="auto"/>
              <w:left w:val="single" w:sz="4" w:space="0" w:color="auto"/>
              <w:bottom w:val="single" w:sz="4" w:space="0" w:color="auto"/>
              <w:right w:val="single" w:sz="4" w:space="0" w:color="auto"/>
            </w:tcBorders>
            <w:hideMark/>
          </w:tcPr>
          <w:p w14:paraId="6BBEDCB8"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14266593" w14:textId="77777777" w:rsidR="004D1976" w:rsidRDefault="004D1976">
            <w:pPr>
              <w:rPr>
                <w:rFonts w:cs="Arial"/>
                <w:szCs w:val="20"/>
              </w:rPr>
            </w:pPr>
          </w:p>
        </w:tc>
      </w:tr>
      <w:tr w:rsidR="004D1976" w14:paraId="4CE23EC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44C6658" w14:textId="77777777" w:rsidR="004D1976" w:rsidRDefault="004D1976">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14:paraId="21FEFBC9" w14:textId="77777777" w:rsidR="004D1976" w:rsidRDefault="00770557">
            <w:pPr>
              <w:adjustRightInd w:val="0"/>
              <w:rPr>
                <w:rFonts w:cs="Arial"/>
                <w:szCs w:val="20"/>
              </w:rPr>
            </w:pPr>
            <w:r>
              <w:rPr>
                <w:rFonts w:eastAsia="MS Mincho" w:cs="Arial"/>
                <w:szCs w:val="20"/>
              </w:rPr>
              <w:t>LowRangeAuto</w:t>
            </w:r>
          </w:p>
        </w:tc>
        <w:tc>
          <w:tcPr>
            <w:tcW w:w="816" w:type="dxa"/>
            <w:tcBorders>
              <w:top w:val="single" w:sz="4" w:space="0" w:color="auto"/>
              <w:left w:val="single" w:sz="4" w:space="0" w:color="auto"/>
              <w:bottom w:val="single" w:sz="4" w:space="0" w:color="auto"/>
              <w:right w:val="single" w:sz="4" w:space="0" w:color="auto"/>
            </w:tcBorders>
            <w:hideMark/>
          </w:tcPr>
          <w:p w14:paraId="4E0E223D"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0F445E4C" w14:textId="77777777" w:rsidR="004D1976" w:rsidRDefault="004D1976">
            <w:pPr>
              <w:rPr>
                <w:rFonts w:cs="Arial"/>
                <w:szCs w:val="20"/>
              </w:rPr>
            </w:pPr>
          </w:p>
        </w:tc>
      </w:tr>
      <w:tr w:rsidR="004D1976" w14:paraId="4BCEAD3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E9063B1" w14:textId="77777777" w:rsidR="004D1976" w:rsidRDefault="004D1976">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14:paraId="244D44A2" w14:textId="77777777" w:rsidR="004D1976" w:rsidRDefault="00770557">
            <w:pPr>
              <w:adjustRightInd w:val="0"/>
              <w:rPr>
                <w:rFonts w:eastAsia="MS Mincho" w:cs="Arial"/>
                <w:szCs w:val="20"/>
              </w:rPr>
            </w:pPr>
            <w:r>
              <w:rPr>
                <w:rFonts w:eastAsia="MS Mincho" w:cs="Arial"/>
                <w:szCs w:val="20"/>
              </w:rPr>
              <w:t>LowRange2wd</w:t>
            </w:r>
          </w:p>
        </w:tc>
        <w:tc>
          <w:tcPr>
            <w:tcW w:w="816" w:type="dxa"/>
            <w:tcBorders>
              <w:top w:val="single" w:sz="4" w:space="0" w:color="auto"/>
              <w:left w:val="single" w:sz="4" w:space="0" w:color="auto"/>
              <w:bottom w:val="single" w:sz="4" w:space="0" w:color="auto"/>
              <w:right w:val="single" w:sz="4" w:space="0" w:color="auto"/>
            </w:tcBorders>
            <w:hideMark/>
          </w:tcPr>
          <w:p w14:paraId="434ED1B2" w14:textId="77777777" w:rsidR="004D1976" w:rsidRDefault="00770557">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14:paraId="41CF6125" w14:textId="77777777" w:rsidR="004D1976" w:rsidRDefault="004D1976">
            <w:pPr>
              <w:rPr>
                <w:rFonts w:cs="Arial"/>
                <w:szCs w:val="20"/>
              </w:rPr>
            </w:pPr>
          </w:p>
        </w:tc>
      </w:tr>
      <w:tr w:rsidR="004D1976" w14:paraId="2A173A0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2D822F2" w14:textId="77777777" w:rsidR="004D1976" w:rsidRDefault="004D1976">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14:paraId="48C18371" w14:textId="77777777" w:rsidR="004D1976" w:rsidRDefault="00770557">
            <w:pPr>
              <w:adjustRightInd w:val="0"/>
              <w:rPr>
                <w:rFonts w:eastAsia="MS Mincho" w:cs="Arial"/>
                <w:szCs w:val="20"/>
              </w:rPr>
            </w:pPr>
            <w:r>
              <w:rPr>
                <w:rFonts w:eastAsia="MS Mincho" w:cs="Arial"/>
                <w:szCs w:val="20"/>
              </w:rPr>
              <w:t>Neutral</w:t>
            </w:r>
          </w:p>
        </w:tc>
        <w:tc>
          <w:tcPr>
            <w:tcW w:w="816" w:type="dxa"/>
            <w:tcBorders>
              <w:top w:val="single" w:sz="4" w:space="0" w:color="auto"/>
              <w:left w:val="single" w:sz="4" w:space="0" w:color="auto"/>
              <w:bottom w:val="single" w:sz="4" w:space="0" w:color="auto"/>
              <w:right w:val="single" w:sz="4" w:space="0" w:color="auto"/>
            </w:tcBorders>
            <w:hideMark/>
          </w:tcPr>
          <w:p w14:paraId="42DC649C" w14:textId="77777777" w:rsidR="004D1976" w:rsidRDefault="00770557">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14:paraId="1C0C975B" w14:textId="77777777" w:rsidR="004D1976" w:rsidRDefault="004D1976">
            <w:pPr>
              <w:rPr>
                <w:rFonts w:cs="Arial"/>
                <w:szCs w:val="20"/>
              </w:rPr>
            </w:pPr>
          </w:p>
        </w:tc>
      </w:tr>
      <w:tr w:rsidR="004D1976" w14:paraId="4676F54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818F7D4" w14:textId="77777777" w:rsidR="004D1976" w:rsidRDefault="004D1976">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14:paraId="50E85416" w14:textId="77777777" w:rsidR="004D1976" w:rsidRDefault="00770557">
            <w:pPr>
              <w:adjustRightInd w:val="0"/>
              <w:rPr>
                <w:rFonts w:eastAsia="MS Mincho" w:cs="Arial"/>
                <w:szCs w:val="20"/>
              </w:rPr>
            </w:pPr>
            <w:r>
              <w:rPr>
                <w:rFonts w:eastAsia="MS Mincho" w:cs="Arial"/>
                <w:szCs w:val="20"/>
              </w:rPr>
              <w:t>HighRangeLocked</w:t>
            </w:r>
          </w:p>
        </w:tc>
        <w:tc>
          <w:tcPr>
            <w:tcW w:w="816" w:type="dxa"/>
            <w:tcBorders>
              <w:top w:val="single" w:sz="4" w:space="0" w:color="auto"/>
              <w:left w:val="single" w:sz="4" w:space="0" w:color="auto"/>
              <w:bottom w:val="single" w:sz="4" w:space="0" w:color="auto"/>
              <w:right w:val="single" w:sz="4" w:space="0" w:color="auto"/>
            </w:tcBorders>
            <w:hideMark/>
          </w:tcPr>
          <w:p w14:paraId="7BEEA22F" w14:textId="77777777" w:rsidR="004D1976" w:rsidRDefault="00770557">
            <w:pPr>
              <w:adjustRightInd w:val="0"/>
              <w:rPr>
                <w:rFonts w:cs="Arial"/>
                <w:szCs w:val="20"/>
              </w:rPr>
            </w:pPr>
            <w:r>
              <w:rPr>
                <w:rFonts w:cs="Arial"/>
                <w:szCs w:val="20"/>
              </w:rPr>
              <w:t>0x4</w:t>
            </w:r>
          </w:p>
        </w:tc>
        <w:tc>
          <w:tcPr>
            <w:tcW w:w="1611" w:type="dxa"/>
            <w:tcBorders>
              <w:top w:val="single" w:sz="4" w:space="0" w:color="auto"/>
              <w:left w:val="single" w:sz="4" w:space="0" w:color="auto"/>
              <w:bottom w:val="single" w:sz="4" w:space="0" w:color="auto"/>
              <w:right w:val="single" w:sz="4" w:space="0" w:color="auto"/>
            </w:tcBorders>
          </w:tcPr>
          <w:p w14:paraId="0CD0EF3F" w14:textId="77777777" w:rsidR="004D1976" w:rsidRDefault="004D1976">
            <w:pPr>
              <w:rPr>
                <w:rFonts w:cs="Arial"/>
                <w:szCs w:val="20"/>
              </w:rPr>
            </w:pPr>
          </w:p>
        </w:tc>
      </w:tr>
      <w:tr w:rsidR="004D1976" w14:paraId="4A2DF0B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CAC0014" w14:textId="77777777" w:rsidR="004D1976" w:rsidRDefault="004D1976">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14:paraId="4D8BD8F4" w14:textId="77777777" w:rsidR="004D1976" w:rsidRDefault="00770557">
            <w:pPr>
              <w:adjustRightInd w:val="0"/>
              <w:rPr>
                <w:rFonts w:eastAsia="MS Mincho" w:cs="Arial"/>
                <w:szCs w:val="20"/>
              </w:rPr>
            </w:pPr>
            <w:r>
              <w:rPr>
                <w:rFonts w:eastAsia="MS Mincho" w:cs="Arial"/>
                <w:szCs w:val="20"/>
              </w:rPr>
              <w:t>HighRangeAuto</w:t>
            </w:r>
          </w:p>
        </w:tc>
        <w:tc>
          <w:tcPr>
            <w:tcW w:w="816" w:type="dxa"/>
            <w:tcBorders>
              <w:top w:val="single" w:sz="4" w:space="0" w:color="auto"/>
              <w:left w:val="single" w:sz="4" w:space="0" w:color="auto"/>
              <w:bottom w:val="single" w:sz="4" w:space="0" w:color="auto"/>
              <w:right w:val="single" w:sz="4" w:space="0" w:color="auto"/>
            </w:tcBorders>
            <w:hideMark/>
          </w:tcPr>
          <w:p w14:paraId="090EF2BE" w14:textId="77777777" w:rsidR="004D1976" w:rsidRDefault="00770557">
            <w:pPr>
              <w:adjustRightInd w:val="0"/>
              <w:rPr>
                <w:rFonts w:cs="Arial"/>
                <w:szCs w:val="20"/>
              </w:rPr>
            </w:pPr>
            <w:r>
              <w:rPr>
                <w:rFonts w:cs="Arial"/>
                <w:szCs w:val="20"/>
              </w:rPr>
              <w:t>0x5</w:t>
            </w:r>
          </w:p>
        </w:tc>
        <w:tc>
          <w:tcPr>
            <w:tcW w:w="1611" w:type="dxa"/>
            <w:tcBorders>
              <w:top w:val="single" w:sz="4" w:space="0" w:color="auto"/>
              <w:left w:val="single" w:sz="4" w:space="0" w:color="auto"/>
              <w:bottom w:val="single" w:sz="4" w:space="0" w:color="auto"/>
              <w:right w:val="single" w:sz="4" w:space="0" w:color="auto"/>
            </w:tcBorders>
          </w:tcPr>
          <w:p w14:paraId="1D831E4B" w14:textId="77777777" w:rsidR="004D1976" w:rsidRDefault="004D1976">
            <w:pPr>
              <w:rPr>
                <w:rFonts w:cs="Arial"/>
                <w:szCs w:val="20"/>
              </w:rPr>
            </w:pPr>
          </w:p>
        </w:tc>
      </w:tr>
      <w:tr w:rsidR="004D1976" w14:paraId="40D64AC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F78BC00" w14:textId="77777777" w:rsidR="004D1976" w:rsidRDefault="004D1976">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14:paraId="35D14130" w14:textId="77777777" w:rsidR="004D1976" w:rsidRDefault="00770557">
            <w:pPr>
              <w:adjustRightInd w:val="0"/>
              <w:rPr>
                <w:rFonts w:eastAsia="MS Mincho" w:cs="Arial"/>
                <w:szCs w:val="20"/>
              </w:rPr>
            </w:pPr>
            <w:r>
              <w:rPr>
                <w:rFonts w:eastAsia="MS Mincho" w:cs="Arial"/>
                <w:szCs w:val="20"/>
              </w:rPr>
              <w:t>HighRange2wd</w:t>
            </w:r>
          </w:p>
        </w:tc>
        <w:tc>
          <w:tcPr>
            <w:tcW w:w="816" w:type="dxa"/>
            <w:tcBorders>
              <w:top w:val="single" w:sz="4" w:space="0" w:color="auto"/>
              <w:left w:val="single" w:sz="4" w:space="0" w:color="auto"/>
              <w:bottom w:val="single" w:sz="4" w:space="0" w:color="auto"/>
              <w:right w:val="single" w:sz="4" w:space="0" w:color="auto"/>
            </w:tcBorders>
            <w:hideMark/>
          </w:tcPr>
          <w:p w14:paraId="37BEAB93" w14:textId="77777777" w:rsidR="004D1976" w:rsidRDefault="00770557">
            <w:pPr>
              <w:adjustRightInd w:val="0"/>
              <w:rPr>
                <w:rFonts w:cs="Arial"/>
                <w:szCs w:val="20"/>
              </w:rPr>
            </w:pPr>
            <w:r>
              <w:rPr>
                <w:rFonts w:cs="Arial"/>
                <w:szCs w:val="20"/>
              </w:rPr>
              <w:t>0x6</w:t>
            </w:r>
          </w:p>
        </w:tc>
        <w:tc>
          <w:tcPr>
            <w:tcW w:w="1611" w:type="dxa"/>
            <w:tcBorders>
              <w:top w:val="single" w:sz="4" w:space="0" w:color="auto"/>
              <w:left w:val="single" w:sz="4" w:space="0" w:color="auto"/>
              <w:bottom w:val="single" w:sz="4" w:space="0" w:color="auto"/>
              <w:right w:val="single" w:sz="4" w:space="0" w:color="auto"/>
            </w:tcBorders>
          </w:tcPr>
          <w:p w14:paraId="28C8F7C7" w14:textId="77777777" w:rsidR="004D1976" w:rsidRDefault="004D1976">
            <w:pPr>
              <w:rPr>
                <w:rFonts w:cs="Arial"/>
                <w:szCs w:val="20"/>
              </w:rPr>
            </w:pPr>
          </w:p>
        </w:tc>
      </w:tr>
      <w:tr w:rsidR="004D1976" w14:paraId="19FA06B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800C5E8" w14:textId="77777777" w:rsidR="004D1976" w:rsidRDefault="004D1976">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14:paraId="50B545E6" w14:textId="77777777" w:rsidR="004D1976" w:rsidRDefault="00770557">
            <w:pPr>
              <w:adjustRightInd w:val="0"/>
              <w:rPr>
                <w:rFonts w:eastAsia="MS Mincho" w:cs="Arial"/>
                <w:szCs w:val="20"/>
              </w:rPr>
            </w:pPr>
            <w:r>
              <w:rPr>
                <w:rFonts w:eastAsia="MS Mincho"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554762B1" w14:textId="77777777" w:rsidR="004D1976" w:rsidRDefault="00770557">
            <w:pPr>
              <w:adjustRightInd w:val="0"/>
              <w:rPr>
                <w:rFonts w:cs="Arial"/>
                <w:szCs w:val="20"/>
              </w:rPr>
            </w:pPr>
            <w:r>
              <w:rPr>
                <w:rFonts w:cs="Arial"/>
                <w:szCs w:val="20"/>
              </w:rPr>
              <w:t>0x7</w:t>
            </w:r>
          </w:p>
        </w:tc>
        <w:tc>
          <w:tcPr>
            <w:tcW w:w="1611" w:type="dxa"/>
            <w:tcBorders>
              <w:top w:val="single" w:sz="4" w:space="0" w:color="auto"/>
              <w:left w:val="single" w:sz="4" w:space="0" w:color="auto"/>
              <w:bottom w:val="single" w:sz="4" w:space="0" w:color="auto"/>
              <w:right w:val="single" w:sz="4" w:space="0" w:color="auto"/>
            </w:tcBorders>
          </w:tcPr>
          <w:p w14:paraId="2EA20DD9" w14:textId="77777777" w:rsidR="004D1976" w:rsidRDefault="004D1976">
            <w:pPr>
              <w:rPr>
                <w:rFonts w:cs="Arial"/>
                <w:szCs w:val="20"/>
              </w:rPr>
            </w:pPr>
          </w:p>
        </w:tc>
      </w:tr>
    </w:tbl>
    <w:p w14:paraId="27E15063" w14:textId="77777777" w:rsidR="004D1976" w:rsidRDefault="004D1976">
      <w:pPr>
        <w:rPr>
          <w:rFonts w:eastAsia="MS Mincho" w:cs="Arial"/>
          <w:szCs w:val="20"/>
        </w:rPr>
      </w:pPr>
    </w:p>
    <w:p w14:paraId="09D5A3A2" w14:textId="77777777" w:rsidR="004D1976" w:rsidRDefault="004D1976">
      <w:pPr>
        <w:rPr>
          <w:rFonts w:eastAsia="MS Mincho" w:cs="Arial"/>
          <w:szCs w:val="20"/>
        </w:rPr>
      </w:pPr>
    </w:p>
    <w:p w14:paraId="63F34422" w14:textId="77777777" w:rsidR="00406F39" w:rsidRDefault="00770557" w:rsidP="00E52CBB">
      <w:pPr>
        <w:pStyle w:val="Heading4"/>
      </w:pPr>
      <w:r w:rsidRPr="00B9479B">
        <w:t>MD-REQ-014022/A-OffRoadMode_St (TcSE ROIN-266645-1)</w:t>
      </w:r>
    </w:p>
    <w:p w14:paraId="0689B4BB" w14:textId="77777777" w:rsidR="004D1976" w:rsidRDefault="00770557">
      <w:pPr>
        <w:rPr>
          <w:rFonts w:eastAsia="MS Mincho" w:cs="Arial"/>
          <w:szCs w:val="20"/>
        </w:rPr>
      </w:pPr>
      <w:r>
        <w:rPr>
          <w:rFonts w:eastAsia="MS Mincho" w:cs="Arial"/>
          <w:szCs w:val="20"/>
        </w:rPr>
        <w:t xml:space="preserve">(CAN Name:  </w:t>
      </w:r>
      <w:r>
        <w:rPr>
          <w:rFonts w:cs="Arial"/>
          <w:szCs w:val="20"/>
        </w:rPr>
        <w:t>AwdOffRoadMode_D_Stats</w:t>
      </w:r>
      <w:r>
        <w:rPr>
          <w:rFonts w:eastAsia="MS Mincho" w:cs="Arial"/>
          <w:szCs w:val="20"/>
        </w:rPr>
        <w:t>)</w:t>
      </w:r>
    </w:p>
    <w:p w14:paraId="6BE71E62" w14:textId="77777777" w:rsidR="004D1976" w:rsidRDefault="004D1976">
      <w:pPr>
        <w:adjustRightInd w:val="0"/>
        <w:rPr>
          <w:rFonts w:eastAsia="MS Mincho" w:cs="Arial"/>
          <w:szCs w:val="20"/>
        </w:rPr>
      </w:pPr>
    </w:p>
    <w:p w14:paraId="1C857523" w14:textId="77777777" w:rsidR="004D1976" w:rsidRDefault="00770557">
      <w:pPr>
        <w:adjustRightInd w:val="0"/>
        <w:rPr>
          <w:rFonts w:eastAsia="MS Mincho" w:cs="Arial"/>
          <w:szCs w:val="20"/>
        </w:rPr>
      </w:pPr>
      <w:r>
        <w:rPr>
          <w:rFonts w:eastAsia="MS Mincho" w:cs="Arial"/>
          <w:szCs w:val="20"/>
        </w:rPr>
        <w:t>Message Type: Status</w:t>
      </w:r>
    </w:p>
    <w:p w14:paraId="46EB89F8" w14:textId="77777777" w:rsidR="004D1976" w:rsidRDefault="004D1976">
      <w:pPr>
        <w:adjustRightInd w:val="0"/>
        <w:rPr>
          <w:rFonts w:eastAsia="MS Mincho" w:cs="Arial"/>
          <w:szCs w:val="20"/>
        </w:rPr>
      </w:pPr>
    </w:p>
    <w:p w14:paraId="5518C928" w14:textId="77777777" w:rsidR="004D1976" w:rsidRDefault="00770557">
      <w:pPr>
        <w:adjustRightInd w:val="0"/>
        <w:rPr>
          <w:rFonts w:eastAsia="MS Mincho" w:cs="Arial"/>
          <w:szCs w:val="20"/>
        </w:rPr>
      </w:pPr>
      <w:r>
        <w:rPr>
          <w:rFonts w:eastAsia="MS Mincho" w:cs="Arial"/>
          <w:szCs w:val="20"/>
        </w:rPr>
        <w:t>Vehicle status signal for the state of Off Road Mode.</w:t>
      </w:r>
    </w:p>
    <w:p w14:paraId="32E9EA1C" w14:textId="77777777" w:rsidR="004D1976" w:rsidRDefault="004D197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929"/>
        <w:gridCol w:w="816"/>
        <w:gridCol w:w="1611"/>
      </w:tblGrid>
      <w:tr w:rsidR="004D1976" w14:paraId="67EA180C"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2C70133" w14:textId="77777777" w:rsidR="004D1976" w:rsidRDefault="00770557">
            <w:pPr>
              <w:rPr>
                <w:rFonts w:cs="Arial"/>
                <w:b/>
                <w:szCs w:val="20"/>
              </w:rPr>
            </w:pPr>
            <w:r>
              <w:rPr>
                <w:rFonts w:cs="Arial"/>
                <w:b/>
                <w:szCs w:val="20"/>
              </w:rPr>
              <w:t>Name</w:t>
            </w:r>
          </w:p>
        </w:tc>
        <w:tc>
          <w:tcPr>
            <w:tcW w:w="1929" w:type="dxa"/>
            <w:tcBorders>
              <w:top w:val="single" w:sz="4" w:space="0" w:color="auto"/>
              <w:left w:val="single" w:sz="4" w:space="0" w:color="auto"/>
              <w:bottom w:val="single" w:sz="4" w:space="0" w:color="auto"/>
              <w:right w:val="single" w:sz="4" w:space="0" w:color="auto"/>
            </w:tcBorders>
            <w:hideMark/>
          </w:tcPr>
          <w:p w14:paraId="3785D0E1"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23AB08EE"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738246FC" w14:textId="77777777" w:rsidR="004D1976" w:rsidRDefault="00770557">
            <w:pPr>
              <w:rPr>
                <w:rFonts w:cs="Arial"/>
                <w:b/>
                <w:szCs w:val="20"/>
              </w:rPr>
            </w:pPr>
            <w:r>
              <w:rPr>
                <w:rFonts w:cs="Arial"/>
                <w:b/>
                <w:szCs w:val="20"/>
              </w:rPr>
              <w:t>Description</w:t>
            </w:r>
          </w:p>
        </w:tc>
      </w:tr>
      <w:tr w:rsidR="004D1976" w14:paraId="1D343EB8"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AA970C9" w14:textId="77777777" w:rsidR="004D1976" w:rsidRDefault="00770557">
            <w:pPr>
              <w:rPr>
                <w:rFonts w:cs="Arial"/>
                <w:szCs w:val="20"/>
              </w:rPr>
            </w:pPr>
            <w:r>
              <w:rPr>
                <w:rFonts w:cs="Arial"/>
                <w:szCs w:val="20"/>
              </w:rPr>
              <w:t>Type</w:t>
            </w:r>
          </w:p>
        </w:tc>
        <w:tc>
          <w:tcPr>
            <w:tcW w:w="1929" w:type="dxa"/>
            <w:tcBorders>
              <w:top w:val="single" w:sz="4" w:space="0" w:color="auto"/>
              <w:left w:val="single" w:sz="4" w:space="0" w:color="auto"/>
              <w:bottom w:val="single" w:sz="4" w:space="0" w:color="auto"/>
              <w:right w:val="single" w:sz="4" w:space="0" w:color="auto"/>
            </w:tcBorders>
            <w:hideMark/>
          </w:tcPr>
          <w:p w14:paraId="71587C20"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6A9EBECD"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670A9CF5" w14:textId="77777777" w:rsidR="004D1976" w:rsidRDefault="00770557">
            <w:pPr>
              <w:rPr>
                <w:rFonts w:cs="Arial"/>
                <w:szCs w:val="20"/>
              </w:rPr>
            </w:pPr>
            <w:r>
              <w:rPr>
                <w:rFonts w:cs="Arial"/>
                <w:szCs w:val="20"/>
              </w:rPr>
              <w:t>-</w:t>
            </w:r>
          </w:p>
        </w:tc>
      </w:tr>
      <w:tr w:rsidR="004D1976" w14:paraId="64C0456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856D8E8" w14:textId="77777777" w:rsidR="004D1976" w:rsidRDefault="004D1976">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14:paraId="36CC21BC" w14:textId="77777777" w:rsidR="004D1976" w:rsidRDefault="00770557">
            <w:pPr>
              <w:adjustRightInd w:val="0"/>
              <w:rPr>
                <w:rFonts w:cs="Arial"/>
                <w:szCs w:val="20"/>
              </w:rPr>
            </w:pPr>
            <w:r>
              <w:rPr>
                <w:rFonts w:eastAsia="MS Mincho" w:cs="Arial"/>
                <w:szCs w:val="20"/>
              </w:rPr>
              <w:t>NormalMode</w:t>
            </w:r>
          </w:p>
        </w:tc>
        <w:tc>
          <w:tcPr>
            <w:tcW w:w="816" w:type="dxa"/>
            <w:tcBorders>
              <w:top w:val="single" w:sz="4" w:space="0" w:color="auto"/>
              <w:left w:val="single" w:sz="4" w:space="0" w:color="auto"/>
              <w:bottom w:val="single" w:sz="4" w:space="0" w:color="auto"/>
              <w:right w:val="single" w:sz="4" w:space="0" w:color="auto"/>
            </w:tcBorders>
            <w:hideMark/>
          </w:tcPr>
          <w:p w14:paraId="5037010A"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692FAB01" w14:textId="77777777" w:rsidR="004D1976" w:rsidRDefault="004D1976">
            <w:pPr>
              <w:rPr>
                <w:rFonts w:cs="Arial"/>
                <w:szCs w:val="20"/>
              </w:rPr>
            </w:pPr>
          </w:p>
        </w:tc>
      </w:tr>
      <w:tr w:rsidR="004D1976" w14:paraId="5F34526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F33DD9B" w14:textId="77777777" w:rsidR="004D1976" w:rsidRDefault="004D1976">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14:paraId="43C964F1" w14:textId="77777777" w:rsidR="004D1976" w:rsidRDefault="00770557">
            <w:pPr>
              <w:adjustRightInd w:val="0"/>
              <w:rPr>
                <w:rFonts w:cs="Arial"/>
                <w:szCs w:val="20"/>
              </w:rPr>
            </w:pPr>
            <w:r>
              <w:rPr>
                <w:rFonts w:eastAsia="MS Mincho" w:cs="Arial"/>
                <w:szCs w:val="20"/>
              </w:rPr>
              <w:t>OffRoad</w:t>
            </w:r>
          </w:p>
        </w:tc>
        <w:tc>
          <w:tcPr>
            <w:tcW w:w="816" w:type="dxa"/>
            <w:tcBorders>
              <w:top w:val="single" w:sz="4" w:space="0" w:color="auto"/>
              <w:left w:val="single" w:sz="4" w:space="0" w:color="auto"/>
              <w:bottom w:val="single" w:sz="4" w:space="0" w:color="auto"/>
              <w:right w:val="single" w:sz="4" w:space="0" w:color="auto"/>
            </w:tcBorders>
            <w:hideMark/>
          </w:tcPr>
          <w:p w14:paraId="20323F07"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42A8C257" w14:textId="77777777" w:rsidR="004D1976" w:rsidRDefault="004D1976">
            <w:pPr>
              <w:rPr>
                <w:rFonts w:cs="Arial"/>
                <w:szCs w:val="20"/>
              </w:rPr>
            </w:pPr>
          </w:p>
        </w:tc>
      </w:tr>
      <w:tr w:rsidR="004D1976" w14:paraId="34C6981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54B2318" w14:textId="77777777" w:rsidR="004D1976" w:rsidRDefault="004D1976">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14:paraId="5E8E4774" w14:textId="77777777" w:rsidR="004D1976" w:rsidRDefault="00770557">
            <w:pPr>
              <w:adjustRightInd w:val="0"/>
              <w:rPr>
                <w:rFonts w:eastAsia="MS Mincho" w:cs="Arial"/>
                <w:szCs w:val="20"/>
              </w:rPr>
            </w:pPr>
            <w:r>
              <w:rPr>
                <w:rFonts w:eastAsia="MS Mincho" w:cs="Arial"/>
                <w:szCs w:val="20"/>
              </w:rPr>
              <w:t>ExtemeOffRoad</w:t>
            </w:r>
          </w:p>
        </w:tc>
        <w:tc>
          <w:tcPr>
            <w:tcW w:w="816" w:type="dxa"/>
            <w:tcBorders>
              <w:top w:val="single" w:sz="4" w:space="0" w:color="auto"/>
              <w:left w:val="single" w:sz="4" w:space="0" w:color="auto"/>
              <w:bottom w:val="single" w:sz="4" w:space="0" w:color="auto"/>
              <w:right w:val="single" w:sz="4" w:space="0" w:color="auto"/>
            </w:tcBorders>
            <w:hideMark/>
          </w:tcPr>
          <w:p w14:paraId="1358112C" w14:textId="77777777" w:rsidR="004D1976" w:rsidRDefault="00770557">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14:paraId="34978B45" w14:textId="77777777" w:rsidR="004D1976" w:rsidRDefault="004D1976">
            <w:pPr>
              <w:rPr>
                <w:rFonts w:cs="Arial"/>
                <w:szCs w:val="20"/>
              </w:rPr>
            </w:pPr>
          </w:p>
        </w:tc>
      </w:tr>
      <w:tr w:rsidR="004D1976" w14:paraId="2B24128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1C51214" w14:textId="77777777" w:rsidR="004D1976" w:rsidRDefault="004D1976">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14:paraId="405368CD" w14:textId="77777777" w:rsidR="004D1976" w:rsidRDefault="00770557">
            <w:pPr>
              <w:adjustRightInd w:val="0"/>
              <w:rPr>
                <w:rFonts w:eastAsia="MS Mincho" w:cs="Arial"/>
                <w:szCs w:val="20"/>
              </w:rPr>
            </w:pPr>
            <w:r>
              <w:rPr>
                <w:rFonts w:eastAsia="MS Mincho" w:cs="Arial"/>
                <w:szCs w:val="20"/>
              </w:rPr>
              <w:t>Invalid</w:t>
            </w:r>
          </w:p>
        </w:tc>
        <w:tc>
          <w:tcPr>
            <w:tcW w:w="816" w:type="dxa"/>
            <w:tcBorders>
              <w:top w:val="single" w:sz="4" w:space="0" w:color="auto"/>
              <w:left w:val="single" w:sz="4" w:space="0" w:color="auto"/>
              <w:bottom w:val="single" w:sz="4" w:space="0" w:color="auto"/>
              <w:right w:val="single" w:sz="4" w:space="0" w:color="auto"/>
            </w:tcBorders>
            <w:hideMark/>
          </w:tcPr>
          <w:p w14:paraId="5AE84AA6" w14:textId="77777777" w:rsidR="004D1976" w:rsidRDefault="00770557">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14:paraId="1C84BBC4" w14:textId="77777777" w:rsidR="004D1976" w:rsidRDefault="004D1976">
            <w:pPr>
              <w:rPr>
                <w:rFonts w:cs="Arial"/>
                <w:szCs w:val="20"/>
              </w:rPr>
            </w:pPr>
          </w:p>
        </w:tc>
      </w:tr>
    </w:tbl>
    <w:p w14:paraId="21E804C9" w14:textId="77777777" w:rsidR="004D1976" w:rsidRDefault="004D1976">
      <w:pPr>
        <w:rPr>
          <w:rFonts w:eastAsia="MS Mincho"/>
        </w:rPr>
      </w:pPr>
    </w:p>
    <w:p w14:paraId="5D0C65E4" w14:textId="77777777" w:rsidR="00406F39" w:rsidRDefault="00770557" w:rsidP="00E52CBB">
      <w:pPr>
        <w:pStyle w:val="Heading4"/>
      </w:pPr>
      <w:r w:rsidRPr="00B9479B">
        <w:t>MD-REQ-014024/A-GearRvrseActv_D_Actl (TcSE ROIN-266649-1)</w:t>
      </w:r>
    </w:p>
    <w:p w14:paraId="3FADB19F" w14:textId="77777777" w:rsidR="004D1976" w:rsidRDefault="00770557">
      <w:pPr>
        <w:adjustRightInd w:val="0"/>
        <w:rPr>
          <w:rFonts w:eastAsia="MS Mincho" w:cs="Arial"/>
          <w:szCs w:val="20"/>
        </w:rPr>
      </w:pPr>
      <w:r>
        <w:rPr>
          <w:rFonts w:eastAsia="MS Mincho" w:cs="Arial"/>
          <w:szCs w:val="20"/>
        </w:rPr>
        <w:t>Message Type: Status</w:t>
      </w:r>
    </w:p>
    <w:p w14:paraId="0583F9C8" w14:textId="77777777" w:rsidR="004D1976" w:rsidRDefault="004D1976">
      <w:pPr>
        <w:adjustRightInd w:val="0"/>
        <w:rPr>
          <w:rFonts w:eastAsia="MS Mincho" w:cs="Arial"/>
          <w:szCs w:val="20"/>
        </w:rPr>
      </w:pPr>
    </w:p>
    <w:p w14:paraId="3312190A" w14:textId="77777777" w:rsidR="004D1976" w:rsidRDefault="00770557">
      <w:pPr>
        <w:widowControl w:val="0"/>
        <w:adjustRightInd w:val="0"/>
        <w:rPr>
          <w:rFonts w:cs="Arial"/>
          <w:szCs w:val="20"/>
        </w:rPr>
      </w:pPr>
      <w:r>
        <w:rPr>
          <w:rFonts w:eastAsia="MS Mincho" w:cs="Arial"/>
          <w:szCs w:val="20"/>
        </w:rPr>
        <w:t xml:space="preserve">Vehicle status signal for </w:t>
      </w:r>
      <w:r>
        <w:rPr>
          <w:rFonts w:cs="Arial"/>
          <w:szCs w:val="20"/>
        </w:rPr>
        <w:t xml:space="preserve">notifying that Reverse Gear is engaged on a </w:t>
      </w:r>
      <w:r>
        <w:rPr>
          <w:rFonts w:cs="Arial"/>
          <w:szCs w:val="20"/>
          <w:u w:val="single"/>
        </w:rPr>
        <w:t>manual</w:t>
      </w:r>
      <w:r>
        <w:rPr>
          <w:rFonts w:cs="Arial"/>
          <w:szCs w:val="20"/>
        </w:rPr>
        <w:t xml:space="preserve"> transmission vehicle.</w:t>
      </w:r>
    </w:p>
    <w:p w14:paraId="585774FD" w14:textId="77777777" w:rsidR="004D1976" w:rsidRDefault="004D1976">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62"/>
        <w:gridCol w:w="816"/>
        <w:gridCol w:w="1611"/>
      </w:tblGrid>
      <w:tr w:rsidR="004D1976" w14:paraId="456CEAE3"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2E2FFE61" w14:textId="77777777" w:rsidR="004D1976" w:rsidRDefault="00770557">
            <w:pPr>
              <w:rPr>
                <w:rFonts w:cs="Arial"/>
                <w:b/>
                <w:szCs w:val="20"/>
              </w:rPr>
            </w:pPr>
            <w:r>
              <w:rPr>
                <w:rFonts w:cs="Arial"/>
                <w:b/>
                <w:szCs w:val="20"/>
              </w:rPr>
              <w:t>Name</w:t>
            </w:r>
          </w:p>
        </w:tc>
        <w:tc>
          <w:tcPr>
            <w:tcW w:w="1162" w:type="dxa"/>
            <w:tcBorders>
              <w:top w:val="single" w:sz="4" w:space="0" w:color="auto"/>
              <w:left w:val="single" w:sz="4" w:space="0" w:color="auto"/>
              <w:bottom w:val="single" w:sz="4" w:space="0" w:color="auto"/>
              <w:right w:val="single" w:sz="4" w:space="0" w:color="auto"/>
            </w:tcBorders>
            <w:hideMark/>
          </w:tcPr>
          <w:p w14:paraId="023E9B5F"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36DB2D9B"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11715F97" w14:textId="77777777" w:rsidR="004D1976" w:rsidRDefault="00770557">
            <w:pPr>
              <w:rPr>
                <w:rFonts w:cs="Arial"/>
                <w:b/>
                <w:szCs w:val="20"/>
              </w:rPr>
            </w:pPr>
            <w:r>
              <w:rPr>
                <w:rFonts w:cs="Arial"/>
                <w:b/>
                <w:szCs w:val="20"/>
              </w:rPr>
              <w:t>Description</w:t>
            </w:r>
          </w:p>
        </w:tc>
      </w:tr>
      <w:tr w:rsidR="004D1976" w14:paraId="2ED9A4EE"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7E7BE7CB" w14:textId="77777777" w:rsidR="004D1976" w:rsidRDefault="00770557">
            <w:pPr>
              <w:rPr>
                <w:rFonts w:cs="Arial"/>
                <w:szCs w:val="20"/>
              </w:rPr>
            </w:pPr>
            <w:r>
              <w:rPr>
                <w:rFonts w:cs="Arial"/>
                <w:szCs w:val="20"/>
              </w:rPr>
              <w:t>Type</w:t>
            </w:r>
          </w:p>
        </w:tc>
        <w:tc>
          <w:tcPr>
            <w:tcW w:w="1162" w:type="dxa"/>
            <w:tcBorders>
              <w:top w:val="single" w:sz="4" w:space="0" w:color="auto"/>
              <w:left w:val="single" w:sz="4" w:space="0" w:color="auto"/>
              <w:bottom w:val="single" w:sz="4" w:space="0" w:color="auto"/>
              <w:right w:val="single" w:sz="4" w:space="0" w:color="auto"/>
            </w:tcBorders>
            <w:hideMark/>
          </w:tcPr>
          <w:p w14:paraId="72785513"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0D649D56"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67F4A137" w14:textId="77777777" w:rsidR="004D1976" w:rsidRDefault="00770557">
            <w:pPr>
              <w:rPr>
                <w:rFonts w:cs="Arial"/>
                <w:szCs w:val="20"/>
              </w:rPr>
            </w:pPr>
            <w:r>
              <w:rPr>
                <w:rFonts w:cs="Arial"/>
                <w:szCs w:val="20"/>
              </w:rPr>
              <w:t>-</w:t>
            </w:r>
          </w:p>
        </w:tc>
      </w:tr>
      <w:tr w:rsidR="004D1976" w14:paraId="4CB32FC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E991227"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015A5E41" w14:textId="77777777" w:rsidR="004D1976" w:rsidRDefault="00770557">
            <w:pPr>
              <w:adjustRightInd w:val="0"/>
              <w:rPr>
                <w:rFonts w:cs="Arial"/>
                <w:szCs w:val="20"/>
              </w:rPr>
            </w:pPr>
            <w:r>
              <w:rPr>
                <w:rFonts w:eastAsia="MS Mincho" w:cs="Arial"/>
                <w:szCs w:val="20"/>
              </w:rPr>
              <w:t>Inactive</w:t>
            </w:r>
          </w:p>
        </w:tc>
        <w:tc>
          <w:tcPr>
            <w:tcW w:w="816" w:type="dxa"/>
            <w:tcBorders>
              <w:top w:val="single" w:sz="4" w:space="0" w:color="auto"/>
              <w:left w:val="single" w:sz="4" w:space="0" w:color="auto"/>
              <w:bottom w:val="single" w:sz="4" w:space="0" w:color="auto"/>
              <w:right w:val="single" w:sz="4" w:space="0" w:color="auto"/>
            </w:tcBorders>
            <w:hideMark/>
          </w:tcPr>
          <w:p w14:paraId="02DE8F4D"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2F2C2C7B" w14:textId="77777777" w:rsidR="004D1976" w:rsidRDefault="004D1976">
            <w:pPr>
              <w:rPr>
                <w:rFonts w:cs="Arial"/>
                <w:szCs w:val="20"/>
              </w:rPr>
            </w:pPr>
          </w:p>
        </w:tc>
      </w:tr>
      <w:tr w:rsidR="004D1976" w14:paraId="3B096B4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13DB71C"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07A67110" w14:textId="77777777" w:rsidR="004D1976" w:rsidRDefault="00770557">
            <w:pPr>
              <w:adjustRightInd w:val="0"/>
              <w:rPr>
                <w:rFonts w:cs="Arial"/>
                <w:szCs w:val="20"/>
              </w:rPr>
            </w:pPr>
            <w:r>
              <w:rPr>
                <w:rFonts w:eastAsia="MS Mincho" w:cs="Arial"/>
                <w:szCs w:val="20"/>
              </w:rPr>
              <w:t>Active</w:t>
            </w:r>
          </w:p>
        </w:tc>
        <w:tc>
          <w:tcPr>
            <w:tcW w:w="816" w:type="dxa"/>
            <w:tcBorders>
              <w:top w:val="single" w:sz="4" w:space="0" w:color="auto"/>
              <w:left w:val="single" w:sz="4" w:space="0" w:color="auto"/>
              <w:bottom w:val="single" w:sz="4" w:space="0" w:color="auto"/>
              <w:right w:val="single" w:sz="4" w:space="0" w:color="auto"/>
            </w:tcBorders>
            <w:hideMark/>
          </w:tcPr>
          <w:p w14:paraId="174C15A8"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5CE79343" w14:textId="77777777" w:rsidR="004D1976" w:rsidRDefault="004D1976">
            <w:pPr>
              <w:rPr>
                <w:rFonts w:cs="Arial"/>
                <w:szCs w:val="20"/>
              </w:rPr>
            </w:pPr>
          </w:p>
        </w:tc>
      </w:tr>
      <w:tr w:rsidR="004D1976" w14:paraId="18AE9C7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3643E07"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67AC9331" w14:textId="77777777" w:rsidR="004D1976" w:rsidRDefault="00770557">
            <w:pPr>
              <w:adjustRightInd w:val="0"/>
              <w:rPr>
                <w:rFonts w:eastAsia="MS Mincho" w:cs="Arial"/>
                <w:szCs w:val="20"/>
              </w:rPr>
            </w:pPr>
            <w:r>
              <w:rPr>
                <w:rFonts w:eastAsia="MS Mincho"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6297BA5B" w14:textId="77777777" w:rsidR="004D1976" w:rsidRDefault="00770557">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14:paraId="71D5230D" w14:textId="77777777" w:rsidR="004D1976" w:rsidRDefault="004D1976">
            <w:pPr>
              <w:rPr>
                <w:rFonts w:cs="Arial"/>
                <w:szCs w:val="20"/>
              </w:rPr>
            </w:pPr>
          </w:p>
        </w:tc>
      </w:tr>
      <w:tr w:rsidR="004D1976" w14:paraId="2335F16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DB4521F"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09BF5C83" w14:textId="77777777" w:rsidR="004D1976" w:rsidRDefault="00770557">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14:paraId="0D4CBAC6" w14:textId="77777777" w:rsidR="004D1976" w:rsidRDefault="00770557">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14:paraId="53A605B6" w14:textId="77777777" w:rsidR="004D1976" w:rsidRDefault="004D1976">
            <w:pPr>
              <w:rPr>
                <w:rFonts w:cs="Arial"/>
                <w:szCs w:val="20"/>
              </w:rPr>
            </w:pPr>
          </w:p>
        </w:tc>
      </w:tr>
    </w:tbl>
    <w:p w14:paraId="677AF7E6" w14:textId="77777777" w:rsidR="004D1976" w:rsidRDefault="004D1976">
      <w:pPr>
        <w:rPr>
          <w:rFonts w:eastAsia="MS Mincho"/>
        </w:rPr>
      </w:pPr>
    </w:p>
    <w:p w14:paraId="73851994" w14:textId="77777777" w:rsidR="00406F39" w:rsidRDefault="00770557" w:rsidP="00E52CBB">
      <w:pPr>
        <w:pStyle w:val="Heading4"/>
      </w:pPr>
      <w:r w:rsidRPr="00B9479B">
        <w:lastRenderedPageBreak/>
        <w:t>MD-REQ-331343/A-Camera Button LIN signal</w:t>
      </w:r>
    </w:p>
    <w:p w14:paraId="5433399A" w14:textId="77777777" w:rsidR="005F2388" w:rsidRDefault="00770557" w:rsidP="005F2388">
      <w:pPr>
        <w:rPr>
          <w:rFonts w:cs="Arial"/>
        </w:rPr>
      </w:pPr>
      <w:r>
        <w:rPr>
          <w:rFonts w:cs="Arial"/>
        </w:rPr>
        <w:t>Message Type: Command</w:t>
      </w:r>
    </w:p>
    <w:p w14:paraId="4C35A615" w14:textId="77777777" w:rsidR="005F2388" w:rsidRDefault="00000000" w:rsidP="005F2388">
      <w:pPr>
        <w:rPr>
          <w:rFonts w:cs="Arial"/>
        </w:rPr>
      </w:pPr>
    </w:p>
    <w:p w14:paraId="41314500" w14:textId="77777777" w:rsidR="005F2388" w:rsidRDefault="00770557" w:rsidP="005F2388">
      <w:pPr>
        <w:rPr>
          <w:rFonts w:cs="Arial"/>
        </w:rPr>
      </w:pPr>
      <w:r>
        <w:rPr>
          <w:rFonts w:cs="Arial"/>
        </w:rPr>
        <w:t>Represents the state of the physical front camera switch. This signal is the instantaneous status of the LIN switch which is wired to an external ECU. LIN signal name used is ICPBtnID_Camera.</w:t>
      </w:r>
    </w:p>
    <w:p w14:paraId="1A30F4E2" w14:textId="77777777" w:rsidR="005F2388" w:rsidRDefault="00770557" w:rsidP="005F2388">
      <w:pPr>
        <w:rPr>
          <w:rFonts w:cs="Arial"/>
        </w:rPr>
      </w:pPr>
      <w:r>
        <w:rPr>
          <w:rFonts w:cs="Arial"/>
        </w:rPr>
        <w:t xml:space="preserve"> </w:t>
      </w:r>
    </w:p>
    <w:p w14:paraId="632F3A72" w14:textId="77777777" w:rsidR="005F2388" w:rsidRDefault="00770557" w:rsidP="005F2388">
      <w:pPr>
        <w:rPr>
          <w:rFonts w:cs="Arial"/>
        </w:rPr>
      </w:pPr>
      <w:r>
        <w:rPr>
          <w:rFonts w:cs="Arial"/>
        </w:rPr>
        <w:t>Included Parameters:</w:t>
      </w:r>
    </w:p>
    <w:p w14:paraId="25E21808" w14:textId="77777777" w:rsidR="005F2388" w:rsidRDefault="00770557" w:rsidP="005F2388">
      <w:pPr>
        <w:rPr>
          <w:rFonts w:cs="Arial"/>
        </w:rPr>
      </w:pPr>
      <w:r>
        <w:rPr>
          <w:rFonts w:cs="Arial"/>
        </w:rPr>
        <w:t>Inactive</w:t>
      </w:r>
    </w:p>
    <w:p w14:paraId="6DC0C4F8" w14:textId="77777777" w:rsidR="005F2388" w:rsidRDefault="00770557" w:rsidP="005F2388">
      <w:pPr>
        <w:rPr>
          <w:rFonts w:cs="Arial"/>
        </w:rPr>
      </w:pPr>
      <w:r>
        <w:rPr>
          <w:rFonts w:cs="Arial"/>
        </w:rPr>
        <w:t>Active</w:t>
      </w:r>
    </w:p>
    <w:p w14:paraId="175144AC" w14:textId="77777777" w:rsidR="005F2388" w:rsidRDefault="00770557" w:rsidP="005F2388">
      <w:pPr>
        <w:rPr>
          <w:rFonts w:cs="Arial"/>
        </w:rPr>
      </w:pPr>
      <w:r>
        <w:rPr>
          <w:rFonts w:cs="Arial"/>
        </w:rPr>
        <w:t>Short Event</w:t>
      </w:r>
    </w:p>
    <w:p w14:paraId="23C44796" w14:textId="77777777" w:rsidR="005F2388" w:rsidRDefault="00770557" w:rsidP="005F2388">
      <w:pPr>
        <w:rPr>
          <w:rFonts w:cs="Arial"/>
        </w:rPr>
      </w:pPr>
      <w:r>
        <w:rPr>
          <w:rFonts w:cs="Arial"/>
        </w:rPr>
        <w:t>Short Elapsed</w:t>
      </w:r>
    </w:p>
    <w:p w14:paraId="3BFB1BCF" w14:textId="77777777" w:rsidR="005F2388" w:rsidRDefault="00770557" w:rsidP="005F2388">
      <w:pPr>
        <w:rPr>
          <w:rFonts w:cs="Arial"/>
        </w:rPr>
      </w:pPr>
      <w:r>
        <w:rPr>
          <w:rFonts w:cs="Arial"/>
        </w:rPr>
        <w:t>Long Event</w:t>
      </w:r>
    </w:p>
    <w:p w14:paraId="2B66B7A1" w14:textId="77777777" w:rsidR="005F2388" w:rsidRDefault="00770557" w:rsidP="005F2388">
      <w:pPr>
        <w:rPr>
          <w:rFonts w:cs="Arial"/>
        </w:rPr>
      </w:pPr>
      <w:r>
        <w:rPr>
          <w:rFonts w:cs="Arial"/>
        </w:rPr>
        <w:t>Stuck</w:t>
      </w:r>
    </w:p>
    <w:p w14:paraId="1E9F76C1" w14:textId="77777777" w:rsidR="005F2388" w:rsidRDefault="00770557" w:rsidP="005F2388">
      <w:pPr>
        <w:rPr>
          <w:rFonts w:cs="Arial"/>
        </w:rPr>
      </w:pPr>
      <w:r>
        <w:rPr>
          <w:rFonts w:cs="Arial"/>
        </w:rPr>
        <w:t>Idle</w:t>
      </w:r>
    </w:p>
    <w:p w14:paraId="669B86BA" w14:textId="77777777" w:rsidR="005F2388" w:rsidRDefault="00000000" w:rsidP="005F2388">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5F2388" w14:paraId="2E2E6A6D" w14:textId="77777777" w:rsidTr="005F2388">
        <w:trPr>
          <w:jc w:val="center"/>
        </w:trPr>
        <w:tc>
          <w:tcPr>
            <w:tcW w:w="1517" w:type="dxa"/>
            <w:tcBorders>
              <w:top w:val="single" w:sz="4" w:space="0" w:color="auto"/>
              <w:left w:val="single" w:sz="4" w:space="0" w:color="auto"/>
              <w:bottom w:val="single" w:sz="4" w:space="0" w:color="auto"/>
              <w:right w:val="single" w:sz="4" w:space="0" w:color="auto"/>
            </w:tcBorders>
            <w:hideMark/>
          </w:tcPr>
          <w:p w14:paraId="778C8BBF" w14:textId="77777777" w:rsidR="005F2388" w:rsidRDefault="00770557">
            <w:pPr>
              <w:spacing w:line="254" w:lineRule="auto"/>
              <w:rPr>
                <w:rFonts w:cs="Arial"/>
                <w:b/>
              </w:rPr>
            </w:pPr>
            <w:r>
              <w:rPr>
                <w:rFonts w:cs="Arial"/>
                <w:b/>
              </w:rPr>
              <w:t>Name</w:t>
            </w:r>
          </w:p>
        </w:tc>
        <w:tc>
          <w:tcPr>
            <w:tcW w:w="1469" w:type="dxa"/>
            <w:tcBorders>
              <w:top w:val="single" w:sz="4" w:space="0" w:color="auto"/>
              <w:left w:val="single" w:sz="4" w:space="0" w:color="auto"/>
              <w:bottom w:val="single" w:sz="4" w:space="0" w:color="auto"/>
              <w:right w:val="single" w:sz="4" w:space="0" w:color="auto"/>
            </w:tcBorders>
            <w:hideMark/>
          </w:tcPr>
          <w:p w14:paraId="65DA1A17" w14:textId="77777777" w:rsidR="005F2388" w:rsidRDefault="00770557">
            <w:pPr>
              <w:spacing w:line="254" w:lineRule="auto"/>
              <w:rPr>
                <w:rFonts w:cs="Arial"/>
                <w:b/>
              </w:rPr>
            </w:pPr>
            <w:r>
              <w:rPr>
                <w:rFonts w:cs="Arial"/>
                <w:b/>
              </w:rPr>
              <w:t>Literals</w:t>
            </w:r>
          </w:p>
        </w:tc>
        <w:tc>
          <w:tcPr>
            <w:tcW w:w="1800" w:type="dxa"/>
            <w:tcBorders>
              <w:top w:val="single" w:sz="4" w:space="0" w:color="auto"/>
              <w:left w:val="single" w:sz="4" w:space="0" w:color="auto"/>
              <w:bottom w:val="single" w:sz="4" w:space="0" w:color="auto"/>
              <w:right w:val="single" w:sz="4" w:space="0" w:color="auto"/>
            </w:tcBorders>
            <w:hideMark/>
          </w:tcPr>
          <w:p w14:paraId="7B27E05C" w14:textId="77777777" w:rsidR="005F2388" w:rsidRDefault="00770557">
            <w:pPr>
              <w:spacing w:line="254" w:lineRule="auto"/>
              <w:rPr>
                <w:rFonts w:cs="Arial"/>
                <w:b/>
              </w:rPr>
            </w:pPr>
            <w:r>
              <w:rPr>
                <w:rFonts w:cs="Arial"/>
                <w:b/>
              </w:rPr>
              <w:t>Value</w:t>
            </w:r>
          </w:p>
        </w:tc>
        <w:tc>
          <w:tcPr>
            <w:tcW w:w="4785" w:type="dxa"/>
            <w:tcBorders>
              <w:top w:val="single" w:sz="4" w:space="0" w:color="auto"/>
              <w:left w:val="single" w:sz="4" w:space="0" w:color="auto"/>
              <w:bottom w:val="single" w:sz="4" w:space="0" w:color="auto"/>
              <w:right w:val="single" w:sz="4" w:space="0" w:color="auto"/>
            </w:tcBorders>
            <w:hideMark/>
          </w:tcPr>
          <w:p w14:paraId="43D71ADD" w14:textId="77777777" w:rsidR="005F2388" w:rsidRDefault="00770557">
            <w:pPr>
              <w:spacing w:line="254" w:lineRule="auto"/>
              <w:rPr>
                <w:rFonts w:cs="Arial"/>
                <w:b/>
              </w:rPr>
            </w:pPr>
            <w:r>
              <w:rPr>
                <w:rFonts w:cs="Arial"/>
                <w:b/>
              </w:rPr>
              <w:t>Description</w:t>
            </w:r>
          </w:p>
        </w:tc>
      </w:tr>
      <w:tr w:rsidR="005F2388" w14:paraId="179CC042" w14:textId="77777777" w:rsidTr="005F2388">
        <w:trPr>
          <w:jc w:val="center"/>
        </w:trPr>
        <w:tc>
          <w:tcPr>
            <w:tcW w:w="1517" w:type="dxa"/>
            <w:tcBorders>
              <w:top w:val="single" w:sz="4" w:space="0" w:color="auto"/>
              <w:left w:val="single" w:sz="4" w:space="0" w:color="auto"/>
              <w:bottom w:val="single" w:sz="4" w:space="0" w:color="auto"/>
              <w:right w:val="single" w:sz="4" w:space="0" w:color="auto"/>
            </w:tcBorders>
            <w:hideMark/>
          </w:tcPr>
          <w:p w14:paraId="45B59EC8" w14:textId="77777777" w:rsidR="005F2388" w:rsidRDefault="00770557">
            <w:pPr>
              <w:spacing w:line="254" w:lineRule="auto"/>
              <w:rPr>
                <w:rFonts w:cs="Arial"/>
                <w:b/>
              </w:rPr>
            </w:pPr>
            <w:r>
              <w:rPr>
                <w:rFonts w:cs="Arial"/>
              </w:rPr>
              <w:t>Operation</w:t>
            </w:r>
          </w:p>
        </w:tc>
        <w:tc>
          <w:tcPr>
            <w:tcW w:w="1469" w:type="dxa"/>
            <w:tcBorders>
              <w:top w:val="single" w:sz="4" w:space="0" w:color="auto"/>
              <w:left w:val="single" w:sz="4" w:space="0" w:color="auto"/>
              <w:bottom w:val="single" w:sz="4" w:space="0" w:color="auto"/>
              <w:right w:val="single" w:sz="4" w:space="0" w:color="auto"/>
            </w:tcBorders>
            <w:hideMark/>
          </w:tcPr>
          <w:p w14:paraId="6399278F" w14:textId="77777777" w:rsidR="005F2388" w:rsidRDefault="00770557">
            <w:pPr>
              <w:spacing w:line="254" w:lineRule="auto"/>
              <w:jc w:val="center"/>
              <w:rPr>
                <w:rFonts w:cs="Arial"/>
                <w:b/>
              </w:rPr>
            </w:pPr>
            <w:r>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058F8F0A" w14:textId="77777777" w:rsidR="005F2388" w:rsidRDefault="00770557">
            <w:pPr>
              <w:spacing w:line="254" w:lineRule="auto"/>
              <w:jc w:val="center"/>
              <w:rPr>
                <w:rFonts w:cs="Arial"/>
                <w:b/>
              </w:rPr>
            </w:pPr>
            <w:r>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6F6F304C" w14:textId="77777777" w:rsidR="005F2388" w:rsidRDefault="00000000">
            <w:pPr>
              <w:rPr>
                <w:rFonts w:cs="Arial"/>
                <w:b/>
              </w:rPr>
            </w:pPr>
          </w:p>
        </w:tc>
      </w:tr>
      <w:tr w:rsidR="005F2388" w14:paraId="46051881" w14:textId="77777777" w:rsidTr="005F2388">
        <w:trPr>
          <w:jc w:val="center"/>
        </w:trPr>
        <w:tc>
          <w:tcPr>
            <w:tcW w:w="1517" w:type="dxa"/>
            <w:tcBorders>
              <w:top w:val="single" w:sz="4" w:space="0" w:color="auto"/>
              <w:left w:val="single" w:sz="4" w:space="0" w:color="auto"/>
              <w:bottom w:val="single" w:sz="4" w:space="0" w:color="auto"/>
              <w:right w:val="single" w:sz="4" w:space="0" w:color="auto"/>
            </w:tcBorders>
          </w:tcPr>
          <w:p w14:paraId="73886623" w14:textId="77777777" w:rsidR="005F2388" w:rsidRDefault="00000000">
            <w:pPr>
              <w:spacing w:line="254" w:lineRule="auto"/>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2C33577" w14:textId="77777777" w:rsidR="005F2388" w:rsidRDefault="00770557">
            <w:pPr>
              <w:spacing w:line="254" w:lineRule="auto"/>
              <w:jc w:val="center"/>
            </w:pPr>
            <w:r>
              <w:rPr>
                <w:rFonts w:cs="Arial"/>
              </w:rPr>
              <w:t>Inactive</w:t>
            </w:r>
          </w:p>
        </w:tc>
        <w:tc>
          <w:tcPr>
            <w:tcW w:w="1800" w:type="dxa"/>
            <w:tcBorders>
              <w:top w:val="single" w:sz="4" w:space="0" w:color="auto"/>
              <w:left w:val="single" w:sz="4" w:space="0" w:color="auto"/>
              <w:bottom w:val="single" w:sz="4" w:space="0" w:color="auto"/>
              <w:right w:val="single" w:sz="4" w:space="0" w:color="auto"/>
            </w:tcBorders>
            <w:hideMark/>
          </w:tcPr>
          <w:p w14:paraId="25E6EDAC" w14:textId="77777777" w:rsidR="005F2388" w:rsidRDefault="00770557">
            <w:pPr>
              <w:spacing w:line="254" w:lineRule="auto"/>
              <w:jc w:val="center"/>
              <w:rPr>
                <w:rFonts w:cs="Arial"/>
              </w:rPr>
            </w:pPr>
            <w:r>
              <w:rPr>
                <w:rFonts w:cs="Arial"/>
              </w:rPr>
              <w:t>0</w:t>
            </w:r>
          </w:p>
        </w:tc>
        <w:tc>
          <w:tcPr>
            <w:tcW w:w="4785" w:type="dxa"/>
            <w:tcBorders>
              <w:top w:val="single" w:sz="4" w:space="0" w:color="auto"/>
              <w:left w:val="single" w:sz="4" w:space="0" w:color="auto"/>
              <w:bottom w:val="single" w:sz="4" w:space="0" w:color="auto"/>
              <w:right w:val="single" w:sz="4" w:space="0" w:color="auto"/>
            </w:tcBorders>
            <w:hideMark/>
          </w:tcPr>
          <w:p w14:paraId="2738B85A" w14:textId="77777777" w:rsidR="005F2388" w:rsidRDefault="00770557">
            <w:pPr>
              <w:spacing w:line="254" w:lineRule="auto"/>
              <w:rPr>
                <w:rFonts w:cs="Arial"/>
              </w:rPr>
            </w:pPr>
            <w:r>
              <w:rPr>
                <w:rFonts w:cs="Arial"/>
              </w:rPr>
              <w:t>Switch is not pressed</w:t>
            </w:r>
          </w:p>
        </w:tc>
      </w:tr>
      <w:tr w:rsidR="005F2388" w14:paraId="4301CF58" w14:textId="77777777" w:rsidTr="005F2388">
        <w:trPr>
          <w:jc w:val="center"/>
        </w:trPr>
        <w:tc>
          <w:tcPr>
            <w:tcW w:w="1517" w:type="dxa"/>
            <w:tcBorders>
              <w:top w:val="single" w:sz="4" w:space="0" w:color="auto"/>
              <w:left w:val="single" w:sz="4" w:space="0" w:color="auto"/>
              <w:bottom w:val="single" w:sz="4" w:space="0" w:color="auto"/>
              <w:right w:val="single" w:sz="4" w:space="0" w:color="auto"/>
            </w:tcBorders>
          </w:tcPr>
          <w:p w14:paraId="4C89F576" w14:textId="77777777" w:rsidR="005F2388" w:rsidRDefault="00000000">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14:paraId="639A9F95" w14:textId="77777777" w:rsidR="005F2388" w:rsidRDefault="00770557">
            <w:pPr>
              <w:spacing w:line="254" w:lineRule="auto"/>
              <w:jc w:val="center"/>
            </w:pPr>
            <w:r>
              <w:rPr>
                <w:rFonts w:cs="Arial"/>
              </w:rPr>
              <w:t>Active</w:t>
            </w:r>
          </w:p>
        </w:tc>
        <w:tc>
          <w:tcPr>
            <w:tcW w:w="1800" w:type="dxa"/>
            <w:tcBorders>
              <w:top w:val="single" w:sz="4" w:space="0" w:color="auto"/>
              <w:left w:val="single" w:sz="4" w:space="0" w:color="auto"/>
              <w:bottom w:val="single" w:sz="4" w:space="0" w:color="auto"/>
              <w:right w:val="single" w:sz="4" w:space="0" w:color="auto"/>
            </w:tcBorders>
            <w:hideMark/>
          </w:tcPr>
          <w:p w14:paraId="3DE910AA" w14:textId="77777777" w:rsidR="005F2388" w:rsidRDefault="00770557">
            <w:pPr>
              <w:spacing w:line="254" w:lineRule="auto"/>
              <w:jc w:val="center"/>
              <w:rPr>
                <w:rFonts w:cs="Arial"/>
              </w:rPr>
            </w:pPr>
            <w:r>
              <w:rPr>
                <w:rFonts w:cs="Arial"/>
              </w:rPr>
              <w:t>1</w:t>
            </w:r>
          </w:p>
        </w:tc>
        <w:tc>
          <w:tcPr>
            <w:tcW w:w="4785" w:type="dxa"/>
            <w:tcBorders>
              <w:top w:val="single" w:sz="4" w:space="0" w:color="auto"/>
              <w:left w:val="single" w:sz="4" w:space="0" w:color="auto"/>
              <w:bottom w:val="single" w:sz="4" w:space="0" w:color="auto"/>
              <w:right w:val="single" w:sz="4" w:space="0" w:color="auto"/>
            </w:tcBorders>
            <w:hideMark/>
          </w:tcPr>
          <w:p w14:paraId="31311510" w14:textId="77777777" w:rsidR="005F2388" w:rsidRDefault="00770557">
            <w:pPr>
              <w:spacing w:line="254" w:lineRule="auto"/>
              <w:rPr>
                <w:rFonts w:cs="Arial"/>
              </w:rPr>
            </w:pPr>
            <w:r>
              <w:rPr>
                <w:rFonts w:cs="Arial"/>
              </w:rPr>
              <w:t>Switch is pressed</w:t>
            </w:r>
          </w:p>
        </w:tc>
      </w:tr>
      <w:tr w:rsidR="005F2388" w14:paraId="0B4F343A" w14:textId="77777777" w:rsidTr="005F2388">
        <w:trPr>
          <w:jc w:val="center"/>
        </w:trPr>
        <w:tc>
          <w:tcPr>
            <w:tcW w:w="1517" w:type="dxa"/>
            <w:tcBorders>
              <w:top w:val="single" w:sz="4" w:space="0" w:color="auto"/>
              <w:left w:val="single" w:sz="4" w:space="0" w:color="auto"/>
              <w:bottom w:val="single" w:sz="4" w:space="0" w:color="auto"/>
              <w:right w:val="single" w:sz="4" w:space="0" w:color="auto"/>
            </w:tcBorders>
          </w:tcPr>
          <w:p w14:paraId="377C3637" w14:textId="77777777" w:rsidR="005F2388" w:rsidRDefault="00000000">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14:paraId="3338AE41" w14:textId="77777777" w:rsidR="005F2388" w:rsidRDefault="00770557">
            <w:pPr>
              <w:spacing w:line="254" w:lineRule="auto"/>
              <w:jc w:val="center"/>
            </w:pPr>
            <w:r>
              <w:rPr>
                <w:rFonts w:cs="Arial"/>
              </w:rPr>
              <w:t>Short Event</w:t>
            </w:r>
          </w:p>
        </w:tc>
        <w:tc>
          <w:tcPr>
            <w:tcW w:w="1800" w:type="dxa"/>
            <w:tcBorders>
              <w:top w:val="single" w:sz="4" w:space="0" w:color="auto"/>
              <w:left w:val="single" w:sz="4" w:space="0" w:color="auto"/>
              <w:bottom w:val="single" w:sz="4" w:space="0" w:color="auto"/>
              <w:right w:val="single" w:sz="4" w:space="0" w:color="auto"/>
            </w:tcBorders>
            <w:hideMark/>
          </w:tcPr>
          <w:p w14:paraId="2081B806" w14:textId="77777777" w:rsidR="005F2388" w:rsidRDefault="00770557">
            <w:pPr>
              <w:spacing w:line="254" w:lineRule="auto"/>
              <w:jc w:val="center"/>
              <w:rPr>
                <w:rFonts w:cs="Arial"/>
              </w:rPr>
            </w:pPr>
            <w:r>
              <w:rPr>
                <w:rFonts w:cs="Arial"/>
              </w:rPr>
              <w:t>2</w:t>
            </w:r>
          </w:p>
        </w:tc>
        <w:tc>
          <w:tcPr>
            <w:tcW w:w="4785" w:type="dxa"/>
            <w:tcBorders>
              <w:top w:val="single" w:sz="4" w:space="0" w:color="auto"/>
              <w:left w:val="single" w:sz="4" w:space="0" w:color="auto"/>
              <w:bottom w:val="single" w:sz="4" w:space="0" w:color="auto"/>
              <w:right w:val="single" w:sz="4" w:space="0" w:color="auto"/>
            </w:tcBorders>
            <w:hideMark/>
          </w:tcPr>
          <w:p w14:paraId="2B7D91CD" w14:textId="77777777" w:rsidR="005F2388" w:rsidRDefault="00770557">
            <w:pPr>
              <w:spacing w:line="254" w:lineRule="auto"/>
              <w:rPr>
                <w:rFonts w:cs="Arial"/>
              </w:rPr>
            </w:pPr>
            <w:r>
              <w:rPr>
                <w:rFonts w:cs="Arial"/>
              </w:rPr>
              <w:t>Switch is pressed</w:t>
            </w:r>
          </w:p>
        </w:tc>
      </w:tr>
      <w:tr w:rsidR="005F2388" w14:paraId="73C00DCD" w14:textId="77777777" w:rsidTr="005F2388">
        <w:trPr>
          <w:jc w:val="center"/>
        </w:trPr>
        <w:tc>
          <w:tcPr>
            <w:tcW w:w="1517" w:type="dxa"/>
            <w:tcBorders>
              <w:top w:val="single" w:sz="4" w:space="0" w:color="auto"/>
              <w:left w:val="single" w:sz="4" w:space="0" w:color="auto"/>
              <w:bottom w:val="single" w:sz="4" w:space="0" w:color="auto"/>
              <w:right w:val="single" w:sz="4" w:space="0" w:color="auto"/>
            </w:tcBorders>
          </w:tcPr>
          <w:p w14:paraId="789344DF" w14:textId="77777777" w:rsidR="005F2388" w:rsidRDefault="00000000">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14:paraId="44C61ADE" w14:textId="77777777" w:rsidR="005F2388" w:rsidRDefault="00770557">
            <w:pPr>
              <w:spacing w:line="254" w:lineRule="auto"/>
              <w:jc w:val="center"/>
            </w:pPr>
            <w:r>
              <w:rPr>
                <w:rFonts w:cs="Arial"/>
              </w:rPr>
              <w:t>Short Elapsed</w:t>
            </w:r>
          </w:p>
        </w:tc>
        <w:tc>
          <w:tcPr>
            <w:tcW w:w="1800" w:type="dxa"/>
            <w:tcBorders>
              <w:top w:val="single" w:sz="4" w:space="0" w:color="auto"/>
              <w:left w:val="single" w:sz="4" w:space="0" w:color="auto"/>
              <w:bottom w:val="single" w:sz="4" w:space="0" w:color="auto"/>
              <w:right w:val="single" w:sz="4" w:space="0" w:color="auto"/>
            </w:tcBorders>
            <w:hideMark/>
          </w:tcPr>
          <w:p w14:paraId="7F019A3A" w14:textId="77777777" w:rsidR="005F2388" w:rsidRDefault="00770557">
            <w:pPr>
              <w:spacing w:line="254" w:lineRule="auto"/>
              <w:jc w:val="center"/>
              <w:rPr>
                <w:rFonts w:cs="Arial"/>
              </w:rPr>
            </w:pPr>
            <w:r>
              <w:rPr>
                <w:rFonts w:cs="Arial"/>
              </w:rPr>
              <w:t>3</w:t>
            </w:r>
          </w:p>
        </w:tc>
        <w:tc>
          <w:tcPr>
            <w:tcW w:w="4785" w:type="dxa"/>
            <w:tcBorders>
              <w:top w:val="single" w:sz="4" w:space="0" w:color="auto"/>
              <w:left w:val="single" w:sz="4" w:space="0" w:color="auto"/>
              <w:bottom w:val="single" w:sz="4" w:space="0" w:color="auto"/>
              <w:right w:val="single" w:sz="4" w:space="0" w:color="auto"/>
            </w:tcBorders>
            <w:hideMark/>
          </w:tcPr>
          <w:p w14:paraId="7B868C44" w14:textId="77777777" w:rsidR="005F2388" w:rsidRDefault="00770557">
            <w:pPr>
              <w:spacing w:line="254" w:lineRule="auto"/>
              <w:rPr>
                <w:rFonts w:cs="Arial"/>
              </w:rPr>
            </w:pPr>
            <w:r>
              <w:rPr>
                <w:rFonts w:cs="Arial"/>
              </w:rPr>
              <w:t>Switch is pressed</w:t>
            </w:r>
          </w:p>
        </w:tc>
      </w:tr>
      <w:tr w:rsidR="005F2388" w14:paraId="2C0A923D" w14:textId="77777777" w:rsidTr="005F2388">
        <w:trPr>
          <w:jc w:val="center"/>
        </w:trPr>
        <w:tc>
          <w:tcPr>
            <w:tcW w:w="1517" w:type="dxa"/>
            <w:tcBorders>
              <w:top w:val="single" w:sz="4" w:space="0" w:color="auto"/>
              <w:left w:val="single" w:sz="4" w:space="0" w:color="auto"/>
              <w:bottom w:val="single" w:sz="4" w:space="0" w:color="auto"/>
              <w:right w:val="single" w:sz="4" w:space="0" w:color="auto"/>
            </w:tcBorders>
          </w:tcPr>
          <w:p w14:paraId="29DE707A" w14:textId="77777777" w:rsidR="005F2388" w:rsidRDefault="00000000">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14:paraId="558DCDAA" w14:textId="77777777" w:rsidR="005F2388" w:rsidRDefault="00770557">
            <w:pPr>
              <w:spacing w:line="254" w:lineRule="auto"/>
              <w:jc w:val="center"/>
            </w:pPr>
            <w:r>
              <w:rPr>
                <w:rFonts w:cs="Arial"/>
              </w:rPr>
              <w:t>Long Event</w:t>
            </w:r>
          </w:p>
        </w:tc>
        <w:tc>
          <w:tcPr>
            <w:tcW w:w="1800" w:type="dxa"/>
            <w:tcBorders>
              <w:top w:val="single" w:sz="4" w:space="0" w:color="auto"/>
              <w:left w:val="single" w:sz="4" w:space="0" w:color="auto"/>
              <w:bottom w:val="single" w:sz="4" w:space="0" w:color="auto"/>
              <w:right w:val="single" w:sz="4" w:space="0" w:color="auto"/>
            </w:tcBorders>
            <w:hideMark/>
          </w:tcPr>
          <w:p w14:paraId="3C17C854" w14:textId="77777777" w:rsidR="005F2388" w:rsidRDefault="00770557">
            <w:pPr>
              <w:spacing w:line="254" w:lineRule="auto"/>
              <w:jc w:val="center"/>
              <w:rPr>
                <w:rFonts w:cs="Arial"/>
              </w:rPr>
            </w:pPr>
            <w:r>
              <w:rPr>
                <w:rFonts w:cs="Arial"/>
              </w:rPr>
              <w:t>4</w:t>
            </w:r>
          </w:p>
        </w:tc>
        <w:tc>
          <w:tcPr>
            <w:tcW w:w="4785" w:type="dxa"/>
            <w:tcBorders>
              <w:top w:val="single" w:sz="4" w:space="0" w:color="auto"/>
              <w:left w:val="single" w:sz="4" w:space="0" w:color="auto"/>
              <w:bottom w:val="single" w:sz="4" w:space="0" w:color="auto"/>
              <w:right w:val="single" w:sz="4" w:space="0" w:color="auto"/>
            </w:tcBorders>
            <w:hideMark/>
          </w:tcPr>
          <w:p w14:paraId="776D029F" w14:textId="77777777" w:rsidR="005F2388" w:rsidRDefault="00770557">
            <w:pPr>
              <w:spacing w:line="254" w:lineRule="auto"/>
              <w:rPr>
                <w:rFonts w:cs="Arial"/>
              </w:rPr>
            </w:pPr>
            <w:r>
              <w:rPr>
                <w:rFonts w:cs="Arial"/>
              </w:rPr>
              <w:t>Switch is pressed</w:t>
            </w:r>
          </w:p>
        </w:tc>
      </w:tr>
      <w:tr w:rsidR="005F2388" w14:paraId="3709B7CE" w14:textId="77777777" w:rsidTr="005F2388">
        <w:trPr>
          <w:jc w:val="center"/>
        </w:trPr>
        <w:tc>
          <w:tcPr>
            <w:tcW w:w="1517" w:type="dxa"/>
            <w:tcBorders>
              <w:top w:val="single" w:sz="4" w:space="0" w:color="auto"/>
              <w:left w:val="single" w:sz="4" w:space="0" w:color="auto"/>
              <w:bottom w:val="single" w:sz="4" w:space="0" w:color="auto"/>
              <w:right w:val="single" w:sz="4" w:space="0" w:color="auto"/>
            </w:tcBorders>
          </w:tcPr>
          <w:p w14:paraId="2C98E708" w14:textId="77777777" w:rsidR="005F2388" w:rsidRDefault="00000000">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14:paraId="00E3F294" w14:textId="77777777" w:rsidR="005F2388" w:rsidRDefault="00770557">
            <w:pPr>
              <w:spacing w:line="254" w:lineRule="auto"/>
              <w:jc w:val="center"/>
            </w:pPr>
            <w:r>
              <w:rPr>
                <w:rFonts w:cs="Arial"/>
              </w:rPr>
              <w:t>Stuck</w:t>
            </w:r>
          </w:p>
        </w:tc>
        <w:tc>
          <w:tcPr>
            <w:tcW w:w="1800" w:type="dxa"/>
            <w:tcBorders>
              <w:top w:val="single" w:sz="4" w:space="0" w:color="auto"/>
              <w:left w:val="single" w:sz="4" w:space="0" w:color="auto"/>
              <w:bottom w:val="single" w:sz="4" w:space="0" w:color="auto"/>
              <w:right w:val="single" w:sz="4" w:space="0" w:color="auto"/>
            </w:tcBorders>
            <w:hideMark/>
          </w:tcPr>
          <w:p w14:paraId="43DDD4FB" w14:textId="77777777" w:rsidR="005F2388" w:rsidRDefault="00770557">
            <w:pPr>
              <w:spacing w:line="254" w:lineRule="auto"/>
              <w:jc w:val="center"/>
              <w:rPr>
                <w:rFonts w:cs="Arial"/>
              </w:rPr>
            </w:pPr>
            <w:r>
              <w:rPr>
                <w:rFonts w:cs="Arial"/>
              </w:rPr>
              <w:t>5</w:t>
            </w:r>
          </w:p>
        </w:tc>
        <w:tc>
          <w:tcPr>
            <w:tcW w:w="4785" w:type="dxa"/>
            <w:tcBorders>
              <w:top w:val="single" w:sz="4" w:space="0" w:color="auto"/>
              <w:left w:val="single" w:sz="4" w:space="0" w:color="auto"/>
              <w:bottom w:val="single" w:sz="4" w:space="0" w:color="auto"/>
              <w:right w:val="single" w:sz="4" w:space="0" w:color="auto"/>
            </w:tcBorders>
            <w:hideMark/>
          </w:tcPr>
          <w:p w14:paraId="30408A63" w14:textId="77777777" w:rsidR="005F2388" w:rsidRDefault="00770557">
            <w:pPr>
              <w:spacing w:line="254" w:lineRule="auto"/>
              <w:rPr>
                <w:rFonts w:cs="Arial"/>
              </w:rPr>
            </w:pPr>
            <w:r>
              <w:rPr>
                <w:rFonts w:cs="Arial"/>
              </w:rPr>
              <w:t>Switch is not pressed</w:t>
            </w:r>
          </w:p>
        </w:tc>
      </w:tr>
      <w:tr w:rsidR="005F2388" w14:paraId="4CEDC82E" w14:textId="77777777" w:rsidTr="005F2388">
        <w:trPr>
          <w:jc w:val="center"/>
        </w:trPr>
        <w:tc>
          <w:tcPr>
            <w:tcW w:w="1517" w:type="dxa"/>
            <w:tcBorders>
              <w:top w:val="single" w:sz="4" w:space="0" w:color="auto"/>
              <w:left w:val="single" w:sz="4" w:space="0" w:color="auto"/>
              <w:bottom w:val="single" w:sz="4" w:space="0" w:color="auto"/>
              <w:right w:val="single" w:sz="4" w:space="0" w:color="auto"/>
            </w:tcBorders>
          </w:tcPr>
          <w:p w14:paraId="0ADD2A63" w14:textId="77777777" w:rsidR="005F2388" w:rsidRDefault="00000000">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14:paraId="61AFD58E" w14:textId="77777777" w:rsidR="005F2388" w:rsidRDefault="00770557">
            <w:pPr>
              <w:spacing w:line="254" w:lineRule="auto"/>
              <w:jc w:val="center"/>
            </w:pPr>
            <w:r>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14:paraId="31A08E44" w14:textId="77777777" w:rsidR="005F2388" w:rsidRDefault="00770557">
            <w:pPr>
              <w:spacing w:line="254" w:lineRule="auto"/>
              <w:jc w:val="center"/>
              <w:rPr>
                <w:rFonts w:cs="Arial"/>
              </w:rPr>
            </w:pPr>
            <w:r>
              <w:rPr>
                <w:rFonts w:cs="Arial"/>
              </w:rPr>
              <w:t>6-14</w:t>
            </w:r>
          </w:p>
        </w:tc>
        <w:tc>
          <w:tcPr>
            <w:tcW w:w="4785" w:type="dxa"/>
            <w:tcBorders>
              <w:top w:val="single" w:sz="4" w:space="0" w:color="auto"/>
              <w:left w:val="single" w:sz="4" w:space="0" w:color="auto"/>
              <w:bottom w:val="single" w:sz="4" w:space="0" w:color="auto"/>
              <w:right w:val="single" w:sz="4" w:space="0" w:color="auto"/>
            </w:tcBorders>
            <w:hideMark/>
          </w:tcPr>
          <w:p w14:paraId="777E8CD5" w14:textId="77777777" w:rsidR="005F2388" w:rsidRDefault="00770557">
            <w:pPr>
              <w:spacing w:line="254" w:lineRule="auto"/>
              <w:rPr>
                <w:rFonts w:cs="Arial"/>
              </w:rPr>
            </w:pPr>
            <w:r>
              <w:rPr>
                <w:rFonts w:cs="Arial"/>
              </w:rPr>
              <w:t>Switch is not pressed</w:t>
            </w:r>
          </w:p>
        </w:tc>
      </w:tr>
      <w:tr w:rsidR="005F2388" w14:paraId="7A281490" w14:textId="77777777" w:rsidTr="005F2388">
        <w:trPr>
          <w:jc w:val="center"/>
        </w:trPr>
        <w:tc>
          <w:tcPr>
            <w:tcW w:w="1517" w:type="dxa"/>
            <w:tcBorders>
              <w:top w:val="single" w:sz="4" w:space="0" w:color="auto"/>
              <w:left w:val="single" w:sz="4" w:space="0" w:color="auto"/>
              <w:bottom w:val="single" w:sz="4" w:space="0" w:color="auto"/>
              <w:right w:val="single" w:sz="4" w:space="0" w:color="auto"/>
            </w:tcBorders>
          </w:tcPr>
          <w:p w14:paraId="59256FD7" w14:textId="77777777" w:rsidR="005F2388" w:rsidRDefault="00000000">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14:paraId="0C4070DD" w14:textId="77777777" w:rsidR="005F2388" w:rsidRDefault="00770557">
            <w:pPr>
              <w:spacing w:line="254" w:lineRule="auto"/>
              <w:jc w:val="center"/>
            </w:pPr>
            <w:r>
              <w:rPr>
                <w:rFonts w:cs="Arial"/>
              </w:rPr>
              <w:t>Idle</w:t>
            </w:r>
          </w:p>
        </w:tc>
        <w:tc>
          <w:tcPr>
            <w:tcW w:w="1800" w:type="dxa"/>
            <w:tcBorders>
              <w:top w:val="single" w:sz="4" w:space="0" w:color="auto"/>
              <w:left w:val="single" w:sz="4" w:space="0" w:color="auto"/>
              <w:bottom w:val="single" w:sz="4" w:space="0" w:color="auto"/>
              <w:right w:val="single" w:sz="4" w:space="0" w:color="auto"/>
            </w:tcBorders>
            <w:hideMark/>
          </w:tcPr>
          <w:p w14:paraId="1F367507" w14:textId="77777777" w:rsidR="005F2388" w:rsidRDefault="00770557">
            <w:pPr>
              <w:spacing w:line="254" w:lineRule="auto"/>
              <w:jc w:val="center"/>
              <w:rPr>
                <w:rFonts w:cs="Arial"/>
              </w:rPr>
            </w:pPr>
            <w:r>
              <w:rPr>
                <w:rFonts w:cs="Arial"/>
              </w:rPr>
              <w:t>15</w:t>
            </w:r>
          </w:p>
        </w:tc>
        <w:tc>
          <w:tcPr>
            <w:tcW w:w="4785" w:type="dxa"/>
            <w:tcBorders>
              <w:top w:val="single" w:sz="4" w:space="0" w:color="auto"/>
              <w:left w:val="single" w:sz="4" w:space="0" w:color="auto"/>
              <w:bottom w:val="single" w:sz="4" w:space="0" w:color="auto"/>
              <w:right w:val="single" w:sz="4" w:space="0" w:color="auto"/>
            </w:tcBorders>
            <w:hideMark/>
          </w:tcPr>
          <w:p w14:paraId="07343D80" w14:textId="77777777" w:rsidR="005F2388" w:rsidRDefault="00770557">
            <w:pPr>
              <w:spacing w:line="254" w:lineRule="auto"/>
              <w:rPr>
                <w:rFonts w:cs="Arial"/>
              </w:rPr>
            </w:pPr>
            <w:r>
              <w:rPr>
                <w:rFonts w:cs="Arial"/>
              </w:rPr>
              <w:t>Switch is not pressed</w:t>
            </w:r>
          </w:p>
        </w:tc>
      </w:tr>
    </w:tbl>
    <w:p w14:paraId="6EA9D9F0" w14:textId="77777777" w:rsidR="00500605" w:rsidRDefault="00000000" w:rsidP="00500605"/>
    <w:p w14:paraId="051AAF52" w14:textId="77777777" w:rsidR="00406F39" w:rsidRDefault="00770557" w:rsidP="00E52CBB">
      <w:pPr>
        <w:pStyle w:val="Heading4"/>
      </w:pPr>
      <w:r w:rsidRPr="00B9479B">
        <w:t>MD-REQ-331847/A-CamraFrntOffRd_B_Stat</w:t>
      </w:r>
    </w:p>
    <w:p w14:paraId="6BC49C40" w14:textId="77777777" w:rsidR="00DA4D20" w:rsidRDefault="00770557" w:rsidP="00DA4D20">
      <w:pPr>
        <w:adjustRightInd w:val="0"/>
        <w:rPr>
          <w:rFonts w:eastAsia="MS Mincho" w:cs="Arial"/>
        </w:rPr>
      </w:pPr>
      <w:r>
        <w:rPr>
          <w:rFonts w:eastAsia="MS Mincho" w:cs="Arial"/>
        </w:rPr>
        <w:t>Message Type: Status</w:t>
      </w:r>
    </w:p>
    <w:p w14:paraId="70AB3DAE" w14:textId="77777777" w:rsidR="00DA4D20" w:rsidRDefault="00000000" w:rsidP="00DA4D20">
      <w:pPr>
        <w:adjustRightInd w:val="0"/>
        <w:rPr>
          <w:rFonts w:eastAsia="MS Mincho" w:cs="Arial"/>
        </w:rPr>
      </w:pPr>
    </w:p>
    <w:p w14:paraId="746A34EB" w14:textId="77777777" w:rsidR="00DA4D20" w:rsidRDefault="00770557" w:rsidP="00DA4D20">
      <w:pPr>
        <w:adjustRightInd w:val="0"/>
        <w:rPr>
          <w:rFonts w:eastAsia="MS Mincho" w:cs="Arial"/>
        </w:rPr>
      </w:pPr>
      <w:r>
        <w:rPr>
          <w:rFonts w:eastAsia="MS Mincho" w:cs="Arial"/>
        </w:rPr>
        <w:t>Vehicle status signal as determined by the IPMB for the state of Off Road Mode.</w:t>
      </w:r>
    </w:p>
    <w:p w14:paraId="297D0D30" w14:textId="77777777" w:rsidR="00DA4D20" w:rsidRDefault="00000000" w:rsidP="00DA4D20">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929"/>
        <w:gridCol w:w="816"/>
        <w:gridCol w:w="1611"/>
      </w:tblGrid>
      <w:tr w:rsidR="00DA4D20" w14:paraId="71473081" w14:textId="77777777" w:rsidTr="00DA4D20">
        <w:trPr>
          <w:jc w:val="center"/>
        </w:trPr>
        <w:tc>
          <w:tcPr>
            <w:tcW w:w="816" w:type="dxa"/>
            <w:tcBorders>
              <w:top w:val="single" w:sz="4" w:space="0" w:color="auto"/>
              <w:left w:val="single" w:sz="4" w:space="0" w:color="auto"/>
              <w:bottom w:val="single" w:sz="4" w:space="0" w:color="auto"/>
              <w:right w:val="single" w:sz="4" w:space="0" w:color="auto"/>
            </w:tcBorders>
            <w:hideMark/>
          </w:tcPr>
          <w:p w14:paraId="3D6FC0FB" w14:textId="77777777" w:rsidR="00DA4D20" w:rsidRDefault="00770557">
            <w:pPr>
              <w:spacing w:line="254" w:lineRule="auto"/>
              <w:rPr>
                <w:rFonts w:cs="Arial"/>
                <w:b/>
              </w:rPr>
            </w:pPr>
            <w:r>
              <w:rPr>
                <w:rFonts w:cs="Arial"/>
                <w:b/>
              </w:rPr>
              <w:t>Name</w:t>
            </w:r>
          </w:p>
        </w:tc>
        <w:tc>
          <w:tcPr>
            <w:tcW w:w="1929" w:type="dxa"/>
            <w:tcBorders>
              <w:top w:val="single" w:sz="4" w:space="0" w:color="auto"/>
              <w:left w:val="single" w:sz="4" w:space="0" w:color="auto"/>
              <w:bottom w:val="single" w:sz="4" w:space="0" w:color="auto"/>
              <w:right w:val="single" w:sz="4" w:space="0" w:color="auto"/>
            </w:tcBorders>
            <w:hideMark/>
          </w:tcPr>
          <w:p w14:paraId="034B2F29" w14:textId="77777777" w:rsidR="00DA4D20" w:rsidRDefault="00770557">
            <w:pPr>
              <w:spacing w:line="254" w:lineRule="auto"/>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14:paraId="765CE06E" w14:textId="77777777" w:rsidR="00DA4D20" w:rsidRDefault="00770557">
            <w:pPr>
              <w:spacing w:line="254" w:lineRule="auto"/>
              <w:rPr>
                <w:rFonts w:cs="Arial"/>
                <w:b/>
              </w:rPr>
            </w:pPr>
            <w:r>
              <w:rPr>
                <w:rFonts w:cs="Arial"/>
                <w:b/>
              </w:rPr>
              <w:t>Value</w:t>
            </w:r>
          </w:p>
        </w:tc>
        <w:tc>
          <w:tcPr>
            <w:tcW w:w="1611" w:type="dxa"/>
            <w:tcBorders>
              <w:top w:val="single" w:sz="4" w:space="0" w:color="auto"/>
              <w:left w:val="single" w:sz="4" w:space="0" w:color="auto"/>
              <w:bottom w:val="single" w:sz="4" w:space="0" w:color="auto"/>
              <w:right w:val="single" w:sz="4" w:space="0" w:color="auto"/>
            </w:tcBorders>
            <w:hideMark/>
          </w:tcPr>
          <w:p w14:paraId="641AC011" w14:textId="77777777" w:rsidR="00DA4D20" w:rsidRDefault="00770557">
            <w:pPr>
              <w:spacing w:line="254" w:lineRule="auto"/>
              <w:rPr>
                <w:rFonts w:cs="Arial"/>
                <w:b/>
              </w:rPr>
            </w:pPr>
            <w:r>
              <w:rPr>
                <w:rFonts w:cs="Arial"/>
                <w:b/>
              </w:rPr>
              <w:t>Description</w:t>
            </w:r>
          </w:p>
        </w:tc>
      </w:tr>
      <w:tr w:rsidR="00DA4D20" w14:paraId="75624E16" w14:textId="77777777" w:rsidTr="00DA4D20">
        <w:trPr>
          <w:jc w:val="center"/>
        </w:trPr>
        <w:tc>
          <w:tcPr>
            <w:tcW w:w="816" w:type="dxa"/>
            <w:tcBorders>
              <w:top w:val="single" w:sz="4" w:space="0" w:color="auto"/>
              <w:left w:val="single" w:sz="4" w:space="0" w:color="auto"/>
              <w:bottom w:val="single" w:sz="4" w:space="0" w:color="auto"/>
              <w:right w:val="single" w:sz="4" w:space="0" w:color="auto"/>
            </w:tcBorders>
            <w:hideMark/>
          </w:tcPr>
          <w:p w14:paraId="531CA705" w14:textId="77777777" w:rsidR="00DA4D20" w:rsidRDefault="00770557">
            <w:pPr>
              <w:spacing w:line="254" w:lineRule="auto"/>
              <w:rPr>
                <w:rFonts w:cs="Arial"/>
              </w:rPr>
            </w:pPr>
            <w:r>
              <w:rPr>
                <w:rFonts w:cs="Arial"/>
              </w:rPr>
              <w:t>Type</w:t>
            </w:r>
          </w:p>
        </w:tc>
        <w:tc>
          <w:tcPr>
            <w:tcW w:w="1929" w:type="dxa"/>
            <w:tcBorders>
              <w:top w:val="single" w:sz="4" w:space="0" w:color="auto"/>
              <w:left w:val="single" w:sz="4" w:space="0" w:color="auto"/>
              <w:bottom w:val="single" w:sz="4" w:space="0" w:color="auto"/>
              <w:right w:val="single" w:sz="4" w:space="0" w:color="auto"/>
            </w:tcBorders>
            <w:hideMark/>
          </w:tcPr>
          <w:p w14:paraId="0D4042DC" w14:textId="77777777" w:rsidR="00DA4D20" w:rsidRDefault="00770557">
            <w:pPr>
              <w:spacing w:line="254" w:lineRule="auto"/>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14:paraId="7551B5CE" w14:textId="77777777" w:rsidR="00DA4D20" w:rsidRDefault="00770557">
            <w:pPr>
              <w:spacing w:line="254" w:lineRule="auto"/>
              <w:rPr>
                <w:rFonts w:cs="Arial"/>
              </w:rPr>
            </w:pPr>
            <w:r>
              <w:rPr>
                <w:rFonts w:cs="Arial"/>
              </w:rPr>
              <w:t>-</w:t>
            </w:r>
          </w:p>
        </w:tc>
        <w:tc>
          <w:tcPr>
            <w:tcW w:w="1611" w:type="dxa"/>
            <w:tcBorders>
              <w:top w:val="single" w:sz="4" w:space="0" w:color="auto"/>
              <w:left w:val="single" w:sz="4" w:space="0" w:color="auto"/>
              <w:bottom w:val="single" w:sz="4" w:space="0" w:color="auto"/>
              <w:right w:val="single" w:sz="4" w:space="0" w:color="auto"/>
            </w:tcBorders>
            <w:hideMark/>
          </w:tcPr>
          <w:p w14:paraId="5AB88F67" w14:textId="77777777" w:rsidR="00DA4D20" w:rsidRDefault="00770557">
            <w:pPr>
              <w:spacing w:line="254" w:lineRule="auto"/>
              <w:rPr>
                <w:rFonts w:cs="Arial"/>
              </w:rPr>
            </w:pPr>
            <w:r>
              <w:rPr>
                <w:rFonts w:cs="Arial"/>
              </w:rPr>
              <w:t>-</w:t>
            </w:r>
          </w:p>
        </w:tc>
      </w:tr>
      <w:tr w:rsidR="00DA4D20" w14:paraId="337C69D7" w14:textId="77777777" w:rsidTr="00DA4D20">
        <w:trPr>
          <w:jc w:val="center"/>
        </w:trPr>
        <w:tc>
          <w:tcPr>
            <w:tcW w:w="816" w:type="dxa"/>
            <w:tcBorders>
              <w:top w:val="single" w:sz="4" w:space="0" w:color="auto"/>
              <w:left w:val="single" w:sz="4" w:space="0" w:color="auto"/>
              <w:bottom w:val="single" w:sz="4" w:space="0" w:color="auto"/>
              <w:right w:val="single" w:sz="4" w:space="0" w:color="auto"/>
            </w:tcBorders>
          </w:tcPr>
          <w:p w14:paraId="575AA2DE" w14:textId="77777777" w:rsidR="00DA4D20" w:rsidRDefault="00000000">
            <w:pPr>
              <w:spacing w:line="254" w:lineRule="auto"/>
              <w:rPr>
                <w:rFonts w:cs="Arial"/>
              </w:rPr>
            </w:pPr>
          </w:p>
        </w:tc>
        <w:tc>
          <w:tcPr>
            <w:tcW w:w="1929" w:type="dxa"/>
            <w:tcBorders>
              <w:top w:val="single" w:sz="4" w:space="0" w:color="auto"/>
              <w:left w:val="single" w:sz="4" w:space="0" w:color="auto"/>
              <w:bottom w:val="single" w:sz="4" w:space="0" w:color="auto"/>
              <w:right w:val="single" w:sz="4" w:space="0" w:color="auto"/>
            </w:tcBorders>
            <w:hideMark/>
          </w:tcPr>
          <w:p w14:paraId="4B2708AC" w14:textId="77777777" w:rsidR="00DA4D20" w:rsidRDefault="00770557">
            <w:pPr>
              <w:adjustRightInd w:val="0"/>
              <w:spacing w:line="254" w:lineRule="auto"/>
              <w:rPr>
                <w:rFonts w:cs="Arial"/>
              </w:rPr>
            </w:pPr>
            <w:r>
              <w:rPr>
                <w:rFonts w:eastAsia="MS Mincho" w:cs="Arial"/>
              </w:rPr>
              <w:t>Inactive</w:t>
            </w:r>
          </w:p>
        </w:tc>
        <w:tc>
          <w:tcPr>
            <w:tcW w:w="816" w:type="dxa"/>
            <w:tcBorders>
              <w:top w:val="single" w:sz="4" w:space="0" w:color="auto"/>
              <w:left w:val="single" w:sz="4" w:space="0" w:color="auto"/>
              <w:bottom w:val="single" w:sz="4" w:space="0" w:color="auto"/>
              <w:right w:val="single" w:sz="4" w:space="0" w:color="auto"/>
            </w:tcBorders>
            <w:hideMark/>
          </w:tcPr>
          <w:p w14:paraId="33848926" w14:textId="77777777" w:rsidR="00DA4D20" w:rsidRDefault="00770557">
            <w:pPr>
              <w:adjustRightInd w:val="0"/>
              <w:spacing w:line="254" w:lineRule="auto"/>
              <w:rPr>
                <w:rFonts w:cs="Arial"/>
              </w:rPr>
            </w:pPr>
            <w:r>
              <w:rPr>
                <w:rFonts w:cs="Arial"/>
              </w:rPr>
              <w:t>0x0</w:t>
            </w:r>
          </w:p>
        </w:tc>
        <w:tc>
          <w:tcPr>
            <w:tcW w:w="1611" w:type="dxa"/>
            <w:tcBorders>
              <w:top w:val="single" w:sz="4" w:space="0" w:color="auto"/>
              <w:left w:val="single" w:sz="4" w:space="0" w:color="auto"/>
              <w:bottom w:val="single" w:sz="4" w:space="0" w:color="auto"/>
              <w:right w:val="single" w:sz="4" w:space="0" w:color="auto"/>
            </w:tcBorders>
          </w:tcPr>
          <w:p w14:paraId="7E8E4866" w14:textId="77777777" w:rsidR="00DA4D20" w:rsidRDefault="00000000">
            <w:pPr>
              <w:spacing w:line="254" w:lineRule="auto"/>
              <w:rPr>
                <w:rFonts w:cs="Arial"/>
              </w:rPr>
            </w:pPr>
          </w:p>
        </w:tc>
      </w:tr>
      <w:tr w:rsidR="00DA4D20" w14:paraId="280D675F" w14:textId="77777777" w:rsidTr="00DA4D20">
        <w:trPr>
          <w:jc w:val="center"/>
        </w:trPr>
        <w:tc>
          <w:tcPr>
            <w:tcW w:w="816" w:type="dxa"/>
            <w:tcBorders>
              <w:top w:val="single" w:sz="4" w:space="0" w:color="auto"/>
              <w:left w:val="single" w:sz="4" w:space="0" w:color="auto"/>
              <w:bottom w:val="single" w:sz="4" w:space="0" w:color="auto"/>
              <w:right w:val="single" w:sz="4" w:space="0" w:color="auto"/>
            </w:tcBorders>
          </w:tcPr>
          <w:p w14:paraId="46F52F74" w14:textId="77777777" w:rsidR="00DA4D20" w:rsidRDefault="00000000">
            <w:pPr>
              <w:spacing w:line="254" w:lineRule="auto"/>
              <w:rPr>
                <w:rFonts w:cs="Arial"/>
              </w:rPr>
            </w:pPr>
          </w:p>
        </w:tc>
        <w:tc>
          <w:tcPr>
            <w:tcW w:w="1929" w:type="dxa"/>
            <w:tcBorders>
              <w:top w:val="single" w:sz="4" w:space="0" w:color="auto"/>
              <w:left w:val="single" w:sz="4" w:space="0" w:color="auto"/>
              <w:bottom w:val="single" w:sz="4" w:space="0" w:color="auto"/>
              <w:right w:val="single" w:sz="4" w:space="0" w:color="auto"/>
            </w:tcBorders>
            <w:hideMark/>
          </w:tcPr>
          <w:p w14:paraId="472A4085" w14:textId="77777777" w:rsidR="00DA4D20" w:rsidRDefault="00770557">
            <w:pPr>
              <w:adjustRightInd w:val="0"/>
              <w:spacing w:line="254" w:lineRule="auto"/>
              <w:rPr>
                <w:rFonts w:cs="Arial"/>
              </w:rPr>
            </w:pPr>
            <w:r>
              <w:rPr>
                <w:rFonts w:eastAsia="MS Mincho" w:cs="Arial"/>
              </w:rPr>
              <w:t>Active</w:t>
            </w:r>
          </w:p>
        </w:tc>
        <w:tc>
          <w:tcPr>
            <w:tcW w:w="816" w:type="dxa"/>
            <w:tcBorders>
              <w:top w:val="single" w:sz="4" w:space="0" w:color="auto"/>
              <w:left w:val="single" w:sz="4" w:space="0" w:color="auto"/>
              <w:bottom w:val="single" w:sz="4" w:space="0" w:color="auto"/>
              <w:right w:val="single" w:sz="4" w:space="0" w:color="auto"/>
            </w:tcBorders>
            <w:hideMark/>
          </w:tcPr>
          <w:p w14:paraId="3AF9FDD1" w14:textId="77777777" w:rsidR="00DA4D20" w:rsidRDefault="00770557">
            <w:pPr>
              <w:adjustRightInd w:val="0"/>
              <w:spacing w:line="254" w:lineRule="auto"/>
              <w:rPr>
                <w:rFonts w:cs="Arial"/>
              </w:rPr>
            </w:pPr>
            <w:r>
              <w:rPr>
                <w:rFonts w:cs="Arial"/>
              </w:rPr>
              <w:t>0x1</w:t>
            </w:r>
          </w:p>
        </w:tc>
        <w:tc>
          <w:tcPr>
            <w:tcW w:w="1611" w:type="dxa"/>
            <w:tcBorders>
              <w:top w:val="single" w:sz="4" w:space="0" w:color="auto"/>
              <w:left w:val="single" w:sz="4" w:space="0" w:color="auto"/>
              <w:bottom w:val="single" w:sz="4" w:space="0" w:color="auto"/>
              <w:right w:val="single" w:sz="4" w:space="0" w:color="auto"/>
            </w:tcBorders>
          </w:tcPr>
          <w:p w14:paraId="238B0A0D" w14:textId="77777777" w:rsidR="00DA4D20" w:rsidRDefault="00000000">
            <w:pPr>
              <w:spacing w:line="254" w:lineRule="auto"/>
              <w:rPr>
                <w:rFonts w:cs="Arial"/>
              </w:rPr>
            </w:pPr>
          </w:p>
        </w:tc>
      </w:tr>
    </w:tbl>
    <w:p w14:paraId="25436867" w14:textId="77777777" w:rsidR="00500605" w:rsidRDefault="00000000" w:rsidP="00500605"/>
    <w:p w14:paraId="2608F66F" w14:textId="77777777" w:rsidR="00406F39" w:rsidRDefault="00770557" w:rsidP="00E52CBB">
      <w:pPr>
        <w:pStyle w:val="Heading4"/>
      </w:pPr>
      <w:r w:rsidRPr="00B9479B">
        <w:t>MD-REQ-395472/A-GearLvrPos_D_Actl_UB</w:t>
      </w:r>
    </w:p>
    <w:p w14:paraId="40E2D0F3" w14:textId="77777777" w:rsidR="00500605" w:rsidRDefault="00770557" w:rsidP="00500605">
      <w:r w:rsidRPr="000830F5">
        <w:t>GearLvrPos_D_Actl_UB</w:t>
      </w:r>
      <w:r>
        <w:t xml:space="preserve"> : This signal tells to its recipients if </w:t>
      </w:r>
      <w:r w:rsidRPr="000830F5">
        <w:t>GearLvrPos_D_Actl</w:t>
      </w:r>
      <w:r>
        <w:t xml:space="preserve"> signal has fresh data or unchanged data. </w:t>
      </w:r>
    </w:p>
    <w:p w14:paraId="5876BED6" w14:textId="77777777" w:rsidR="000830F5" w:rsidRDefault="00000000" w:rsidP="00500605"/>
    <w:tbl>
      <w:tblPr>
        <w:tblStyle w:val="TableGrid"/>
        <w:tblW w:w="0" w:type="auto"/>
        <w:jc w:val="center"/>
        <w:tblLook w:val="04A0" w:firstRow="1" w:lastRow="0" w:firstColumn="1" w:lastColumn="0" w:noHBand="0" w:noVBand="1"/>
      </w:tblPr>
      <w:tblGrid>
        <w:gridCol w:w="2700"/>
        <w:gridCol w:w="2790"/>
      </w:tblGrid>
      <w:tr w:rsidR="000830F5" w14:paraId="7A47D699" w14:textId="77777777" w:rsidTr="00E52CBB">
        <w:trPr>
          <w:jc w:val="center"/>
        </w:trPr>
        <w:tc>
          <w:tcPr>
            <w:tcW w:w="2700" w:type="dxa"/>
          </w:tcPr>
          <w:p w14:paraId="5E83F94C" w14:textId="77777777" w:rsidR="000830F5" w:rsidRDefault="00770557" w:rsidP="00500605">
            <w:r>
              <w:t>Parameter</w:t>
            </w:r>
          </w:p>
        </w:tc>
        <w:tc>
          <w:tcPr>
            <w:tcW w:w="2790" w:type="dxa"/>
          </w:tcPr>
          <w:p w14:paraId="07FFC57C" w14:textId="77777777" w:rsidR="000830F5" w:rsidRDefault="00770557" w:rsidP="00500605">
            <w:r>
              <w:t>Description</w:t>
            </w:r>
          </w:p>
        </w:tc>
      </w:tr>
      <w:tr w:rsidR="000830F5" w14:paraId="6C59D32D" w14:textId="77777777" w:rsidTr="00E52CBB">
        <w:trPr>
          <w:jc w:val="center"/>
        </w:trPr>
        <w:tc>
          <w:tcPr>
            <w:tcW w:w="2700" w:type="dxa"/>
          </w:tcPr>
          <w:p w14:paraId="3100A065" w14:textId="77777777" w:rsidR="000830F5" w:rsidRDefault="00770557" w:rsidP="00500605">
            <w:r>
              <w:t>0x0</w:t>
            </w:r>
          </w:p>
        </w:tc>
        <w:tc>
          <w:tcPr>
            <w:tcW w:w="2790" w:type="dxa"/>
          </w:tcPr>
          <w:p w14:paraId="0016236E" w14:textId="77777777" w:rsidR="000830F5" w:rsidRDefault="00770557" w:rsidP="00500605">
            <w:r>
              <w:t>Unchanged_data</w:t>
            </w:r>
          </w:p>
        </w:tc>
      </w:tr>
      <w:tr w:rsidR="000830F5" w14:paraId="10B7C003" w14:textId="77777777" w:rsidTr="00E52CBB">
        <w:trPr>
          <w:jc w:val="center"/>
        </w:trPr>
        <w:tc>
          <w:tcPr>
            <w:tcW w:w="2700" w:type="dxa"/>
          </w:tcPr>
          <w:p w14:paraId="4D076999" w14:textId="77777777" w:rsidR="000830F5" w:rsidRDefault="00770557" w:rsidP="00500605">
            <w:r>
              <w:t>0x1</w:t>
            </w:r>
          </w:p>
        </w:tc>
        <w:tc>
          <w:tcPr>
            <w:tcW w:w="2790" w:type="dxa"/>
          </w:tcPr>
          <w:p w14:paraId="306AEAA0" w14:textId="77777777" w:rsidR="000830F5" w:rsidRDefault="00770557" w:rsidP="00500605">
            <w:r>
              <w:t>Fresh_data</w:t>
            </w:r>
          </w:p>
        </w:tc>
      </w:tr>
    </w:tbl>
    <w:p w14:paraId="744DFC4B" w14:textId="77777777" w:rsidR="000830F5" w:rsidRDefault="00000000" w:rsidP="00500605"/>
    <w:p w14:paraId="6ED4B4D7" w14:textId="77777777" w:rsidR="000830F5" w:rsidRDefault="00000000" w:rsidP="00500605"/>
    <w:p w14:paraId="712A9603" w14:textId="77777777" w:rsidR="000830F5" w:rsidRDefault="00000000" w:rsidP="00500605"/>
    <w:p w14:paraId="09C9DF50" w14:textId="77777777" w:rsidR="00406F39" w:rsidRDefault="00770557" w:rsidP="00E52CBB">
      <w:pPr>
        <w:pStyle w:val="Heading4"/>
      </w:pPr>
      <w:r w:rsidRPr="00B9479B">
        <w:t>MD-REQ-395473/A-VehVActlEng_D_Qf</w:t>
      </w:r>
    </w:p>
    <w:p w14:paraId="2088BB09" w14:textId="77777777" w:rsidR="00500605" w:rsidRDefault="00770557" w:rsidP="00500605">
      <w:r w:rsidRPr="00053BA8">
        <w:t>VehVActlEng_D_Qf</w:t>
      </w:r>
      <w:r>
        <w:t xml:space="preserve"> : This signal is used to indicate the quality factor of the signal </w:t>
      </w:r>
      <w:r w:rsidRPr="00053BA8">
        <w:t>Veh_V_ActlEng</w:t>
      </w:r>
      <w:r>
        <w:t>.</w:t>
      </w:r>
    </w:p>
    <w:p w14:paraId="387BF9DF" w14:textId="77777777" w:rsidR="00053BA8" w:rsidRDefault="00000000" w:rsidP="00500605"/>
    <w:tbl>
      <w:tblPr>
        <w:tblStyle w:val="TableGrid"/>
        <w:tblW w:w="0" w:type="auto"/>
        <w:jc w:val="center"/>
        <w:tblLook w:val="04A0" w:firstRow="1" w:lastRow="0" w:firstColumn="1" w:lastColumn="0" w:noHBand="0" w:noVBand="1"/>
      </w:tblPr>
      <w:tblGrid>
        <w:gridCol w:w="2430"/>
        <w:gridCol w:w="3330"/>
      </w:tblGrid>
      <w:tr w:rsidR="00053BA8" w14:paraId="6D3F8942" w14:textId="77777777" w:rsidTr="00E52CBB">
        <w:trPr>
          <w:jc w:val="center"/>
        </w:trPr>
        <w:tc>
          <w:tcPr>
            <w:tcW w:w="2430" w:type="dxa"/>
          </w:tcPr>
          <w:p w14:paraId="072DC34C" w14:textId="77777777" w:rsidR="00053BA8" w:rsidRDefault="00770557" w:rsidP="00500605">
            <w:r>
              <w:t>Parameter</w:t>
            </w:r>
          </w:p>
        </w:tc>
        <w:tc>
          <w:tcPr>
            <w:tcW w:w="3330" w:type="dxa"/>
          </w:tcPr>
          <w:p w14:paraId="01A9E194" w14:textId="77777777" w:rsidR="00053BA8" w:rsidRDefault="00770557" w:rsidP="00500605">
            <w:r>
              <w:t>Descritpion</w:t>
            </w:r>
          </w:p>
        </w:tc>
      </w:tr>
      <w:tr w:rsidR="00053BA8" w14:paraId="6768B61E" w14:textId="77777777" w:rsidTr="00E52CBB">
        <w:trPr>
          <w:jc w:val="center"/>
        </w:trPr>
        <w:tc>
          <w:tcPr>
            <w:tcW w:w="2430" w:type="dxa"/>
          </w:tcPr>
          <w:p w14:paraId="3981A669" w14:textId="77777777" w:rsidR="00053BA8" w:rsidRDefault="00770557" w:rsidP="00053BA8">
            <w:r>
              <w:t>0x0</w:t>
            </w:r>
          </w:p>
        </w:tc>
        <w:tc>
          <w:tcPr>
            <w:tcW w:w="3330" w:type="dxa"/>
          </w:tcPr>
          <w:p w14:paraId="3DD9CBB5" w14:textId="77777777" w:rsidR="00053BA8" w:rsidRDefault="00770557" w:rsidP="00053BA8">
            <w:r>
              <w:t>Faulty</w:t>
            </w:r>
          </w:p>
        </w:tc>
      </w:tr>
      <w:tr w:rsidR="00053BA8" w14:paraId="03E13FE2" w14:textId="77777777" w:rsidTr="00E52CBB">
        <w:trPr>
          <w:jc w:val="center"/>
        </w:trPr>
        <w:tc>
          <w:tcPr>
            <w:tcW w:w="2430" w:type="dxa"/>
          </w:tcPr>
          <w:p w14:paraId="371F9529" w14:textId="77777777" w:rsidR="00053BA8" w:rsidRDefault="00770557" w:rsidP="00053BA8">
            <w:r>
              <w:t>0x1</w:t>
            </w:r>
          </w:p>
        </w:tc>
        <w:tc>
          <w:tcPr>
            <w:tcW w:w="3330" w:type="dxa"/>
          </w:tcPr>
          <w:p w14:paraId="51AA0DD3" w14:textId="77777777" w:rsidR="00053BA8" w:rsidRDefault="00770557" w:rsidP="00053BA8">
            <w:r>
              <w:t>No_Data_Exists</w:t>
            </w:r>
          </w:p>
        </w:tc>
      </w:tr>
      <w:tr w:rsidR="00053BA8" w14:paraId="0453CA12" w14:textId="77777777" w:rsidTr="00E52CBB">
        <w:trPr>
          <w:jc w:val="center"/>
        </w:trPr>
        <w:tc>
          <w:tcPr>
            <w:tcW w:w="2430" w:type="dxa"/>
          </w:tcPr>
          <w:p w14:paraId="735C679D" w14:textId="77777777" w:rsidR="00053BA8" w:rsidRDefault="00770557" w:rsidP="00053BA8">
            <w:r>
              <w:lastRenderedPageBreak/>
              <w:t>0x2</w:t>
            </w:r>
          </w:p>
        </w:tc>
        <w:tc>
          <w:tcPr>
            <w:tcW w:w="3330" w:type="dxa"/>
          </w:tcPr>
          <w:p w14:paraId="3AFFD9D0" w14:textId="77777777" w:rsidR="00053BA8" w:rsidRDefault="00770557" w:rsidP="00053BA8">
            <w:r>
              <w:t>Not_Within_Specifications</w:t>
            </w:r>
          </w:p>
        </w:tc>
      </w:tr>
      <w:tr w:rsidR="00053BA8" w14:paraId="7659AB68" w14:textId="77777777" w:rsidTr="00E52CBB">
        <w:trPr>
          <w:jc w:val="center"/>
        </w:trPr>
        <w:tc>
          <w:tcPr>
            <w:tcW w:w="2430" w:type="dxa"/>
          </w:tcPr>
          <w:p w14:paraId="1D7BCF49" w14:textId="77777777" w:rsidR="00053BA8" w:rsidRDefault="00770557" w:rsidP="00053BA8">
            <w:r>
              <w:t>0x3</w:t>
            </w:r>
          </w:p>
        </w:tc>
        <w:tc>
          <w:tcPr>
            <w:tcW w:w="3330" w:type="dxa"/>
          </w:tcPr>
          <w:p w14:paraId="31CBE695" w14:textId="77777777" w:rsidR="00053BA8" w:rsidRDefault="00770557" w:rsidP="00053BA8">
            <w:r>
              <w:t>OK</w:t>
            </w:r>
          </w:p>
        </w:tc>
      </w:tr>
    </w:tbl>
    <w:p w14:paraId="6911A758" w14:textId="77777777" w:rsidR="00053BA8" w:rsidRDefault="00000000" w:rsidP="00500605"/>
    <w:p w14:paraId="654DD0D4" w14:textId="77777777" w:rsidR="00406F39" w:rsidRDefault="00770557" w:rsidP="00E52CBB">
      <w:pPr>
        <w:pStyle w:val="Heading4"/>
      </w:pPr>
      <w:r w:rsidRPr="00B9479B">
        <w:t>MD-REQ-395474/A-GearPos_D_Trg_UB</w:t>
      </w:r>
    </w:p>
    <w:p w14:paraId="75514A80" w14:textId="77777777" w:rsidR="00150EF3" w:rsidRDefault="00770557" w:rsidP="00150EF3">
      <w:r w:rsidRPr="00150EF3">
        <w:t>GearPos_D_Trg_UB</w:t>
      </w:r>
      <w:r>
        <w:t xml:space="preserve">: This signal tells to its recipients if </w:t>
      </w:r>
      <w:r w:rsidRPr="00150EF3">
        <w:t>GearPos_D_Trg</w:t>
      </w:r>
      <w:r>
        <w:t xml:space="preserve"> signal has fresh data or unchanged data. </w:t>
      </w:r>
    </w:p>
    <w:p w14:paraId="4AA40982" w14:textId="77777777" w:rsidR="00150EF3" w:rsidRDefault="00000000" w:rsidP="00150EF3"/>
    <w:tbl>
      <w:tblPr>
        <w:tblStyle w:val="TableGrid"/>
        <w:tblW w:w="0" w:type="auto"/>
        <w:jc w:val="center"/>
        <w:tblLook w:val="04A0" w:firstRow="1" w:lastRow="0" w:firstColumn="1" w:lastColumn="0" w:noHBand="0" w:noVBand="1"/>
      </w:tblPr>
      <w:tblGrid>
        <w:gridCol w:w="2700"/>
        <w:gridCol w:w="2790"/>
      </w:tblGrid>
      <w:tr w:rsidR="00150EF3" w14:paraId="5E72858A" w14:textId="77777777" w:rsidTr="00E52CBB">
        <w:trPr>
          <w:jc w:val="center"/>
        </w:trPr>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0DA78E" w14:textId="77777777" w:rsidR="00150EF3" w:rsidRDefault="00770557">
            <w:r>
              <w:t>Parameter</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E1B892" w14:textId="77777777" w:rsidR="00150EF3" w:rsidRDefault="00770557">
            <w:r>
              <w:t>Description</w:t>
            </w:r>
          </w:p>
        </w:tc>
      </w:tr>
      <w:tr w:rsidR="00150EF3" w14:paraId="018D1DE8" w14:textId="77777777" w:rsidTr="00E52CBB">
        <w:trPr>
          <w:jc w:val="center"/>
        </w:trPr>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79EA6E" w14:textId="77777777" w:rsidR="00150EF3" w:rsidRDefault="00770557">
            <w:r>
              <w:t>0x0</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235BFF" w14:textId="77777777" w:rsidR="00150EF3" w:rsidRDefault="00770557">
            <w:r>
              <w:t>Unchanged_data</w:t>
            </w:r>
          </w:p>
        </w:tc>
      </w:tr>
      <w:tr w:rsidR="00150EF3" w14:paraId="02D1A03B" w14:textId="77777777" w:rsidTr="00E52CBB">
        <w:trPr>
          <w:jc w:val="center"/>
        </w:trPr>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C0FFB6" w14:textId="77777777" w:rsidR="00150EF3" w:rsidRDefault="00770557">
            <w:r>
              <w:t>0x1</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EA5F7" w14:textId="77777777" w:rsidR="00150EF3" w:rsidRDefault="00770557">
            <w:r>
              <w:t>Fresh_data</w:t>
            </w:r>
          </w:p>
        </w:tc>
      </w:tr>
    </w:tbl>
    <w:p w14:paraId="3EFCA8B3" w14:textId="77777777" w:rsidR="00500605" w:rsidRDefault="00000000" w:rsidP="00500605"/>
    <w:p w14:paraId="7DE0B221" w14:textId="77777777" w:rsidR="00406F39" w:rsidRDefault="00770557" w:rsidP="00E52CBB">
      <w:pPr>
        <w:pStyle w:val="Heading2"/>
      </w:pPr>
      <w:bookmarkStart w:id="12" w:name="_Toc100050017"/>
      <w:r>
        <w:t>VehicleInformation Interface</w:t>
      </w:r>
      <w:bookmarkEnd w:id="12"/>
    </w:p>
    <w:p w14:paraId="301EA602" w14:textId="77777777" w:rsidR="00406F39" w:rsidRDefault="00770557" w:rsidP="00E52CBB">
      <w:pPr>
        <w:pStyle w:val="Heading3"/>
      </w:pPr>
      <w:bookmarkStart w:id="13" w:name="_Toc100050018"/>
      <w:r w:rsidRPr="00B9479B">
        <w:t>RVCv2-IIR-REQ-014086/D-VehicleInformation_Tx (TcSE ROIN-282400-2)</w:t>
      </w:r>
      <w:bookmarkEnd w:id="13"/>
    </w:p>
    <w:p w14:paraId="22D364AF" w14:textId="77777777" w:rsidR="004D1976" w:rsidRDefault="004D1976"/>
    <w:p w14:paraId="22CA4BC4" w14:textId="77777777" w:rsidR="00406F39" w:rsidRDefault="00770557" w:rsidP="00E52CBB">
      <w:pPr>
        <w:pStyle w:val="Heading4"/>
      </w:pPr>
      <w:r w:rsidRPr="00B9479B">
        <w:t>MD-REQ-014083/A-PJB_Bootlid_St (TcSE ROIN-282394-1)</w:t>
      </w:r>
    </w:p>
    <w:p w14:paraId="45C96EE7" w14:textId="77777777" w:rsidR="004D1976" w:rsidRDefault="00770557">
      <w:pPr>
        <w:autoSpaceDE w:val="0"/>
        <w:autoSpaceDN w:val="0"/>
        <w:adjustRightInd w:val="0"/>
        <w:rPr>
          <w:rFonts w:cs="Arial"/>
          <w:szCs w:val="20"/>
        </w:rPr>
      </w:pPr>
      <w:r>
        <w:rPr>
          <w:rFonts w:cs="Arial"/>
          <w:szCs w:val="20"/>
        </w:rPr>
        <w:t>Message Type: Status</w:t>
      </w:r>
    </w:p>
    <w:p w14:paraId="5BB05F72" w14:textId="77777777" w:rsidR="004D1976" w:rsidRDefault="004D1976">
      <w:pPr>
        <w:autoSpaceDE w:val="0"/>
        <w:autoSpaceDN w:val="0"/>
        <w:adjustRightInd w:val="0"/>
        <w:rPr>
          <w:rFonts w:cs="Arial"/>
          <w:szCs w:val="20"/>
        </w:rPr>
      </w:pPr>
    </w:p>
    <w:p w14:paraId="184A75DA" w14:textId="77777777" w:rsidR="004D1976" w:rsidRDefault="00770557">
      <w:pPr>
        <w:autoSpaceDE w:val="0"/>
        <w:autoSpaceDN w:val="0"/>
        <w:adjustRightInd w:val="0"/>
        <w:rPr>
          <w:rFonts w:cs="Arial"/>
          <w:szCs w:val="20"/>
        </w:rPr>
      </w:pPr>
      <w:r>
        <w:rPr>
          <w:rFonts w:cs="Arial"/>
          <w:szCs w:val="20"/>
        </w:rPr>
        <w:t>Vehicle status message to indicate when the decklid/liftgate is ajar.</w:t>
      </w:r>
    </w:p>
    <w:p w14:paraId="7B97F313" w14:textId="77777777" w:rsidR="004D1976" w:rsidRDefault="004D1976">
      <w:pPr>
        <w:adjustRightInd w:val="0"/>
        <w:rPr>
          <w:rFonts w:eastAsia="MS Mincho"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462"/>
        <w:gridCol w:w="816"/>
        <w:gridCol w:w="1611"/>
      </w:tblGrid>
      <w:tr w:rsidR="004D1976" w14:paraId="46E25836"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0F5519AA" w14:textId="77777777" w:rsidR="004D1976" w:rsidRDefault="00770557">
            <w:pPr>
              <w:rPr>
                <w:rFonts w:cs="Arial"/>
                <w:b/>
                <w:szCs w:val="20"/>
              </w:rPr>
            </w:pPr>
            <w:r>
              <w:rPr>
                <w:rFonts w:cs="Arial"/>
                <w:b/>
                <w:szCs w:val="20"/>
              </w:rPr>
              <w:t>Name</w:t>
            </w:r>
          </w:p>
        </w:tc>
        <w:tc>
          <w:tcPr>
            <w:tcW w:w="1462" w:type="dxa"/>
            <w:tcBorders>
              <w:top w:val="single" w:sz="4" w:space="0" w:color="auto"/>
              <w:left w:val="single" w:sz="4" w:space="0" w:color="auto"/>
              <w:bottom w:val="single" w:sz="4" w:space="0" w:color="auto"/>
              <w:right w:val="single" w:sz="4" w:space="0" w:color="auto"/>
            </w:tcBorders>
            <w:hideMark/>
          </w:tcPr>
          <w:p w14:paraId="4EC648AD"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27DEFE59"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30D06C95" w14:textId="77777777" w:rsidR="004D1976" w:rsidRDefault="00770557">
            <w:pPr>
              <w:rPr>
                <w:rFonts w:cs="Arial"/>
                <w:b/>
                <w:szCs w:val="20"/>
              </w:rPr>
            </w:pPr>
            <w:r>
              <w:rPr>
                <w:rFonts w:cs="Arial"/>
                <w:b/>
                <w:szCs w:val="20"/>
              </w:rPr>
              <w:t>Description</w:t>
            </w:r>
          </w:p>
        </w:tc>
      </w:tr>
      <w:tr w:rsidR="004D1976" w14:paraId="3AB11EA5"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745EDF6A" w14:textId="77777777" w:rsidR="004D1976" w:rsidRDefault="00770557">
            <w:pPr>
              <w:rPr>
                <w:rFonts w:cs="Arial"/>
                <w:szCs w:val="20"/>
              </w:rPr>
            </w:pPr>
            <w:r>
              <w:rPr>
                <w:rFonts w:cs="Arial"/>
                <w:szCs w:val="20"/>
              </w:rPr>
              <w:t>Type</w:t>
            </w:r>
          </w:p>
        </w:tc>
        <w:tc>
          <w:tcPr>
            <w:tcW w:w="1462" w:type="dxa"/>
            <w:tcBorders>
              <w:top w:val="single" w:sz="4" w:space="0" w:color="auto"/>
              <w:left w:val="single" w:sz="4" w:space="0" w:color="auto"/>
              <w:bottom w:val="single" w:sz="4" w:space="0" w:color="auto"/>
              <w:right w:val="single" w:sz="4" w:space="0" w:color="auto"/>
            </w:tcBorders>
            <w:hideMark/>
          </w:tcPr>
          <w:p w14:paraId="76ADD081"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0524CD64"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6FE837C9" w14:textId="77777777" w:rsidR="004D1976" w:rsidRDefault="00770557">
            <w:pPr>
              <w:rPr>
                <w:rFonts w:cs="Arial"/>
                <w:szCs w:val="20"/>
              </w:rPr>
            </w:pPr>
            <w:r>
              <w:rPr>
                <w:rFonts w:cs="Arial"/>
                <w:szCs w:val="20"/>
              </w:rPr>
              <w:t>-</w:t>
            </w:r>
          </w:p>
        </w:tc>
      </w:tr>
      <w:tr w:rsidR="004D1976" w14:paraId="4B2431F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7F166E6" w14:textId="77777777" w:rsidR="004D1976" w:rsidRDefault="004D1976">
            <w:pPr>
              <w:rPr>
                <w:rFonts w:cs="Arial"/>
                <w:szCs w:val="20"/>
              </w:rPr>
            </w:pPr>
          </w:p>
        </w:tc>
        <w:tc>
          <w:tcPr>
            <w:tcW w:w="1462" w:type="dxa"/>
            <w:tcBorders>
              <w:top w:val="single" w:sz="4" w:space="0" w:color="auto"/>
              <w:left w:val="single" w:sz="4" w:space="0" w:color="auto"/>
              <w:bottom w:val="single" w:sz="4" w:space="0" w:color="auto"/>
              <w:right w:val="single" w:sz="4" w:space="0" w:color="auto"/>
            </w:tcBorders>
            <w:hideMark/>
          </w:tcPr>
          <w:p w14:paraId="43055FEB" w14:textId="77777777" w:rsidR="004D1976" w:rsidRDefault="00770557">
            <w:pPr>
              <w:adjustRightInd w:val="0"/>
              <w:rPr>
                <w:rFonts w:cs="Arial"/>
                <w:szCs w:val="20"/>
              </w:rPr>
            </w:pPr>
            <w:r>
              <w:rPr>
                <w:rFonts w:eastAsia="MS Mincho" w:cs="Arial"/>
                <w:szCs w:val="20"/>
              </w:rPr>
              <w:t>TrunkClosed</w:t>
            </w:r>
          </w:p>
        </w:tc>
        <w:tc>
          <w:tcPr>
            <w:tcW w:w="816" w:type="dxa"/>
            <w:tcBorders>
              <w:top w:val="single" w:sz="4" w:space="0" w:color="auto"/>
              <w:left w:val="single" w:sz="4" w:space="0" w:color="auto"/>
              <w:bottom w:val="single" w:sz="4" w:space="0" w:color="auto"/>
              <w:right w:val="single" w:sz="4" w:space="0" w:color="auto"/>
            </w:tcBorders>
            <w:hideMark/>
          </w:tcPr>
          <w:p w14:paraId="403D9675"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15C1E96A" w14:textId="77777777" w:rsidR="004D1976" w:rsidRDefault="004D1976">
            <w:pPr>
              <w:rPr>
                <w:rFonts w:cs="Arial"/>
                <w:szCs w:val="20"/>
              </w:rPr>
            </w:pPr>
          </w:p>
        </w:tc>
      </w:tr>
      <w:tr w:rsidR="004D1976" w14:paraId="2C90439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69EB6BD" w14:textId="77777777" w:rsidR="004D1976" w:rsidRDefault="004D1976">
            <w:pPr>
              <w:rPr>
                <w:rFonts w:cs="Arial"/>
                <w:szCs w:val="20"/>
              </w:rPr>
            </w:pPr>
          </w:p>
        </w:tc>
        <w:tc>
          <w:tcPr>
            <w:tcW w:w="1462" w:type="dxa"/>
            <w:tcBorders>
              <w:top w:val="single" w:sz="4" w:space="0" w:color="auto"/>
              <w:left w:val="single" w:sz="4" w:space="0" w:color="auto"/>
              <w:bottom w:val="single" w:sz="4" w:space="0" w:color="auto"/>
              <w:right w:val="single" w:sz="4" w:space="0" w:color="auto"/>
            </w:tcBorders>
            <w:hideMark/>
          </w:tcPr>
          <w:p w14:paraId="51D545DA" w14:textId="77777777" w:rsidR="004D1976" w:rsidRDefault="00770557">
            <w:pPr>
              <w:adjustRightInd w:val="0"/>
              <w:rPr>
                <w:rFonts w:cs="Arial"/>
                <w:szCs w:val="20"/>
              </w:rPr>
            </w:pPr>
            <w:r>
              <w:rPr>
                <w:rFonts w:eastAsia="MS Mincho" w:cs="Arial"/>
                <w:szCs w:val="20"/>
              </w:rPr>
              <w:t>TrunkOpen</w:t>
            </w:r>
          </w:p>
        </w:tc>
        <w:tc>
          <w:tcPr>
            <w:tcW w:w="816" w:type="dxa"/>
            <w:tcBorders>
              <w:top w:val="single" w:sz="4" w:space="0" w:color="auto"/>
              <w:left w:val="single" w:sz="4" w:space="0" w:color="auto"/>
              <w:bottom w:val="single" w:sz="4" w:space="0" w:color="auto"/>
              <w:right w:val="single" w:sz="4" w:space="0" w:color="auto"/>
            </w:tcBorders>
            <w:hideMark/>
          </w:tcPr>
          <w:p w14:paraId="7DE5AA30"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6EBEE626" w14:textId="77777777" w:rsidR="004D1976" w:rsidRDefault="004D1976">
            <w:pPr>
              <w:rPr>
                <w:rFonts w:cs="Arial"/>
                <w:szCs w:val="20"/>
              </w:rPr>
            </w:pPr>
          </w:p>
        </w:tc>
      </w:tr>
    </w:tbl>
    <w:p w14:paraId="357E5844" w14:textId="77777777" w:rsidR="004D1976" w:rsidRDefault="004D1976">
      <w:pPr>
        <w:rPr>
          <w:rFonts w:eastAsia="MS Mincho"/>
        </w:rPr>
      </w:pPr>
    </w:p>
    <w:p w14:paraId="4B0D0311" w14:textId="77777777" w:rsidR="00406F39" w:rsidRDefault="00770557" w:rsidP="00E52CBB">
      <w:pPr>
        <w:pStyle w:val="Heading4"/>
      </w:pPr>
      <w:r w:rsidRPr="00B9479B">
        <w:t>MD-REQ-014023/A-GearLvrPos_D_Actl (TcSE ROIN-266648-1)</w:t>
      </w:r>
    </w:p>
    <w:p w14:paraId="4D3B7F43" w14:textId="77777777" w:rsidR="004D1976" w:rsidRDefault="00770557">
      <w:pPr>
        <w:adjustRightInd w:val="0"/>
        <w:rPr>
          <w:rFonts w:eastAsia="MS Mincho" w:cs="Arial"/>
          <w:szCs w:val="20"/>
        </w:rPr>
      </w:pPr>
      <w:r>
        <w:rPr>
          <w:rFonts w:eastAsia="MS Mincho" w:cs="Arial"/>
          <w:szCs w:val="20"/>
        </w:rPr>
        <w:t>Message Type: Status</w:t>
      </w:r>
    </w:p>
    <w:p w14:paraId="7E8E103E" w14:textId="77777777" w:rsidR="004D1976" w:rsidRDefault="004D1976">
      <w:pPr>
        <w:adjustRightInd w:val="0"/>
        <w:rPr>
          <w:rFonts w:eastAsia="MS Mincho" w:cs="Arial"/>
          <w:szCs w:val="20"/>
        </w:rPr>
      </w:pPr>
    </w:p>
    <w:p w14:paraId="2B1211BC" w14:textId="77777777" w:rsidR="004D1976" w:rsidRDefault="00770557">
      <w:pPr>
        <w:widowControl w:val="0"/>
        <w:adjustRightInd w:val="0"/>
        <w:rPr>
          <w:rFonts w:cs="Arial"/>
          <w:szCs w:val="20"/>
        </w:rPr>
      </w:pPr>
      <w:r>
        <w:rPr>
          <w:rFonts w:eastAsia="MS Mincho" w:cs="Arial"/>
          <w:szCs w:val="20"/>
        </w:rPr>
        <w:t xml:space="preserve">Vehicle status signal for </w:t>
      </w:r>
      <w:r>
        <w:rPr>
          <w:rFonts w:cs="Arial"/>
          <w:szCs w:val="20"/>
        </w:rPr>
        <w:t xml:space="preserve">the Gear Lever Position on an </w:t>
      </w:r>
      <w:r>
        <w:rPr>
          <w:rFonts w:cs="Arial"/>
          <w:szCs w:val="20"/>
          <w:u w:val="single"/>
        </w:rPr>
        <w:t>automatic</w:t>
      </w:r>
      <w:r>
        <w:rPr>
          <w:rFonts w:cs="Arial"/>
          <w:szCs w:val="20"/>
        </w:rPr>
        <w:t xml:space="preserve"> transmission vehicle.</w:t>
      </w:r>
    </w:p>
    <w:p w14:paraId="6F3F32D5" w14:textId="77777777" w:rsidR="004D1976" w:rsidRDefault="004D1976">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807"/>
        <w:gridCol w:w="816"/>
        <w:gridCol w:w="1611"/>
      </w:tblGrid>
      <w:tr w:rsidR="004D1976" w14:paraId="4E3B54ED"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668E17E7" w14:textId="77777777" w:rsidR="004D1976" w:rsidRDefault="00770557">
            <w:pPr>
              <w:rPr>
                <w:rFonts w:cs="Arial"/>
                <w:b/>
                <w:szCs w:val="20"/>
              </w:rPr>
            </w:pPr>
            <w:r>
              <w:rPr>
                <w:rFonts w:cs="Arial"/>
                <w:b/>
                <w:szCs w:val="20"/>
              </w:rPr>
              <w:t>Name</w:t>
            </w:r>
          </w:p>
        </w:tc>
        <w:tc>
          <w:tcPr>
            <w:tcW w:w="2807" w:type="dxa"/>
            <w:tcBorders>
              <w:top w:val="single" w:sz="4" w:space="0" w:color="auto"/>
              <w:left w:val="single" w:sz="4" w:space="0" w:color="auto"/>
              <w:bottom w:val="single" w:sz="4" w:space="0" w:color="auto"/>
              <w:right w:val="single" w:sz="4" w:space="0" w:color="auto"/>
            </w:tcBorders>
            <w:hideMark/>
          </w:tcPr>
          <w:p w14:paraId="7437E2F0"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1F0A1237"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606999BA" w14:textId="77777777" w:rsidR="004D1976" w:rsidRDefault="00770557">
            <w:pPr>
              <w:rPr>
                <w:rFonts w:cs="Arial"/>
                <w:b/>
                <w:szCs w:val="20"/>
              </w:rPr>
            </w:pPr>
            <w:r>
              <w:rPr>
                <w:rFonts w:cs="Arial"/>
                <w:b/>
                <w:szCs w:val="20"/>
              </w:rPr>
              <w:t>Description</w:t>
            </w:r>
          </w:p>
        </w:tc>
      </w:tr>
      <w:tr w:rsidR="004D1976" w14:paraId="66F76512"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535F890" w14:textId="77777777" w:rsidR="004D1976" w:rsidRDefault="00770557">
            <w:pPr>
              <w:rPr>
                <w:rFonts w:cs="Arial"/>
                <w:szCs w:val="20"/>
              </w:rPr>
            </w:pPr>
            <w:r>
              <w:rPr>
                <w:rFonts w:cs="Arial"/>
                <w:szCs w:val="20"/>
              </w:rPr>
              <w:t>Type</w:t>
            </w:r>
          </w:p>
        </w:tc>
        <w:tc>
          <w:tcPr>
            <w:tcW w:w="2807" w:type="dxa"/>
            <w:tcBorders>
              <w:top w:val="single" w:sz="4" w:space="0" w:color="auto"/>
              <w:left w:val="single" w:sz="4" w:space="0" w:color="auto"/>
              <w:bottom w:val="single" w:sz="4" w:space="0" w:color="auto"/>
              <w:right w:val="single" w:sz="4" w:space="0" w:color="auto"/>
            </w:tcBorders>
            <w:hideMark/>
          </w:tcPr>
          <w:p w14:paraId="128D9ECE"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5E120D4A"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7594C285" w14:textId="77777777" w:rsidR="004D1976" w:rsidRDefault="00770557">
            <w:pPr>
              <w:rPr>
                <w:rFonts w:cs="Arial"/>
                <w:szCs w:val="20"/>
              </w:rPr>
            </w:pPr>
            <w:r>
              <w:rPr>
                <w:rFonts w:cs="Arial"/>
                <w:szCs w:val="20"/>
              </w:rPr>
              <w:t>-</w:t>
            </w:r>
          </w:p>
        </w:tc>
      </w:tr>
      <w:tr w:rsidR="004D1976" w14:paraId="34D035C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BED4E03"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19D6A734" w14:textId="77777777" w:rsidR="004D1976" w:rsidRDefault="00770557">
            <w:pPr>
              <w:adjustRightInd w:val="0"/>
              <w:rPr>
                <w:rFonts w:cs="Arial"/>
                <w:szCs w:val="20"/>
              </w:rPr>
            </w:pPr>
            <w:r>
              <w:rPr>
                <w:rFonts w:eastAsia="MS Mincho" w:cs="Arial"/>
                <w:szCs w:val="20"/>
              </w:rPr>
              <w:t>Park</w:t>
            </w:r>
          </w:p>
        </w:tc>
        <w:tc>
          <w:tcPr>
            <w:tcW w:w="816" w:type="dxa"/>
            <w:tcBorders>
              <w:top w:val="single" w:sz="4" w:space="0" w:color="auto"/>
              <w:left w:val="single" w:sz="4" w:space="0" w:color="auto"/>
              <w:bottom w:val="single" w:sz="4" w:space="0" w:color="auto"/>
              <w:right w:val="single" w:sz="4" w:space="0" w:color="auto"/>
            </w:tcBorders>
            <w:hideMark/>
          </w:tcPr>
          <w:p w14:paraId="5AD92EC3"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58E3C382" w14:textId="77777777" w:rsidR="004D1976" w:rsidRDefault="004D1976">
            <w:pPr>
              <w:rPr>
                <w:rFonts w:cs="Arial"/>
                <w:szCs w:val="20"/>
              </w:rPr>
            </w:pPr>
          </w:p>
        </w:tc>
      </w:tr>
      <w:tr w:rsidR="004D1976" w14:paraId="2AED369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2AD0909"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33407902" w14:textId="77777777" w:rsidR="004D1976" w:rsidRDefault="00770557">
            <w:pPr>
              <w:adjustRightInd w:val="0"/>
              <w:rPr>
                <w:rFonts w:cs="Arial"/>
                <w:szCs w:val="20"/>
              </w:rPr>
            </w:pPr>
            <w:r>
              <w:rPr>
                <w:rFonts w:eastAsia="MS Mincho" w:cs="Arial"/>
                <w:szCs w:val="20"/>
              </w:rPr>
              <w:t>Reverse</w:t>
            </w:r>
          </w:p>
        </w:tc>
        <w:tc>
          <w:tcPr>
            <w:tcW w:w="816" w:type="dxa"/>
            <w:tcBorders>
              <w:top w:val="single" w:sz="4" w:space="0" w:color="auto"/>
              <w:left w:val="single" w:sz="4" w:space="0" w:color="auto"/>
              <w:bottom w:val="single" w:sz="4" w:space="0" w:color="auto"/>
              <w:right w:val="single" w:sz="4" w:space="0" w:color="auto"/>
            </w:tcBorders>
            <w:hideMark/>
          </w:tcPr>
          <w:p w14:paraId="4B6F1A4B"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00507D8D" w14:textId="77777777" w:rsidR="004D1976" w:rsidRDefault="004D1976">
            <w:pPr>
              <w:rPr>
                <w:rFonts w:cs="Arial"/>
                <w:szCs w:val="20"/>
              </w:rPr>
            </w:pPr>
          </w:p>
        </w:tc>
      </w:tr>
      <w:tr w:rsidR="004D1976" w14:paraId="5240DA8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953B9FC"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4C12E831" w14:textId="77777777" w:rsidR="004D1976" w:rsidRDefault="00770557">
            <w:pPr>
              <w:adjustRightInd w:val="0"/>
              <w:rPr>
                <w:rFonts w:eastAsia="MS Mincho" w:cs="Arial"/>
                <w:szCs w:val="20"/>
              </w:rPr>
            </w:pPr>
            <w:r>
              <w:rPr>
                <w:rFonts w:eastAsia="MS Mincho" w:cs="Arial"/>
                <w:szCs w:val="20"/>
              </w:rPr>
              <w:t>Neutral</w:t>
            </w:r>
          </w:p>
        </w:tc>
        <w:tc>
          <w:tcPr>
            <w:tcW w:w="816" w:type="dxa"/>
            <w:tcBorders>
              <w:top w:val="single" w:sz="4" w:space="0" w:color="auto"/>
              <w:left w:val="single" w:sz="4" w:space="0" w:color="auto"/>
              <w:bottom w:val="single" w:sz="4" w:space="0" w:color="auto"/>
              <w:right w:val="single" w:sz="4" w:space="0" w:color="auto"/>
            </w:tcBorders>
            <w:hideMark/>
          </w:tcPr>
          <w:p w14:paraId="0C626C02" w14:textId="77777777" w:rsidR="004D1976" w:rsidRDefault="00770557">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14:paraId="36D631CA" w14:textId="77777777" w:rsidR="004D1976" w:rsidRDefault="004D1976">
            <w:pPr>
              <w:rPr>
                <w:rFonts w:cs="Arial"/>
                <w:szCs w:val="20"/>
              </w:rPr>
            </w:pPr>
          </w:p>
        </w:tc>
      </w:tr>
      <w:tr w:rsidR="004D1976" w14:paraId="7A68D3E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D0CB6E7"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0BD17C6F" w14:textId="77777777" w:rsidR="004D1976" w:rsidRDefault="00770557">
            <w:pPr>
              <w:adjustRightInd w:val="0"/>
              <w:rPr>
                <w:rFonts w:eastAsia="MS Mincho" w:cs="Arial"/>
                <w:szCs w:val="20"/>
              </w:rPr>
            </w:pPr>
            <w:r>
              <w:rPr>
                <w:rFonts w:eastAsia="MS Mincho" w:cs="Arial"/>
                <w:szCs w:val="20"/>
              </w:rPr>
              <w:t>Drive</w:t>
            </w:r>
          </w:p>
        </w:tc>
        <w:tc>
          <w:tcPr>
            <w:tcW w:w="816" w:type="dxa"/>
            <w:tcBorders>
              <w:top w:val="single" w:sz="4" w:space="0" w:color="auto"/>
              <w:left w:val="single" w:sz="4" w:space="0" w:color="auto"/>
              <w:bottom w:val="single" w:sz="4" w:space="0" w:color="auto"/>
              <w:right w:val="single" w:sz="4" w:space="0" w:color="auto"/>
            </w:tcBorders>
            <w:hideMark/>
          </w:tcPr>
          <w:p w14:paraId="7E9F70DB" w14:textId="77777777" w:rsidR="004D1976" w:rsidRDefault="00770557">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14:paraId="45B98D26" w14:textId="77777777" w:rsidR="004D1976" w:rsidRDefault="004D1976">
            <w:pPr>
              <w:rPr>
                <w:rFonts w:cs="Arial"/>
                <w:szCs w:val="20"/>
              </w:rPr>
            </w:pPr>
          </w:p>
        </w:tc>
      </w:tr>
      <w:tr w:rsidR="004D1976" w14:paraId="65FF1F1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297253C"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1B7C2546" w14:textId="77777777" w:rsidR="004D1976" w:rsidRDefault="00770557">
            <w:pPr>
              <w:adjustRightInd w:val="0"/>
              <w:rPr>
                <w:rFonts w:eastAsia="MS Mincho" w:cs="Arial"/>
                <w:szCs w:val="20"/>
              </w:rPr>
            </w:pPr>
            <w:r>
              <w:rPr>
                <w:rFonts w:eastAsia="MS Mincho" w:cs="Arial"/>
                <w:szCs w:val="20"/>
              </w:rPr>
              <w:t>Sport_DriveSport</w:t>
            </w:r>
          </w:p>
        </w:tc>
        <w:tc>
          <w:tcPr>
            <w:tcW w:w="816" w:type="dxa"/>
            <w:tcBorders>
              <w:top w:val="single" w:sz="4" w:space="0" w:color="auto"/>
              <w:left w:val="single" w:sz="4" w:space="0" w:color="auto"/>
              <w:bottom w:val="single" w:sz="4" w:space="0" w:color="auto"/>
              <w:right w:val="single" w:sz="4" w:space="0" w:color="auto"/>
            </w:tcBorders>
            <w:hideMark/>
          </w:tcPr>
          <w:p w14:paraId="04AEA3EF" w14:textId="77777777" w:rsidR="004D1976" w:rsidRDefault="00770557">
            <w:pPr>
              <w:adjustRightInd w:val="0"/>
              <w:rPr>
                <w:rFonts w:cs="Arial"/>
                <w:szCs w:val="20"/>
              </w:rPr>
            </w:pPr>
            <w:r>
              <w:rPr>
                <w:rFonts w:cs="Arial"/>
                <w:szCs w:val="20"/>
              </w:rPr>
              <w:t>0x4</w:t>
            </w:r>
          </w:p>
        </w:tc>
        <w:tc>
          <w:tcPr>
            <w:tcW w:w="1611" w:type="dxa"/>
            <w:tcBorders>
              <w:top w:val="single" w:sz="4" w:space="0" w:color="auto"/>
              <w:left w:val="single" w:sz="4" w:space="0" w:color="auto"/>
              <w:bottom w:val="single" w:sz="4" w:space="0" w:color="auto"/>
              <w:right w:val="single" w:sz="4" w:space="0" w:color="auto"/>
            </w:tcBorders>
          </w:tcPr>
          <w:p w14:paraId="3AD3AF76" w14:textId="77777777" w:rsidR="004D1976" w:rsidRDefault="004D1976">
            <w:pPr>
              <w:rPr>
                <w:rFonts w:cs="Arial"/>
                <w:szCs w:val="20"/>
              </w:rPr>
            </w:pPr>
          </w:p>
        </w:tc>
      </w:tr>
      <w:tr w:rsidR="004D1976" w14:paraId="26E14A5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7581A9C"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5A018C11" w14:textId="77777777" w:rsidR="004D1976" w:rsidRDefault="00770557">
            <w:pPr>
              <w:adjustRightInd w:val="0"/>
              <w:rPr>
                <w:rFonts w:eastAsia="MS Mincho" w:cs="Arial"/>
                <w:szCs w:val="20"/>
              </w:rPr>
            </w:pPr>
            <w:r>
              <w:rPr>
                <w:rFonts w:eastAsia="MS Mincho" w:cs="Arial"/>
                <w:szCs w:val="20"/>
              </w:rPr>
              <w:t>Low</w:t>
            </w:r>
          </w:p>
        </w:tc>
        <w:tc>
          <w:tcPr>
            <w:tcW w:w="816" w:type="dxa"/>
            <w:tcBorders>
              <w:top w:val="single" w:sz="4" w:space="0" w:color="auto"/>
              <w:left w:val="single" w:sz="4" w:space="0" w:color="auto"/>
              <w:bottom w:val="single" w:sz="4" w:space="0" w:color="auto"/>
              <w:right w:val="single" w:sz="4" w:space="0" w:color="auto"/>
            </w:tcBorders>
            <w:hideMark/>
          </w:tcPr>
          <w:p w14:paraId="08674743" w14:textId="77777777" w:rsidR="004D1976" w:rsidRDefault="00770557">
            <w:pPr>
              <w:adjustRightInd w:val="0"/>
              <w:rPr>
                <w:rFonts w:cs="Arial"/>
                <w:szCs w:val="20"/>
              </w:rPr>
            </w:pPr>
            <w:r>
              <w:rPr>
                <w:rFonts w:cs="Arial"/>
                <w:szCs w:val="20"/>
              </w:rPr>
              <w:t>0x5</w:t>
            </w:r>
          </w:p>
        </w:tc>
        <w:tc>
          <w:tcPr>
            <w:tcW w:w="1611" w:type="dxa"/>
            <w:tcBorders>
              <w:top w:val="single" w:sz="4" w:space="0" w:color="auto"/>
              <w:left w:val="single" w:sz="4" w:space="0" w:color="auto"/>
              <w:bottom w:val="single" w:sz="4" w:space="0" w:color="auto"/>
              <w:right w:val="single" w:sz="4" w:space="0" w:color="auto"/>
            </w:tcBorders>
          </w:tcPr>
          <w:p w14:paraId="7D259C12" w14:textId="77777777" w:rsidR="004D1976" w:rsidRDefault="004D1976">
            <w:pPr>
              <w:rPr>
                <w:rFonts w:cs="Arial"/>
                <w:szCs w:val="20"/>
              </w:rPr>
            </w:pPr>
          </w:p>
        </w:tc>
      </w:tr>
      <w:tr w:rsidR="004D1976" w14:paraId="1AB4D39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BEE93F3"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7AAE93A9" w14:textId="77777777" w:rsidR="004D1976" w:rsidRDefault="00770557">
            <w:pPr>
              <w:adjustRightInd w:val="0"/>
              <w:rPr>
                <w:rFonts w:eastAsia="MS Mincho" w:cs="Arial"/>
                <w:szCs w:val="20"/>
              </w:rPr>
            </w:pPr>
            <w:r>
              <w:rPr>
                <w:rFonts w:eastAsia="MS Mincho" w:cs="Arial"/>
                <w:szCs w:val="20"/>
              </w:rPr>
              <w:t>First</w:t>
            </w:r>
          </w:p>
        </w:tc>
        <w:tc>
          <w:tcPr>
            <w:tcW w:w="816" w:type="dxa"/>
            <w:tcBorders>
              <w:top w:val="single" w:sz="4" w:space="0" w:color="auto"/>
              <w:left w:val="single" w:sz="4" w:space="0" w:color="auto"/>
              <w:bottom w:val="single" w:sz="4" w:space="0" w:color="auto"/>
              <w:right w:val="single" w:sz="4" w:space="0" w:color="auto"/>
            </w:tcBorders>
            <w:hideMark/>
          </w:tcPr>
          <w:p w14:paraId="1663B80D" w14:textId="77777777" w:rsidR="004D1976" w:rsidRDefault="00770557">
            <w:pPr>
              <w:adjustRightInd w:val="0"/>
              <w:rPr>
                <w:rFonts w:cs="Arial"/>
                <w:szCs w:val="20"/>
              </w:rPr>
            </w:pPr>
            <w:r>
              <w:rPr>
                <w:rFonts w:cs="Arial"/>
                <w:szCs w:val="20"/>
              </w:rPr>
              <w:t>0x6</w:t>
            </w:r>
          </w:p>
        </w:tc>
        <w:tc>
          <w:tcPr>
            <w:tcW w:w="1611" w:type="dxa"/>
            <w:tcBorders>
              <w:top w:val="single" w:sz="4" w:space="0" w:color="auto"/>
              <w:left w:val="single" w:sz="4" w:space="0" w:color="auto"/>
              <w:bottom w:val="single" w:sz="4" w:space="0" w:color="auto"/>
              <w:right w:val="single" w:sz="4" w:space="0" w:color="auto"/>
            </w:tcBorders>
          </w:tcPr>
          <w:p w14:paraId="0A9895BB" w14:textId="77777777" w:rsidR="004D1976" w:rsidRDefault="004D1976">
            <w:pPr>
              <w:rPr>
                <w:rFonts w:cs="Arial"/>
                <w:szCs w:val="20"/>
              </w:rPr>
            </w:pPr>
          </w:p>
        </w:tc>
      </w:tr>
      <w:tr w:rsidR="004D1976" w14:paraId="47337BB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6262B96"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2162EA44" w14:textId="77777777" w:rsidR="004D1976" w:rsidRDefault="00770557">
            <w:pPr>
              <w:adjustRightInd w:val="0"/>
              <w:rPr>
                <w:rFonts w:eastAsia="MS Mincho" w:cs="Arial"/>
                <w:szCs w:val="20"/>
              </w:rPr>
            </w:pPr>
            <w:r>
              <w:rPr>
                <w:rFonts w:eastAsia="MS Mincho" w:cs="Arial"/>
                <w:szCs w:val="20"/>
              </w:rPr>
              <w:t>Second</w:t>
            </w:r>
          </w:p>
        </w:tc>
        <w:tc>
          <w:tcPr>
            <w:tcW w:w="816" w:type="dxa"/>
            <w:tcBorders>
              <w:top w:val="single" w:sz="4" w:space="0" w:color="auto"/>
              <w:left w:val="single" w:sz="4" w:space="0" w:color="auto"/>
              <w:bottom w:val="single" w:sz="4" w:space="0" w:color="auto"/>
              <w:right w:val="single" w:sz="4" w:space="0" w:color="auto"/>
            </w:tcBorders>
            <w:hideMark/>
          </w:tcPr>
          <w:p w14:paraId="6AC20532" w14:textId="77777777" w:rsidR="004D1976" w:rsidRDefault="00770557">
            <w:pPr>
              <w:adjustRightInd w:val="0"/>
              <w:rPr>
                <w:rFonts w:cs="Arial"/>
                <w:szCs w:val="20"/>
              </w:rPr>
            </w:pPr>
            <w:r>
              <w:rPr>
                <w:rFonts w:cs="Arial"/>
                <w:szCs w:val="20"/>
              </w:rPr>
              <w:t>0x7</w:t>
            </w:r>
          </w:p>
        </w:tc>
        <w:tc>
          <w:tcPr>
            <w:tcW w:w="1611" w:type="dxa"/>
            <w:tcBorders>
              <w:top w:val="single" w:sz="4" w:space="0" w:color="auto"/>
              <w:left w:val="single" w:sz="4" w:space="0" w:color="auto"/>
              <w:bottom w:val="single" w:sz="4" w:space="0" w:color="auto"/>
              <w:right w:val="single" w:sz="4" w:space="0" w:color="auto"/>
            </w:tcBorders>
          </w:tcPr>
          <w:p w14:paraId="304E4ED8" w14:textId="77777777" w:rsidR="004D1976" w:rsidRDefault="004D1976">
            <w:pPr>
              <w:rPr>
                <w:rFonts w:cs="Arial"/>
                <w:szCs w:val="20"/>
              </w:rPr>
            </w:pPr>
          </w:p>
        </w:tc>
      </w:tr>
      <w:tr w:rsidR="004D1976" w14:paraId="4A39E75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D1E5E72"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311A0705" w14:textId="77777777" w:rsidR="004D1976" w:rsidRDefault="00770557">
            <w:pPr>
              <w:adjustRightInd w:val="0"/>
              <w:rPr>
                <w:rFonts w:eastAsia="MS Mincho" w:cs="Arial"/>
                <w:szCs w:val="20"/>
              </w:rPr>
            </w:pPr>
            <w:r>
              <w:rPr>
                <w:rFonts w:eastAsia="MS Mincho" w:cs="Arial"/>
                <w:szCs w:val="20"/>
              </w:rPr>
              <w:t>Third</w:t>
            </w:r>
          </w:p>
        </w:tc>
        <w:tc>
          <w:tcPr>
            <w:tcW w:w="816" w:type="dxa"/>
            <w:tcBorders>
              <w:top w:val="single" w:sz="4" w:space="0" w:color="auto"/>
              <w:left w:val="single" w:sz="4" w:space="0" w:color="auto"/>
              <w:bottom w:val="single" w:sz="4" w:space="0" w:color="auto"/>
              <w:right w:val="single" w:sz="4" w:space="0" w:color="auto"/>
            </w:tcBorders>
            <w:hideMark/>
          </w:tcPr>
          <w:p w14:paraId="4E8C08DB" w14:textId="77777777" w:rsidR="004D1976" w:rsidRDefault="00770557">
            <w:pPr>
              <w:adjustRightInd w:val="0"/>
              <w:rPr>
                <w:rFonts w:cs="Arial"/>
                <w:szCs w:val="20"/>
              </w:rPr>
            </w:pPr>
            <w:r>
              <w:rPr>
                <w:rFonts w:cs="Arial"/>
                <w:szCs w:val="20"/>
              </w:rPr>
              <w:t>0x8</w:t>
            </w:r>
          </w:p>
        </w:tc>
        <w:tc>
          <w:tcPr>
            <w:tcW w:w="1611" w:type="dxa"/>
            <w:tcBorders>
              <w:top w:val="single" w:sz="4" w:space="0" w:color="auto"/>
              <w:left w:val="single" w:sz="4" w:space="0" w:color="auto"/>
              <w:bottom w:val="single" w:sz="4" w:space="0" w:color="auto"/>
              <w:right w:val="single" w:sz="4" w:space="0" w:color="auto"/>
            </w:tcBorders>
          </w:tcPr>
          <w:p w14:paraId="6D3CA2AE" w14:textId="77777777" w:rsidR="004D1976" w:rsidRDefault="004D1976">
            <w:pPr>
              <w:rPr>
                <w:rFonts w:cs="Arial"/>
                <w:szCs w:val="20"/>
              </w:rPr>
            </w:pPr>
          </w:p>
        </w:tc>
      </w:tr>
      <w:tr w:rsidR="004D1976" w14:paraId="0C491B76"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A6CF7CE"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316B75B3" w14:textId="77777777" w:rsidR="004D1976" w:rsidRDefault="00770557">
            <w:pPr>
              <w:adjustRightInd w:val="0"/>
              <w:rPr>
                <w:rFonts w:eastAsia="MS Mincho" w:cs="Arial"/>
                <w:szCs w:val="20"/>
              </w:rPr>
            </w:pPr>
            <w:r>
              <w:rPr>
                <w:rFonts w:eastAsia="MS Mincho" w:cs="Arial"/>
                <w:szCs w:val="20"/>
              </w:rPr>
              <w:t>Fourth</w:t>
            </w:r>
          </w:p>
        </w:tc>
        <w:tc>
          <w:tcPr>
            <w:tcW w:w="816" w:type="dxa"/>
            <w:tcBorders>
              <w:top w:val="single" w:sz="4" w:space="0" w:color="auto"/>
              <w:left w:val="single" w:sz="4" w:space="0" w:color="auto"/>
              <w:bottom w:val="single" w:sz="4" w:space="0" w:color="auto"/>
              <w:right w:val="single" w:sz="4" w:space="0" w:color="auto"/>
            </w:tcBorders>
            <w:hideMark/>
          </w:tcPr>
          <w:p w14:paraId="028F2208" w14:textId="77777777" w:rsidR="004D1976" w:rsidRDefault="00770557">
            <w:pPr>
              <w:adjustRightInd w:val="0"/>
              <w:rPr>
                <w:rFonts w:cs="Arial"/>
                <w:szCs w:val="20"/>
              </w:rPr>
            </w:pPr>
            <w:r>
              <w:rPr>
                <w:rFonts w:cs="Arial"/>
                <w:szCs w:val="20"/>
              </w:rPr>
              <w:t>0x9</w:t>
            </w:r>
          </w:p>
        </w:tc>
        <w:tc>
          <w:tcPr>
            <w:tcW w:w="1611" w:type="dxa"/>
            <w:tcBorders>
              <w:top w:val="single" w:sz="4" w:space="0" w:color="auto"/>
              <w:left w:val="single" w:sz="4" w:space="0" w:color="auto"/>
              <w:bottom w:val="single" w:sz="4" w:space="0" w:color="auto"/>
              <w:right w:val="single" w:sz="4" w:space="0" w:color="auto"/>
            </w:tcBorders>
          </w:tcPr>
          <w:p w14:paraId="481943C1" w14:textId="77777777" w:rsidR="004D1976" w:rsidRDefault="004D1976">
            <w:pPr>
              <w:rPr>
                <w:rFonts w:cs="Arial"/>
                <w:szCs w:val="20"/>
              </w:rPr>
            </w:pPr>
          </w:p>
        </w:tc>
      </w:tr>
      <w:tr w:rsidR="004D1976" w14:paraId="5B0BFF3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BAF27E6"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399A9EF0" w14:textId="77777777" w:rsidR="004D1976" w:rsidRDefault="00770557">
            <w:pPr>
              <w:adjustRightInd w:val="0"/>
              <w:rPr>
                <w:rFonts w:eastAsia="MS Mincho" w:cs="Arial"/>
                <w:szCs w:val="20"/>
              </w:rPr>
            </w:pPr>
            <w:r>
              <w:rPr>
                <w:rFonts w:eastAsia="MS Mincho" w:cs="Arial"/>
                <w:szCs w:val="20"/>
              </w:rPr>
              <w:t>Fifth</w:t>
            </w:r>
          </w:p>
        </w:tc>
        <w:tc>
          <w:tcPr>
            <w:tcW w:w="816" w:type="dxa"/>
            <w:tcBorders>
              <w:top w:val="single" w:sz="4" w:space="0" w:color="auto"/>
              <w:left w:val="single" w:sz="4" w:space="0" w:color="auto"/>
              <w:bottom w:val="single" w:sz="4" w:space="0" w:color="auto"/>
              <w:right w:val="single" w:sz="4" w:space="0" w:color="auto"/>
            </w:tcBorders>
            <w:hideMark/>
          </w:tcPr>
          <w:p w14:paraId="7BD024BE" w14:textId="77777777" w:rsidR="004D1976" w:rsidRDefault="00770557">
            <w:pPr>
              <w:adjustRightInd w:val="0"/>
              <w:rPr>
                <w:rFonts w:cs="Arial"/>
                <w:szCs w:val="20"/>
              </w:rPr>
            </w:pPr>
            <w:r>
              <w:rPr>
                <w:rFonts w:cs="Arial"/>
                <w:szCs w:val="20"/>
              </w:rPr>
              <w:t>0xA</w:t>
            </w:r>
          </w:p>
        </w:tc>
        <w:tc>
          <w:tcPr>
            <w:tcW w:w="1611" w:type="dxa"/>
            <w:tcBorders>
              <w:top w:val="single" w:sz="4" w:space="0" w:color="auto"/>
              <w:left w:val="single" w:sz="4" w:space="0" w:color="auto"/>
              <w:bottom w:val="single" w:sz="4" w:space="0" w:color="auto"/>
              <w:right w:val="single" w:sz="4" w:space="0" w:color="auto"/>
            </w:tcBorders>
          </w:tcPr>
          <w:p w14:paraId="7B1E78C4" w14:textId="77777777" w:rsidR="004D1976" w:rsidRDefault="004D1976">
            <w:pPr>
              <w:rPr>
                <w:rFonts w:cs="Arial"/>
                <w:szCs w:val="20"/>
              </w:rPr>
            </w:pPr>
          </w:p>
        </w:tc>
      </w:tr>
      <w:tr w:rsidR="004D1976" w14:paraId="4E8939B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64A1513"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13177A08" w14:textId="77777777" w:rsidR="004D1976" w:rsidRDefault="00770557">
            <w:pPr>
              <w:adjustRightInd w:val="0"/>
              <w:rPr>
                <w:rFonts w:eastAsia="MS Mincho" w:cs="Arial"/>
                <w:szCs w:val="20"/>
              </w:rPr>
            </w:pPr>
            <w:r>
              <w:rPr>
                <w:rFonts w:eastAsia="MS Mincho" w:cs="Arial"/>
                <w:szCs w:val="20"/>
              </w:rPr>
              <w:t>Sixth</w:t>
            </w:r>
          </w:p>
        </w:tc>
        <w:tc>
          <w:tcPr>
            <w:tcW w:w="816" w:type="dxa"/>
            <w:tcBorders>
              <w:top w:val="single" w:sz="4" w:space="0" w:color="auto"/>
              <w:left w:val="single" w:sz="4" w:space="0" w:color="auto"/>
              <w:bottom w:val="single" w:sz="4" w:space="0" w:color="auto"/>
              <w:right w:val="single" w:sz="4" w:space="0" w:color="auto"/>
            </w:tcBorders>
            <w:hideMark/>
          </w:tcPr>
          <w:p w14:paraId="06B14FC3" w14:textId="77777777" w:rsidR="004D1976" w:rsidRDefault="00770557">
            <w:pPr>
              <w:adjustRightInd w:val="0"/>
              <w:rPr>
                <w:rFonts w:cs="Arial"/>
                <w:szCs w:val="20"/>
              </w:rPr>
            </w:pPr>
            <w:r>
              <w:rPr>
                <w:rFonts w:cs="Arial"/>
                <w:szCs w:val="20"/>
              </w:rPr>
              <w:t>0xB</w:t>
            </w:r>
          </w:p>
        </w:tc>
        <w:tc>
          <w:tcPr>
            <w:tcW w:w="1611" w:type="dxa"/>
            <w:tcBorders>
              <w:top w:val="single" w:sz="4" w:space="0" w:color="auto"/>
              <w:left w:val="single" w:sz="4" w:space="0" w:color="auto"/>
              <w:bottom w:val="single" w:sz="4" w:space="0" w:color="auto"/>
              <w:right w:val="single" w:sz="4" w:space="0" w:color="auto"/>
            </w:tcBorders>
          </w:tcPr>
          <w:p w14:paraId="5B4DB0EC" w14:textId="77777777" w:rsidR="004D1976" w:rsidRDefault="004D1976">
            <w:pPr>
              <w:rPr>
                <w:rFonts w:cs="Arial"/>
                <w:szCs w:val="20"/>
              </w:rPr>
            </w:pPr>
          </w:p>
        </w:tc>
      </w:tr>
      <w:tr w:rsidR="004D1976" w14:paraId="76B297A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177A4C8"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65F93FD5" w14:textId="77777777" w:rsidR="004D1976" w:rsidRDefault="00770557">
            <w:pPr>
              <w:adjustRightInd w:val="0"/>
              <w:rPr>
                <w:rFonts w:eastAsia="MS Mincho" w:cs="Arial"/>
                <w:szCs w:val="20"/>
              </w:rPr>
            </w:pPr>
            <w:r>
              <w:rPr>
                <w:rFonts w:eastAsia="MS Mincho" w:cs="Arial"/>
                <w:szCs w:val="20"/>
              </w:rPr>
              <w:t>Undefined_Treat_as_Fault</w:t>
            </w:r>
          </w:p>
        </w:tc>
        <w:tc>
          <w:tcPr>
            <w:tcW w:w="816" w:type="dxa"/>
            <w:tcBorders>
              <w:top w:val="single" w:sz="4" w:space="0" w:color="auto"/>
              <w:left w:val="single" w:sz="4" w:space="0" w:color="auto"/>
              <w:bottom w:val="single" w:sz="4" w:space="0" w:color="auto"/>
              <w:right w:val="single" w:sz="4" w:space="0" w:color="auto"/>
            </w:tcBorders>
            <w:hideMark/>
          </w:tcPr>
          <w:p w14:paraId="2612AA8B" w14:textId="77777777" w:rsidR="004D1976" w:rsidRDefault="00770557">
            <w:pPr>
              <w:adjustRightInd w:val="0"/>
              <w:rPr>
                <w:rFonts w:cs="Arial"/>
                <w:szCs w:val="20"/>
              </w:rPr>
            </w:pPr>
            <w:r>
              <w:rPr>
                <w:rFonts w:cs="Arial"/>
                <w:szCs w:val="20"/>
              </w:rPr>
              <w:t>0xC</w:t>
            </w:r>
          </w:p>
        </w:tc>
        <w:tc>
          <w:tcPr>
            <w:tcW w:w="1611" w:type="dxa"/>
            <w:tcBorders>
              <w:top w:val="single" w:sz="4" w:space="0" w:color="auto"/>
              <w:left w:val="single" w:sz="4" w:space="0" w:color="auto"/>
              <w:bottom w:val="single" w:sz="4" w:space="0" w:color="auto"/>
              <w:right w:val="single" w:sz="4" w:space="0" w:color="auto"/>
            </w:tcBorders>
          </w:tcPr>
          <w:p w14:paraId="35256579" w14:textId="77777777" w:rsidR="004D1976" w:rsidRDefault="004D1976">
            <w:pPr>
              <w:rPr>
                <w:rFonts w:cs="Arial"/>
                <w:szCs w:val="20"/>
              </w:rPr>
            </w:pPr>
          </w:p>
        </w:tc>
      </w:tr>
      <w:tr w:rsidR="004D1976" w14:paraId="75AE0A3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C714440"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60542FE1" w14:textId="77777777" w:rsidR="004D1976" w:rsidRDefault="00770557">
            <w:pPr>
              <w:adjustRightInd w:val="0"/>
              <w:rPr>
                <w:rFonts w:eastAsia="MS Mincho" w:cs="Arial"/>
                <w:szCs w:val="20"/>
              </w:rPr>
            </w:pPr>
            <w:r>
              <w:rPr>
                <w:rFonts w:eastAsia="MS Mincho" w:cs="Arial"/>
                <w:szCs w:val="20"/>
              </w:rPr>
              <w:t>Undefined_Treat_as_Fault1</w:t>
            </w:r>
          </w:p>
        </w:tc>
        <w:tc>
          <w:tcPr>
            <w:tcW w:w="816" w:type="dxa"/>
            <w:tcBorders>
              <w:top w:val="single" w:sz="4" w:space="0" w:color="auto"/>
              <w:left w:val="single" w:sz="4" w:space="0" w:color="auto"/>
              <w:bottom w:val="single" w:sz="4" w:space="0" w:color="auto"/>
              <w:right w:val="single" w:sz="4" w:space="0" w:color="auto"/>
            </w:tcBorders>
            <w:hideMark/>
          </w:tcPr>
          <w:p w14:paraId="18BDA268" w14:textId="77777777" w:rsidR="004D1976" w:rsidRDefault="00770557">
            <w:pPr>
              <w:adjustRightInd w:val="0"/>
              <w:rPr>
                <w:rFonts w:cs="Arial"/>
                <w:szCs w:val="20"/>
              </w:rPr>
            </w:pPr>
            <w:r>
              <w:rPr>
                <w:rFonts w:cs="Arial"/>
                <w:szCs w:val="20"/>
              </w:rPr>
              <w:t>0xD</w:t>
            </w:r>
          </w:p>
        </w:tc>
        <w:tc>
          <w:tcPr>
            <w:tcW w:w="1611" w:type="dxa"/>
            <w:tcBorders>
              <w:top w:val="single" w:sz="4" w:space="0" w:color="auto"/>
              <w:left w:val="single" w:sz="4" w:space="0" w:color="auto"/>
              <w:bottom w:val="single" w:sz="4" w:space="0" w:color="auto"/>
              <w:right w:val="single" w:sz="4" w:space="0" w:color="auto"/>
            </w:tcBorders>
          </w:tcPr>
          <w:p w14:paraId="3E0C3730" w14:textId="77777777" w:rsidR="004D1976" w:rsidRDefault="004D1976">
            <w:pPr>
              <w:rPr>
                <w:rFonts w:cs="Arial"/>
                <w:szCs w:val="20"/>
              </w:rPr>
            </w:pPr>
          </w:p>
        </w:tc>
      </w:tr>
      <w:tr w:rsidR="004D1976" w14:paraId="67CE12F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0CBFC9D"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1CA6D1E7" w14:textId="77777777" w:rsidR="004D1976" w:rsidRDefault="00770557">
            <w:pPr>
              <w:adjustRightInd w:val="0"/>
              <w:rPr>
                <w:rFonts w:eastAsia="MS Mincho" w:cs="Arial"/>
                <w:szCs w:val="20"/>
              </w:rPr>
            </w:pPr>
            <w:r>
              <w:rPr>
                <w:rFonts w:eastAsia="MS Mincho" w:cs="Arial"/>
                <w:szCs w:val="20"/>
              </w:rPr>
              <w:t>Unknown_Position</w:t>
            </w:r>
          </w:p>
        </w:tc>
        <w:tc>
          <w:tcPr>
            <w:tcW w:w="816" w:type="dxa"/>
            <w:tcBorders>
              <w:top w:val="single" w:sz="4" w:space="0" w:color="auto"/>
              <w:left w:val="single" w:sz="4" w:space="0" w:color="auto"/>
              <w:bottom w:val="single" w:sz="4" w:space="0" w:color="auto"/>
              <w:right w:val="single" w:sz="4" w:space="0" w:color="auto"/>
            </w:tcBorders>
            <w:hideMark/>
          </w:tcPr>
          <w:p w14:paraId="46CF4D9B" w14:textId="77777777" w:rsidR="004D1976" w:rsidRDefault="00770557">
            <w:pPr>
              <w:adjustRightInd w:val="0"/>
              <w:rPr>
                <w:rFonts w:cs="Arial"/>
                <w:szCs w:val="20"/>
              </w:rPr>
            </w:pPr>
            <w:r>
              <w:rPr>
                <w:rFonts w:cs="Arial"/>
                <w:szCs w:val="20"/>
              </w:rPr>
              <w:t>0xE</w:t>
            </w:r>
          </w:p>
        </w:tc>
        <w:tc>
          <w:tcPr>
            <w:tcW w:w="1611" w:type="dxa"/>
            <w:tcBorders>
              <w:top w:val="single" w:sz="4" w:space="0" w:color="auto"/>
              <w:left w:val="single" w:sz="4" w:space="0" w:color="auto"/>
              <w:bottom w:val="single" w:sz="4" w:space="0" w:color="auto"/>
              <w:right w:val="single" w:sz="4" w:space="0" w:color="auto"/>
            </w:tcBorders>
          </w:tcPr>
          <w:p w14:paraId="19E1001D" w14:textId="77777777" w:rsidR="004D1976" w:rsidRDefault="004D1976">
            <w:pPr>
              <w:rPr>
                <w:rFonts w:cs="Arial"/>
                <w:szCs w:val="20"/>
              </w:rPr>
            </w:pPr>
          </w:p>
        </w:tc>
      </w:tr>
      <w:tr w:rsidR="004D1976" w14:paraId="021F9616"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7BAF4BB" w14:textId="77777777" w:rsidR="004D1976" w:rsidRDefault="004D1976">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14:paraId="0A4BAA11" w14:textId="77777777" w:rsidR="004D1976" w:rsidRDefault="00770557">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14:paraId="13C7F285" w14:textId="77777777" w:rsidR="004D1976" w:rsidRDefault="00770557">
            <w:pPr>
              <w:adjustRightInd w:val="0"/>
              <w:rPr>
                <w:rFonts w:cs="Arial"/>
                <w:szCs w:val="20"/>
              </w:rPr>
            </w:pPr>
            <w:r>
              <w:rPr>
                <w:rFonts w:cs="Arial"/>
                <w:szCs w:val="20"/>
              </w:rPr>
              <w:t>0xF</w:t>
            </w:r>
          </w:p>
        </w:tc>
        <w:tc>
          <w:tcPr>
            <w:tcW w:w="1611" w:type="dxa"/>
            <w:tcBorders>
              <w:top w:val="single" w:sz="4" w:space="0" w:color="auto"/>
              <w:left w:val="single" w:sz="4" w:space="0" w:color="auto"/>
              <w:bottom w:val="single" w:sz="4" w:space="0" w:color="auto"/>
              <w:right w:val="single" w:sz="4" w:space="0" w:color="auto"/>
            </w:tcBorders>
          </w:tcPr>
          <w:p w14:paraId="78AF8F76" w14:textId="77777777" w:rsidR="004D1976" w:rsidRDefault="004D1976">
            <w:pPr>
              <w:rPr>
                <w:rFonts w:cs="Arial"/>
                <w:szCs w:val="20"/>
              </w:rPr>
            </w:pPr>
          </w:p>
        </w:tc>
      </w:tr>
    </w:tbl>
    <w:p w14:paraId="34C0C860" w14:textId="77777777" w:rsidR="00406F39" w:rsidRDefault="00770557" w:rsidP="00E52CBB">
      <w:pPr>
        <w:pStyle w:val="Heading4"/>
      </w:pPr>
      <w:r w:rsidRPr="00B9479B">
        <w:t>MD-REQ-014024/A-GearRvrseActv_D_Actl (TcSE ROIN-266649-1)</w:t>
      </w:r>
    </w:p>
    <w:p w14:paraId="62D3D667" w14:textId="77777777" w:rsidR="004D1976" w:rsidRDefault="00770557">
      <w:pPr>
        <w:adjustRightInd w:val="0"/>
        <w:rPr>
          <w:rFonts w:eastAsia="MS Mincho" w:cs="Arial"/>
          <w:szCs w:val="20"/>
        </w:rPr>
      </w:pPr>
      <w:r>
        <w:rPr>
          <w:rFonts w:eastAsia="MS Mincho" w:cs="Arial"/>
          <w:szCs w:val="20"/>
        </w:rPr>
        <w:t>Message Type: Status</w:t>
      </w:r>
    </w:p>
    <w:p w14:paraId="73D50ADA" w14:textId="77777777" w:rsidR="004D1976" w:rsidRDefault="004D1976">
      <w:pPr>
        <w:adjustRightInd w:val="0"/>
        <w:rPr>
          <w:rFonts w:eastAsia="MS Mincho" w:cs="Arial"/>
          <w:szCs w:val="20"/>
        </w:rPr>
      </w:pPr>
    </w:p>
    <w:p w14:paraId="4F0E3A71" w14:textId="77777777" w:rsidR="004D1976" w:rsidRDefault="00770557">
      <w:pPr>
        <w:widowControl w:val="0"/>
        <w:adjustRightInd w:val="0"/>
        <w:rPr>
          <w:rFonts w:cs="Arial"/>
          <w:szCs w:val="20"/>
        </w:rPr>
      </w:pPr>
      <w:r>
        <w:rPr>
          <w:rFonts w:eastAsia="MS Mincho" w:cs="Arial"/>
          <w:szCs w:val="20"/>
        </w:rPr>
        <w:t xml:space="preserve">Vehicle status signal for </w:t>
      </w:r>
      <w:r>
        <w:rPr>
          <w:rFonts w:cs="Arial"/>
          <w:szCs w:val="20"/>
        </w:rPr>
        <w:t xml:space="preserve">notifying that Reverse Gear is engaged on a </w:t>
      </w:r>
      <w:r>
        <w:rPr>
          <w:rFonts w:cs="Arial"/>
          <w:szCs w:val="20"/>
          <w:u w:val="single"/>
        </w:rPr>
        <w:t>manual</w:t>
      </w:r>
      <w:r>
        <w:rPr>
          <w:rFonts w:cs="Arial"/>
          <w:szCs w:val="20"/>
        </w:rPr>
        <w:t xml:space="preserve"> transmission vehicle.</w:t>
      </w:r>
    </w:p>
    <w:p w14:paraId="6FE4D498" w14:textId="77777777" w:rsidR="004D1976" w:rsidRDefault="004D1976">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62"/>
        <w:gridCol w:w="816"/>
        <w:gridCol w:w="1611"/>
      </w:tblGrid>
      <w:tr w:rsidR="004D1976" w14:paraId="74FCB658"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8BCB95D" w14:textId="77777777" w:rsidR="004D1976" w:rsidRDefault="00770557">
            <w:pPr>
              <w:rPr>
                <w:rFonts w:cs="Arial"/>
                <w:b/>
                <w:szCs w:val="20"/>
              </w:rPr>
            </w:pPr>
            <w:r>
              <w:rPr>
                <w:rFonts w:cs="Arial"/>
                <w:b/>
                <w:szCs w:val="20"/>
              </w:rPr>
              <w:t>Name</w:t>
            </w:r>
          </w:p>
        </w:tc>
        <w:tc>
          <w:tcPr>
            <w:tcW w:w="1162" w:type="dxa"/>
            <w:tcBorders>
              <w:top w:val="single" w:sz="4" w:space="0" w:color="auto"/>
              <w:left w:val="single" w:sz="4" w:space="0" w:color="auto"/>
              <w:bottom w:val="single" w:sz="4" w:space="0" w:color="auto"/>
              <w:right w:val="single" w:sz="4" w:space="0" w:color="auto"/>
            </w:tcBorders>
            <w:hideMark/>
          </w:tcPr>
          <w:p w14:paraId="3B1FFF39"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558F10C3"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6C82E79F" w14:textId="77777777" w:rsidR="004D1976" w:rsidRDefault="00770557">
            <w:pPr>
              <w:rPr>
                <w:rFonts w:cs="Arial"/>
                <w:b/>
                <w:szCs w:val="20"/>
              </w:rPr>
            </w:pPr>
            <w:r>
              <w:rPr>
                <w:rFonts w:cs="Arial"/>
                <w:b/>
                <w:szCs w:val="20"/>
              </w:rPr>
              <w:t>Description</w:t>
            </w:r>
          </w:p>
        </w:tc>
      </w:tr>
      <w:tr w:rsidR="004D1976" w14:paraId="47D465A2"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DEC4A47" w14:textId="77777777" w:rsidR="004D1976" w:rsidRDefault="00770557">
            <w:pPr>
              <w:rPr>
                <w:rFonts w:cs="Arial"/>
                <w:szCs w:val="20"/>
              </w:rPr>
            </w:pPr>
            <w:r>
              <w:rPr>
                <w:rFonts w:cs="Arial"/>
                <w:szCs w:val="20"/>
              </w:rPr>
              <w:t>Type</w:t>
            </w:r>
          </w:p>
        </w:tc>
        <w:tc>
          <w:tcPr>
            <w:tcW w:w="1162" w:type="dxa"/>
            <w:tcBorders>
              <w:top w:val="single" w:sz="4" w:space="0" w:color="auto"/>
              <w:left w:val="single" w:sz="4" w:space="0" w:color="auto"/>
              <w:bottom w:val="single" w:sz="4" w:space="0" w:color="auto"/>
              <w:right w:val="single" w:sz="4" w:space="0" w:color="auto"/>
            </w:tcBorders>
            <w:hideMark/>
          </w:tcPr>
          <w:p w14:paraId="0CEA4676"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129DC6FB"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49E741CE" w14:textId="77777777" w:rsidR="004D1976" w:rsidRDefault="00770557">
            <w:pPr>
              <w:rPr>
                <w:rFonts w:cs="Arial"/>
                <w:szCs w:val="20"/>
              </w:rPr>
            </w:pPr>
            <w:r>
              <w:rPr>
                <w:rFonts w:cs="Arial"/>
                <w:szCs w:val="20"/>
              </w:rPr>
              <w:t>-</w:t>
            </w:r>
          </w:p>
        </w:tc>
      </w:tr>
      <w:tr w:rsidR="004D1976" w14:paraId="3185FD3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A4BE3F9"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0C75A56C" w14:textId="77777777" w:rsidR="004D1976" w:rsidRDefault="00770557">
            <w:pPr>
              <w:adjustRightInd w:val="0"/>
              <w:rPr>
                <w:rFonts w:cs="Arial"/>
                <w:szCs w:val="20"/>
              </w:rPr>
            </w:pPr>
            <w:r>
              <w:rPr>
                <w:rFonts w:eastAsia="MS Mincho" w:cs="Arial"/>
                <w:szCs w:val="20"/>
              </w:rPr>
              <w:t>Inactive</w:t>
            </w:r>
          </w:p>
        </w:tc>
        <w:tc>
          <w:tcPr>
            <w:tcW w:w="816" w:type="dxa"/>
            <w:tcBorders>
              <w:top w:val="single" w:sz="4" w:space="0" w:color="auto"/>
              <w:left w:val="single" w:sz="4" w:space="0" w:color="auto"/>
              <w:bottom w:val="single" w:sz="4" w:space="0" w:color="auto"/>
              <w:right w:val="single" w:sz="4" w:space="0" w:color="auto"/>
            </w:tcBorders>
            <w:hideMark/>
          </w:tcPr>
          <w:p w14:paraId="1857CB2C"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7B1A0D87" w14:textId="77777777" w:rsidR="004D1976" w:rsidRDefault="004D1976">
            <w:pPr>
              <w:rPr>
                <w:rFonts w:cs="Arial"/>
                <w:szCs w:val="20"/>
              </w:rPr>
            </w:pPr>
          </w:p>
        </w:tc>
      </w:tr>
      <w:tr w:rsidR="004D1976" w14:paraId="6AAC5F4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C50D71C"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44595817" w14:textId="77777777" w:rsidR="004D1976" w:rsidRDefault="00770557">
            <w:pPr>
              <w:adjustRightInd w:val="0"/>
              <w:rPr>
                <w:rFonts w:cs="Arial"/>
                <w:szCs w:val="20"/>
              </w:rPr>
            </w:pPr>
            <w:r>
              <w:rPr>
                <w:rFonts w:eastAsia="MS Mincho" w:cs="Arial"/>
                <w:szCs w:val="20"/>
              </w:rPr>
              <w:t>Active</w:t>
            </w:r>
          </w:p>
        </w:tc>
        <w:tc>
          <w:tcPr>
            <w:tcW w:w="816" w:type="dxa"/>
            <w:tcBorders>
              <w:top w:val="single" w:sz="4" w:space="0" w:color="auto"/>
              <w:left w:val="single" w:sz="4" w:space="0" w:color="auto"/>
              <w:bottom w:val="single" w:sz="4" w:space="0" w:color="auto"/>
              <w:right w:val="single" w:sz="4" w:space="0" w:color="auto"/>
            </w:tcBorders>
            <w:hideMark/>
          </w:tcPr>
          <w:p w14:paraId="32953B34"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220D135B" w14:textId="77777777" w:rsidR="004D1976" w:rsidRDefault="004D1976">
            <w:pPr>
              <w:rPr>
                <w:rFonts w:cs="Arial"/>
                <w:szCs w:val="20"/>
              </w:rPr>
            </w:pPr>
          </w:p>
        </w:tc>
      </w:tr>
      <w:tr w:rsidR="004D1976" w14:paraId="6A278EC6"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1CF083E"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2E7C253D" w14:textId="77777777" w:rsidR="004D1976" w:rsidRDefault="00770557">
            <w:pPr>
              <w:adjustRightInd w:val="0"/>
              <w:rPr>
                <w:rFonts w:eastAsia="MS Mincho" w:cs="Arial"/>
                <w:szCs w:val="20"/>
              </w:rPr>
            </w:pPr>
            <w:r>
              <w:rPr>
                <w:rFonts w:eastAsia="MS Mincho"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6BAD7298" w14:textId="77777777" w:rsidR="004D1976" w:rsidRDefault="00770557">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14:paraId="78121E76" w14:textId="77777777" w:rsidR="004D1976" w:rsidRDefault="004D1976">
            <w:pPr>
              <w:rPr>
                <w:rFonts w:cs="Arial"/>
                <w:szCs w:val="20"/>
              </w:rPr>
            </w:pPr>
          </w:p>
        </w:tc>
      </w:tr>
      <w:tr w:rsidR="004D1976" w14:paraId="5EC911E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A9D3027"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4B4D0310" w14:textId="77777777" w:rsidR="004D1976" w:rsidRDefault="00770557">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14:paraId="647B4DCF" w14:textId="77777777" w:rsidR="004D1976" w:rsidRDefault="00770557">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14:paraId="6964E599" w14:textId="77777777" w:rsidR="004D1976" w:rsidRDefault="004D1976">
            <w:pPr>
              <w:rPr>
                <w:rFonts w:cs="Arial"/>
                <w:szCs w:val="20"/>
              </w:rPr>
            </w:pPr>
          </w:p>
        </w:tc>
      </w:tr>
    </w:tbl>
    <w:p w14:paraId="62C06CEF" w14:textId="77777777" w:rsidR="004D1976" w:rsidRDefault="004D1976">
      <w:pPr>
        <w:rPr>
          <w:rFonts w:eastAsia="MS Mincho"/>
        </w:rPr>
      </w:pPr>
    </w:p>
    <w:p w14:paraId="0B1FF880" w14:textId="77777777" w:rsidR="00406F39" w:rsidRDefault="00770557" w:rsidP="00E52CBB">
      <w:pPr>
        <w:pStyle w:val="Heading4"/>
      </w:pPr>
      <w:r w:rsidRPr="00B9479B">
        <w:t>MD-REQ-014025/A-VehicleSpeed_St (TcSE ROIN-223023-1)</w:t>
      </w:r>
    </w:p>
    <w:p w14:paraId="648CFAA6" w14:textId="77777777" w:rsidR="004D1976" w:rsidRDefault="00770557">
      <w:pPr>
        <w:rPr>
          <w:rFonts w:cs="Arial"/>
          <w:szCs w:val="20"/>
        </w:rPr>
      </w:pPr>
      <w:r>
        <w:rPr>
          <w:rFonts w:cs="Arial"/>
          <w:szCs w:val="20"/>
        </w:rPr>
        <w:t>Message Type: Status</w:t>
      </w:r>
    </w:p>
    <w:p w14:paraId="0F789C55" w14:textId="77777777" w:rsidR="004D1976" w:rsidRDefault="00770557">
      <w:pPr>
        <w:rPr>
          <w:rFonts w:cs="Arial"/>
          <w:szCs w:val="20"/>
        </w:rPr>
      </w:pPr>
      <w:r>
        <w:rPr>
          <w:rFonts w:cs="Arial"/>
          <w:szCs w:val="20"/>
        </w:rPr>
        <w:t xml:space="preserve"> </w:t>
      </w:r>
    </w:p>
    <w:p w14:paraId="21121D2E" w14:textId="77777777" w:rsidR="004D1976" w:rsidRDefault="00770557">
      <w:pPr>
        <w:rPr>
          <w:rFonts w:cs="Arial"/>
          <w:szCs w:val="20"/>
        </w:rPr>
      </w:pPr>
      <w:r>
        <w:rPr>
          <w:rFonts w:cs="Arial"/>
          <w:szCs w:val="20"/>
        </w:rPr>
        <w:t>Status used to indicate vehicle speed.</w:t>
      </w:r>
    </w:p>
    <w:p w14:paraId="4EF63F4F" w14:textId="77777777" w:rsidR="004D1976" w:rsidRDefault="004D197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4D1976" w14:paraId="26CCFEE8"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7E78C1F" w14:textId="77777777" w:rsidR="004D1976" w:rsidRDefault="00770557">
            <w:pPr>
              <w:rPr>
                <w:rFonts w:cs="Arial"/>
                <w:b/>
                <w:szCs w:val="20"/>
              </w:rPr>
            </w:pPr>
            <w:r>
              <w:rPr>
                <w:rFonts w:cs="Arial"/>
                <w:b/>
                <w:szCs w:val="20"/>
              </w:rPr>
              <w:t>Name</w:t>
            </w:r>
          </w:p>
        </w:tc>
        <w:tc>
          <w:tcPr>
            <w:tcW w:w="983" w:type="dxa"/>
            <w:tcBorders>
              <w:top w:val="single" w:sz="4" w:space="0" w:color="auto"/>
              <w:left w:val="single" w:sz="4" w:space="0" w:color="auto"/>
              <w:bottom w:val="single" w:sz="4" w:space="0" w:color="auto"/>
              <w:right w:val="single" w:sz="4" w:space="0" w:color="auto"/>
            </w:tcBorders>
            <w:hideMark/>
          </w:tcPr>
          <w:p w14:paraId="68F7539B" w14:textId="77777777" w:rsidR="004D1976" w:rsidRDefault="00770557">
            <w:pPr>
              <w:rPr>
                <w:rFonts w:cs="Arial"/>
                <w:b/>
                <w:szCs w:val="20"/>
              </w:rPr>
            </w:pPr>
            <w:r>
              <w:rPr>
                <w:rFonts w:cs="Arial"/>
                <w:b/>
                <w:szCs w:val="20"/>
              </w:rPr>
              <w:t>Literals</w:t>
            </w:r>
          </w:p>
        </w:tc>
        <w:tc>
          <w:tcPr>
            <w:tcW w:w="1517" w:type="dxa"/>
            <w:tcBorders>
              <w:top w:val="single" w:sz="4" w:space="0" w:color="auto"/>
              <w:left w:val="single" w:sz="4" w:space="0" w:color="auto"/>
              <w:bottom w:val="single" w:sz="4" w:space="0" w:color="auto"/>
              <w:right w:val="single" w:sz="4" w:space="0" w:color="auto"/>
            </w:tcBorders>
            <w:hideMark/>
          </w:tcPr>
          <w:p w14:paraId="734F530C" w14:textId="77777777" w:rsidR="004D1976" w:rsidRDefault="00770557">
            <w:pPr>
              <w:rPr>
                <w:rFonts w:cs="Arial"/>
                <w:b/>
                <w:szCs w:val="20"/>
              </w:rPr>
            </w:pPr>
            <w:r>
              <w:rPr>
                <w:rFonts w:cs="Arial"/>
                <w:b/>
                <w:szCs w:val="20"/>
              </w:rPr>
              <w:t>Value</w:t>
            </w:r>
          </w:p>
        </w:tc>
        <w:tc>
          <w:tcPr>
            <w:tcW w:w="2212" w:type="dxa"/>
            <w:tcBorders>
              <w:top w:val="single" w:sz="4" w:space="0" w:color="auto"/>
              <w:left w:val="single" w:sz="4" w:space="0" w:color="auto"/>
              <w:bottom w:val="single" w:sz="4" w:space="0" w:color="auto"/>
              <w:right w:val="single" w:sz="4" w:space="0" w:color="auto"/>
            </w:tcBorders>
            <w:hideMark/>
          </w:tcPr>
          <w:p w14:paraId="4531E939" w14:textId="77777777" w:rsidR="004D1976" w:rsidRDefault="00770557">
            <w:pPr>
              <w:rPr>
                <w:rFonts w:cs="Arial"/>
                <w:b/>
                <w:szCs w:val="20"/>
              </w:rPr>
            </w:pPr>
            <w:r>
              <w:rPr>
                <w:rFonts w:cs="Arial"/>
                <w:b/>
                <w:szCs w:val="20"/>
              </w:rPr>
              <w:t>Description</w:t>
            </w:r>
          </w:p>
        </w:tc>
      </w:tr>
      <w:tr w:rsidR="004D1976" w14:paraId="17306E2F"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215BE3E6" w14:textId="77777777" w:rsidR="004D1976" w:rsidRDefault="00770557">
            <w:pPr>
              <w:rPr>
                <w:rFonts w:cs="Arial"/>
                <w:szCs w:val="20"/>
              </w:rPr>
            </w:pPr>
            <w:r>
              <w:rPr>
                <w:rFonts w:cs="Arial"/>
                <w:szCs w:val="20"/>
              </w:rPr>
              <w:t>Type</w:t>
            </w:r>
          </w:p>
        </w:tc>
        <w:tc>
          <w:tcPr>
            <w:tcW w:w="983" w:type="dxa"/>
            <w:tcBorders>
              <w:top w:val="single" w:sz="4" w:space="0" w:color="auto"/>
              <w:left w:val="single" w:sz="4" w:space="0" w:color="auto"/>
              <w:bottom w:val="single" w:sz="4" w:space="0" w:color="auto"/>
              <w:right w:val="single" w:sz="4" w:space="0" w:color="auto"/>
            </w:tcBorders>
            <w:hideMark/>
          </w:tcPr>
          <w:p w14:paraId="5D42AB52" w14:textId="77777777" w:rsidR="004D1976" w:rsidRDefault="00770557">
            <w:pPr>
              <w:rPr>
                <w:rFonts w:cs="Arial"/>
                <w:szCs w:val="20"/>
              </w:rPr>
            </w:pPr>
            <w:r>
              <w:rPr>
                <w:rFonts w:cs="Arial"/>
                <w:szCs w:val="20"/>
              </w:rPr>
              <w:t>-</w:t>
            </w:r>
          </w:p>
        </w:tc>
        <w:tc>
          <w:tcPr>
            <w:tcW w:w="1517" w:type="dxa"/>
            <w:tcBorders>
              <w:top w:val="single" w:sz="4" w:space="0" w:color="auto"/>
              <w:left w:val="single" w:sz="4" w:space="0" w:color="auto"/>
              <w:bottom w:val="single" w:sz="4" w:space="0" w:color="auto"/>
              <w:right w:val="single" w:sz="4" w:space="0" w:color="auto"/>
            </w:tcBorders>
            <w:hideMark/>
          </w:tcPr>
          <w:p w14:paraId="61B34E8A" w14:textId="77777777" w:rsidR="004D1976" w:rsidRDefault="00770557">
            <w:pPr>
              <w:rPr>
                <w:rFonts w:cs="Arial"/>
                <w:szCs w:val="20"/>
              </w:rPr>
            </w:pPr>
            <w:r>
              <w:rPr>
                <w:rFonts w:cs="Arial"/>
                <w:szCs w:val="20"/>
              </w:rPr>
              <w:t>-</w:t>
            </w:r>
          </w:p>
        </w:tc>
        <w:tc>
          <w:tcPr>
            <w:tcW w:w="2212" w:type="dxa"/>
            <w:tcBorders>
              <w:top w:val="single" w:sz="4" w:space="0" w:color="auto"/>
              <w:left w:val="single" w:sz="4" w:space="0" w:color="auto"/>
              <w:bottom w:val="single" w:sz="4" w:space="0" w:color="auto"/>
              <w:right w:val="single" w:sz="4" w:space="0" w:color="auto"/>
            </w:tcBorders>
            <w:hideMark/>
          </w:tcPr>
          <w:p w14:paraId="36D8F799" w14:textId="77777777" w:rsidR="004D1976" w:rsidRDefault="00770557">
            <w:pPr>
              <w:rPr>
                <w:rFonts w:cs="Arial"/>
                <w:szCs w:val="20"/>
              </w:rPr>
            </w:pPr>
            <w:r>
              <w:rPr>
                <w:rFonts w:cs="Arial"/>
                <w:szCs w:val="20"/>
              </w:rPr>
              <w:t>Indicates vehicle speed.</w:t>
            </w:r>
          </w:p>
          <w:p w14:paraId="3C9F7EE6" w14:textId="77777777" w:rsidR="004D1976" w:rsidRDefault="00770557">
            <w:pPr>
              <w:rPr>
                <w:rFonts w:cs="Arial"/>
                <w:szCs w:val="20"/>
              </w:rPr>
            </w:pPr>
            <w:r>
              <w:rPr>
                <w:rFonts w:cs="Arial"/>
                <w:szCs w:val="20"/>
              </w:rPr>
              <w:t>Unit: kph</w:t>
            </w:r>
          </w:p>
          <w:p w14:paraId="4DD420FC" w14:textId="77777777" w:rsidR="004D1976" w:rsidRDefault="00770557">
            <w:pPr>
              <w:rPr>
                <w:rFonts w:cs="Arial"/>
                <w:szCs w:val="20"/>
              </w:rPr>
            </w:pPr>
            <w:r>
              <w:rPr>
                <w:rFonts w:cs="Arial"/>
                <w:szCs w:val="20"/>
              </w:rPr>
              <w:t>Resolution:0.01</w:t>
            </w:r>
          </w:p>
          <w:p w14:paraId="5E023ECF" w14:textId="77777777" w:rsidR="004D1976" w:rsidRDefault="00770557">
            <w:pPr>
              <w:rPr>
                <w:rFonts w:cs="Arial"/>
                <w:szCs w:val="20"/>
              </w:rPr>
            </w:pPr>
            <w:r>
              <w:rPr>
                <w:rFonts w:cs="Arial"/>
                <w:szCs w:val="20"/>
              </w:rPr>
              <w:t>Offset:0</w:t>
            </w:r>
          </w:p>
        </w:tc>
      </w:tr>
      <w:tr w:rsidR="004D1976" w14:paraId="16E4B9D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7FFB287" w14:textId="77777777" w:rsidR="004D1976" w:rsidRDefault="004D1976">
            <w:pPr>
              <w:rPr>
                <w:rFonts w:cs="Arial"/>
                <w:szCs w:val="20"/>
              </w:rPr>
            </w:pPr>
          </w:p>
        </w:tc>
        <w:tc>
          <w:tcPr>
            <w:tcW w:w="983" w:type="dxa"/>
            <w:tcBorders>
              <w:top w:val="single" w:sz="4" w:space="0" w:color="auto"/>
              <w:left w:val="single" w:sz="4" w:space="0" w:color="auto"/>
              <w:bottom w:val="single" w:sz="4" w:space="0" w:color="auto"/>
              <w:right w:val="single" w:sz="4" w:space="0" w:color="auto"/>
            </w:tcBorders>
            <w:hideMark/>
          </w:tcPr>
          <w:p w14:paraId="6770BA62" w14:textId="77777777" w:rsidR="004D1976" w:rsidRDefault="00770557">
            <w:pPr>
              <w:rPr>
                <w:rFonts w:cs="Arial"/>
                <w:szCs w:val="20"/>
              </w:rPr>
            </w:pPr>
            <w:r>
              <w:rPr>
                <w:rFonts w:cs="Arial"/>
                <w:szCs w:val="20"/>
              </w:rPr>
              <w:t>kph</w:t>
            </w:r>
          </w:p>
        </w:tc>
        <w:tc>
          <w:tcPr>
            <w:tcW w:w="1517" w:type="dxa"/>
            <w:tcBorders>
              <w:top w:val="single" w:sz="4" w:space="0" w:color="auto"/>
              <w:left w:val="single" w:sz="4" w:space="0" w:color="auto"/>
              <w:bottom w:val="single" w:sz="4" w:space="0" w:color="auto"/>
              <w:right w:val="single" w:sz="4" w:space="0" w:color="auto"/>
            </w:tcBorders>
            <w:hideMark/>
          </w:tcPr>
          <w:p w14:paraId="6AAB3D88" w14:textId="77777777" w:rsidR="004D1976" w:rsidRDefault="00770557">
            <w:pPr>
              <w:rPr>
                <w:rFonts w:cs="Arial"/>
                <w:szCs w:val="20"/>
              </w:rPr>
            </w:pPr>
            <w:r>
              <w:rPr>
                <w:rFonts w:cs="Arial"/>
                <w:szCs w:val="20"/>
              </w:rPr>
              <w:t>0x0 to 0xFFFF</w:t>
            </w:r>
          </w:p>
        </w:tc>
        <w:tc>
          <w:tcPr>
            <w:tcW w:w="2212" w:type="dxa"/>
            <w:tcBorders>
              <w:top w:val="single" w:sz="4" w:space="0" w:color="auto"/>
              <w:left w:val="single" w:sz="4" w:space="0" w:color="auto"/>
              <w:bottom w:val="single" w:sz="4" w:space="0" w:color="auto"/>
              <w:right w:val="single" w:sz="4" w:space="0" w:color="auto"/>
            </w:tcBorders>
          </w:tcPr>
          <w:p w14:paraId="466474E1" w14:textId="77777777" w:rsidR="004D1976" w:rsidRDefault="004D1976">
            <w:pPr>
              <w:rPr>
                <w:rFonts w:cs="Arial"/>
                <w:szCs w:val="20"/>
              </w:rPr>
            </w:pPr>
          </w:p>
        </w:tc>
      </w:tr>
    </w:tbl>
    <w:p w14:paraId="5FBA9910" w14:textId="77777777" w:rsidR="004D1976" w:rsidRDefault="004D1976">
      <w:pPr>
        <w:rPr>
          <w:rFonts w:cs="Arial"/>
          <w:szCs w:val="20"/>
        </w:rPr>
      </w:pPr>
    </w:p>
    <w:p w14:paraId="148EF5D9" w14:textId="77777777" w:rsidR="00406F39" w:rsidRDefault="00770557" w:rsidP="00E52CBB">
      <w:pPr>
        <w:pStyle w:val="Heading4"/>
      </w:pPr>
      <w:r w:rsidRPr="00B9479B">
        <w:t>MD-REQ-014084/B-ParkBrake_St (TcSE ROIN-287064-1)</w:t>
      </w:r>
    </w:p>
    <w:p w14:paraId="4B7A430C" w14:textId="77777777" w:rsidR="004D1976" w:rsidRDefault="00770557">
      <w:pPr>
        <w:rPr>
          <w:rFonts w:cs="Arial"/>
          <w:szCs w:val="20"/>
        </w:rPr>
      </w:pPr>
      <w:r>
        <w:rPr>
          <w:rFonts w:cs="Arial"/>
          <w:szCs w:val="20"/>
        </w:rPr>
        <w:t>Message Type: Status</w:t>
      </w:r>
    </w:p>
    <w:p w14:paraId="2C6B0C8F" w14:textId="77777777" w:rsidR="004D1976" w:rsidRDefault="00770557">
      <w:pPr>
        <w:rPr>
          <w:rFonts w:cs="Arial"/>
          <w:szCs w:val="20"/>
        </w:rPr>
      </w:pPr>
      <w:r>
        <w:rPr>
          <w:rFonts w:cs="Arial"/>
          <w:szCs w:val="20"/>
        </w:rPr>
        <w:t xml:space="preserve"> </w:t>
      </w:r>
    </w:p>
    <w:p w14:paraId="21CDA4B1" w14:textId="77777777" w:rsidR="004D1976" w:rsidRDefault="00770557">
      <w:pPr>
        <w:rPr>
          <w:rFonts w:cs="Arial"/>
          <w:szCs w:val="20"/>
        </w:rPr>
      </w:pPr>
      <w:r>
        <w:rPr>
          <w:rFonts w:cs="Arial"/>
          <w:szCs w:val="20"/>
        </w:rPr>
        <w:t>Signal used to indicate the Parking Brake status.</w:t>
      </w:r>
    </w:p>
    <w:p w14:paraId="6933CC80" w14:textId="77777777" w:rsidR="004D1976" w:rsidRDefault="004D197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039"/>
        <w:gridCol w:w="861"/>
        <w:gridCol w:w="1428"/>
      </w:tblGrid>
      <w:tr w:rsidR="004D1976" w14:paraId="6659A11F" w14:textId="77777777">
        <w:trPr>
          <w:jc w:val="center"/>
        </w:trPr>
        <w:tc>
          <w:tcPr>
            <w:tcW w:w="872" w:type="dxa"/>
            <w:tcBorders>
              <w:top w:val="single" w:sz="4" w:space="0" w:color="auto"/>
              <w:left w:val="single" w:sz="4" w:space="0" w:color="auto"/>
              <w:bottom w:val="single" w:sz="4" w:space="0" w:color="auto"/>
              <w:right w:val="single" w:sz="4" w:space="0" w:color="auto"/>
            </w:tcBorders>
            <w:hideMark/>
          </w:tcPr>
          <w:p w14:paraId="03393F2B" w14:textId="77777777" w:rsidR="004D1976" w:rsidRDefault="00770557">
            <w:pPr>
              <w:rPr>
                <w:rFonts w:cs="Arial"/>
                <w:b/>
                <w:szCs w:val="20"/>
              </w:rPr>
            </w:pPr>
            <w:r>
              <w:rPr>
                <w:rFonts w:cs="Arial"/>
                <w:b/>
                <w:szCs w:val="20"/>
              </w:rPr>
              <w:t>Name</w:t>
            </w:r>
          </w:p>
        </w:tc>
        <w:tc>
          <w:tcPr>
            <w:tcW w:w="1039" w:type="dxa"/>
            <w:tcBorders>
              <w:top w:val="single" w:sz="4" w:space="0" w:color="auto"/>
              <w:left w:val="single" w:sz="4" w:space="0" w:color="auto"/>
              <w:bottom w:val="single" w:sz="4" w:space="0" w:color="auto"/>
              <w:right w:val="single" w:sz="4" w:space="0" w:color="auto"/>
            </w:tcBorders>
            <w:hideMark/>
          </w:tcPr>
          <w:p w14:paraId="463900FB" w14:textId="77777777" w:rsidR="004D1976" w:rsidRDefault="00770557">
            <w:pPr>
              <w:rPr>
                <w:rFonts w:cs="Arial"/>
                <w:b/>
                <w:szCs w:val="20"/>
              </w:rPr>
            </w:pPr>
            <w:r>
              <w:rPr>
                <w:rFonts w:cs="Arial"/>
                <w:b/>
                <w:szCs w:val="20"/>
              </w:rPr>
              <w:t>Literals</w:t>
            </w:r>
          </w:p>
        </w:tc>
        <w:tc>
          <w:tcPr>
            <w:tcW w:w="861" w:type="dxa"/>
            <w:tcBorders>
              <w:top w:val="single" w:sz="4" w:space="0" w:color="auto"/>
              <w:left w:val="single" w:sz="4" w:space="0" w:color="auto"/>
              <w:bottom w:val="single" w:sz="4" w:space="0" w:color="auto"/>
              <w:right w:val="single" w:sz="4" w:space="0" w:color="auto"/>
            </w:tcBorders>
            <w:hideMark/>
          </w:tcPr>
          <w:p w14:paraId="13E7650C" w14:textId="77777777" w:rsidR="004D1976" w:rsidRDefault="00770557">
            <w:pPr>
              <w:rPr>
                <w:rFonts w:cs="Arial"/>
                <w:b/>
                <w:szCs w:val="20"/>
              </w:rPr>
            </w:pPr>
            <w:r>
              <w:rPr>
                <w:rFonts w:cs="Arial"/>
                <w:b/>
                <w:szCs w:val="20"/>
              </w:rPr>
              <w:t>Value</w:t>
            </w:r>
          </w:p>
        </w:tc>
        <w:tc>
          <w:tcPr>
            <w:tcW w:w="1428" w:type="dxa"/>
            <w:tcBorders>
              <w:top w:val="single" w:sz="4" w:space="0" w:color="auto"/>
              <w:left w:val="single" w:sz="4" w:space="0" w:color="auto"/>
              <w:bottom w:val="single" w:sz="4" w:space="0" w:color="auto"/>
              <w:right w:val="single" w:sz="4" w:space="0" w:color="auto"/>
            </w:tcBorders>
            <w:hideMark/>
          </w:tcPr>
          <w:p w14:paraId="2F1C28E5" w14:textId="77777777" w:rsidR="004D1976" w:rsidRDefault="00770557">
            <w:pPr>
              <w:rPr>
                <w:rFonts w:cs="Arial"/>
                <w:b/>
                <w:szCs w:val="20"/>
              </w:rPr>
            </w:pPr>
            <w:r>
              <w:rPr>
                <w:rFonts w:cs="Arial"/>
                <w:b/>
                <w:szCs w:val="20"/>
              </w:rPr>
              <w:t>Description</w:t>
            </w:r>
          </w:p>
        </w:tc>
      </w:tr>
      <w:tr w:rsidR="004D1976" w14:paraId="1DD81CC6" w14:textId="77777777">
        <w:trPr>
          <w:jc w:val="center"/>
        </w:trPr>
        <w:tc>
          <w:tcPr>
            <w:tcW w:w="872" w:type="dxa"/>
            <w:tcBorders>
              <w:top w:val="single" w:sz="4" w:space="0" w:color="auto"/>
              <w:left w:val="single" w:sz="4" w:space="0" w:color="auto"/>
              <w:bottom w:val="single" w:sz="4" w:space="0" w:color="auto"/>
              <w:right w:val="single" w:sz="4" w:space="0" w:color="auto"/>
            </w:tcBorders>
            <w:hideMark/>
          </w:tcPr>
          <w:p w14:paraId="17870A7D" w14:textId="77777777" w:rsidR="004D1976" w:rsidRDefault="00770557">
            <w:pPr>
              <w:rPr>
                <w:rFonts w:cs="Arial"/>
                <w:szCs w:val="20"/>
              </w:rPr>
            </w:pPr>
            <w:r>
              <w:rPr>
                <w:rFonts w:cs="Arial"/>
                <w:szCs w:val="20"/>
              </w:rPr>
              <w:t>Type</w:t>
            </w:r>
          </w:p>
        </w:tc>
        <w:tc>
          <w:tcPr>
            <w:tcW w:w="1039" w:type="dxa"/>
            <w:tcBorders>
              <w:top w:val="single" w:sz="4" w:space="0" w:color="auto"/>
              <w:left w:val="single" w:sz="4" w:space="0" w:color="auto"/>
              <w:bottom w:val="single" w:sz="4" w:space="0" w:color="auto"/>
              <w:right w:val="single" w:sz="4" w:space="0" w:color="auto"/>
            </w:tcBorders>
            <w:hideMark/>
          </w:tcPr>
          <w:p w14:paraId="32AA2A4A" w14:textId="77777777" w:rsidR="004D1976" w:rsidRDefault="00770557">
            <w:pPr>
              <w:rPr>
                <w:rFonts w:cs="Arial"/>
                <w:szCs w:val="20"/>
              </w:rPr>
            </w:pPr>
            <w:r>
              <w:rPr>
                <w:rFonts w:cs="Arial"/>
                <w:szCs w:val="20"/>
              </w:rPr>
              <w:t>-</w:t>
            </w:r>
          </w:p>
        </w:tc>
        <w:tc>
          <w:tcPr>
            <w:tcW w:w="861" w:type="dxa"/>
            <w:tcBorders>
              <w:top w:val="single" w:sz="4" w:space="0" w:color="auto"/>
              <w:left w:val="single" w:sz="4" w:space="0" w:color="auto"/>
              <w:bottom w:val="single" w:sz="4" w:space="0" w:color="auto"/>
              <w:right w:val="single" w:sz="4" w:space="0" w:color="auto"/>
            </w:tcBorders>
            <w:hideMark/>
          </w:tcPr>
          <w:p w14:paraId="45251A4C" w14:textId="77777777" w:rsidR="004D1976" w:rsidRDefault="00770557">
            <w:pPr>
              <w:rPr>
                <w:rFonts w:cs="Arial"/>
                <w:szCs w:val="20"/>
              </w:rPr>
            </w:pPr>
            <w:r>
              <w:rPr>
                <w:rFonts w:cs="Arial"/>
                <w:szCs w:val="20"/>
              </w:rPr>
              <w:t>-</w:t>
            </w:r>
          </w:p>
        </w:tc>
        <w:tc>
          <w:tcPr>
            <w:tcW w:w="1428" w:type="dxa"/>
            <w:tcBorders>
              <w:top w:val="single" w:sz="4" w:space="0" w:color="auto"/>
              <w:left w:val="single" w:sz="4" w:space="0" w:color="auto"/>
              <w:bottom w:val="single" w:sz="4" w:space="0" w:color="auto"/>
              <w:right w:val="single" w:sz="4" w:space="0" w:color="auto"/>
            </w:tcBorders>
            <w:hideMark/>
          </w:tcPr>
          <w:p w14:paraId="3B6E9F0A" w14:textId="77777777" w:rsidR="004D1976" w:rsidRDefault="00770557">
            <w:pPr>
              <w:rPr>
                <w:rFonts w:cs="Arial"/>
                <w:szCs w:val="20"/>
              </w:rPr>
            </w:pPr>
            <w:r>
              <w:rPr>
                <w:rFonts w:cs="Arial"/>
                <w:szCs w:val="20"/>
              </w:rPr>
              <w:t>-</w:t>
            </w:r>
          </w:p>
        </w:tc>
      </w:tr>
      <w:tr w:rsidR="004D1976" w14:paraId="682E38B9"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06D49F1E" w14:textId="77777777" w:rsidR="004D1976" w:rsidRDefault="004D1976">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14:paraId="25E8E471" w14:textId="77777777" w:rsidR="004D1976" w:rsidRDefault="00770557">
            <w:pPr>
              <w:rPr>
                <w:rFonts w:cs="Arial"/>
                <w:szCs w:val="20"/>
              </w:rPr>
            </w:pPr>
            <w:r>
              <w:rPr>
                <w:rFonts w:cs="Arial"/>
                <w:szCs w:val="20"/>
              </w:rPr>
              <w:t>Inactive</w:t>
            </w:r>
          </w:p>
        </w:tc>
        <w:tc>
          <w:tcPr>
            <w:tcW w:w="861" w:type="dxa"/>
            <w:tcBorders>
              <w:top w:val="single" w:sz="4" w:space="0" w:color="auto"/>
              <w:left w:val="single" w:sz="4" w:space="0" w:color="auto"/>
              <w:bottom w:val="single" w:sz="4" w:space="0" w:color="auto"/>
              <w:right w:val="single" w:sz="4" w:space="0" w:color="auto"/>
            </w:tcBorders>
            <w:hideMark/>
          </w:tcPr>
          <w:p w14:paraId="729092C6" w14:textId="77777777" w:rsidR="004D1976" w:rsidRDefault="00770557">
            <w:pPr>
              <w:rPr>
                <w:rFonts w:cs="Arial"/>
                <w:szCs w:val="20"/>
              </w:rPr>
            </w:pPr>
            <w:r>
              <w:rPr>
                <w:rFonts w:cs="Arial"/>
                <w:szCs w:val="20"/>
              </w:rPr>
              <w:t>0x0</w:t>
            </w:r>
          </w:p>
        </w:tc>
        <w:tc>
          <w:tcPr>
            <w:tcW w:w="1428" w:type="dxa"/>
            <w:tcBorders>
              <w:top w:val="single" w:sz="4" w:space="0" w:color="auto"/>
              <w:left w:val="single" w:sz="4" w:space="0" w:color="auto"/>
              <w:bottom w:val="single" w:sz="4" w:space="0" w:color="auto"/>
              <w:right w:val="single" w:sz="4" w:space="0" w:color="auto"/>
            </w:tcBorders>
          </w:tcPr>
          <w:p w14:paraId="2F5B99F6" w14:textId="77777777" w:rsidR="004D1976" w:rsidRDefault="004D1976">
            <w:pPr>
              <w:rPr>
                <w:rFonts w:cs="Arial"/>
                <w:szCs w:val="20"/>
              </w:rPr>
            </w:pPr>
          </w:p>
        </w:tc>
      </w:tr>
      <w:tr w:rsidR="004D1976" w14:paraId="09597A7A"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5043008D" w14:textId="77777777" w:rsidR="004D1976" w:rsidRDefault="004D1976">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14:paraId="3578F7EA" w14:textId="77777777" w:rsidR="004D1976" w:rsidRDefault="00770557">
            <w:pPr>
              <w:rPr>
                <w:rFonts w:cs="Arial"/>
                <w:szCs w:val="20"/>
              </w:rPr>
            </w:pPr>
            <w:r>
              <w:rPr>
                <w:rFonts w:cs="Arial"/>
                <w:szCs w:val="20"/>
              </w:rPr>
              <w:t>Active</w:t>
            </w:r>
          </w:p>
        </w:tc>
        <w:tc>
          <w:tcPr>
            <w:tcW w:w="861" w:type="dxa"/>
            <w:tcBorders>
              <w:top w:val="single" w:sz="4" w:space="0" w:color="auto"/>
              <w:left w:val="single" w:sz="4" w:space="0" w:color="auto"/>
              <w:bottom w:val="single" w:sz="4" w:space="0" w:color="auto"/>
              <w:right w:val="single" w:sz="4" w:space="0" w:color="auto"/>
            </w:tcBorders>
            <w:hideMark/>
          </w:tcPr>
          <w:p w14:paraId="7CCBABEA" w14:textId="77777777" w:rsidR="004D1976" w:rsidRDefault="00770557">
            <w:pPr>
              <w:rPr>
                <w:rFonts w:cs="Arial"/>
                <w:szCs w:val="20"/>
              </w:rPr>
            </w:pPr>
            <w:r>
              <w:rPr>
                <w:rFonts w:cs="Arial"/>
                <w:szCs w:val="20"/>
              </w:rPr>
              <w:t>0x1</w:t>
            </w:r>
          </w:p>
        </w:tc>
        <w:tc>
          <w:tcPr>
            <w:tcW w:w="1428" w:type="dxa"/>
            <w:tcBorders>
              <w:top w:val="single" w:sz="4" w:space="0" w:color="auto"/>
              <w:left w:val="single" w:sz="4" w:space="0" w:color="auto"/>
              <w:bottom w:val="single" w:sz="4" w:space="0" w:color="auto"/>
              <w:right w:val="single" w:sz="4" w:space="0" w:color="auto"/>
            </w:tcBorders>
          </w:tcPr>
          <w:p w14:paraId="2C8F1D08" w14:textId="77777777" w:rsidR="004D1976" w:rsidRDefault="004D1976">
            <w:pPr>
              <w:rPr>
                <w:rFonts w:cs="Arial"/>
                <w:szCs w:val="20"/>
              </w:rPr>
            </w:pPr>
          </w:p>
        </w:tc>
      </w:tr>
    </w:tbl>
    <w:p w14:paraId="791B92A2" w14:textId="77777777" w:rsidR="00406F39" w:rsidRDefault="00770557" w:rsidP="00E52CBB">
      <w:pPr>
        <w:pStyle w:val="Heading4"/>
      </w:pPr>
      <w:r w:rsidRPr="00B9479B">
        <w:t>MD-REQ-014085/B-ElectronicParkBrake_St (TcSE ROIN-287065-1)</w:t>
      </w:r>
    </w:p>
    <w:p w14:paraId="31D55686" w14:textId="77777777" w:rsidR="00075247" w:rsidRDefault="00770557">
      <w:pPr>
        <w:rPr>
          <w:rFonts w:cs="Arial"/>
        </w:rPr>
      </w:pPr>
      <w:r>
        <w:rPr>
          <w:rFonts w:cs="Arial"/>
        </w:rPr>
        <w:t>Message Type: Status</w:t>
      </w:r>
    </w:p>
    <w:p w14:paraId="60652E51" w14:textId="77777777" w:rsidR="00075247" w:rsidRDefault="00770557">
      <w:pPr>
        <w:rPr>
          <w:rFonts w:cs="Arial"/>
        </w:rPr>
      </w:pPr>
      <w:r>
        <w:rPr>
          <w:rFonts w:cs="Arial"/>
        </w:rPr>
        <w:t xml:space="preserve"> </w:t>
      </w:r>
    </w:p>
    <w:p w14:paraId="24AEB8E3" w14:textId="77777777" w:rsidR="00075247" w:rsidRDefault="00770557">
      <w:pPr>
        <w:rPr>
          <w:rFonts w:cs="Arial"/>
        </w:rPr>
      </w:pPr>
      <w:r>
        <w:rPr>
          <w:rFonts w:cs="Arial"/>
        </w:rPr>
        <w:t>Signal used to indicate the Electronic Parking Brake status.</w:t>
      </w:r>
    </w:p>
    <w:p w14:paraId="5DF79FAD" w14:textId="77777777" w:rsidR="00075247" w:rsidRDefault="00000000">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
        <w:gridCol w:w="3264"/>
        <w:gridCol w:w="936"/>
        <w:gridCol w:w="1523"/>
      </w:tblGrid>
      <w:tr w:rsidR="00075247" w14:paraId="023B5F3C" w14:textId="77777777">
        <w:trPr>
          <w:jc w:val="center"/>
        </w:trPr>
        <w:tc>
          <w:tcPr>
            <w:tcW w:w="936" w:type="dxa"/>
            <w:tcBorders>
              <w:top w:val="single" w:sz="4" w:space="0" w:color="auto"/>
              <w:left w:val="single" w:sz="4" w:space="0" w:color="auto"/>
              <w:bottom w:val="single" w:sz="4" w:space="0" w:color="auto"/>
              <w:right w:val="single" w:sz="4" w:space="0" w:color="auto"/>
            </w:tcBorders>
            <w:hideMark/>
          </w:tcPr>
          <w:p w14:paraId="7FB58710" w14:textId="77777777" w:rsidR="00075247" w:rsidRDefault="00770557">
            <w:pPr>
              <w:rPr>
                <w:rFonts w:cs="Arial"/>
                <w:b/>
              </w:rPr>
            </w:pPr>
            <w:r>
              <w:rPr>
                <w:rFonts w:cs="Arial"/>
                <w:b/>
              </w:rPr>
              <w:t>Name</w:t>
            </w:r>
          </w:p>
        </w:tc>
        <w:tc>
          <w:tcPr>
            <w:tcW w:w="3264" w:type="dxa"/>
            <w:tcBorders>
              <w:top w:val="single" w:sz="4" w:space="0" w:color="auto"/>
              <w:left w:val="single" w:sz="4" w:space="0" w:color="auto"/>
              <w:bottom w:val="single" w:sz="4" w:space="0" w:color="auto"/>
              <w:right w:val="single" w:sz="4" w:space="0" w:color="auto"/>
            </w:tcBorders>
            <w:hideMark/>
          </w:tcPr>
          <w:p w14:paraId="720B5B22" w14:textId="77777777" w:rsidR="00075247" w:rsidRDefault="00770557">
            <w:pPr>
              <w:rPr>
                <w:rFonts w:cs="Arial"/>
                <w:b/>
              </w:rPr>
            </w:pPr>
            <w:r>
              <w:rPr>
                <w:rFonts w:cs="Arial"/>
                <w:b/>
              </w:rPr>
              <w:t>Literals</w:t>
            </w:r>
          </w:p>
        </w:tc>
        <w:tc>
          <w:tcPr>
            <w:tcW w:w="936" w:type="dxa"/>
            <w:tcBorders>
              <w:top w:val="single" w:sz="4" w:space="0" w:color="auto"/>
              <w:left w:val="single" w:sz="4" w:space="0" w:color="auto"/>
              <w:bottom w:val="single" w:sz="4" w:space="0" w:color="auto"/>
              <w:right w:val="single" w:sz="4" w:space="0" w:color="auto"/>
            </w:tcBorders>
            <w:hideMark/>
          </w:tcPr>
          <w:p w14:paraId="38B41DF7" w14:textId="77777777" w:rsidR="00075247" w:rsidRDefault="00770557">
            <w:pPr>
              <w:rPr>
                <w:rFonts w:cs="Arial"/>
                <w:b/>
              </w:rPr>
            </w:pPr>
            <w:r>
              <w:rPr>
                <w:rFonts w:cs="Arial"/>
                <w:b/>
              </w:rPr>
              <w:t>Value</w:t>
            </w:r>
          </w:p>
        </w:tc>
        <w:tc>
          <w:tcPr>
            <w:tcW w:w="1523" w:type="dxa"/>
            <w:tcBorders>
              <w:top w:val="single" w:sz="4" w:space="0" w:color="auto"/>
              <w:left w:val="single" w:sz="4" w:space="0" w:color="auto"/>
              <w:bottom w:val="single" w:sz="4" w:space="0" w:color="auto"/>
              <w:right w:val="single" w:sz="4" w:space="0" w:color="auto"/>
            </w:tcBorders>
            <w:hideMark/>
          </w:tcPr>
          <w:p w14:paraId="70EE54E2" w14:textId="77777777" w:rsidR="00075247" w:rsidRDefault="00770557">
            <w:pPr>
              <w:rPr>
                <w:rFonts w:cs="Arial"/>
              </w:rPr>
            </w:pPr>
            <w:r>
              <w:rPr>
                <w:rFonts w:cs="Arial"/>
                <w:b/>
              </w:rPr>
              <w:t>Description</w:t>
            </w:r>
          </w:p>
        </w:tc>
      </w:tr>
      <w:tr w:rsidR="00075247" w14:paraId="5CDD3339" w14:textId="77777777">
        <w:trPr>
          <w:jc w:val="center"/>
        </w:trPr>
        <w:tc>
          <w:tcPr>
            <w:tcW w:w="936" w:type="dxa"/>
            <w:tcBorders>
              <w:top w:val="single" w:sz="4" w:space="0" w:color="auto"/>
              <w:left w:val="single" w:sz="4" w:space="0" w:color="auto"/>
              <w:bottom w:val="single" w:sz="4" w:space="0" w:color="auto"/>
              <w:right w:val="single" w:sz="4" w:space="0" w:color="auto"/>
            </w:tcBorders>
            <w:hideMark/>
          </w:tcPr>
          <w:p w14:paraId="3AC14176" w14:textId="77777777" w:rsidR="00075247" w:rsidRDefault="00770557">
            <w:pPr>
              <w:rPr>
                <w:rFonts w:cs="Arial"/>
              </w:rPr>
            </w:pPr>
            <w:r>
              <w:rPr>
                <w:rFonts w:cs="Arial"/>
              </w:rPr>
              <w:t>Type</w:t>
            </w:r>
          </w:p>
        </w:tc>
        <w:tc>
          <w:tcPr>
            <w:tcW w:w="3264" w:type="dxa"/>
            <w:tcBorders>
              <w:top w:val="single" w:sz="4" w:space="0" w:color="auto"/>
              <w:left w:val="single" w:sz="4" w:space="0" w:color="auto"/>
              <w:bottom w:val="single" w:sz="4" w:space="0" w:color="auto"/>
              <w:right w:val="single" w:sz="4" w:space="0" w:color="auto"/>
            </w:tcBorders>
            <w:hideMark/>
          </w:tcPr>
          <w:p w14:paraId="22F91C58" w14:textId="77777777" w:rsidR="00075247" w:rsidRDefault="00770557">
            <w:pPr>
              <w:rPr>
                <w:rFonts w:cs="Arial"/>
              </w:rPr>
            </w:pPr>
            <w:r>
              <w:rPr>
                <w:rFonts w:cs="Arial"/>
              </w:rPr>
              <w:t>-</w:t>
            </w:r>
          </w:p>
        </w:tc>
        <w:tc>
          <w:tcPr>
            <w:tcW w:w="936" w:type="dxa"/>
            <w:tcBorders>
              <w:top w:val="single" w:sz="4" w:space="0" w:color="auto"/>
              <w:left w:val="single" w:sz="4" w:space="0" w:color="auto"/>
              <w:bottom w:val="single" w:sz="4" w:space="0" w:color="auto"/>
              <w:right w:val="single" w:sz="4" w:space="0" w:color="auto"/>
            </w:tcBorders>
            <w:hideMark/>
          </w:tcPr>
          <w:p w14:paraId="49C12998" w14:textId="77777777" w:rsidR="00075247" w:rsidRDefault="00770557">
            <w:pPr>
              <w:rPr>
                <w:rFonts w:cs="Arial"/>
              </w:rPr>
            </w:pPr>
            <w:r>
              <w:rPr>
                <w:rFonts w:cs="Arial"/>
              </w:rPr>
              <w:t>-</w:t>
            </w:r>
          </w:p>
        </w:tc>
        <w:tc>
          <w:tcPr>
            <w:tcW w:w="1523" w:type="dxa"/>
            <w:tcBorders>
              <w:top w:val="single" w:sz="4" w:space="0" w:color="auto"/>
              <w:left w:val="single" w:sz="4" w:space="0" w:color="auto"/>
              <w:bottom w:val="single" w:sz="4" w:space="0" w:color="auto"/>
              <w:right w:val="single" w:sz="4" w:space="0" w:color="auto"/>
            </w:tcBorders>
            <w:hideMark/>
          </w:tcPr>
          <w:p w14:paraId="12658CF4" w14:textId="77777777" w:rsidR="00075247" w:rsidRDefault="00770557">
            <w:pPr>
              <w:rPr>
                <w:rFonts w:cs="Arial"/>
              </w:rPr>
            </w:pPr>
            <w:r>
              <w:rPr>
                <w:rFonts w:cs="Arial"/>
              </w:rPr>
              <w:t>-</w:t>
            </w:r>
          </w:p>
        </w:tc>
      </w:tr>
      <w:tr w:rsidR="00075247" w14:paraId="49E95DEC"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2D02EF98"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64AE648C" w14:textId="77777777" w:rsidR="00075247" w:rsidRDefault="00770557">
            <w:pPr>
              <w:rPr>
                <w:rFonts w:cs="Arial"/>
              </w:rPr>
            </w:pPr>
            <w:r>
              <w:rPr>
                <w:rFonts w:cs="Arial"/>
              </w:rPr>
              <w:t>NotUsed</w:t>
            </w:r>
          </w:p>
        </w:tc>
        <w:tc>
          <w:tcPr>
            <w:tcW w:w="936" w:type="dxa"/>
            <w:tcBorders>
              <w:top w:val="single" w:sz="4" w:space="0" w:color="auto"/>
              <w:left w:val="single" w:sz="4" w:space="0" w:color="auto"/>
              <w:bottom w:val="single" w:sz="4" w:space="0" w:color="auto"/>
              <w:right w:val="single" w:sz="4" w:space="0" w:color="auto"/>
            </w:tcBorders>
            <w:hideMark/>
          </w:tcPr>
          <w:p w14:paraId="11542FE5" w14:textId="77777777" w:rsidR="00075247" w:rsidRDefault="00770557">
            <w:pPr>
              <w:rPr>
                <w:rFonts w:cs="Arial"/>
              </w:rPr>
            </w:pPr>
            <w:r>
              <w:rPr>
                <w:rFonts w:cs="Arial"/>
              </w:rPr>
              <w:t>0x0</w:t>
            </w:r>
          </w:p>
        </w:tc>
        <w:tc>
          <w:tcPr>
            <w:tcW w:w="1523" w:type="dxa"/>
            <w:tcBorders>
              <w:top w:val="single" w:sz="4" w:space="0" w:color="auto"/>
              <w:left w:val="single" w:sz="4" w:space="0" w:color="auto"/>
              <w:bottom w:val="single" w:sz="4" w:space="0" w:color="auto"/>
              <w:right w:val="single" w:sz="4" w:space="0" w:color="auto"/>
            </w:tcBorders>
          </w:tcPr>
          <w:p w14:paraId="65BE2048" w14:textId="77777777" w:rsidR="00075247" w:rsidRDefault="00000000">
            <w:pPr>
              <w:rPr>
                <w:rFonts w:cs="Arial"/>
              </w:rPr>
            </w:pPr>
          </w:p>
        </w:tc>
      </w:tr>
      <w:tr w:rsidR="00075247" w14:paraId="68C799C8"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18C4F291"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569A5142" w14:textId="77777777" w:rsidR="00075247" w:rsidRDefault="00770557">
            <w:pPr>
              <w:rPr>
                <w:rFonts w:cs="Arial"/>
              </w:rPr>
            </w:pPr>
            <w:r>
              <w:rPr>
                <w:rFonts w:cs="Arial"/>
              </w:rPr>
              <w:t>Rear_Caliper_Closed</w:t>
            </w:r>
          </w:p>
        </w:tc>
        <w:tc>
          <w:tcPr>
            <w:tcW w:w="936" w:type="dxa"/>
            <w:tcBorders>
              <w:top w:val="single" w:sz="4" w:space="0" w:color="auto"/>
              <w:left w:val="single" w:sz="4" w:space="0" w:color="auto"/>
              <w:bottom w:val="single" w:sz="4" w:space="0" w:color="auto"/>
              <w:right w:val="single" w:sz="4" w:space="0" w:color="auto"/>
            </w:tcBorders>
            <w:hideMark/>
          </w:tcPr>
          <w:p w14:paraId="792C2DBC" w14:textId="77777777" w:rsidR="00075247" w:rsidRDefault="00770557">
            <w:pPr>
              <w:rPr>
                <w:rFonts w:cs="Arial"/>
              </w:rPr>
            </w:pPr>
            <w:r>
              <w:rPr>
                <w:rFonts w:cs="Arial"/>
              </w:rPr>
              <w:t>0x1</w:t>
            </w:r>
          </w:p>
        </w:tc>
        <w:tc>
          <w:tcPr>
            <w:tcW w:w="1523" w:type="dxa"/>
            <w:tcBorders>
              <w:top w:val="single" w:sz="4" w:space="0" w:color="auto"/>
              <w:left w:val="single" w:sz="4" w:space="0" w:color="auto"/>
              <w:bottom w:val="single" w:sz="4" w:space="0" w:color="auto"/>
              <w:right w:val="single" w:sz="4" w:space="0" w:color="auto"/>
            </w:tcBorders>
          </w:tcPr>
          <w:p w14:paraId="2EE3808E" w14:textId="77777777" w:rsidR="00075247" w:rsidRDefault="00000000">
            <w:pPr>
              <w:rPr>
                <w:rFonts w:cs="Arial"/>
              </w:rPr>
            </w:pPr>
          </w:p>
        </w:tc>
      </w:tr>
      <w:tr w:rsidR="00075247" w14:paraId="050FCA76"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4C637176"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1E04939C" w14:textId="77777777" w:rsidR="00075247" w:rsidRDefault="00770557">
            <w:pPr>
              <w:rPr>
                <w:rFonts w:cs="Arial"/>
              </w:rPr>
            </w:pPr>
            <w:r>
              <w:rPr>
                <w:rFonts w:cs="Arial"/>
              </w:rPr>
              <w:t>Rear_Caliper_Transition</w:t>
            </w:r>
          </w:p>
        </w:tc>
        <w:tc>
          <w:tcPr>
            <w:tcW w:w="936" w:type="dxa"/>
            <w:tcBorders>
              <w:top w:val="single" w:sz="4" w:space="0" w:color="auto"/>
              <w:left w:val="single" w:sz="4" w:space="0" w:color="auto"/>
              <w:bottom w:val="single" w:sz="4" w:space="0" w:color="auto"/>
              <w:right w:val="single" w:sz="4" w:space="0" w:color="auto"/>
            </w:tcBorders>
            <w:hideMark/>
          </w:tcPr>
          <w:p w14:paraId="309F960C" w14:textId="77777777" w:rsidR="00075247" w:rsidRDefault="00770557">
            <w:pPr>
              <w:rPr>
                <w:rFonts w:cs="Arial"/>
              </w:rPr>
            </w:pPr>
            <w:r>
              <w:rPr>
                <w:rFonts w:cs="Arial"/>
              </w:rPr>
              <w:t>0x2</w:t>
            </w:r>
          </w:p>
        </w:tc>
        <w:tc>
          <w:tcPr>
            <w:tcW w:w="1523" w:type="dxa"/>
            <w:tcBorders>
              <w:top w:val="single" w:sz="4" w:space="0" w:color="auto"/>
              <w:left w:val="single" w:sz="4" w:space="0" w:color="auto"/>
              <w:bottom w:val="single" w:sz="4" w:space="0" w:color="auto"/>
              <w:right w:val="single" w:sz="4" w:space="0" w:color="auto"/>
            </w:tcBorders>
          </w:tcPr>
          <w:p w14:paraId="754C240C" w14:textId="77777777" w:rsidR="00075247" w:rsidRDefault="00000000">
            <w:pPr>
              <w:rPr>
                <w:rFonts w:cs="Arial"/>
              </w:rPr>
            </w:pPr>
          </w:p>
        </w:tc>
      </w:tr>
      <w:tr w:rsidR="00075247" w14:paraId="7A0180EA"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49D6CC23"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50622831" w14:textId="77777777" w:rsidR="00075247" w:rsidRDefault="00770557">
            <w:pPr>
              <w:rPr>
                <w:rFonts w:cs="Arial"/>
              </w:rPr>
            </w:pPr>
            <w:r>
              <w:rPr>
                <w:rFonts w:cs="Arial"/>
              </w:rPr>
              <w:t>RWU_By_EPB_Active</w:t>
            </w:r>
          </w:p>
        </w:tc>
        <w:tc>
          <w:tcPr>
            <w:tcW w:w="936" w:type="dxa"/>
            <w:tcBorders>
              <w:top w:val="single" w:sz="4" w:space="0" w:color="auto"/>
              <w:left w:val="single" w:sz="4" w:space="0" w:color="auto"/>
              <w:bottom w:val="single" w:sz="4" w:space="0" w:color="auto"/>
              <w:right w:val="single" w:sz="4" w:space="0" w:color="auto"/>
            </w:tcBorders>
            <w:hideMark/>
          </w:tcPr>
          <w:p w14:paraId="60ACB298" w14:textId="77777777" w:rsidR="00075247" w:rsidRDefault="00770557">
            <w:pPr>
              <w:rPr>
                <w:rFonts w:cs="Arial"/>
              </w:rPr>
            </w:pPr>
            <w:r>
              <w:rPr>
                <w:rFonts w:cs="Arial"/>
              </w:rPr>
              <w:t>0x3</w:t>
            </w:r>
          </w:p>
        </w:tc>
        <w:tc>
          <w:tcPr>
            <w:tcW w:w="1523" w:type="dxa"/>
            <w:tcBorders>
              <w:top w:val="single" w:sz="4" w:space="0" w:color="auto"/>
              <w:left w:val="single" w:sz="4" w:space="0" w:color="auto"/>
              <w:bottom w:val="single" w:sz="4" w:space="0" w:color="auto"/>
              <w:right w:val="single" w:sz="4" w:space="0" w:color="auto"/>
            </w:tcBorders>
          </w:tcPr>
          <w:p w14:paraId="5C4C6668" w14:textId="77777777" w:rsidR="00075247" w:rsidRDefault="00000000">
            <w:pPr>
              <w:rPr>
                <w:rFonts w:cs="Arial"/>
              </w:rPr>
            </w:pPr>
          </w:p>
        </w:tc>
      </w:tr>
      <w:tr w:rsidR="00075247" w14:paraId="223C2592"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26BB88BF"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0379C50F" w14:textId="77777777" w:rsidR="00075247" w:rsidRDefault="00770557">
            <w:pPr>
              <w:rPr>
                <w:rFonts w:cs="Arial"/>
              </w:rPr>
            </w:pPr>
            <w:r>
              <w:rPr>
                <w:rFonts w:cs="Arial"/>
              </w:rPr>
              <w:t>Rear_Caliper_Open</w:t>
            </w:r>
          </w:p>
        </w:tc>
        <w:tc>
          <w:tcPr>
            <w:tcW w:w="936" w:type="dxa"/>
            <w:tcBorders>
              <w:top w:val="single" w:sz="4" w:space="0" w:color="auto"/>
              <w:left w:val="single" w:sz="4" w:space="0" w:color="auto"/>
              <w:bottom w:val="single" w:sz="4" w:space="0" w:color="auto"/>
              <w:right w:val="single" w:sz="4" w:space="0" w:color="auto"/>
            </w:tcBorders>
            <w:hideMark/>
          </w:tcPr>
          <w:p w14:paraId="7189705E" w14:textId="77777777" w:rsidR="00075247" w:rsidRDefault="00770557">
            <w:pPr>
              <w:rPr>
                <w:rFonts w:cs="Arial"/>
              </w:rPr>
            </w:pPr>
            <w:r>
              <w:rPr>
                <w:rFonts w:cs="Arial"/>
              </w:rPr>
              <w:t>0x4</w:t>
            </w:r>
          </w:p>
        </w:tc>
        <w:tc>
          <w:tcPr>
            <w:tcW w:w="1523" w:type="dxa"/>
            <w:tcBorders>
              <w:top w:val="single" w:sz="4" w:space="0" w:color="auto"/>
              <w:left w:val="single" w:sz="4" w:space="0" w:color="auto"/>
              <w:bottom w:val="single" w:sz="4" w:space="0" w:color="auto"/>
              <w:right w:val="single" w:sz="4" w:space="0" w:color="auto"/>
            </w:tcBorders>
          </w:tcPr>
          <w:p w14:paraId="40A8AE86" w14:textId="77777777" w:rsidR="00075247" w:rsidRDefault="00000000">
            <w:pPr>
              <w:rPr>
                <w:rFonts w:cs="Arial"/>
              </w:rPr>
            </w:pPr>
          </w:p>
        </w:tc>
      </w:tr>
      <w:tr w:rsidR="00075247" w14:paraId="35226297"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787A122D"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7E1834C4" w14:textId="77777777" w:rsidR="00075247" w:rsidRDefault="00770557">
            <w:pPr>
              <w:rPr>
                <w:rFonts w:cs="Arial"/>
              </w:rPr>
            </w:pPr>
            <w:r>
              <w:rPr>
                <w:rFonts w:cs="Arial"/>
              </w:rPr>
              <w:t>EPB_Limphome_Active</w:t>
            </w:r>
          </w:p>
        </w:tc>
        <w:tc>
          <w:tcPr>
            <w:tcW w:w="936" w:type="dxa"/>
            <w:tcBorders>
              <w:top w:val="single" w:sz="4" w:space="0" w:color="auto"/>
              <w:left w:val="single" w:sz="4" w:space="0" w:color="auto"/>
              <w:bottom w:val="single" w:sz="4" w:space="0" w:color="auto"/>
              <w:right w:val="single" w:sz="4" w:space="0" w:color="auto"/>
            </w:tcBorders>
            <w:hideMark/>
          </w:tcPr>
          <w:p w14:paraId="01AD3D1E" w14:textId="77777777" w:rsidR="00075247" w:rsidRDefault="00770557">
            <w:pPr>
              <w:rPr>
                <w:rFonts w:cs="Arial"/>
              </w:rPr>
            </w:pPr>
            <w:r>
              <w:rPr>
                <w:rFonts w:cs="Arial"/>
              </w:rPr>
              <w:t>0x5</w:t>
            </w:r>
          </w:p>
        </w:tc>
        <w:tc>
          <w:tcPr>
            <w:tcW w:w="1523" w:type="dxa"/>
            <w:tcBorders>
              <w:top w:val="single" w:sz="4" w:space="0" w:color="auto"/>
              <w:left w:val="single" w:sz="4" w:space="0" w:color="auto"/>
              <w:bottom w:val="single" w:sz="4" w:space="0" w:color="auto"/>
              <w:right w:val="single" w:sz="4" w:space="0" w:color="auto"/>
            </w:tcBorders>
          </w:tcPr>
          <w:p w14:paraId="6E0E4964" w14:textId="77777777" w:rsidR="00075247" w:rsidRDefault="00000000">
            <w:pPr>
              <w:rPr>
                <w:rFonts w:cs="Arial"/>
              </w:rPr>
            </w:pPr>
          </w:p>
        </w:tc>
      </w:tr>
      <w:tr w:rsidR="00075247" w14:paraId="27D96580"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032CFC92"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6FE22BFA" w14:textId="77777777" w:rsidR="00075247" w:rsidRDefault="00770557">
            <w:pPr>
              <w:rPr>
                <w:rFonts w:cs="Arial"/>
              </w:rPr>
            </w:pPr>
            <w:r>
              <w:rPr>
                <w:rFonts w:cs="Arial"/>
              </w:rPr>
              <w:t>ECD_by_Brake_ECU_Active</w:t>
            </w:r>
          </w:p>
        </w:tc>
        <w:tc>
          <w:tcPr>
            <w:tcW w:w="936" w:type="dxa"/>
            <w:tcBorders>
              <w:top w:val="single" w:sz="4" w:space="0" w:color="auto"/>
              <w:left w:val="single" w:sz="4" w:space="0" w:color="auto"/>
              <w:bottom w:val="single" w:sz="4" w:space="0" w:color="auto"/>
              <w:right w:val="single" w:sz="4" w:space="0" w:color="auto"/>
            </w:tcBorders>
            <w:hideMark/>
          </w:tcPr>
          <w:p w14:paraId="52BE05D7" w14:textId="77777777" w:rsidR="00075247" w:rsidRDefault="00770557">
            <w:pPr>
              <w:rPr>
                <w:rFonts w:cs="Arial"/>
              </w:rPr>
            </w:pPr>
            <w:r>
              <w:rPr>
                <w:rFonts w:cs="Arial"/>
              </w:rPr>
              <w:t>0x6</w:t>
            </w:r>
          </w:p>
        </w:tc>
        <w:tc>
          <w:tcPr>
            <w:tcW w:w="1523" w:type="dxa"/>
            <w:tcBorders>
              <w:top w:val="single" w:sz="4" w:space="0" w:color="auto"/>
              <w:left w:val="single" w:sz="4" w:space="0" w:color="auto"/>
              <w:bottom w:val="single" w:sz="4" w:space="0" w:color="auto"/>
              <w:right w:val="single" w:sz="4" w:space="0" w:color="auto"/>
            </w:tcBorders>
          </w:tcPr>
          <w:p w14:paraId="5EF2E8CA" w14:textId="77777777" w:rsidR="00075247" w:rsidRDefault="00000000">
            <w:pPr>
              <w:rPr>
                <w:rFonts w:cs="Arial"/>
              </w:rPr>
            </w:pPr>
          </w:p>
        </w:tc>
      </w:tr>
      <w:tr w:rsidR="00075247" w14:paraId="09FC5DEE" w14:textId="77777777">
        <w:trPr>
          <w:jc w:val="center"/>
        </w:trPr>
        <w:tc>
          <w:tcPr>
            <w:tcW w:w="936" w:type="dxa"/>
            <w:tcBorders>
              <w:top w:val="single" w:sz="4" w:space="0" w:color="auto"/>
              <w:left w:val="single" w:sz="4" w:space="0" w:color="auto"/>
              <w:bottom w:val="single" w:sz="4" w:space="0" w:color="auto"/>
              <w:right w:val="single" w:sz="4" w:space="0" w:color="auto"/>
            </w:tcBorders>
          </w:tcPr>
          <w:p w14:paraId="5A17AA5A" w14:textId="77777777" w:rsidR="00075247" w:rsidRDefault="00000000">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14:paraId="58EF2A24" w14:textId="77777777" w:rsidR="00075247" w:rsidRDefault="00770557">
            <w:pPr>
              <w:rPr>
                <w:rFonts w:cs="Arial"/>
              </w:rPr>
            </w:pPr>
            <w:r>
              <w:rPr>
                <w:rFonts w:cs="Arial"/>
              </w:rPr>
              <w:t>GeneralFault_MaintenceMode</w:t>
            </w:r>
          </w:p>
        </w:tc>
        <w:tc>
          <w:tcPr>
            <w:tcW w:w="936" w:type="dxa"/>
            <w:tcBorders>
              <w:top w:val="single" w:sz="4" w:space="0" w:color="auto"/>
              <w:left w:val="single" w:sz="4" w:space="0" w:color="auto"/>
              <w:bottom w:val="single" w:sz="4" w:space="0" w:color="auto"/>
              <w:right w:val="single" w:sz="4" w:space="0" w:color="auto"/>
            </w:tcBorders>
            <w:hideMark/>
          </w:tcPr>
          <w:p w14:paraId="6A30930C" w14:textId="77777777" w:rsidR="00075247" w:rsidRDefault="00770557">
            <w:pPr>
              <w:rPr>
                <w:rFonts w:cs="Arial"/>
              </w:rPr>
            </w:pPr>
            <w:r>
              <w:rPr>
                <w:rFonts w:cs="Arial"/>
              </w:rPr>
              <w:t>0x7</w:t>
            </w:r>
          </w:p>
        </w:tc>
        <w:tc>
          <w:tcPr>
            <w:tcW w:w="1523" w:type="dxa"/>
            <w:tcBorders>
              <w:top w:val="single" w:sz="4" w:space="0" w:color="auto"/>
              <w:left w:val="single" w:sz="4" w:space="0" w:color="auto"/>
              <w:bottom w:val="single" w:sz="4" w:space="0" w:color="auto"/>
              <w:right w:val="single" w:sz="4" w:space="0" w:color="auto"/>
            </w:tcBorders>
          </w:tcPr>
          <w:p w14:paraId="648629BF" w14:textId="77777777" w:rsidR="00075247" w:rsidRDefault="00000000">
            <w:pPr>
              <w:rPr>
                <w:rFonts w:cs="Arial"/>
              </w:rPr>
            </w:pPr>
          </w:p>
        </w:tc>
      </w:tr>
    </w:tbl>
    <w:p w14:paraId="31AC2943" w14:textId="77777777" w:rsidR="00075247" w:rsidRDefault="00000000">
      <w:pPr>
        <w:rPr>
          <w:rFonts w:cs="Arial"/>
        </w:rPr>
      </w:pPr>
    </w:p>
    <w:p w14:paraId="34B7B2DA" w14:textId="77777777" w:rsidR="00BE6AD0" w:rsidRDefault="00000000">
      <w:pPr>
        <w:rPr>
          <w:rFonts w:cs="Arial"/>
        </w:rPr>
      </w:pPr>
    </w:p>
    <w:p w14:paraId="065521ED" w14:textId="77777777" w:rsidR="00BE6AD0" w:rsidRDefault="00770557" w:rsidP="00BE6AD0">
      <w:pPr>
        <w:rPr>
          <w:rFonts w:cs="Arial"/>
        </w:rPr>
      </w:pPr>
      <w:r>
        <w:rPr>
          <w:rFonts w:cs="Arial"/>
        </w:rPr>
        <w:t>Electronic Park Brake is considered active when the signal has a value of 0x1 (</w:t>
      </w:r>
      <w:r>
        <w:rPr>
          <w:color w:val="1F497D"/>
        </w:rPr>
        <w:t>Rear_Caliper_Closed)</w:t>
      </w:r>
    </w:p>
    <w:p w14:paraId="0B033494" w14:textId="77777777" w:rsidR="00E52CBB" w:rsidRPr="00E52CBB" w:rsidRDefault="00E52CBB" w:rsidP="00E52CBB">
      <w:pPr>
        <w:pStyle w:val="Heading4"/>
        <w:rPr>
          <w:b w:val="0"/>
          <w:u w:val="single"/>
        </w:rPr>
      </w:pPr>
      <w:r w:rsidRPr="00E52CBB">
        <w:rPr>
          <w:b w:val="0"/>
          <w:u w:val="single"/>
        </w:rPr>
        <w:t>RVC-REQ-292387/A-GearPos_D_Trg</w:t>
      </w:r>
    </w:p>
    <w:p w14:paraId="1504BD14" w14:textId="77777777" w:rsidR="00500605" w:rsidRDefault="00770557" w:rsidP="00500605">
      <w:r>
        <w:t>GearPos_D_Trg</w:t>
      </w:r>
    </w:p>
    <w:p w14:paraId="71D65B4A" w14:textId="77777777" w:rsidR="00A52990" w:rsidRDefault="00770557" w:rsidP="00500605">
      <w:r>
        <w:t>This signal is used to indicate Gear direction. Used with other gear signals to determine whether or not RVC is to be turned On or Off.</w:t>
      </w:r>
    </w:p>
    <w:p w14:paraId="47791A79" w14:textId="77777777" w:rsidR="00A52990" w:rsidRDefault="00000000" w:rsidP="00500605"/>
    <w:p w14:paraId="0BF95FB7" w14:textId="77777777" w:rsidR="00A52990" w:rsidRDefault="00000000" w:rsidP="00500605"/>
    <w:p w14:paraId="78D99517" w14:textId="77777777" w:rsidR="00A52990" w:rsidRDefault="00000000" w:rsidP="00500605"/>
    <w:p w14:paraId="4E399A9A" w14:textId="77777777" w:rsidR="00A52990" w:rsidRDefault="00000000" w:rsidP="00500605"/>
    <w:tbl>
      <w:tblPr>
        <w:tblW w:w="4265" w:type="dxa"/>
        <w:jc w:val="center"/>
        <w:tblLook w:val="04A0" w:firstRow="1" w:lastRow="0" w:firstColumn="1" w:lastColumn="0" w:noHBand="0" w:noVBand="1"/>
      </w:tblPr>
      <w:tblGrid>
        <w:gridCol w:w="960"/>
        <w:gridCol w:w="1351"/>
        <w:gridCol w:w="960"/>
        <w:gridCol w:w="1217"/>
      </w:tblGrid>
      <w:tr w:rsidR="00A52990" w:rsidRPr="00A52990" w14:paraId="4765FCF7" w14:textId="77777777" w:rsidTr="00E52CBB">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CDA8B" w14:textId="77777777" w:rsidR="00A52990" w:rsidRPr="00A52990" w:rsidRDefault="00770557" w:rsidP="00A52990">
            <w:pPr>
              <w:rPr>
                <w:rFonts w:cs="Arial"/>
                <w:color w:val="000000"/>
              </w:rPr>
            </w:pPr>
            <w:r w:rsidRPr="00A52990">
              <w:rPr>
                <w:rFonts w:cs="Arial"/>
                <w:color w:val="000000"/>
              </w:rPr>
              <w:t>Name</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14:paraId="2388BCBF" w14:textId="77777777" w:rsidR="00A52990" w:rsidRPr="00A52990" w:rsidRDefault="00770557" w:rsidP="00A52990">
            <w:pPr>
              <w:rPr>
                <w:rFonts w:cs="Arial"/>
                <w:color w:val="000000"/>
              </w:rPr>
            </w:pPr>
            <w:r w:rsidRPr="00A52990">
              <w:rPr>
                <w:rFonts w:cs="Arial"/>
                <w:color w:val="000000"/>
              </w:rPr>
              <w:t>Literals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BDB258" w14:textId="77777777" w:rsidR="00A52990" w:rsidRPr="00A52990" w:rsidRDefault="00770557" w:rsidP="00A52990">
            <w:pPr>
              <w:rPr>
                <w:rFonts w:cs="Arial"/>
                <w:color w:val="000000"/>
              </w:rPr>
            </w:pPr>
            <w:r w:rsidRPr="00A52990">
              <w:rPr>
                <w:rFonts w:cs="Arial"/>
                <w:color w:val="000000"/>
              </w:rPr>
              <w:t>Value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3B6FB455" w14:textId="77777777" w:rsidR="00A52990" w:rsidRPr="00A52990" w:rsidRDefault="00770557" w:rsidP="00A52990">
            <w:pPr>
              <w:rPr>
                <w:rFonts w:cs="Arial"/>
                <w:color w:val="000000"/>
              </w:rPr>
            </w:pPr>
            <w:r w:rsidRPr="00A52990">
              <w:rPr>
                <w:rFonts w:cs="Arial"/>
                <w:color w:val="000000"/>
              </w:rPr>
              <w:t>Description</w:t>
            </w:r>
          </w:p>
        </w:tc>
      </w:tr>
      <w:tr w:rsidR="00A52990" w:rsidRPr="00A52990" w14:paraId="77F0088A"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A672A3" w14:textId="77777777" w:rsidR="00A52990" w:rsidRPr="00A52990" w:rsidRDefault="00770557" w:rsidP="00A52990">
            <w:pPr>
              <w:rPr>
                <w:rFonts w:cs="Arial"/>
                <w:color w:val="000000"/>
              </w:rPr>
            </w:pPr>
            <w:r w:rsidRPr="00A52990">
              <w:rPr>
                <w:rFonts w:cs="Arial"/>
                <w:color w:val="000000"/>
              </w:rPr>
              <w:t>Type</w:t>
            </w:r>
          </w:p>
        </w:tc>
        <w:tc>
          <w:tcPr>
            <w:tcW w:w="1165" w:type="dxa"/>
            <w:tcBorders>
              <w:top w:val="nil"/>
              <w:left w:val="nil"/>
              <w:bottom w:val="single" w:sz="4" w:space="0" w:color="auto"/>
              <w:right w:val="single" w:sz="4" w:space="0" w:color="auto"/>
            </w:tcBorders>
            <w:shd w:val="clear" w:color="auto" w:fill="auto"/>
            <w:noWrap/>
            <w:vAlign w:val="bottom"/>
            <w:hideMark/>
          </w:tcPr>
          <w:p w14:paraId="4288A810" w14:textId="77777777" w:rsidR="00A52990" w:rsidRPr="00A52990" w:rsidRDefault="00770557" w:rsidP="00A52990">
            <w:pPr>
              <w:rPr>
                <w:rFonts w:cs="Arial"/>
                <w:color w:val="000000"/>
              </w:rPr>
            </w:pPr>
            <w:r w:rsidRPr="00A52990">
              <w:rPr>
                <w:rFonts w:cs="Arial"/>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FA44748" w14:textId="77777777" w:rsidR="00A52990" w:rsidRPr="00A52990" w:rsidRDefault="00770557" w:rsidP="00A52990">
            <w:pPr>
              <w:rPr>
                <w:rFonts w:cs="Arial"/>
                <w:color w:val="000000"/>
              </w:rPr>
            </w:pPr>
            <w:r w:rsidRPr="00A52990">
              <w:rPr>
                <w:rFonts w:cs="Arial"/>
                <w:color w:val="000000"/>
              </w:rPr>
              <w:t>-</w:t>
            </w:r>
          </w:p>
        </w:tc>
        <w:tc>
          <w:tcPr>
            <w:tcW w:w="1180" w:type="dxa"/>
            <w:tcBorders>
              <w:top w:val="nil"/>
              <w:left w:val="nil"/>
              <w:bottom w:val="single" w:sz="4" w:space="0" w:color="auto"/>
              <w:right w:val="single" w:sz="4" w:space="0" w:color="auto"/>
            </w:tcBorders>
            <w:shd w:val="clear" w:color="auto" w:fill="auto"/>
            <w:noWrap/>
            <w:vAlign w:val="bottom"/>
            <w:hideMark/>
          </w:tcPr>
          <w:p w14:paraId="2C4F43FD" w14:textId="77777777" w:rsidR="00A52990" w:rsidRPr="00A52990" w:rsidRDefault="00770557" w:rsidP="00A52990">
            <w:pPr>
              <w:rPr>
                <w:rFonts w:cs="Arial"/>
                <w:color w:val="000000"/>
              </w:rPr>
            </w:pPr>
            <w:r w:rsidRPr="00A52990">
              <w:rPr>
                <w:rFonts w:cs="Arial"/>
                <w:color w:val="000000"/>
              </w:rPr>
              <w:t>-</w:t>
            </w:r>
          </w:p>
        </w:tc>
      </w:tr>
      <w:tr w:rsidR="00A52990" w:rsidRPr="00A52990" w14:paraId="730486B1"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8488D9"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4D82CA44" w14:textId="77777777" w:rsidR="00A52990" w:rsidRPr="00A52990" w:rsidRDefault="00770557" w:rsidP="00A52990">
            <w:pPr>
              <w:rPr>
                <w:rFonts w:cs="Arial"/>
                <w:color w:val="000000"/>
              </w:rPr>
            </w:pPr>
            <w:r w:rsidRPr="00A52990">
              <w:rPr>
                <w:rFonts w:cs="Arial"/>
                <w:color w:val="000000"/>
              </w:rPr>
              <w:t>Neutral</w:t>
            </w:r>
          </w:p>
        </w:tc>
        <w:tc>
          <w:tcPr>
            <w:tcW w:w="960" w:type="dxa"/>
            <w:tcBorders>
              <w:top w:val="nil"/>
              <w:left w:val="nil"/>
              <w:bottom w:val="single" w:sz="4" w:space="0" w:color="auto"/>
              <w:right w:val="single" w:sz="4" w:space="0" w:color="auto"/>
            </w:tcBorders>
            <w:shd w:val="clear" w:color="auto" w:fill="auto"/>
            <w:noWrap/>
            <w:vAlign w:val="bottom"/>
            <w:hideMark/>
          </w:tcPr>
          <w:p w14:paraId="2D967FF3" w14:textId="77777777" w:rsidR="00A52990" w:rsidRPr="00A52990" w:rsidRDefault="00770557" w:rsidP="00A52990">
            <w:pPr>
              <w:rPr>
                <w:rFonts w:cs="Arial"/>
                <w:color w:val="000000"/>
              </w:rPr>
            </w:pPr>
            <w:r w:rsidRPr="00A52990">
              <w:rPr>
                <w:rFonts w:cs="Arial"/>
                <w:color w:val="000000"/>
              </w:rPr>
              <w:t>0x0</w:t>
            </w:r>
          </w:p>
        </w:tc>
        <w:tc>
          <w:tcPr>
            <w:tcW w:w="1180" w:type="dxa"/>
            <w:tcBorders>
              <w:top w:val="nil"/>
              <w:left w:val="nil"/>
              <w:bottom w:val="single" w:sz="4" w:space="0" w:color="auto"/>
              <w:right w:val="single" w:sz="4" w:space="0" w:color="auto"/>
            </w:tcBorders>
            <w:shd w:val="clear" w:color="auto" w:fill="auto"/>
            <w:noWrap/>
            <w:vAlign w:val="bottom"/>
            <w:hideMark/>
          </w:tcPr>
          <w:p w14:paraId="01B760AD" w14:textId="77777777" w:rsidR="00A52990" w:rsidRPr="00A52990" w:rsidRDefault="00770557" w:rsidP="00A52990">
            <w:pPr>
              <w:rPr>
                <w:rFonts w:cs="Arial"/>
                <w:color w:val="000000"/>
              </w:rPr>
            </w:pPr>
            <w:r w:rsidRPr="00A52990">
              <w:rPr>
                <w:rFonts w:cs="Arial"/>
                <w:color w:val="000000"/>
              </w:rPr>
              <w:t> </w:t>
            </w:r>
          </w:p>
        </w:tc>
      </w:tr>
      <w:tr w:rsidR="00A52990" w:rsidRPr="00A52990" w14:paraId="70A61B23"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B016D6"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7168D4C0" w14:textId="77777777" w:rsidR="00A52990" w:rsidRPr="00A52990" w:rsidRDefault="00770557" w:rsidP="00A52990">
            <w:pPr>
              <w:rPr>
                <w:rFonts w:cs="Arial"/>
                <w:color w:val="000000"/>
              </w:rPr>
            </w:pPr>
            <w:r w:rsidRPr="00A52990">
              <w:rPr>
                <w:rFonts w:cs="Arial"/>
                <w:color w:val="000000"/>
              </w:rPr>
              <w:t>First</w:t>
            </w:r>
          </w:p>
        </w:tc>
        <w:tc>
          <w:tcPr>
            <w:tcW w:w="960" w:type="dxa"/>
            <w:tcBorders>
              <w:top w:val="nil"/>
              <w:left w:val="nil"/>
              <w:bottom w:val="single" w:sz="4" w:space="0" w:color="auto"/>
              <w:right w:val="single" w:sz="4" w:space="0" w:color="auto"/>
            </w:tcBorders>
            <w:shd w:val="clear" w:color="auto" w:fill="auto"/>
            <w:noWrap/>
            <w:vAlign w:val="bottom"/>
            <w:hideMark/>
          </w:tcPr>
          <w:p w14:paraId="5DB6AEC0" w14:textId="77777777" w:rsidR="00A52990" w:rsidRPr="00A52990" w:rsidRDefault="00770557" w:rsidP="00A52990">
            <w:pPr>
              <w:rPr>
                <w:rFonts w:cs="Arial"/>
                <w:color w:val="000000"/>
              </w:rPr>
            </w:pPr>
            <w:r w:rsidRPr="00A52990">
              <w:rPr>
                <w:rFonts w:cs="Arial"/>
                <w:color w:val="000000"/>
              </w:rPr>
              <w:t>0x1</w:t>
            </w:r>
          </w:p>
        </w:tc>
        <w:tc>
          <w:tcPr>
            <w:tcW w:w="1180" w:type="dxa"/>
            <w:tcBorders>
              <w:top w:val="nil"/>
              <w:left w:val="nil"/>
              <w:bottom w:val="single" w:sz="4" w:space="0" w:color="auto"/>
              <w:right w:val="single" w:sz="4" w:space="0" w:color="auto"/>
            </w:tcBorders>
            <w:shd w:val="clear" w:color="auto" w:fill="auto"/>
            <w:noWrap/>
            <w:vAlign w:val="bottom"/>
            <w:hideMark/>
          </w:tcPr>
          <w:p w14:paraId="445AF642" w14:textId="77777777" w:rsidR="00A52990" w:rsidRPr="00A52990" w:rsidRDefault="00770557" w:rsidP="00A52990">
            <w:pPr>
              <w:rPr>
                <w:rFonts w:cs="Arial"/>
                <w:color w:val="000000"/>
              </w:rPr>
            </w:pPr>
            <w:r w:rsidRPr="00A52990">
              <w:rPr>
                <w:rFonts w:cs="Arial"/>
                <w:color w:val="000000"/>
              </w:rPr>
              <w:t> </w:t>
            </w:r>
          </w:p>
        </w:tc>
      </w:tr>
      <w:tr w:rsidR="00A52990" w:rsidRPr="00A52990" w14:paraId="1453278A"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6C13C3"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603EF807" w14:textId="77777777" w:rsidR="00A52990" w:rsidRPr="00A52990" w:rsidRDefault="00770557" w:rsidP="00A52990">
            <w:pPr>
              <w:rPr>
                <w:rFonts w:cs="Arial"/>
                <w:color w:val="000000"/>
              </w:rPr>
            </w:pPr>
            <w:r w:rsidRPr="00A52990">
              <w:rPr>
                <w:rFonts w:cs="Arial"/>
                <w:color w:val="000000"/>
              </w:rPr>
              <w:t>Second</w:t>
            </w:r>
          </w:p>
        </w:tc>
        <w:tc>
          <w:tcPr>
            <w:tcW w:w="960" w:type="dxa"/>
            <w:tcBorders>
              <w:top w:val="nil"/>
              <w:left w:val="nil"/>
              <w:bottom w:val="single" w:sz="4" w:space="0" w:color="auto"/>
              <w:right w:val="single" w:sz="4" w:space="0" w:color="auto"/>
            </w:tcBorders>
            <w:shd w:val="clear" w:color="auto" w:fill="auto"/>
            <w:noWrap/>
            <w:vAlign w:val="bottom"/>
            <w:hideMark/>
          </w:tcPr>
          <w:p w14:paraId="6ABE1CBA" w14:textId="77777777" w:rsidR="00A52990" w:rsidRPr="00A52990" w:rsidRDefault="00770557" w:rsidP="00A52990">
            <w:pPr>
              <w:rPr>
                <w:rFonts w:cs="Arial"/>
                <w:color w:val="000000"/>
              </w:rPr>
            </w:pPr>
            <w:r w:rsidRPr="00A52990">
              <w:rPr>
                <w:rFonts w:cs="Arial"/>
                <w:color w:val="000000"/>
              </w:rPr>
              <w:t>0x2</w:t>
            </w:r>
          </w:p>
        </w:tc>
        <w:tc>
          <w:tcPr>
            <w:tcW w:w="1180" w:type="dxa"/>
            <w:tcBorders>
              <w:top w:val="nil"/>
              <w:left w:val="nil"/>
              <w:bottom w:val="single" w:sz="4" w:space="0" w:color="auto"/>
              <w:right w:val="single" w:sz="4" w:space="0" w:color="auto"/>
            </w:tcBorders>
            <w:shd w:val="clear" w:color="auto" w:fill="auto"/>
            <w:noWrap/>
            <w:vAlign w:val="bottom"/>
            <w:hideMark/>
          </w:tcPr>
          <w:p w14:paraId="1A60F2E6" w14:textId="77777777" w:rsidR="00A52990" w:rsidRPr="00A52990" w:rsidRDefault="00770557" w:rsidP="00A52990">
            <w:pPr>
              <w:rPr>
                <w:rFonts w:cs="Arial"/>
                <w:color w:val="000000"/>
              </w:rPr>
            </w:pPr>
            <w:r w:rsidRPr="00A52990">
              <w:rPr>
                <w:rFonts w:cs="Arial"/>
                <w:color w:val="000000"/>
              </w:rPr>
              <w:t> </w:t>
            </w:r>
          </w:p>
        </w:tc>
      </w:tr>
      <w:tr w:rsidR="00A52990" w:rsidRPr="00A52990" w14:paraId="5FD2DB4D"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20A5A2"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607F2326" w14:textId="77777777" w:rsidR="00A52990" w:rsidRPr="00A52990" w:rsidRDefault="00770557" w:rsidP="00A52990">
            <w:pPr>
              <w:rPr>
                <w:rFonts w:cs="Arial"/>
                <w:color w:val="000000"/>
              </w:rPr>
            </w:pPr>
            <w:r w:rsidRPr="00A52990">
              <w:rPr>
                <w:rFonts w:cs="Arial"/>
                <w:color w:val="000000"/>
              </w:rPr>
              <w:t>Third</w:t>
            </w:r>
          </w:p>
        </w:tc>
        <w:tc>
          <w:tcPr>
            <w:tcW w:w="960" w:type="dxa"/>
            <w:tcBorders>
              <w:top w:val="nil"/>
              <w:left w:val="nil"/>
              <w:bottom w:val="single" w:sz="4" w:space="0" w:color="auto"/>
              <w:right w:val="single" w:sz="4" w:space="0" w:color="auto"/>
            </w:tcBorders>
            <w:shd w:val="clear" w:color="auto" w:fill="auto"/>
            <w:noWrap/>
            <w:vAlign w:val="bottom"/>
            <w:hideMark/>
          </w:tcPr>
          <w:p w14:paraId="087446D8" w14:textId="77777777" w:rsidR="00A52990" w:rsidRPr="00A52990" w:rsidRDefault="00770557" w:rsidP="00A52990">
            <w:pPr>
              <w:rPr>
                <w:rFonts w:cs="Arial"/>
                <w:color w:val="000000"/>
              </w:rPr>
            </w:pPr>
            <w:r w:rsidRPr="00A52990">
              <w:rPr>
                <w:rFonts w:cs="Arial"/>
                <w:color w:val="000000"/>
              </w:rPr>
              <w:t>0x3</w:t>
            </w:r>
          </w:p>
        </w:tc>
        <w:tc>
          <w:tcPr>
            <w:tcW w:w="1180" w:type="dxa"/>
            <w:tcBorders>
              <w:top w:val="nil"/>
              <w:left w:val="nil"/>
              <w:bottom w:val="single" w:sz="4" w:space="0" w:color="auto"/>
              <w:right w:val="single" w:sz="4" w:space="0" w:color="auto"/>
            </w:tcBorders>
            <w:shd w:val="clear" w:color="auto" w:fill="auto"/>
            <w:noWrap/>
            <w:vAlign w:val="bottom"/>
            <w:hideMark/>
          </w:tcPr>
          <w:p w14:paraId="6FCE7E5E" w14:textId="77777777" w:rsidR="00A52990" w:rsidRPr="00A52990" w:rsidRDefault="00770557" w:rsidP="00A52990">
            <w:pPr>
              <w:rPr>
                <w:rFonts w:cs="Arial"/>
                <w:color w:val="000000"/>
              </w:rPr>
            </w:pPr>
            <w:r w:rsidRPr="00A52990">
              <w:rPr>
                <w:rFonts w:cs="Arial"/>
                <w:color w:val="000000"/>
              </w:rPr>
              <w:t> </w:t>
            </w:r>
          </w:p>
        </w:tc>
      </w:tr>
      <w:tr w:rsidR="00A52990" w:rsidRPr="00A52990" w14:paraId="1D993B02"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33FC41"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606116F0" w14:textId="77777777" w:rsidR="00A52990" w:rsidRPr="00A52990" w:rsidRDefault="00770557" w:rsidP="00A52990">
            <w:pPr>
              <w:rPr>
                <w:rFonts w:cs="Arial"/>
                <w:color w:val="000000"/>
              </w:rPr>
            </w:pPr>
            <w:r w:rsidRPr="00A52990">
              <w:rPr>
                <w:rFonts w:cs="Arial"/>
                <w:color w:val="000000"/>
              </w:rPr>
              <w:t>Fourth</w:t>
            </w:r>
          </w:p>
        </w:tc>
        <w:tc>
          <w:tcPr>
            <w:tcW w:w="960" w:type="dxa"/>
            <w:tcBorders>
              <w:top w:val="nil"/>
              <w:left w:val="nil"/>
              <w:bottom w:val="single" w:sz="4" w:space="0" w:color="auto"/>
              <w:right w:val="single" w:sz="4" w:space="0" w:color="auto"/>
            </w:tcBorders>
            <w:shd w:val="clear" w:color="auto" w:fill="auto"/>
            <w:noWrap/>
            <w:vAlign w:val="bottom"/>
            <w:hideMark/>
          </w:tcPr>
          <w:p w14:paraId="07B9E06A" w14:textId="77777777" w:rsidR="00A52990" w:rsidRPr="00A52990" w:rsidRDefault="00770557" w:rsidP="00A52990">
            <w:pPr>
              <w:rPr>
                <w:rFonts w:cs="Arial"/>
                <w:color w:val="000000"/>
              </w:rPr>
            </w:pPr>
            <w:r w:rsidRPr="00A52990">
              <w:rPr>
                <w:rFonts w:cs="Arial"/>
                <w:color w:val="000000"/>
              </w:rPr>
              <w:t>0x4</w:t>
            </w:r>
          </w:p>
        </w:tc>
        <w:tc>
          <w:tcPr>
            <w:tcW w:w="1180" w:type="dxa"/>
            <w:tcBorders>
              <w:top w:val="nil"/>
              <w:left w:val="nil"/>
              <w:bottom w:val="single" w:sz="4" w:space="0" w:color="auto"/>
              <w:right w:val="single" w:sz="4" w:space="0" w:color="auto"/>
            </w:tcBorders>
            <w:shd w:val="clear" w:color="auto" w:fill="auto"/>
            <w:noWrap/>
            <w:vAlign w:val="bottom"/>
            <w:hideMark/>
          </w:tcPr>
          <w:p w14:paraId="00E2F337" w14:textId="77777777" w:rsidR="00A52990" w:rsidRPr="00A52990" w:rsidRDefault="00770557" w:rsidP="00A52990">
            <w:pPr>
              <w:rPr>
                <w:rFonts w:cs="Arial"/>
                <w:color w:val="000000"/>
              </w:rPr>
            </w:pPr>
            <w:r w:rsidRPr="00A52990">
              <w:rPr>
                <w:rFonts w:cs="Arial"/>
                <w:color w:val="000000"/>
              </w:rPr>
              <w:t> </w:t>
            </w:r>
          </w:p>
        </w:tc>
      </w:tr>
      <w:tr w:rsidR="00A52990" w:rsidRPr="00A52990" w14:paraId="3606AF55"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796DC8"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3F755D86" w14:textId="77777777" w:rsidR="00A52990" w:rsidRPr="00A52990" w:rsidRDefault="00770557" w:rsidP="00A52990">
            <w:pPr>
              <w:rPr>
                <w:rFonts w:cs="Arial"/>
                <w:color w:val="000000"/>
              </w:rPr>
            </w:pPr>
            <w:r w:rsidRPr="00A52990">
              <w:rPr>
                <w:rFonts w:cs="Arial"/>
                <w:color w:val="000000"/>
              </w:rPr>
              <w:t>Fifth</w:t>
            </w:r>
          </w:p>
        </w:tc>
        <w:tc>
          <w:tcPr>
            <w:tcW w:w="960" w:type="dxa"/>
            <w:tcBorders>
              <w:top w:val="nil"/>
              <w:left w:val="nil"/>
              <w:bottom w:val="single" w:sz="4" w:space="0" w:color="auto"/>
              <w:right w:val="single" w:sz="4" w:space="0" w:color="auto"/>
            </w:tcBorders>
            <w:shd w:val="clear" w:color="auto" w:fill="auto"/>
            <w:noWrap/>
            <w:vAlign w:val="bottom"/>
            <w:hideMark/>
          </w:tcPr>
          <w:p w14:paraId="1491A0EE" w14:textId="77777777" w:rsidR="00A52990" w:rsidRPr="00A52990" w:rsidRDefault="00770557" w:rsidP="00A52990">
            <w:pPr>
              <w:rPr>
                <w:rFonts w:cs="Arial"/>
                <w:color w:val="000000"/>
              </w:rPr>
            </w:pPr>
            <w:r w:rsidRPr="00A52990">
              <w:rPr>
                <w:rFonts w:cs="Arial"/>
                <w:color w:val="000000"/>
              </w:rPr>
              <w:t>0x5</w:t>
            </w:r>
          </w:p>
        </w:tc>
        <w:tc>
          <w:tcPr>
            <w:tcW w:w="1180" w:type="dxa"/>
            <w:tcBorders>
              <w:top w:val="nil"/>
              <w:left w:val="nil"/>
              <w:bottom w:val="single" w:sz="4" w:space="0" w:color="auto"/>
              <w:right w:val="single" w:sz="4" w:space="0" w:color="auto"/>
            </w:tcBorders>
            <w:shd w:val="clear" w:color="auto" w:fill="auto"/>
            <w:noWrap/>
            <w:vAlign w:val="bottom"/>
            <w:hideMark/>
          </w:tcPr>
          <w:p w14:paraId="31D791F2" w14:textId="77777777" w:rsidR="00A52990" w:rsidRPr="00A52990" w:rsidRDefault="00770557" w:rsidP="00A52990">
            <w:pPr>
              <w:rPr>
                <w:rFonts w:cs="Arial"/>
                <w:color w:val="000000"/>
              </w:rPr>
            </w:pPr>
            <w:r w:rsidRPr="00A52990">
              <w:rPr>
                <w:rFonts w:cs="Arial"/>
                <w:color w:val="000000"/>
              </w:rPr>
              <w:t> </w:t>
            </w:r>
          </w:p>
        </w:tc>
      </w:tr>
      <w:tr w:rsidR="00A52990" w:rsidRPr="00A52990" w14:paraId="2C85BDED"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10F1E"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272DD76E" w14:textId="77777777" w:rsidR="00A52990" w:rsidRPr="00A52990" w:rsidRDefault="00770557" w:rsidP="00A52990">
            <w:pPr>
              <w:rPr>
                <w:rFonts w:cs="Arial"/>
                <w:color w:val="000000"/>
              </w:rPr>
            </w:pPr>
            <w:r w:rsidRPr="00A52990">
              <w:rPr>
                <w:rFonts w:cs="Arial"/>
                <w:color w:val="000000"/>
              </w:rPr>
              <w:t>Sixth</w:t>
            </w:r>
          </w:p>
        </w:tc>
        <w:tc>
          <w:tcPr>
            <w:tcW w:w="960" w:type="dxa"/>
            <w:tcBorders>
              <w:top w:val="nil"/>
              <w:left w:val="nil"/>
              <w:bottom w:val="single" w:sz="4" w:space="0" w:color="auto"/>
              <w:right w:val="single" w:sz="4" w:space="0" w:color="auto"/>
            </w:tcBorders>
            <w:shd w:val="clear" w:color="auto" w:fill="auto"/>
            <w:noWrap/>
            <w:vAlign w:val="bottom"/>
            <w:hideMark/>
          </w:tcPr>
          <w:p w14:paraId="24AE4F29" w14:textId="77777777" w:rsidR="00A52990" w:rsidRPr="00A52990" w:rsidRDefault="00770557" w:rsidP="00A52990">
            <w:pPr>
              <w:rPr>
                <w:rFonts w:cs="Arial"/>
                <w:color w:val="000000"/>
              </w:rPr>
            </w:pPr>
            <w:r w:rsidRPr="00A52990">
              <w:rPr>
                <w:rFonts w:cs="Arial"/>
                <w:color w:val="000000"/>
              </w:rPr>
              <w:t>0x6</w:t>
            </w:r>
          </w:p>
        </w:tc>
        <w:tc>
          <w:tcPr>
            <w:tcW w:w="1180" w:type="dxa"/>
            <w:tcBorders>
              <w:top w:val="nil"/>
              <w:left w:val="nil"/>
              <w:bottom w:val="single" w:sz="4" w:space="0" w:color="auto"/>
              <w:right w:val="single" w:sz="4" w:space="0" w:color="auto"/>
            </w:tcBorders>
            <w:shd w:val="clear" w:color="auto" w:fill="auto"/>
            <w:noWrap/>
            <w:vAlign w:val="bottom"/>
            <w:hideMark/>
          </w:tcPr>
          <w:p w14:paraId="4E1F9436" w14:textId="77777777" w:rsidR="00A52990" w:rsidRPr="00A52990" w:rsidRDefault="00770557" w:rsidP="00A52990">
            <w:pPr>
              <w:rPr>
                <w:rFonts w:cs="Arial"/>
                <w:color w:val="000000"/>
              </w:rPr>
            </w:pPr>
            <w:r w:rsidRPr="00A52990">
              <w:rPr>
                <w:rFonts w:cs="Arial"/>
                <w:color w:val="000000"/>
              </w:rPr>
              <w:t> </w:t>
            </w:r>
          </w:p>
        </w:tc>
      </w:tr>
      <w:tr w:rsidR="00A52990" w:rsidRPr="00A52990" w14:paraId="461066C0"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D3EC90"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5A272461" w14:textId="77777777" w:rsidR="00A52990" w:rsidRPr="00A52990" w:rsidRDefault="00770557" w:rsidP="00A52990">
            <w:pPr>
              <w:rPr>
                <w:rFonts w:cs="Arial"/>
                <w:color w:val="000000"/>
              </w:rPr>
            </w:pPr>
            <w:r w:rsidRPr="00A52990">
              <w:rPr>
                <w:rFonts w:cs="Arial"/>
                <w:color w:val="000000"/>
              </w:rPr>
              <w:t>Seventh</w:t>
            </w:r>
          </w:p>
        </w:tc>
        <w:tc>
          <w:tcPr>
            <w:tcW w:w="960" w:type="dxa"/>
            <w:tcBorders>
              <w:top w:val="nil"/>
              <w:left w:val="nil"/>
              <w:bottom w:val="single" w:sz="4" w:space="0" w:color="auto"/>
              <w:right w:val="single" w:sz="4" w:space="0" w:color="auto"/>
            </w:tcBorders>
            <w:shd w:val="clear" w:color="auto" w:fill="auto"/>
            <w:noWrap/>
            <w:vAlign w:val="bottom"/>
            <w:hideMark/>
          </w:tcPr>
          <w:p w14:paraId="2AAB95CD" w14:textId="77777777" w:rsidR="00A52990" w:rsidRPr="00A52990" w:rsidRDefault="00770557" w:rsidP="00A52990">
            <w:pPr>
              <w:rPr>
                <w:rFonts w:cs="Arial"/>
                <w:color w:val="000000"/>
              </w:rPr>
            </w:pPr>
            <w:r w:rsidRPr="00A52990">
              <w:rPr>
                <w:rFonts w:cs="Arial"/>
                <w:color w:val="000000"/>
              </w:rPr>
              <w:t>0x7</w:t>
            </w:r>
          </w:p>
        </w:tc>
        <w:tc>
          <w:tcPr>
            <w:tcW w:w="1180" w:type="dxa"/>
            <w:tcBorders>
              <w:top w:val="nil"/>
              <w:left w:val="nil"/>
              <w:bottom w:val="single" w:sz="4" w:space="0" w:color="auto"/>
              <w:right w:val="single" w:sz="4" w:space="0" w:color="auto"/>
            </w:tcBorders>
            <w:shd w:val="clear" w:color="auto" w:fill="auto"/>
            <w:noWrap/>
            <w:vAlign w:val="bottom"/>
            <w:hideMark/>
          </w:tcPr>
          <w:p w14:paraId="139E96EB" w14:textId="77777777" w:rsidR="00A52990" w:rsidRPr="00A52990" w:rsidRDefault="00770557" w:rsidP="00A52990">
            <w:pPr>
              <w:rPr>
                <w:rFonts w:cs="Arial"/>
                <w:color w:val="000000"/>
              </w:rPr>
            </w:pPr>
            <w:r w:rsidRPr="00A52990">
              <w:rPr>
                <w:rFonts w:cs="Arial"/>
                <w:color w:val="000000"/>
              </w:rPr>
              <w:t> </w:t>
            </w:r>
          </w:p>
        </w:tc>
      </w:tr>
      <w:tr w:rsidR="00A52990" w:rsidRPr="00A52990" w14:paraId="27217A69"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42A21F"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5D527F50" w14:textId="77777777" w:rsidR="00A52990" w:rsidRPr="00A52990" w:rsidRDefault="00770557" w:rsidP="00A52990">
            <w:pPr>
              <w:rPr>
                <w:rFonts w:cs="Arial"/>
                <w:color w:val="000000"/>
              </w:rPr>
            </w:pPr>
            <w:r w:rsidRPr="00A52990">
              <w:rPr>
                <w:rFonts w:cs="Arial"/>
                <w:color w:val="000000"/>
              </w:rPr>
              <w:t>Eighth</w:t>
            </w:r>
          </w:p>
        </w:tc>
        <w:tc>
          <w:tcPr>
            <w:tcW w:w="960" w:type="dxa"/>
            <w:tcBorders>
              <w:top w:val="nil"/>
              <w:left w:val="nil"/>
              <w:bottom w:val="single" w:sz="4" w:space="0" w:color="auto"/>
              <w:right w:val="single" w:sz="4" w:space="0" w:color="auto"/>
            </w:tcBorders>
            <w:shd w:val="clear" w:color="auto" w:fill="auto"/>
            <w:noWrap/>
            <w:vAlign w:val="bottom"/>
            <w:hideMark/>
          </w:tcPr>
          <w:p w14:paraId="40EB0A3C" w14:textId="77777777" w:rsidR="00A52990" w:rsidRPr="00A52990" w:rsidRDefault="00770557" w:rsidP="00A52990">
            <w:pPr>
              <w:rPr>
                <w:rFonts w:cs="Arial"/>
                <w:color w:val="000000"/>
              </w:rPr>
            </w:pPr>
            <w:r w:rsidRPr="00A52990">
              <w:rPr>
                <w:rFonts w:cs="Arial"/>
                <w:color w:val="000000"/>
              </w:rPr>
              <w:t>0x8</w:t>
            </w:r>
          </w:p>
        </w:tc>
        <w:tc>
          <w:tcPr>
            <w:tcW w:w="1180" w:type="dxa"/>
            <w:tcBorders>
              <w:top w:val="nil"/>
              <w:left w:val="nil"/>
              <w:bottom w:val="single" w:sz="4" w:space="0" w:color="auto"/>
              <w:right w:val="single" w:sz="4" w:space="0" w:color="auto"/>
            </w:tcBorders>
            <w:shd w:val="clear" w:color="auto" w:fill="auto"/>
            <w:noWrap/>
            <w:vAlign w:val="bottom"/>
            <w:hideMark/>
          </w:tcPr>
          <w:p w14:paraId="13F48866" w14:textId="77777777" w:rsidR="00A52990" w:rsidRPr="00A52990" w:rsidRDefault="00770557" w:rsidP="00A52990">
            <w:pPr>
              <w:rPr>
                <w:rFonts w:cs="Arial"/>
                <w:color w:val="000000"/>
              </w:rPr>
            </w:pPr>
            <w:r w:rsidRPr="00A52990">
              <w:rPr>
                <w:rFonts w:cs="Arial"/>
                <w:color w:val="000000"/>
              </w:rPr>
              <w:t> </w:t>
            </w:r>
          </w:p>
        </w:tc>
      </w:tr>
      <w:tr w:rsidR="00A52990" w:rsidRPr="00A52990" w14:paraId="0E2E3798"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1E151"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280DABBB" w14:textId="77777777" w:rsidR="00A52990" w:rsidRPr="00A52990" w:rsidRDefault="00770557" w:rsidP="00A52990">
            <w:pPr>
              <w:rPr>
                <w:rFonts w:cs="Arial"/>
                <w:color w:val="000000"/>
              </w:rPr>
            </w:pPr>
            <w:r w:rsidRPr="00A52990">
              <w:rPr>
                <w:rFonts w:cs="Arial"/>
                <w:color w:val="000000"/>
              </w:rPr>
              <w:t>Ninth</w:t>
            </w:r>
          </w:p>
        </w:tc>
        <w:tc>
          <w:tcPr>
            <w:tcW w:w="960" w:type="dxa"/>
            <w:tcBorders>
              <w:top w:val="nil"/>
              <w:left w:val="nil"/>
              <w:bottom w:val="single" w:sz="4" w:space="0" w:color="auto"/>
              <w:right w:val="single" w:sz="4" w:space="0" w:color="auto"/>
            </w:tcBorders>
            <w:shd w:val="clear" w:color="auto" w:fill="auto"/>
            <w:noWrap/>
            <w:vAlign w:val="bottom"/>
            <w:hideMark/>
          </w:tcPr>
          <w:p w14:paraId="2F81ED77" w14:textId="77777777" w:rsidR="00A52990" w:rsidRPr="00A52990" w:rsidRDefault="00770557" w:rsidP="00A52990">
            <w:pPr>
              <w:rPr>
                <w:rFonts w:cs="Arial"/>
                <w:color w:val="000000"/>
              </w:rPr>
            </w:pPr>
            <w:r w:rsidRPr="00A52990">
              <w:rPr>
                <w:rFonts w:cs="Arial"/>
                <w:color w:val="000000"/>
              </w:rPr>
              <w:t>0x9</w:t>
            </w:r>
          </w:p>
        </w:tc>
        <w:tc>
          <w:tcPr>
            <w:tcW w:w="1180" w:type="dxa"/>
            <w:tcBorders>
              <w:top w:val="nil"/>
              <w:left w:val="nil"/>
              <w:bottom w:val="single" w:sz="4" w:space="0" w:color="auto"/>
              <w:right w:val="single" w:sz="4" w:space="0" w:color="auto"/>
            </w:tcBorders>
            <w:shd w:val="clear" w:color="auto" w:fill="auto"/>
            <w:noWrap/>
            <w:vAlign w:val="bottom"/>
            <w:hideMark/>
          </w:tcPr>
          <w:p w14:paraId="267FC17A" w14:textId="77777777" w:rsidR="00A52990" w:rsidRPr="00A52990" w:rsidRDefault="00770557" w:rsidP="00A52990">
            <w:pPr>
              <w:rPr>
                <w:rFonts w:cs="Arial"/>
                <w:color w:val="000000"/>
              </w:rPr>
            </w:pPr>
            <w:r w:rsidRPr="00A52990">
              <w:rPr>
                <w:rFonts w:cs="Arial"/>
                <w:color w:val="000000"/>
              </w:rPr>
              <w:t> </w:t>
            </w:r>
          </w:p>
        </w:tc>
      </w:tr>
      <w:tr w:rsidR="00A52990" w:rsidRPr="00A52990" w14:paraId="3B142490"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1786A1"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0794A21D" w14:textId="77777777" w:rsidR="00A52990" w:rsidRPr="00A52990" w:rsidRDefault="00770557" w:rsidP="00A52990">
            <w:pPr>
              <w:rPr>
                <w:rFonts w:cs="Arial"/>
                <w:color w:val="000000"/>
              </w:rPr>
            </w:pPr>
            <w:r w:rsidRPr="00A52990">
              <w:rPr>
                <w:rFonts w:cs="Arial"/>
                <w:color w:val="000000"/>
              </w:rPr>
              <w:t>Tenth</w:t>
            </w:r>
          </w:p>
        </w:tc>
        <w:tc>
          <w:tcPr>
            <w:tcW w:w="960" w:type="dxa"/>
            <w:tcBorders>
              <w:top w:val="nil"/>
              <w:left w:val="nil"/>
              <w:bottom w:val="single" w:sz="4" w:space="0" w:color="auto"/>
              <w:right w:val="single" w:sz="4" w:space="0" w:color="auto"/>
            </w:tcBorders>
            <w:shd w:val="clear" w:color="auto" w:fill="auto"/>
            <w:noWrap/>
            <w:vAlign w:val="bottom"/>
            <w:hideMark/>
          </w:tcPr>
          <w:p w14:paraId="6C1BDAEB" w14:textId="77777777" w:rsidR="00A52990" w:rsidRPr="00A52990" w:rsidRDefault="00770557" w:rsidP="00A52990">
            <w:pPr>
              <w:rPr>
                <w:rFonts w:cs="Arial"/>
                <w:color w:val="000000"/>
              </w:rPr>
            </w:pPr>
            <w:r w:rsidRPr="00A52990">
              <w:rPr>
                <w:rFonts w:cs="Arial"/>
                <w:color w:val="000000"/>
              </w:rPr>
              <w:t>0xA</w:t>
            </w:r>
          </w:p>
        </w:tc>
        <w:tc>
          <w:tcPr>
            <w:tcW w:w="1180" w:type="dxa"/>
            <w:tcBorders>
              <w:top w:val="nil"/>
              <w:left w:val="nil"/>
              <w:bottom w:val="single" w:sz="4" w:space="0" w:color="auto"/>
              <w:right w:val="single" w:sz="4" w:space="0" w:color="auto"/>
            </w:tcBorders>
            <w:shd w:val="clear" w:color="auto" w:fill="auto"/>
            <w:noWrap/>
            <w:vAlign w:val="bottom"/>
            <w:hideMark/>
          </w:tcPr>
          <w:p w14:paraId="03AA65E8" w14:textId="77777777" w:rsidR="00A52990" w:rsidRPr="00A52990" w:rsidRDefault="00770557" w:rsidP="00A52990">
            <w:pPr>
              <w:rPr>
                <w:rFonts w:cs="Arial"/>
                <w:color w:val="000000"/>
              </w:rPr>
            </w:pPr>
            <w:r w:rsidRPr="00A52990">
              <w:rPr>
                <w:rFonts w:cs="Arial"/>
                <w:color w:val="000000"/>
              </w:rPr>
              <w:t> </w:t>
            </w:r>
          </w:p>
        </w:tc>
      </w:tr>
      <w:tr w:rsidR="00A52990" w:rsidRPr="00A52990" w14:paraId="7C7185D8"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CB7365"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2E169D52" w14:textId="77777777" w:rsidR="00A52990" w:rsidRPr="00A52990" w:rsidRDefault="00770557" w:rsidP="00A52990">
            <w:pPr>
              <w:rPr>
                <w:rFonts w:cs="Arial"/>
                <w:color w:val="000000"/>
              </w:rPr>
            </w:pPr>
            <w:r w:rsidRPr="00A52990">
              <w:rPr>
                <w:rFonts w:cs="Arial"/>
                <w:color w:val="000000"/>
              </w:rPr>
              <w:t>Undefined_3</w:t>
            </w:r>
          </w:p>
        </w:tc>
        <w:tc>
          <w:tcPr>
            <w:tcW w:w="960" w:type="dxa"/>
            <w:tcBorders>
              <w:top w:val="nil"/>
              <w:left w:val="nil"/>
              <w:bottom w:val="single" w:sz="4" w:space="0" w:color="auto"/>
              <w:right w:val="single" w:sz="4" w:space="0" w:color="auto"/>
            </w:tcBorders>
            <w:shd w:val="clear" w:color="auto" w:fill="auto"/>
            <w:noWrap/>
            <w:vAlign w:val="bottom"/>
            <w:hideMark/>
          </w:tcPr>
          <w:p w14:paraId="349E0C09" w14:textId="77777777" w:rsidR="00A52990" w:rsidRPr="00A52990" w:rsidRDefault="00770557" w:rsidP="00A52990">
            <w:pPr>
              <w:rPr>
                <w:rFonts w:cs="Arial"/>
                <w:color w:val="000000"/>
              </w:rPr>
            </w:pPr>
            <w:r w:rsidRPr="00A52990">
              <w:rPr>
                <w:rFonts w:cs="Arial"/>
                <w:color w:val="000000"/>
              </w:rPr>
              <w:t xml:space="preserve">0xB </w:t>
            </w:r>
          </w:p>
        </w:tc>
        <w:tc>
          <w:tcPr>
            <w:tcW w:w="1180" w:type="dxa"/>
            <w:tcBorders>
              <w:top w:val="nil"/>
              <w:left w:val="nil"/>
              <w:bottom w:val="single" w:sz="4" w:space="0" w:color="auto"/>
              <w:right w:val="single" w:sz="4" w:space="0" w:color="auto"/>
            </w:tcBorders>
            <w:shd w:val="clear" w:color="auto" w:fill="auto"/>
            <w:noWrap/>
            <w:vAlign w:val="bottom"/>
            <w:hideMark/>
          </w:tcPr>
          <w:p w14:paraId="2E40866B" w14:textId="77777777" w:rsidR="00A52990" w:rsidRPr="00A52990" w:rsidRDefault="00770557" w:rsidP="00A52990">
            <w:pPr>
              <w:rPr>
                <w:rFonts w:cs="Arial"/>
                <w:color w:val="000000"/>
              </w:rPr>
            </w:pPr>
            <w:r w:rsidRPr="00A52990">
              <w:rPr>
                <w:rFonts w:cs="Arial"/>
                <w:color w:val="000000"/>
              </w:rPr>
              <w:t> </w:t>
            </w:r>
          </w:p>
        </w:tc>
      </w:tr>
      <w:tr w:rsidR="00A52990" w:rsidRPr="00A52990" w14:paraId="0BD90058"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289A8B"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72BD8FB3" w14:textId="77777777" w:rsidR="00A52990" w:rsidRPr="00A52990" w:rsidRDefault="00770557" w:rsidP="00A52990">
            <w:pPr>
              <w:rPr>
                <w:rFonts w:cs="Arial"/>
                <w:color w:val="000000"/>
              </w:rPr>
            </w:pPr>
            <w:r w:rsidRPr="00A52990">
              <w:rPr>
                <w:rFonts w:cs="Arial"/>
                <w:color w:val="000000"/>
              </w:rPr>
              <w:t>Undefined_4</w:t>
            </w:r>
          </w:p>
        </w:tc>
        <w:tc>
          <w:tcPr>
            <w:tcW w:w="960" w:type="dxa"/>
            <w:tcBorders>
              <w:top w:val="nil"/>
              <w:left w:val="nil"/>
              <w:bottom w:val="single" w:sz="4" w:space="0" w:color="auto"/>
              <w:right w:val="single" w:sz="4" w:space="0" w:color="auto"/>
            </w:tcBorders>
            <w:shd w:val="clear" w:color="auto" w:fill="auto"/>
            <w:noWrap/>
            <w:vAlign w:val="bottom"/>
            <w:hideMark/>
          </w:tcPr>
          <w:p w14:paraId="6D3EB19F" w14:textId="77777777" w:rsidR="00A52990" w:rsidRPr="00A52990" w:rsidRDefault="00770557" w:rsidP="00A52990">
            <w:pPr>
              <w:rPr>
                <w:rFonts w:cs="Arial"/>
                <w:color w:val="000000"/>
              </w:rPr>
            </w:pPr>
            <w:r w:rsidRPr="00A52990">
              <w:rPr>
                <w:rFonts w:cs="Arial"/>
                <w:color w:val="000000"/>
              </w:rPr>
              <w:t>0xC</w:t>
            </w:r>
          </w:p>
        </w:tc>
        <w:tc>
          <w:tcPr>
            <w:tcW w:w="1180" w:type="dxa"/>
            <w:tcBorders>
              <w:top w:val="nil"/>
              <w:left w:val="nil"/>
              <w:bottom w:val="single" w:sz="4" w:space="0" w:color="auto"/>
              <w:right w:val="single" w:sz="4" w:space="0" w:color="auto"/>
            </w:tcBorders>
            <w:shd w:val="clear" w:color="auto" w:fill="auto"/>
            <w:noWrap/>
            <w:vAlign w:val="bottom"/>
            <w:hideMark/>
          </w:tcPr>
          <w:p w14:paraId="19311AAC" w14:textId="77777777" w:rsidR="00A52990" w:rsidRPr="00A52990" w:rsidRDefault="00770557" w:rsidP="00A52990">
            <w:pPr>
              <w:rPr>
                <w:rFonts w:cs="Arial"/>
                <w:color w:val="000000"/>
              </w:rPr>
            </w:pPr>
            <w:r w:rsidRPr="00A52990">
              <w:rPr>
                <w:rFonts w:cs="Arial"/>
                <w:color w:val="000000"/>
              </w:rPr>
              <w:t> </w:t>
            </w:r>
          </w:p>
        </w:tc>
      </w:tr>
      <w:tr w:rsidR="00A52990" w:rsidRPr="00A52990" w14:paraId="6652264C"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EEEADD"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4EB4F148" w14:textId="77777777" w:rsidR="00A52990" w:rsidRPr="00A52990" w:rsidRDefault="00770557" w:rsidP="00A52990">
            <w:pPr>
              <w:rPr>
                <w:rFonts w:cs="Arial"/>
                <w:color w:val="000000"/>
              </w:rPr>
            </w:pPr>
            <w:r w:rsidRPr="00A52990">
              <w:rPr>
                <w:rFonts w:cs="Arial"/>
                <w:color w:val="000000"/>
              </w:rPr>
              <w:t>Undefined_5</w:t>
            </w:r>
          </w:p>
        </w:tc>
        <w:tc>
          <w:tcPr>
            <w:tcW w:w="960" w:type="dxa"/>
            <w:tcBorders>
              <w:top w:val="nil"/>
              <w:left w:val="nil"/>
              <w:bottom w:val="single" w:sz="4" w:space="0" w:color="auto"/>
              <w:right w:val="single" w:sz="4" w:space="0" w:color="auto"/>
            </w:tcBorders>
            <w:shd w:val="clear" w:color="auto" w:fill="auto"/>
            <w:noWrap/>
            <w:vAlign w:val="bottom"/>
            <w:hideMark/>
          </w:tcPr>
          <w:p w14:paraId="0E993E90" w14:textId="77777777" w:rsidR="00A52990" w:rsidRPr="00A52990" w:rsidRDefault="00770557" w:rsidP="00A52990">
            <w:pPr>
              <w:rPr>
                <w:rFonts w:cs="Arial"/>
                <w:color w:val="000000"/>
              </w:rPr>
            </w:pPr>
            <w:r w:rsidRPr="00A52990">
              <w:rPr>
                <w:rFonts w:cs="Arial"/>
                <w:color w:val="000000"/>
              </w:rPr>
              <w:t>0xD</w:t>
            </w:r>
          </w:p>
        </w:tc>
        <w:tc>
          <w:tcPr>
            <w:tcW w:w="1180" w:type="dxa"/>
            <w:tcBorders>
              <w:top w:val="nil"/>
              <w:left w:val="nil"/>
              <w:bottom w:val="single" w:sz="4" w:space="0" w:color="auto"/>
              <w:right w:val="single" w:sz="4" w:space="0" w:color="auto"/>
            </w:tcBorders>
            <w:shd w:val="clear" w:color="auto" w:fill="auto"/>
            <w:noWrap/>
            <w:vAlign w:val="bottom"/>
            <w:hideMark/>
          </w:tcPr>
          <w:p w14:paraId="2801C0E7" w14:textId="77777777" w:rsidR="00A52990" w:rsidRPr="00A52990" w:rsidRDefault="00770557" w:rsidP="00A52990">
            <w:pPr>
              <w:rPr>
                <w:rFonts w:cs="Arial"/>
                <w:color w:val="000000"/>
              </w:rPr>
            </w:pPr>
            <w:r w:rsidRPr="00A52990">
              <w:rPr>
                <w:rFonts w:cs="Arial"/>
                <w:color w:val="000000"/>
              </w:rPr>
              <w:t> </w:t>
            </w:r>
          </w:p>
        </w:tc>
      </w:tr>
      <w:tr w:rsidR="00A52990" w:rsidRPr="00A52990" w14:paraId="3B352668"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941D47"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65342DAB" w14:textId="77777777" w:rsidR="00A52990" w:rsidRPr="00A52990" w:rsidRDefault="00770557" w:rsidP="00A52990">
            <w:pPr>
              <w:rPr>
                <w:rFonts w:cs="Arial"/>
                <w:color w:val="000000"/>
              </w:rPr>
            </w:pPr>
            <w:r w:rsidRPr="00A52990">
              <w:rPr>
                <w:rFonts w:cs="Arial"/>
                <w:color w:val="000000"/>
              </w:rPr>
              <w:t>Reverse</w:t>
            </w:r>
          </w:p>
        </w:tc>
        <w:tc>
          <w:tcPr>
            <w:tcW w:w="960" w:type="dxa"/>
            <w:tcBorders>
              <w:top w:val="nil"/>
              <w:left w:val="nil"/>
              <w:bottom w:val="single" w:sz="4" w:space="0" w:color="auto"/>
              <w:right w:val="single" w:sz="4" w:space="0" w:color="auto"/>
            </w:tcBorders>
            <w:shd w:val="clear" w:color="auto" w:fill="auto"/>
            <w:noWrap/>
            <w:vAlign w:val="bottom"/>
            <w:hideMark/>
          </w:tcPr>
          <w:p w14:paraId="1DC8E326" w14:textId="77777777" w:rsidR="00A52990" w:rsidRPr="00A52990" w:rsidRDefault="00770557" w:rsidP="00A52990">
            <w:pPr>
              <w:rPr>
                <w:rFonts w:cs="Arial"/>
                <w:color w:val="000000"/>
              </w:rPr>
            </w:pPr>
            <w:r w:rsidRPr="00A52990">
              <w:rPr>
                <w:rFonts w:cs="Arial"/>
                <w:color w:val="000000"/>
              </w:rPr>
              <w:t>0xE</w:t>
            </w:r>
          </w:p>
        </w:tc>
        <w:tc>
          <w:tcPr>
            <w:tcW w:w="1180" w:type="dxa"/>
            <w:tcBorders>
              <w:top w:val="nil"/>
              <w:left w:val="nil"/>
              <w:bottom w:val="single" w:sz="4" w:space="0" w:color="auto"/>
              <w:right w:val="single" w:sz="4" w:space="0" w:color="auto"/>
            </w:tcBorders>
            <w:shd w:val="clear" w:color="auto" w:fill="auto"/>
            <w:noWrap/>
            <w:vAlign w:val="bottom"/>
            <w:hideMark/>
          </w:tcPr>
          <w:p w14:paraId="3EBEDD1B" w14:textId="77777777" w:rsidR="00A52990" w:rsidRPr="00A52990" w:rsidRDefault="00770557" w:rsidP="00A52990">
            <w:pPr>
              <w:rPr>
                <w:rFonts w:cs="Arial"/>
                <w:color w:val="000000"/>
              </w:rPr>
            </w:pPr>
            <w:r w:rsidRPr="00A52990">
              <w:rPr>
                <w:rFonts w:cs="Arial"/>
                <w:color w:val="000000"/>
              </w:rPr>
              <w:t> </w:t>
            </w:r>
          </w:p>
        </w:tc>
      </w:tr>
      <w:tr w:rsidR="00A52990" w:rsidRPr="00A52990" w14:paraId="7C751930" w14:textId="77777777" w:rsidTr="00E52CB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0F3635" w14:textId="77777777" w:rsidR="00A52990" w:rsidRPr="00A52990" w:rsidRDefault="00770557"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14:paraId="3F9F3B3D" w14:textId="77777777" w:rsidR="00A52990" w:rsidRPr="00A52990" w:rsidRDefault="00770557" w:rsidP="00A52990">
            <w:pPr>
              <w:rPr>
                <w:rFonts w:cs="Arial"/>
                <w:color w:val="000000"/>
              </w:rPr>
            </w:pPr>
            <w:r w:rsidRPr="00A52990">
              <w:rPr>
                <w:rFonts w:cs="Arial"/>
                <w:color w:val="000000"/>
              </w:rPr>
              <w:t>Unknown</w:t>
            </w:r>
          </w:p>
        </w:tc>
        <w:tc>
          <w:tcPr>
            <w:tcW w:w="960" w:type="dxa"/>
            <w:tcBorders>
              <w:top w:val="nil"/>
              <w:left w:val="nil"/>
              <w:bottom w:val="single" w:sz="4" w:space="0" w:color="auto"/>
              <w:right w:val="single" w:sz="4" w:space="0" w:color="auto"/>
            </w:tcBorders>
            <w:shd w:val="clear" w:color="auto" w:fill="auto"/>
            <w:noWrap/>
            <w:vAlign w:val="bottom"/>
            <w:hideMark/>
          </w:tcPr>
          <w:p w14:paraId="5AB05E8A" w14:textId="77777777" w:rsidR="00A52990" w:rsidRPr="00A52990" w:rsidRDefault="00770557" w:rsidP="00A52990">
            <w:pPr>
              <w:rPr>
                <w:rFonts w:cs="Arial"/>
                <w:color w:val="000000"/>
              </w:rPr>
            </w:pPr>
            <w:r w:rsidRPr="00A52990">
              <w:rPr>
                <w:rFonts w:cs="Arial"/>
                <w:color w:val="000000"/>
              </w:rPr>
              <w:t>0xF</w:t>
            </w:r>
          </w:p>
        </w:tc>
        <w:tc>
          <w:tcPr>
            <w:tcW w:w="1180" w:type="dxa"/>
            <w:tcBorders>
              <w:top w:val="nil"/>
              <w:left w:val="nil"/>
              <w:bottom w:val="single" w:sz="4" w:space="0" w:color="auto"/>
              <w:right w:val="single" w:sz="4" w:space="0" w:color="auto"/>
            </w:tcBorders>
            <w:shd w:val="clear" w:color="auto" w:fill="auto"/>
            <w:noWrap/>
            <w:vAlign w:val="bottom"/>
            <w:hideMark/>
          </w:tcPr>
          <w:p w14:paraId="3B27AF19" w14:textId="77777777" w:rsidR="00A52990" w:rsidRPr="00A52990" w:rsidRDefault="00770557" w:rsidP="00A52990">
            <w:pPr>
              <w:rPr>
                <w:rFonts w:cs="Arial"/>
                <w:color w:val="000000"/>
              </w:rPr>
            </w:pPr>
            <w:r w:rsidRPr="00A52990">
              <w:rPr>
                <w:rFonts w:cs="Arial"/>
                <w:color w:val="000000"/>
              </w:rPr>
              <w:t> </w:t>
            </w:r>
          </w:p>
        </w:tc>
      </w:tr>
    </w:tbl>
    <w:p w14:paraId="33542EBD" w14:textId="77777777" w:rsidR="00A52990" w:rsidRDefault="00000000" w:rsidP="00500605"/>
    <w:p w14:paraId="3F91DC81" w14:textId="77777777" w:rsidR="00A52990" w:rsidRDefault="00000000" w:rsidP="00500605"/>
    <w:p w14:paraId="59C52484" w14:textId="77777777" w:rsidR="00406F39" w:rsidRDefault="00770557" w:rsidP="00E52CBB">
      <w:pPr>
        <w:pStyle w:val="Heading4"/>
      </w:pPr>
      <w:r w:rsidRPr="00B9479B">
        <w:t>MD-REQ-014024/A-GearRvrseActv_D_Actl (TcSE ROIN-266649-1)</w:t>
      </w:r>
    </w:p>
    <w:p w14:paraId="7B16CC1E" w14:textId="77777777" w:rsidR="004D1976" w:rsidRDefault="00770557">
      <w:pPr>
        <w:adjustRightInd w:val="0"/>
        <w:rPr>
          <w:rFonts w:eastAsia="MS Mincho" w:cs="Arial"/>
          <w:szCs w:val="20"/>
        </w:rPr>
      </w:pPr>
      <w:r>
        <w:rPr>
          <w:rFonts w:eastAsia="MS Mincho" w:cs="Arial"/>
          <w:szCs w:val="20"/>
        </w:rPr>
        <w:t>Message Type: Status</w:t>
      </w:r>
    </w:p>
    <w:p w14:paraId="34A197E1" w14:textId="77777777" w:rsidR="004D1976" w:rsidRDefault="004D1976">
      <w:pPr>
        <w:adjustRightInd w:val="0"/>
        <w:rPr>
          <w:rFonts w:eastAsia="MS Mincho" w:cs="Arial"/>
          <w:szCs w:val="20"/>
        </w:rPr>
      </w:pPr>
    </w:p>
    <w:p w14:paraId="364C6BAE" w14:textId="48BB6630" w:rsidR="004D1976" w:rsidRDefault="00770557">
      <w:pPr>
        <w:widowControl w:val="0"/>
        <w:adjustRightInd w:val="0"/>
        <w:rPr>
          <w:rFonts w:cs="Arial"/>
          <w:szCs w:val="20"/>
        </w:rPr>
      </w:pPr>
      <w:r>
        <w:rPr>
          <w:rFonts w:eastAsia="MS Mincho" w:cs="Arial"/>
          <w:szCs w:val="20"/>
        </w:rPr>
        <w:t xml:space="preserve">Vehicle status signal for </w:t>
      </w:r>
      <w:r>
        <w:rPr>
          <w:rFonts w:cs="Arial"/>
          <w:szCs w:val="20"/>
        </w:rPr>
        <w:t xml:space="preserve">notifying that Reverse Gear is engaged on a </w:t>
      </w:r>
      <w:r>
        <w:rPr>
          <w:rFonts w:cs="Arial"/>
          <w:szCs w:val="20"/>
          <w:u w:val="single"/>
        </w:rPr>
        <w:t>manual</w:t>
      </w:r>
      <w:r>
        <w:rPr>
          <w:rFonts w:cs="Arial"/>
          <w:szCs w:val="20"/>
        </w:rPr>
        <w:t xml:space="preserve"> transmission vehicle.</w:t>
      </w:r>
    </w:p>
    <w:p w14:paraId="584C1049" w14:textId="77777777" w:rsidR="00570795" w:rsidRDefault="00570795">
      <w:pPr>
        <w:widowControl w:val="0"/>
        <w:adjustRightInd w:val="0"/>
        <w:rPr>
          <w:rFonts w:cs="Arial"/>
          <w:szCs w:val="20"/>
        </w:rPr>
      </w:pPr>
    </w:p>
    <w:p w14:paraId="2CCBBCFE" w14:textId="77777777" w:rsidR="004D1976" w:rsidRDefault="004D1976">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62"/>
        <w:gridCol w:w="816"/>
        <w:gridCol w:w="1611"/>
      </w:tblGrid>
      <w:tr w:rsidR="004D1976" w14:paraId="256CE0D9"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F1E1A64" w14:textId="77777777" w:rsidR="004D1976" w:rsidRDefault="00770557">
            <w:pPr>
              <w:rPr>
                <w:rFonts w:cs="Arial"/>
                <w:b/>
                <w:szCs w:val="20"/>
              </w:rPr>
            </w:pPr>
            <w:r>
              <w:rPr>
                <w:rFonts w:cs="Arial"/>
                <w:b/>
                <w:szCs w:val="20"/>
              </w:rPr>
              <w:t>Name</w:t>
            </w:r>
          </w:p>
        </w:tc>
        <w:tc>
          <w:tcPr>
            <w:tcW w:w="1162" w:type="dxa"/>
            <w:tcBorders>
              <w:top w:val="single" w:sz="4" w:space="0" w:color="auto"/>
              <w:left w:val="single" w:sz="4" w:space="0" w:color="auto"/>
              <w:bottom w:val="single" w:sz="4" w:space="0" w:color="auto"/>
              <w:right w:val="single" w:sz="4" w:space="0" w:color="auto"/>
            </w:tcBorders>
            <w:hideMark/>
          </w:tcPr>
          <w:p w14:paraId="60E7380E" w14:textId="77777777" w:rsidR="004D1976" w:rsidRDefault="0077055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215E671A" w14:textId="77777777" w:rsidR="004D1976" w:rsidRDefault="00770557">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14:paraId="3DA60725" w14:textId="77777777" w:rsidR="004D1976" w:rsidRDefault="00770557">
            <w:pPr>
              <w:rPr>
                <w:rFonts w:cs="Arial"/>
                <w:b/>
                <w:szCs w:val="20"/>
              </w:rPr>
            </w:pPr>
            <w:r>
              <w:rPr>
                <w:rFonts w:cs="Arial"/>
                <w:b/>
                <w:szCs w:val="20"/>
              </w:rPr>
              <w:t>Description</w:t>
            </w:r>
          </w:p>
        </w:tc>
      </w:tr>
      <w:tr w:rsidR="004D1976" w14:paraId="5A517102"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CFAA678" w14:textId="77777777" w:rsidR="004D1976" w:rsidRDefault="00770557">
            <w:pPr>
              <w:rPr>
                <w:rFonts w:cs="Arial"/>
                <w:szCs w:val="20"/>
              </w:rPr>
            </w:pPr>
            <w:r>
              <w:rPr>
                <w:rFonts w:cs="Arial"/>
                <w:szCs w:val="20"/>
              </w:rPr>
              <w:t>Type</w:t>
            </w:r>
          </w:p>
        </w:tc>
        <w:tc>
          <w:tcPr>
            <w:tcW w:w="1162" w:type="dxa"/>
            <w:tcBorders>
              <w:top w:val="single" w:sz="4" w:space="0" w:color="auto"/>
              <w:left w:val="single" w:sz="4" w:space="0" w:color="auto"/>
              <w:bottom w:val="single" w:sz="4" w:space="0" w:color="auto"/>
              <w:right w:val="single" w:sz="4" w:space="0" w:color="auto"/>
            </w:tcBorders>
            <w:hideMark/>
          </w:tcPr>
          <w:p w14:paraId="16D127EE" w14:textId="77777777" w:rsidR="004D1976" w:rsidRDefault="0077055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70F5A33C" w14:textId="77777777" w:rsidR="004D1976" w:rsidRDefault="00770557">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14:paraId="1A842378" w14:textId="77777777" w:rsidR="004D1976" w:rsidRDefault="00770557">
            <w:pPr>
              <w:rPr>
                <w:rFonts w:cs="Arial"/>
                <w:szCs w:val="20"/>
              </w:rPr>
            </w:pPr>
            <w:r>
              <w:rPr>
                <w:rFonts w:cs="Arial"/>
                <w:szCs w:val="20"/>
              </w:rPr>
              <w:t>-</w:t>
            </w:r>
          </w:p>
        </w:tc>
      </w:tr>
      <w:tr w:rsidR="004D1976" w14:paraId="7FF2A03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1693F55"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3DAF5F0B" w14:textId="77777777" w:rsidR="004D1976" w:rsidRDefault="00770557">
            <w:pPr>
              <w:adjustRightInd w:val="0"/>
              <w:rPr>
                <w:rFonts w:cs="Arial"/>
                <w:szCs w:val="20"/>
              </w:rPr>
            </w:pPr>
            <w:r>
              <w:rPr>
                <w:rFonts w:eastAsia="MS Mincho" w:cs="Arial"/>
                <w:szCs w:val="20"/>
              </w:rPr>
              <w:t>Inactive</w:t>
            </w:r>
          </w:p>
        </w:tc>
        <w:tc>
          <w:tcPr>
            <w:tcW w:w="816" w:type="dxa"/>
            <w:tcBorders>
              <w:top w:val="single" w:sz="4" w:space="0" w:color="auto"/>
              <w:left w:val="single" w:sz="4" w:space="0" w:color="auto"/>
              <w:bottom w:val="single" w:sz="4" w:space="0" w:color="auto"/>
              <w:right w:val="single" w:sz="4" w:space="0" w:color="auto"/>
            </w:tcBorders>
            <w:hideMark/>
          </w:tcPr>
          <w:p w14:paraId="0BDE078F" w14:textId="77777777" w:rsidR="004D1976" w:rsidRDefault="00770557">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14:paraId="5FD4C0BB" w14:textId="77777777" w:rsidR="004D1976" w:rsidRDefault="004D1976">
            <w:pPr>
              <w:rPr>
                <w:rFonts w:cs="Arial"/>
                <w:szCs w:val="20"/>
              </w:rPr>
            </w:pPr>
          </w:p>
        </w:tc>
      </w:tr>
      <w:tr w:rsidR="004D1976" w14:paraId="0F48D8D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9F97FD4"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13A9A8AF" w14:textId="77777777" w:rsidR="004D1976" w:rsidRDefault="00770557">
            <w:pPr>
              <w:adjustRightInd w:val="0"/>
              <w:rPr>
                <w:rFonts w:cs="Arial"/>
                <w:szCs w:val="20"/>
              </w:rPr>
            </w:pPr>
            <w:r>
              <w:rPr>
                <w:rFonts w:eastAsia="MS Mincho" w:cs="Arial"/>
                <w:szCs w:val="20"/>
              </w:rPr>
              <w:t>Active</w:t>
            </w:r>
          </w:p>
        </w:tc>
        <w:tc>
          <w:tcPr>
            <w:tcW w:w="816" w:type="dxa"/>
            <w:tcBorders>
              <w:top w:val="single" w:sz="4" w:space="0" w:color="auto"/>
              <w:left w:val="single" w:sz="4" w:space="0" w:color="auto"/>
              <w:bottom w:val="single" w:sz="4" w:space="0" w:color="auto"/>
              <w:right w:val="single" w:sz="4" w:space="0" w:color="auto"/>
            </w:tcBorders>
            <w:hideMark/>
          </w:tcPr>
          <w:p w14:paraId="6EB8EBAE" w14:textId="77777777" w:rsidR="004D1976" w:rsidRDefault="00770557">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14:paraId="4736758F" w14:textId="77777777" w:rsidR="004D1976" w:rsidRDefault="004D1976">
            <w:pPr>
              <w:rPr>
                <w:rFonts w:cs="Arial"/>
                <w:szCs w:val="20"/>
              </w:rPr>
            </w:pPr>
          </w:p>
        </w:tc>
      </w:tr>
      <w:tr w:rsidR="004D1976" w14:paraId="2E409EE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8B2E360"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01C9DA15" w14:textId="77777777" w:rsidR="004D1976" w:rsidRDefault="00770557">
            <w:pPr>
              <w:adjustRightInd w:val="0"/>
              <w:rPr>
                <w:rFonts w:eastAsia="MS Mincho" w:cs="Arial"/>
                <w:szCs w:val="20"/>
              </w:rPr>
            </w:pPr>
            <w:r>
              <w:rPr>
                <w:rFonts w:eastAsia="MS Mincho"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37C00303" w14:textId="77777777" w:rsidR="004D1976" w:rsidRDefault="00770557">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14:paraId="5C406A73" w14:textId="77777777" w:rsidR="004D1976" w:rsidRDefault="004D1976">
            <w:pPr>
              <w:rPr>
                <w:rFonts w:cs="Arial"/>
                <w:szCs w:val="20"/>
              </w:rPr>
            </w:pPr>
          </w:p>
        </w:tc>
      </w:tr>
      <w:tr w:rsidR="004D1976" w14:paraId="3ACB9B5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01C2D88" w14:textId="77777777" w:rsidR="004D1976" w:rsidRDefault="004D1976">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14:paraId="540B5D52" w14:textId="77777777" w:rsidR="004D1976" w:rsidRDefault="00770557">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14:paraId="5308055B" w14:textId="77777777" w:rsidR="004D1976" w:rsidRDefault="00770557">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14:paraId="75C251DE" w14:textId="77777777" w:rsidR="004D1976" w:rsidRDefault="004D1976">
            <w:pPr>
              <w:rPr>
                <w:rFonts w:cs="Arial"/>
                <w:szCs w:val="20"/>
              </w:rPr>
            </w:pPr>
          </w:p>
        </w:tc>
      </w:tr>
    </w:tbl>
    <w:p w14:paraId="301470BE" w14:textId="77777777" w:rsidR="004D1976" w:rsidRDefault="004D1976">
      <w:pPr>
        <w:rPr>
          <w:rFonts w:eastAsia="MS Mincho"/>
        </w:rPr>
      </w:pPr>
    </w:p>
    <w:p w14:paraId="1B35EBB6" w14:textId="77777777" w:rsidR="00406F39" w:rsidRDefault="00770557" w:rsidP="00E52CBB">
      <w:pPr>
        <w:pStyle w:val="Heading4"/>
      </w:pPr>
      <w:r w:rsidRPr="00B9479B">
        <w:t>RVC-MD-REQ-292389/B-GearRvrse_D_Actl</w:t>
      </w:r>
    </w:p>
    <w:p w14:paraId="7EA071EA" w14:textId="77777777" w:rsidR="00500605" w:rsidRDefault="00770557" w:rsidP="00500605">
      <w:r w:rsidRPr="009B59E6">
        <w:t>GearRvrse_D_Actl</w:t>
      </w:r>
    </w:p>
    <w:p w14:paraId="6C3F252D" w14:textId="77777777" w:rsidR="009B59E6" w:rsidRDefault="00000000" w:rsidP="00500605"/>
    <w:p w14:paraId="4D822343" w14:textId="77777777" w:rsidR="009B59E6" w:rsidRDefault="00770557" w:rsidP="00500605">
      <w:r w:rsidRPr="009B59E6">
        <w:t>The purpose of this signal is to notify that Reverse Gear is engaged on a manual transmission vehicle</w:t>
      </w:r>
      <w:r>
        <w:t>.</w:t>
      </w:r>
    </w:p>
    <w:p w14:paraId="148F9B2F" w14:textId="77777777" w:rsidR="009B59E6" w:rsidRDefault="00000000" w:rsidP="00500605"/>
    <w:p w14:paraId="64410562" w14:textId="77777777" w:rsidR="009B59E6" w:rsidRDefault="00770557" w:rsidP="00500605">
      <w:r w:rsidRPr="009B59E6">
        <w:t xml:space="preserve">$0: Inactive_not_confirmed </w:t>
      </w:r>
    </w:p>
    <w:p w14:paraId="2D7859FE" w14:textId="77777777" w:rsidR="009B59E6" w:rsidRDefault="00770557" w:rsidP="00500605">
      <w:r w:rsidRPr="009B59E6">
        <w:t xml:space="preserve">$1: Inactive_confirmed </w:t>
      </w:r>
    </w:p>
    <w:p w14:paraId="7D21337F" w14:textId="77777777" w:rsidR="009B59E6" w:rsidRDefault="00770557" w:rsidP="00500605">
      <w:r w:rsidRPr="009B59E6">
        <w:t xml:space="preserve">$2: Active_not_confirmed </w:t>
      </w:r>
    </w:p>
    <w:p w14:paraId="7DC18140" w14:textId="77777777" w:rsidR="009B59E6" w:rsidRDefault="00770557" w:rsidP="00500605">
      <w:r w:rsidRPr="009B59E6">
        <w:t xml:space="preserve">$3: Active_confirmed </w:t>
      </w:r>
    </w:p>
    <w:p w14:paraId="038866AB" w14:textId="77777777" w:rsidR="009B59E6" w:rsidRDefault="00770557" w:rsidP="00500605">
      <w:r w:rsidRPr="009B59E6">
        <w:t xml:space="preserve">$4: NotUsed_1 </w:t>
      </w:r>
    </w:p>
    <w:p w14:paraId="22D76FAF" w14:textId="77777777" w:rsidR="009B59E6" w:rsidRDefault="00770557" w:rsidP="00500605">
      <w:r w:rsidRPr="009B59E6">
        <w:t xml:space="preserve">$5: NotUsed_2 </w:t>
      </w:r>
    </w:p>
    <w:p w14:paraId="3DE463F1" w14:textId="77777777" w:rsidR="009B59E6" w:rsidRDefault="00770557" w:rsidP="00500605">
      <w:r w:rsidRPr="009B59E6">
        <w:t xml:space="preserve">$6: NotUsed_3 </w:t>
      </w:r>
    </w:p>
    <w:p w14:paraId="7DDAE672" w14:textId="77777777" w:rsidR="009B59E6" w:rsidRDefault="00770557" w:rsidP="00500605">
      <w:r w:rsidRPr="009B59E6">
        <w:t>$7: Fault</w:t>
      </w:r>
    </w:p>
    <w:p w14:paraId="51C791B5" w14:textId="77777777" w:rsidR="00654447" w:rsidRDefault="00000000" w:rsidP="00500605"/>
    <w:p w14:paraId="702DB4FA" w14:textId="77777777" w:rsidR="00654447" w:rsidRDefault="00000000" w:rsidP="00500605"/>
    <w:p w14:paraId="2484CE10" w14:textId="77777777" w:rsidR="00654447" w:rsidRDefault="00000000" w:rsidP="00500605"/>
    <w:p w14:paraId="15E1FD61" w14:textId="77777777" w:rsidR="00654447" w:rsidRDefault="00770557" w:rsidP="00500605">
      <w:r w:rsidRPr="00654447">
        <w:lastRenderedPageBreak/>
        <w:t>Reverse status is indicated by both $2 (Active_not_confirmed) and $3 (Active_confirmed)</w:t>
      </w:r>
    </w:p>
    <w:p w14:paraId="19C2233E" w14:textId="77777777" w:rsidR="00406F39" w:rsidRDefault="00770557" w:rsidP="00E52CBB">
      <w:pPr>
        <w:pStyle w:val="Heading4"/>
      </w:pPr>
      <w:r w:rsidRPr="00B9479B">
        <w:t>MD-REQ-347573/A-PowerMode</w:t>
      </w:r>
    </w:p>
    <w:p w14:paraId="47CED36B" w14:textId="77777777" w:rsidR="00977D03" w:rsidRDefault="00770557" w:rsidP="00977D03">
      <w:r>
        <w:t>PowerMode</w:t>
      </w:r>
    </w:p>
    <w:p w14:paraId="64919E2A" w14:textId="77777777" w:rsidR="00977D03" w:rsidRDefault="00770557" w:rsidP="00977D03">
      <w:r>
        <w:t xml:space="preserve">This signal is used in CGEA 1.2 only, not for later architectures. </w:t>
      </w:r>
    </w:p>
    <w:p w14:paraId="416D997C" w14:textId="77777777" w:rsidR="00977D03" w:rsidRDefault="00000000" w:rsidP="00977D03"/>
    <w:p w14:paraId="24A5F6ED" w14:textId="77777777" w:rsidR="00977D03" w:rsidRDefault="00770557" w:rsidP="00977D03">
      <w:r>
        <w:t>$0: KeyOut</w:t>
      </w:r>
    </w:p>
    <w:p w14:paraId="0DFEA383" w14:textId="77777777" w:rsidR="00977D03" w:rsidRDefault="00770557" w:rsidP="00977D03">
      <w:r>
        <w:t>$1: KeyRecentlyOut</w:t>
      </w:r>
    </w:p>
    <w:p w14:paraId="7CD3A204" w14:textId="77777777" w:rsidR="00977D03" w:rsidRDefault="00770557" w:rsidP="00977D03">
      <w:r>
        <w:t>$2: KeyApproved_0</w:t>
      </w:r>
    </w:p>
    <w:p w14:paraId="5DFB73F4" w14:textId="77777777" w:rsidR="00977D03" w:rsidRDefault="00770557" w:rsidP="00977D03">
      <w:r>
        <w:t>$3: PostAccessory_0</w:t>
      </w:r>
    </w:p>
    <w:p w14:paraId="129C4544" w14:textId="77777777" w:rsidR="00977D03" w:rsidRDefault="00770557" w:rsidP="00977D03">
      <w:r>
        <w:t>$4: Accessory_1</w:t>
      </w:r>
    </w:p>
    <w:p w14:paraId="1019EB37" w14:textId="77777777" w:rsidR="00977D03" w:rsidRDefault="00770557" w:rsidP="00977D03">
      <w:r>
        <w:t>$5: PostIgnition_1</w:t>
      </w:r>
    </w:p>
    <w:p w14:paraId="4D616895" w14:textId="77777777" w:rsidR="00977D03" w:rsidRDefault="00770557" w:rsidP="00977D03">
      <w:r>
        <w:t>$6: IgnitionOn_2</w:t>
      </w:r>
    </w:p>
    <w:p w14:paraId="2CF60089" w14:textId="77777777" w:rsidR="00977D03" w:rsidRDefault="00770557" w:rsidP="00977D03">
      <w:r>
        <w:t>$7: Running_2</w:t>
      </w:r>
    </w:p>
    <w:p w14:paraId="747F4A87" w14:textId="77777777" w:rsidR="00977D03" w:rsidRDefault="00770557" w:rsidP="00977D03">
      <w:r>
        <w:t>$8: Not_Used</w:t>
      </w:r>
    </w:p>
    <w:p w14:paraId="525B172D" w14:textId="77777777" w:rsidR="00977D03" w:rsidRDefault="00770557" w:rsidP="00977D03">
      <w:r>
        <w:t>$9: Crank_3</w:t>
      </w:r>
    </w:p>
    <w:p w14:paraId="0B94F630" w14:textId="77777777" w:rsidR="00500605" w:rsidRDefault="00770557" w:rsidP="00977D03">
      <w:r>
        <w:t>$A: Not_Used1</w:t>
      </w:r>
    </w:p>
    <w:p w14:paraId="6CB544EF" w14:textId="77777777" w:rsidR="00406F39" w:rsidRDefault="00770557" w:rsidP="00E52CBB">
      <w:pPr>
        <w:pStyle w:val="Heading4"/>
      </w:pPr>
      <w:r w:rsidRPr="00B9479B">
        <w:t>MD-REQ-395472/A-GearLvrPos_D_Actl_UB</w:t>
      </w:r>
    </w:p>
    <w:p w14:paraId="01227931" w14:textId="77777777" w:rsidR="00500605" w:rsidRDefault="00770557" w:rsidP="00500605">
      <w:r w:rsidRPr="000830F5">
        <w:t>GearLvrPos_D_Actl_UB</w:t>
      </w:r>
      <w:r>
        <w:t xml:space="preserve"> : This signal tells to its recipients if </w:t>
      </w:r>
      <w:r w:rsidRPr="000830F5">
        <w:t>GearLvrPos_D_Actl</w:t>
      </w:r>
      <w:r>
        <w:t xml:space="preserve"> signal has fresh data or unchanged data. </w:t>
      </w:r>
    </w:p>
    <w:p w14:paraId="229003BA" w14:textId="77777777" w:rsidR="000830F5" w:rsidRDefault="00000000" w:rsidP="00500605"/>
    <w:tbl>
      <w:tblPr>
        <w:tblStyle w:val="TableGrid"/>
        <w:tblW w:w="0" w:type="auto"/>
        <w:jc w:val="center"/>
        <w:tblLook w:val="04A0" w:firstRow="1" w:lastRow="0" w:firstColumn="1" w:lastColumn="0" w:noHBand="0" w:noVBand="1"/>
      </w:tblPr>
      <w:tblGrid>
        <w:gridCol w:w="2700"/>
        <w:gridCol w:w="2790"/>
      </w:tblGrid>
      <w:tr w:rsidR="000830F5" w14:paraId="2B295A77" w14:textId="77777777" w:rsidTr="00E52CBB">
        <w:trPr>
          <w:jc w:val="center"/>
        </w:trPr>
        <w:tc>
          <w:tcPr>
            <w:tcW w:w="2700" w:type="dxa"/>
          </w:tcPr>
          <w:p w14:paraId="09EBAF85" w14:textId="77777777" w:rsidR="000830F5" w:rsidRDefault="00770557" w:rsidP="00500605">
            <w:r>
              <w:t>Parameter</w:t>
            </w:r>
          </w:p>
        </w:tc>
        <w:tc>
          <w:tcPr>
            <w:tcW w:w="2790" w:type="dxa"/>
          </w:tcPr>
          <w:p w14:paraId="31B94218" w14:textId="77777777" w:rsidR="000830F5" w:rsidRDefault="00770557" w:rsidP="00500605">
            <w:r>
              <w:t>Description</w:t>
            </w:r>
          </w:p>
        </w:tc>
      </w:tr>
      <w:tr w:rsidR="000830F5" w14:paraId="5C2B6976" w14:textId="77777777" w:rsidTr="00E52CBB">
        <w:trPr>
          <w:jc w:val="center"/>
        </w:trPr>
        <w:tc>
          <w:tcPr>
            <w:tcW w:w="2700" w:type="dxa"/>
          </w:tcPr>
          <w:p w14:paraId="6C804ADA" w14:textId="77777777" w:rsidR="000830F5" w:rsidRDefault="00770557" w:rsidP="00500605">
            <w:r>
              <w:t>0x0</w:t>
            </w:r>
          </w:p>
        </w:tc>
        <w:tc>
          <w:tcPr>
            <w:tcW w:w="2790" w:type="dxa"/>
          </w:tcPr>
          <w:p w14:paraId="10C4778F" w14:textId="77777777" w:rsidR="000830F5" w:rsidRDefault="00770557" w:rsidP="00500605">
            <w:r>
              <w:t>Unchanged_data</w:t>
            </w:r>
          </w:p>
        </w:tc>
      </w:tr>
      <w:tr w:rsidR="000830F5" w14:paraId="0AF0B504" w14:textId="77777777" w:rsidTr="00E52CBB">
        <w:trPr>
          <w:jc w:val="center"/>
        </w:trPr>
        <w:tc>
          <w:tcPr>
            <w:tcW w:w="2700" w:type="dxa"/>
          </w:tcPr>
          <w:p w14:paraId="0879BCC5" w14:textId="77777777" w:rsidR="000830F5" w:rsidRDefault="00770557" w:rsidP="00500605">
            <w:r>
              <w:t>0x1</w:t>
            </w:r>
          </w:p>
        </w:tc>
        <w:tc>
          <w:tcPr>
            <w:tcW w:w="2790" w:type="dxa"/>
          </w:tcPr>
          <w:p w14:paraId="414B906E" w14:textId="77777777" w:rsidR="000830F5" w:rsidRDefault="00770557" w:rsidP="00500605">
            <w:r>
              <w:t>Fresh_data</w:t>
            </w:r>
          </w:p>
        </w:tc>
      </w:tr>
    </w:tbl>
    <w:p w14:paraId="4F5D00E4" w14:textId="77777777" w:rsidR="000830F5" w:rsidRDefault="00000000" w:rsidP="00500605"/>
    <w:p w14:paraId="3DF80BA3" w14:textId="77777777" w:rsidR="000830F5" w:rsidRDefault="00000000" w:rsidP="00500605"/>
    <w:p w14:paraId="6FE339C3" w14:textId="77777777" w:rsidR="000830F5" w:rsidRDefault="00000000" w:rsidP="00500605"/>
    <w:p w14:paraId="7B2BEDF7" w14:textId="77777777" w:rsidR="00406F39" w:rsidRDefault="00770557" w:rsidP="00E52CBB">
      <w:pPr>
        <w:pStyle w:val="Heading4"/>
      </w:pPr>
      <w:r w:rsidRPr="00B9479B">
        <w:t>MD-REQ-395473/A-VehVActlEng_D_Qf</w:t>
      </w:r>
    </w:p>
    <w:p w14:paraId="5F550DF2" w14:textId="77777777" w:rsidR="00500605" w:rsidRDefault="00770557" w:rsidP="00500605">
      <w:r w:rsidRPr="00053BA8">
        <w:t>VehVActlEng_D_Qf</w:t>
      </w:r>
      <w:r>
        <w:t xml:space="preserve"> : This signal is used to indicate the quality factor of the signal </w:t>
      </w:r>
      <w:r w:rsidRPr="00053BA8">
        <w:t>Veh_V_ActlEng</w:t>
      </w:r>
      <w:r>
        <w:t>.</w:t>
      </w:r>
    </w:p>
    <w:p w14:paraId="5D04E86F" w14:textId="77777777" w:rsidR="00053BA8" w:rsidRDefault="00000000" w:rsidP="00500605"/>
    <w:tbl>
      <w:tblPr>
        <w:tblStyle w:val="TableGrid"/>
        <w:tblW w:w="0" w:type="auto"/>
        <w:jc w:val="center"/>
        <w:tblLook w:val="04A0" w:firstRow="1" w:lastRow="0" w:firstColumn="1" w:lastColumn="0" w:noHBand="0" w:noVBand="1"/>
      </w:tblPr>
      <w:tblGrid>
        <w:gridCol w:w="2430"/>
        <w:gridCol w:w="3330"/>
      </w:tblGrid>
      <w:tr w:rsidR="00053BA8" w14:paraId="0679253A" w14:textId="77777777" w:rsidTr="00E52CBB">
        <w:trPr>
          <w:jc w:val="center"/>
        </w:trPr>
        <w:tc>
          <w:tcPr>
            <w:tcW w:w="2430" w:type="dxa"/>
          </w:tcPr>
          <w:p w14:paraId="2055DD44" w14:textId="77777777" w:rsidR="00053BA8" w:rsidRDefault="00770557" w:rsidP="00500605">
            <w:r>
              <w:t>Parameter</w:t>
            </w:r>
          </w:p>
        </w:tc>
        <w:tc>
          <w:tcPr>
            <w:tcW w:w="3330" w:type="dxa"/>
          </w:tcPr>
          <w:p w14:paraId="1916459C" w14:textId="77777777" w:rsidR="00053BA8" w:rsidRDefault="00770557" w:rsidP="00500605">
            <w:r>
              <w:t>Descritpion</w:t>
            </w:r>
          </w:p>
        </w:tc>
      </w:tr>
      <w:tr w:rsidR="00053BA8" w14:paraId="052EF5B3" w14:textId="77777777" w:rsidTr="00E52CBB">
        <w:trPr>
          <w:jc w:val="center"/>
        </w:trPr>
        <w:tc>
          <w:tcPr>
            <w:tcW w:w="2430" w:type="dxa"/>
          </w:tcPr>
          <w:p w14:paraId="7095D458" w14:textId="77777777" w:rsidR="00053BA8" w:rsidRDefault="00770557" w:rsidP="00053BA8">
            <w:r>
              <w:t>0x0</w:t>
            </w:r>
          </w:p>
        </w:tc>
        <w:tc>
          <w:tcPr>
            <w:tcW w:w="3330" w:type="dxa"/>
          </w:tcPr>
          <w:p w14:paraId="3F002F9A" w14:textId="77777777" w:rsidR="00053BA8" w:rsidRDefault="00770557" w:rsidP="00053BA8">
            <w:r>
              <w:t>Faulty</w:t>
            </w:r>
          </w:p>
        </w:tc>
      </w:tr>
      <w:tr w:rsidR="00053BA8" w14:paraId="5241E997" w14:textId="77777777" w:rsidTr="00E52CBB">
        <w:trPr>
          <w:jc w:val="center"/>
        </w:trPr>
        <w:tc>
          <w:tcPr>
            <w:tcW w:w="2430" w:type="dxa"/>
          </w:tcPr>
          <w:p w14:paraId="759483D4" w14:textId="77777777" w:rsidR="00053BA8" w:rsidRDefault="00770557" w:rsidP="00053BA8">
            <w:r>
              <w:t>0x1</w:t>
            </w:r>
          </w:p>
        </w:tc>
        <w:tc>
          <w:tcPr>
            <w:tcW w:w="3330" w:type="dxa"/>
          </w:tcPr>
          <w:p w14:paraId="5D9257DF" w14:textId="77777777" w:rsidR="00053BA8" w:rsidRDefault="00770557" w:rsidP="00053BA8">
            <w:r>
              <w:t>No_Data_Exists</w:t>
            </w:r>
          </w:p>
        </w:tc>
      </w:tr>
      <w:tr w:rsidR="00053BA8" w14:paraId="4DC7A538" w14:textId="77777777" w:rsidTr="00E52CBB">
        <w:trPr>
          <w:jc w:val="center"/>
        </w:trPr>
        <w:tc>
          <w:tcPr>
            <w:tcW w:w="2430" w:type="dxa"/>
          </w:tcPr>
          <w:p w14:paraId="45AB2F0E" w14:textId="77777777" w:rsidR="00053BA8" w:rsidRDefault="00770557" w:rsidP="00053BA8">
            <w:r>
              <w:t>0x2</w:t>
            </w:r>
          </w:p>
        </w:tc>
        <w:tc>
          <w:tcPr>
            <w:tcW w:w="3330" w:type="dxa"/>
          </w:tcPr>
          <w:p w14:paraId="533906D3" w14:textId="77777777" w:rsidR="00053BA8" w:rsidRDefault="00770557" w:rsidP="00053BA8">
            <w:r>
              <w:t>Not_Within_Specifications</w:t>
            </w:r>
          </w:p>
        </w:tc>
      </w:tr>
      <w:tr w:rsidR="00053BA8" w14:paraId="3EEE989D" w14:textId="77777777" w:rsidTr="00E52CBB">
        <w:trPr>
          <w:jc w:val="center"/>
        </w:trPr>
        <w:tc>
          <w:tcPr>
            <w:tcW w:w="2430" w:type="dxa"/>
          </w:tcPr>
          <w:p w14:paraId="7F1A23A4" w14:textId="77777777" w:rsidR="00053BA8" w:rsidRDefault="00770557" w:rsidP="00053BA8">
            <w:r>
              <w:t>0x3</w:t>
            </w:r>
          </w:p>
        </w:tc>
        <w:tc>
          <w:tcPr>
            <w:tcW w:w="3330" w:type="dxa"/>
          </w:tcPr>
          <w:p w14:paraId="28D643AA" w14:textId="77777777" w:rsidR="00053BA8" w:rsidRDefault="00770557" w:rsidP="00053BA8">
            <w:r>
              <w:t>OK</w:t>
            </w:r>
          </w:p>
        </w:tc>
      </w:tr>
    </w:tbl>
    <w:p w14:paraId="6261A04A" w14:textId="77777777" w:rsidR="00053BA8" w:rsidRDefault="00000000" w:rsidP="00500605"/>
    <w:p w14:paraId="564F2E3E" w14:textId="77777777" w:rsidR="00406F39" w:rsidRDefault="00770557" w:rsidP="00E52CBB">
      <w:pPr>
        <w:pStyle w:val="Heading4"/>
      </w:pPr>
      <w:r w:rsidRPr="00B9479B">
        <w:t>MD-REQ-395474/A-GearPos_D_Trg_UB</w:t>
      </w:r>
    </w:p>
    <w:p w14:paraId="36ADE7ED" w14:textId="77777777" w:rsidR="00150EF3" w:rsidRDefault="00770557" w:rsidP="00150EF3">
      <w:r w:rsidRPr="00150EF3">
        <w:t>GearPos_D_Trg_UB</w:t>
      </w:r>
      <w:r>
        <w:t xml:space="preserve">: This signal tells to its recipients if </w:t>
      </w:r>
      <w:r w:rsidRPr="00150EF3">
        <w:t>GearPos_D_Trg</w:t>
      </w:r>
      <w:r>
        <w:t xml:space="preserve"> signal has fresh data or unchanged data. </w:t>
      </w:r>
    </w:p>
    <w:p w14:paraId="48A73C0C" w14:textId="77777777" w:rsidR="00150EF3" w:rsidRDefault="00000000" w:rsidP="00150EF3"/>
    <w:tbl>
      <w:tblPr>
        <w:tblStyle w:val="TableGrid"/>
        <w:tblW w:w="0" w:type="auto"/>
        <w:jc w:val="center"/>
        <w:tblLook w:val="04A0" w:firstRow="1" w:lastRow="0" w:firstColumn="1" w:lastColumn="0" w:noHBand="0" w:noVBand="1"/>
      </w:tblPr>
      <w:tblGrid>
        <w:gridCol w:w="2700"/>
        <w:gridCol w:w="2790"/>
      </w:tblGrid>
      <w:tr w:rsidR="00150EF3" w14:paraId="18F7456A" w14:textId="77777777" w:rsidTr="00E52CBB">
        <w:trPr>
          <w:jc w:val="center"/>
        </w:trPr>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7871A" w14:textId="77777777" w:rsidR="00150EF3" w:rsidRDefault="00770557">
            <w:r>
              <w:t>Parameter</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C6DC1E" w14:textId="77777777" w:rsidR="00150EF3" w:rsidRDefault="00770557">
            <w:r>
              <w:t>Description</w:t>
            </w:r>
          </w:p>
        </w:tc>
      </w:tr>
      <w:tr w:rsidR="00150EF3" w14:paraId="222B0D1E" w14:textId="77777777" w:rsidTr="00E52CBB">
        <w:trPr>
          <w:jc w:val="center"/>
        </w:trPr>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EB72B" w14:textId="77777777" w:rsidR="00150EF3" w:rsidRDefault="00770557">
            <w:r>
              <w:t>0x0</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35C748" w14:textId="77777777" w:rsidR="00150EF3" w:rsidRDefault="00770557">
            <w:r>
              <w:t>Unchanged_data</w:t>
            </w:r>
          </w:p>
        </w:tc>
      </w:tr>
      <w:tr w:rsidR="00150EF3" w14:paraId="29BE1018" w14:textId="77777777" w:rsidTr="00E52CBB">
        <w:trPr>
          <w:jc w:val="center"/>
        </w:trPr>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A30A51" w14:textId="77777777" w:rsidR="00150EF3" w:rsidRDefault="00770557">
            <w:r>
              <w:t>0x1</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FBE22" w14:textId="77777777" w:rsidR="00150EF3" w:rsidRDefault="00770557">
            <w:r>
              <w:t>Fresh_data</w:t>
            </w:r>
          </w:p>
        </w:tc>
      </w:tr>
    </w:tbl>
    <w:p w14:paraId="7B7C3837" w14:textId="77777777" w:rsidR="00500605" w:rsidRDefault="00000000" w:rsidP="00500605"/>
    <w:p w14:paraId="67858B77" w14:textId="77777777" w:rsidR="00406F39" w:rsidRDefault="00770557" w:rsidP="00E52CBB">
      <w:pPr>
        <w:pStyle w:val="Heading2"/>
      </w:pPr>
      <w:bookmarkStart w:id="14" w:name="_Toc100050019"/>
      <w:r w:rsidRPr="00B9479B">
        <w:t>CAMERA-CLD-REQ-412756/A-Camera Client</w:t>
      </w:r>
      <w:bookmarkEnd w:id="14"/>
    </w:p>
    <w:p w14:paraId="09444D3E" w14:textId="77777777" w:rsidR="00500605" w:rsidRDefault="00770557" w:rsidP="00500605">
      <w:r>
        <w:t xml:space="preserve">Camera client is the device where the user can interface with, and request particular views and sees the camera images at. </w:t>
      </w:r>
    </w:p>
    <w:p w14:paraId="1C54046A" w14:textId="77777777" w:rsidR="00406F39" w:rsidRDefault="00770557" w:rsidP="00E52CBB">
      <w:pPr>
        <w:pStyle w:val="Heading2"/>
      </w:pPr>
      <w:bookmarkStart w:id="15" w:name="_Toc100050020"/>
      <w:r w:rsidRPr="00B9479B">
        <w:t>CAMERA-CLD-REQ-412757/A-Camera Server</w:t>
      </w:r>
      <w:bookmarkEnd w:id="15"/>
    </w:p>
    <w:p w14:paraId="5E3A1585" w14:textId="77777777" w:rsidR="00500605" w:rsidRDefault="00770557" w:rsidP="00500605">
      <w:r>
        <w:t xml:space="preserve">Camera Server the module or modules that collaborate with the client to generate the necessary views. Unlike other servers mentioned in this document, such as Rear View Server or Driver Assist Front View Camera, this is generic, an all-encompassing name which refers to any image type.  </w:t>
      </w:r>
    </w:p>
    <w:p w14:paraId="7558864D" w14:textId="77777777" w:rsidR="00406F39" w:rsidRDefault="00770557" w:rsidP="00E52CBB">
      <w:pPr>
        <w:pStyle w:val="Heading2"/>
      </w:pPr>
      <w:bookmarkStart w:id="16" w:name="_Toc100050021"/>
      <w:r>
        <w:lastRenderedPageBreak/>
        <w:t>Turn Signal View Logical Mapping Table</w:t>
      </w:r>
      <w:bookmarkEnd w:id="16"/>
    </w:p>
    <w:p w14:paraId="602522E5" w14:textId="77777777" w:rsidR="00D666C8" w:rsidRDefault="00770557" w:rsidP="00D666C8">
      <w:pPr>
        <w:rPr>
          <w:rFonts w:cs="Arial"/>
        </w:rPr>
      </w:pPr>
      <w:r>
        <w:rPr>
          <w:rFonts w:cs="Arial"/>
        </w:rPr>
        <w:t>The CAN signals mentioned throughout this document shall refer to the CAN signal’s logical name. The logical names shall be mapped to their actual CAN signal names. Please use the table below to perform the mapping. The InfoCAN database file is the master file for the actual CAN signal names. Note: There may be cases where the actual CAN signal name is used in this documentation.</w:t>
      </w:r>
    </w:p>
    <w:p w14:paraId="0BB88CD4" w14:textId="77777777" w:rsidR="00D666C8" w:rsidRDefault="00000000" w:rsidP="00D666C8"/>
    <w:p w14:paraId="41FF4821" w14:textId="77777777" w:rsidR="00D666C8" w:rsidRDefault="00000000" w:rsidP="00D666C8"/>
    <w:tbl>
      <w:tblPr>
        <w:tblW w:w="7040" w:type="dxa"/>
        <w:jc w:val="center"/>
        <w:tblLook w:val="04A0" w:firstRow="1" w:lastRow="0" w:firstColumn="1" w:lastColumn="0" w:noHBand="0" w:noVBand="1"/>
      </w:tblPr>
      <w:tblGrid>
        <w:gridCol w:w="3640"/>
        <w:gridCol w:w="3400"/>
      </w:tblGrid>
      <w:tr w:rsidR="00D666C8" w14:paraId="05D6A09C" w14:textId="77777777" w:rsidTr="00D666C8">
        <w:trPr>
          <w:trHeight w:val="270"/>
          <w:jc w:val="center"/>
        </w:trPr>
        <w:tc>
          <w:tcPr>
            <w:tcW w:w="3640" w:type="dxa"/>
            <w:tcBorders>
              <w:top w:val="single" w:sz="8" w:space="0" w:color="auto"/>
              <w:left w:val="single" w:sz="8" w:space="0" w:color="auto"/>
              <w:bottom w:val="single" w:sz="8" w:space="0" w:color="auto"/>
              <w:right w:val="single" w:sz="8" w:space="0" w:color="auto"/>
            </w:tcBorders>
            <w:shd w:val="clear" w:color="auto" w:fill="8DB4E3"/>
            <w:noWrap/>
            <w:vAlign w:val="center"/>
            <w:hideMark/>
          </w:tcPr>
          <w:p w14:paraId="797EECC8" w14:textId="77777777" w:rsidR="00D666C8" w:rsidRDefault="00770557">
            <w:pPr>
              <w:spacing w:line="276" w:lineRule="auto"/>
              <w:rPr>
                <w:rFonts w:cs="Arial"/>
                <w:b/>
                <w:bCs/>
                <w:color w:val="000000"/>
              </w:rPr>
            </w:pPr>
            <w:r>
              <w:rPr>
                <w:rFonts w:cs="Arial"/>
                <w:b/>
                <w:bCs/>
                <w:color w:val="000000"/>
              </w:rPr>
              <w:t>Logical Name</w:t>
            </w:r>
          </w:p>
        </w:tc>
        <w:tc>
          <w:tcPr>
            <w:tcW w:w="3400" w:type="dxa"/>
            <w:tcBorders>
              <w:top w:val="single" w:sz="8" w:space="0" w:color="auto"/>
              <w:left w:val="nil"/>
              <w:bottom w:val="single" w:sz="8" w:space="0" w:color="auto"/>
              <w:right w:val="single" w:sz="8" w:space="0" w:color="auto"/>
            </w:tcBorders>
            <w:shd w:val="clear" w:color="auto" w:fill="8DB4E3"/>
            <w:noWrap/>
            <w:vAlign w:val="center"/>
            <w:hideMark/>
          </w:tcPr>
          <w:p w14:paraId="154EA9D9" w14:textId="77777777" w:rsidR="00D666C8" w:rsidRDefault="00770557">
            <w:pPr>
              <w:spacing w:line="276" w:lineRule="auto"/>
              <w:rPr>
                <w:rFonts w:cs="Arial"/>
                <w:b/>
                <w:bCs/>
                <w:color w:val="000000"/>
              </w:rPr>
            </w:pPr>
            <w:r>
              <w:rPr>
                <w:rFonts w:cs="Arial"/>
                <w:b/>
                <w:bCs/>
                <w:color w:val="000000"/>
              </w:rPr>
              <w:t>CAN Signal Name</w:t>
            </w:r>
          </w:p>
        </w:tc>
      </w:tr>
      <w:tr w:rsidR="00D666C8" w14:paraId="0B7ECF12" w14:textId="77777777" w:rsidTr="00D666C8">
        <w:trPr>
          <w:trHeight w:val="270"/>
          <w:jc w:val="center"/>
        </w:trPr>
        <w:tc>
          <w:tcPr>
            <w:tcW w:w="3640" w:type="dxa"/>
            <w:tcBorders>
              <w:top w:val="nil"/>
              <w:left w:val="single" w:sz="8" w:space="0" w:color="auto"/>
              <w:bottom w:val="single" w:sz="8" w:space="0" w:color="auto"/>
              <w:right w:val="single" w:sz="8" w:space="0" w:color="auto"/>
            </w:tcBorders>
            <w:noWrap/>
            <w:vAlign w:val="center"/>
            <w:hideMark/>
          </w:tcPr>
          <w:p w14:paraId="15DC2BAF" w14:textId="77777777" w:rsidR="00D666C8" w:rsidRDefault="00770557">
            <w:pPr>
              <w:spacing w:line="276" w:lineRule="auto"/>
              <w:rPr>
                <w:rFonts w:cs="Arial"/>
                <w:color w:val="000000"/>
              </w:rPr>
            </w:pPr>
            <w:r w:rsidRPr="00D666C8">
              <w:rPr>
                <w:rFonts w:cs="Arial"/>
                <w:color w:val="000000"/>
              </w:rPr>
              <w:t>LTviewSt</w:t>
            </w:r>
          </w:p>
        </w:tc>
        <w:tc>
          <w:tcPr>
            <w:tcW w:w="3400" w:type="dxa"/>
            <w:tcBorders>
              <w:top w:val="nil"/>
              <w:left w:val="nil"/>
              <w:bottom w:val="single" w:sz="8" w:space="0" w:color="auto"/>
              <w:right w:val="single" w:sz="8" w:space="0" w:color="auto"/>
            </w:tcBorders>
            <w:noWrap/>
            <w:vAlign w:val="center"/>
            <w:hideMark/>
          </w:tcPr>
          <w:p w14:paraId="3A849617" w14:textId="77777777" w:rsidR="00D666C8" w:rsidRDefault="00770557">
            <w:pPr>
              <w:spacing w:line="276" w:lineRule="auto"/>
              <w:rPr>
                <w:rFonts w:cs="Arial"/>
                <w:color w:val="00B050"/>
              </w:rPr>
            </w:pPr>
            <w:r w:rsidRPr="00D666C8">
              <w:rPr>
                <w:lang w:val="de-DE"/>
              </w:rPr>
              <w:t>PersTurnSglView_D_Stat</w:t>
            </w:r>
          </w:p>
        </w:tc>
      </w:tr>
      <w:tr w:rsidR="00D666C8" w14:paraId="73349BC1" w14:textId="77777777" w:rsidTr="00D666C8">
        <w:trPr>
          <w:trHeight w:val="270"/>
          <w:jc w:val="center"/>
        </w:trPr>
        <w:tc>
          <w:tcPr>
            <w:tcW w:w="3640" w:type="dxa"/>
            <w:tcBorders>
              <w:top w:val="nil"/>
              <w:left w:val="single" w:sz="8" w:space="0" w:color="auto"/>
              <w:bottom w:val="single" w:sz="4" w:space="0" w:color="auto"/>
              <w:right w:val="single" w:sz="8" w:space="0" w:color="auto"/>
            </w:tcBorders>
            <w:noWrap/>
            <w:vAlign w:val="center"/>
            <w:hideMark/>
          </w:tcPr>
          <w:p w14:paraId="1ADA896F" w14:textId="77777777" w:rsidR="00D666C8" w:rsidRDefault="00770557">
            <w:pPr>
              <w:spacing w:line="276" w:lineRule="auto"/>
              <w:rPr>
                <w:rFonts w:cs="Arial"/>
                <w:color w:val="000000"/>
              </w:rPr>
            </w:pPr>
            <w:r w:rsidRPr="00D666C8">
              <w:rPr>
                <w:rFonts w:cs="Arial"/>
                <w:color w:val="000000"/>
              </w:rPr>
              <w:t>LMnuRq</w:t>
            </w:r>
          </w:p>
        </w:tc>
        <w:tc>
          <w:tcPr>
            <w:tcW w:w="3400" w:type="dxa"/>
            <w:tcBorders>
              <w:top w:val="nil"/>
              <w:left w:val="nil"/>
              <w:bottom w:val="single" w:sz="4" w:space="0" w:color="auto"/>
              <w:right w:val="single" w:sz="8" w:space="0" w:color="auto"/>
            </w:tcBorders>
            <w:noWrap/>
            <w:vAlign w:val="center"/>
            <w:hideMark/>
          </w:tcPr>
          <w:p w14:paraId="4CD71B06" w14:textId="77777777" w:rsidR="00D666C8" w:rsidRDefault="00770557">
            <w:pPr>
              <w:spacing w:line="276" w:lineRule="auto"/>
              <w:jc w:val="both"/>
              <w:rPr>
                <w:lang w:val="de-DE"/>
              </w:rPr>
            </w:pPr>
            <w:r w:rsidRPr="00D666C8">
              <w:rPr>
                <w:lang w:val="de-DE"/>
              </w:rPr>
              <w:t>PersTurnSglView_D_RqMnu</w:t>
            </w:r>
          </w:p>
        </w:tc>
      </w:tr>
      <w:tr w:rsidR="00D666C8" w14:paraId="73BC312A" w14:textId="77777777" w:rsidTr="00D666C8">
        <w:trPr>
          <w:trHeight w:val="270"/>
          <w:jc w:val="center"/>
        </w:trPr>
        <w:tc>
          <w:tcPr>
            <w:tcW w:w="3640" w:type="dxa"/>
            <w:tcBorders>
              <w:top w:val="nil"/>
              <w:left w:val="single" w:sz="8" w:space="0" w:color="auto"/>
              <w:bottom w:val="single" w:sz="4" w:space="0" w:color="auto"/>
              <w:right w:val="single" w:sz="8" w:space="0" w:color="auto"/>
            </w:tcBorders>
            <w:noWrap/>
            <w:vAlign w:val="center"/>
            <w:hideMark/>
          </w:tcPr>
          <w:p w14:paraId="44482E81" w14:textId="77777777" w:rsidR="00D666C8" w:rsidRDefault="00770557">
            <w:pPr>
              <w:spacing w:line="276" w:lineRule="auto"/>
              <w:rPr>
                <w:rFonts w:cs="Arial"/>
                <w:color w:val="000000"/>
              </w:rPr>
            </w:pPr>
            <w:r w:rsidRPr="00D666C8">
              <w:rPr>
                <w:rFonts w:cs="Arial"/>
                <w:color w:val="000000"/>
              </w:rPr>
              <w:t>LSodLSt</w:t>
            </w:r>
          </w:p>
        </w:tc>
        <w:tc>
          <w:tcPr>
            <w:tcW w:w="3400" w:type="dxa"/>
            <w:tcBorders>
              <w:top w:val="nil"/>
              <w:left w:val="nil"/>
              <w:bottom w:val="single" w:sz="4" w:space="0" w:color="auto"/>
              <w:right w:val="single" w:sz="8" w:space="0" w:color="auto"/>
            </w:tcBorders>
            <w:noWrap/>
            <w:vAlign w:val="center"/>
            <w:hideMark/>
          </w:tcPr>
          <w:p w14:paraId="202CDA37" w14:textId="77777777" w:rsidR="00D666C8" w:rsidRDefault="00770557">
            <w:pPr>
              <w:spacing w:line="276" w:lineRule="auto"/>
              <w:jc w:val="both"/>
              <w:rPr>
                <w:lang w:val="de-DE"/>
              </w:rPr>
            </w:pPr>
            <w:r w:rsidRPr="00D666C8">
              <w:rPr>
                <w:lang w:val="de-DE"/>
              </w:rPr>
              <w:t>SodAlrtLeft_D_Stat</w:t>
            </w:r>
          </w:p>
        </w:tc>
      </w:tr>
      <w:tr w:rsidR="00D666C8" w14:paraId="258C89DD" w14:textId="77777777" w:rsidTr="00D666C8">
        <w:trPr>
          <w:trHeight w:val="270"/>
          <w:jc w:val="center"/>
        </w:trPr>
        <w:tc>
          <w:tcPr>
            <w:tcW w:w="3640" w:type="dxa"/>
            <w:tcBorders>
              <w:top w:val="nil"/>
              <w:left w:val="single" w:sz="8" w:space="0" w:color="auto"/>
              <w:bottom w:val="single" w:sz="4" w:space="0" w:color="auto"/>
              <w:right w:val="single" w:sz="8" w:space="0" w:color="auto"/>
            </w:tcBorders>
            <w:noWrap/>
            <w:vAlign w:val="center"/>
            <w:hideMark/>
          </w:tcPr>
          <w:p w14:paraId="15B71983" w14:textId="77777777" w:rsidR="00D666C8" w:rsidRDefault="00770557">
            <w:pPr>
              <w:spacing w:line="276" w:lineRule="auto"/>
              <w:rPr>
                <w:rFonts w:cs="Arial"/>
                <w:color w:val="000000"/>
              </w:rPr>
            </w:pPr>
            <w:r w:rsidRPr="00D666C8">
              <w:rPr>
                <w:rFonts w:cs="Arial"/>
                <w:color w:val="000000"/>
              </w:rPr>
              <w:t>LSodRSt</w:t>
            </w:r>
          </w:p>
        </w:tc>
        <w:tc>
          <w:tcPr>
            <w:tcW w:w="3400" w:type="dxa"/>
            <w:tcBorders>
              <w:top w:val="nil"/>
              <w:left w:val="nil"/>
              <w:bottom w:val="single" w:sz="4" w:space="0" w:color="auto"/>
              <w:right w:val="single" w:sz="8" w:space="0" w:color="auto"/>
            </w:tcBorders>
            <w:noWrap/>
            <w:vAlign w:val="center"/>
            <w:hideMark/>
          </w:tcPr>
          <w:p w14:paraId="2C5A76CE" w14:textId="77777777" w:rsidR="00D666C8" w:rsidRDefault="00770557">
            <w:pPr>
              <w:spacing w:line="276" w:lineRule="auto"/>
              <w:jc w:val="both"/>
              <w:rPr>
                <w:lang w:val="de-DE"/>
              </w:rPr>
            </w:pPr>
            <w:r w:rsidRPr="00D666C8">
              <w:rPr>
                <w:lang w:val="de-DE"/>
              </w:rPr>
              <w:t>SodAlrtRight_D_Stat</w:t>
            </w:r>
          </w:p>
        </w:tc>
      </w:tr>
      <w:tr w:rsidR="00D666C8" w14:paraId="0040C24F" w14:textId="77777777" w:rsidTr="00D666C8">
        <w:trPr>
          <w:trHeight w:val="270"/>
          <w:jc w:val="center"/>
        </w:trPr>
        <w:tc>
          <w:tcPr>
            <w:tcW w:w="3640" w:type="dxa"/>
            <w:tcBorders>
              <w:top w:val="nil"/>
              <w:left w:val="single" w:sz="8" w:space="0" w:color="auto"/>
              <w:bottom w:val="single" w:sz="4" w:space="0" w:color="auto"/>
              <w:right w:val="single" w:sz="8" w:space="0" w:color="auto"/>
            </w:tcBorders>
            <w:noWrap/>
            <w:vAlign w:val="center"/>
            <w:hideMark/>
          </w:tcPr>
          <w:p w14:paraId="1B91B2A3" w14:textId="77777777" w:rsidR="00D666C8" w:rsidRDefault="00000000">
            <w:pPr>
              <w:spacing w:line="276" w:lineRule="auto"/>
              <w:rPr>
                <w:rFonts w:cs="Arial"/>
                <w:color w:val="000000"/>
              </w:rPr>
            </w:pPr>
          </w:p>
        </w:tc>
        <w:tc>
          <w:tcPr>
            <w:tcW w:w="3400" w:type="dxa"/>
            <w:tcBorders>
              <w:top w:val="nil"/>
              <w:left w:val="nil"/>
              <w:bottom w:val="single" w:sz="4" w:space="0" w:color="auto"/>
              <w:right w:val="single" w:sz="8" w:space="0" w:color="auto"/>
            </w:tcBorders>
            <w:noWrap/>
            <w:vAlign w:val="center"/>
            <w:hideMark/>
          </w:tcPr>
          <w:p w14:paraId="3F7ED867" w14:textId="77777777" w:rsidR="00D666C8" w:rsidRDefault="00000000">
            <w:pPr>
              <w:spacing w:line="276" w:lineRule="auto"/>
              <w:jc w:val="both"/>
              <w:rPr>
                <w:b/>
                <w:color w:val="00B050"/>
                <w:szCs w:val="22"/>
              </w:rPr>
            </w:pPr>
          </w:p>
        </w:tc>
      </w:tr>
    </w:tbl>
    <w:p w14:paraId="4F6B10D6" w14:textId="77777777" w:rsidR="00D666C8" w:rsidRDefault="00000000" w:rsidP="00D666C8">
      <w:pPr>
        <w:rPr>
          <w:rFonts w:cs="Arial"/>
        </w:rPr>
      </w:pPr>
    </w:p>
    <w:p w14:paraId="5971CE2A" w14:textId="77777777" w:rsidR="00D666C8" w:rsidRDefault="00770557" w:rsidP="00D666C8">
      <w:pPr>
        <w:jc w:val="center"/>
        <w:rPr>
          <w:rFonts w:cs="Arial"/>
        </w:rPr>
      </w:pPr>
      <w:r>
        <w:rPr>
          <w:rFonts w:cs="Arial"/>
        </w:rPr>
        <w:t>Table: Logical name/CAN signal mapping</w:t>
      </w:r>
    </w:p>
    <w:p w14:paraId="7DFF031C" w14:textId="77777777" w:rsidR="00D710CC" w:rsidRDefault="00000000" w:rsidP="00D666C8">
      <w:pPr>
        <w:jc w:val="center"/>
        <w:rPr>
          <w:rFonts w:cs="Arial"/>
        </w:rPr>
      </w:pPr>
    </w:p>
    <w:p w14:paraId="3B2751EB" w14:textId="77777777" w:rsidR="00BB6047" w:rsidRDefault="00770557" w:rsidP="00BB6047">
      <w:r>
        <w:t xml:space="preserve">TurnSglView_Left  </w:t>
      </w:r>
      <w:r>
        <w:tab/>
      </w:r>
      <w:r>
        <w:tab/>
        <w:t>FBMP Feature ID 0x081B Config Number 0x2F</w:t>
      </w:r>
    </w:p>
    <w:p w14:paraId="6E7E6AE0" w14:textId="77777777" w:rsidR="00BB6047" w:rsidRDefault="00770557" w:rsidP="00BB6047">
      <w:r>
        <w:t>TurnSglView_Right</w:t>
      </w:r>
      <w:r>
        <w:tab/>
      </w:r>
      <w:r>
        <w:tab/>
        <w:t>FBMP Feature ID 0x081B Config Number 0x2E</w:t>
      </w:r>
    </w:p>
    <w:p w14:paraId="02D710A9" w14:textId="77777777" w:rsidR="00D666C8" w:rsidRDefault="00000000" w:rsidP="00BB6047"/>
    <w:p w14:paraId="0FA6CB7C" w14:textId="77777777" w:rsidR="00406F39" w:rsidRDefault="00770557" w:rsidP="00E52CBB">
      <w:pPr>
        <w:pStyle w:val="Heading2"/>
      </w:pPr>
      <w:bookmarkStart w:id="17" w:name="_Toc100050022"/>
      <w:r>
        <w:t>CTA Split View Logical Mapping Table</w:t>
      </w:r>
      <w:bookmarkEnd w:id="17"/>
    </w:p>
    <w:p w14:paraId="0CD90E59" w14:textId="77777777" w:rsidR="00857BE3" w:rsidRDefault="00770557" w:rsidP="00857BE3">
      <w:pPr>
        <w:rPr>
          <w:rFonts w:cs="Arial"/>
        </w:rPr>
      </w:pPr>
      <w:r>
        <w:rPr>
          <w:rFonts w:cs="Arial"/>
        </w:rPr>
        <w:t>The CAN signals mentioned throughout this document shall refer to the CAN signal’s logical name. The logical names shall be mapped to their actual CAN signal names. Please use the table below to perform the mapping. The InfoCAN database file is the master file for the actual CAN signal names. Note: There may be cases where the actual CAN signal name is used in this documentation.</w:t>
      </w:r>
    </w:p>
    <w:p w14:paraId="7E081C95" w14:textId="77777777" w:rsidR="00857BE3" w:rsidRDefault="00000000" w:rsidP="00857BE3"/>
    <w:p w14:paraId="183D7F6F" w14:textId="77777777" w:rsidR="00857BE3" w:rsidRDefault="00000000" w:rsidP="00857BE3"/>
    <w:tbl>
      <w:tblPr>
        <w:tblW w:w="7860" w:type="dxa"/>
        <w:jc w:val="center"/>
        <w:tblLook w:val="04A0" w:firstRow="1" w:lastRow="0" w:firstColumn="1" w:lastColumn="0" w:noHBand="0" w:noVBand="1"/>
      </w:tblPr>
      <w:tblGrid>
        <w:gridCol w:w="4460"/>
        <w:gridCol w:w="3400"/>
      </w:tblGrid>
      <w:tr w:rsidR="00857BE3" w14:paraId="6464CCB7" w14:textId="77777777" w:rsidTr="00E67788">
        <w:trPr>
          <w:trHeight w:val="270"/>
          <w:jc w:val="center"/>
        </w:trPr>
        <w:tc>
          <w:tcPr>
            <w:tcW w:w="4460" w:type="dxa"/>
            <w:tcBorders>
              <w:top w:val="single" w:sz="8" w:space="0" w:color="auto"/>
              <w:left w:val="single" w:sz="8" w:space="0" w:color="auto"/>
              <w:bottom w:val="single" w:sz="8" w:space="0" w:color="auto"/>
              <w:right w:val="single" w:sz="8" w:space="0" w:color="auto"/>
            </w:tcBorders>
            <w:shd w:val="clear" w:color="auto" w:fill="8DB4E3"/>
            <w:noWrap/>
            <w:vAlign w:val="center"/>
            <w:hideMark/>
          </w:tcPr>
          <w:p w14:paraId="0A4E902E" w14:textId="77777777" w:rsidR="00857BE3" w:rsidRDefault="00770557">
            <w:pPr>
              <w:spacing w:line="276" w:lineRule="auto"/>
              <w:rPr>
                <w:rFonts w:cs="Arial"/>
                <w:b/>
                <w:bCs/>
                <w:color w:val="000000"/>
              </w:rPr>
            </w:pPr>
            <w:r>
              <w:rPr>
                <w:rFonts w:cs="Arial"/>
                <w:b/>
                <w:bCs/>
                <w:color w:val="000000"/>
              </w:rPr>
              <w:t>Logical Name</w:t>
            </w:r>
          </w:p>
        </w:tc>
        <w:tc>
          <w:tcPr>
            <w:tcW w:w="3400" w:type="dxa"/>
            <w:tcBorders>
              <w:top w:val="single" w:sz="8" w:space="0" w:color="auto"/>
              <w:left w:val="nil"/>
              <w:bottom w:val="single" w:sz="8" w:space="0" w:color="auto"/>
              <w:right w:val="single" w:sz="8" w:space="0" w:color="auto"/>
            </w:tcBorders>
            <w:shd w:val="clear" w:color="auto" w:fill="8DB4E3"/>
            <w:noWrap/>
            <w:vAlign w:val="center"/>
            <w:hideMark/>
          </w:tcPr>
          <w:p w14:paraId="02FDF9CD" w14:textId="77777777" w:rsidR="00857BE3" w:rsidRDefault="00770557">
            <w:pPr>
              <w:spacing w:line="276" w:lineRule="auto"/>
              <w:rPr>
                <w:rFonts w:cs="Arial"/>
                <w:b/>
                <w:bCs/>
                <w:color w:val="000000"/>
              </w:rPr>
            </w:pPr>
            <w:r>
              <w:rPr>
                <w:rFonts w:cs="Arial"/>
                <w:b/>
                <w:bCs/>
                <w:color w:val="000000"/>
              </w:rPr>
              <w:t>CAN Signal Name</w:t>
            </w:r>
          </w:p>
        </w:tc>
      </w:tr>
      <w:tr w:rsidR="00857BE3" w14:paraId="712259E5" w14:textId="77777777" w:rsidTr="00E67788">
        <w:trPr>
          <w:trHeight w:val="270"/>
          <w:jc w:val="center"/>
        </w:trPr>
        <w:tc>
          <w:tcPr>
            <w:tcW w:w="4460" w:type="dxa"/>
            <w:tcBorders>
              <w:top w:val="nil"/>
              <w:left w:val="single" w:sz="8" w:space="0" w:color="auto"/>
              <w:bottom w:val="single" w:sz="8" w:space="0" w:color="auto"/>
              <w:right w:val="single" w:sz="8" w:space="0" w:color="auto"/>
            </w:tcBorders>
            <w:noWrap/>
            <w:vAlign w:val="center"/>
            <w:hideMark/>
          </w:tcPr>
          <w:p w14:paraId="0A0E7EE0" w14:textId="77777777" w:rsidR="00857BE3" w:rsidRPr="00E67788" w:rsidRDefault="00770557">
            <w:pPr>
              <w:spacing w:line="276" w:lineRule="auto"/>
              <w:rPr>
                <w:rFonts w:ascii="Times New Roman" w:hAnsi="Times New Roman"/>
                <w:color w:val="000000"/>
              </w:rPr>
            </w:pPr>
            <w:r w:rsidRPr="00E67788">
              <w:rPr>
                <w:rFonts w:ascii="Times New Roman" w:hAnsi="Times New Roman"/>
                <w:color w:val="000000"/>
              </w:rPr>
              <w:t>CTASVRq</w:t>
            </w:r>
          </w:p>
        </w:tc>
        <w:tc>
          <w:tcPr>
            <w:tcW w:w="3400" w:type="dxa"/>
            <w:tcBorders>
              <w:top w:val="nil"/>
              <w:left w:val="nil"/>
              <w:bottom w:val="single" w:sz="8" w:space="0" w:color="auto"/>
              <w:right w:val="single" w:sz="8" w:space="0" w:color="auto"/>
            </w:tcBorders>
            <w:noWrap/>
            <w:vAlign w:val="center"/>
            <w:hideMark/>
          </w:tcPr>
          <w:p w14:paraId="6925FB30" w14:textId="77777777" w:rsidR="00857BE3" w:rsidRPr="00E67788" w:rsidRDefault="00770557">
            <w:pPr>
              <w:spacing w:line="276" w:lineRule="auto"/>
              <w:rPr>
                <w:rFonts w:ascii="Times New Roman" w:hAnsi="Times New Roman"/>
                <w:color w:val="00B050"/>
              </w:rPr>
            </w:pPr>
            <w:r w:rsidRPr="00E67788">
              <w:rPr>
                <w:rFonts w:ascii="Times New Roman" w:hAnsi="Times New Roman"/>
                <w:lang w:val="de-DE"/>
              </w:rPr>
              <w:t>PersCtaSplitView_D_Rq</w:t>
            </w:r>
          </w:p>
        </w:tc>
      </w:tr>
      <w:tr w:rsidR="00857BE3" w14:paraId="15B10C8F" w14:textId="77777777" w:rsidTr="00E67788">
        <w:trPr>
          <w:trHeight w:val="270"/>
          <w:jc w:val="center"/>
        </w:trPr>
        <w:tc>
          <w:tcPr>
            <w:tcW w:w="4460" w:type="dxa"/>
            <w:tcBorders>
              <w:top w:val="nil"/>
              <w:left w:val="single" w:sz="8" w:space="0" w:color="auto"/>
              <w:bottom w:val="single" w:sz="4" w:space="0" w:color="auto"/>
              <w:right w:val="single" w:sz="8" w:space="0" w:color="auto"/>
            </w:tcBorders>
            <w:noWrap/>
            <w:vAlign w:val="center"/>
            <w:hideMark/>
          </w:tcPr>
          <w:p w14:paraId="4DDF90E4" w14:textId="77777777" w:rsidR="00857BE3" w:rsidRPr="00E67788" w:rsidRDefault="00770557">
            <w:pPr>
              <w:spacing w:line="276" w:lineRule="auto"/>
              <w:rPr>
                <w:rFonts w:ascii="Times New Roman" w:hAnsi="Times New Roman"/>
                <w:color w:val="000000"/>
              </w:rPr>
            </w:pPr>
            <w:r w:rsidRPr="00E67788">
              <w:rPr>
                <w:rFonts w:ascii="Times New Roman" w:hAnsi="Times New Roman"/>
                <w:color w:val="000000"/>
              </w:rPr>
              <w:t>CTASVSt</w:t>
            </w:r>
          </w:p>
        </w:tc>
        <w:tc>
          <w:tcPr>
            <w:tcW w:w="3400" w:type="dxa"/>
            <w:tcBorders>
              <w:top w:val="nil"/>
              <w:left w:val="nil"/>
              <w:bottom w:val="single" w:sz="4" w:space="0" w:color="auto"/>
              <w:right w:val="single" w:sz="8" w:space="0" w:color="auto"/>
            </w:tcBorders>
            <w:noWrap/>
            <w:vAlign w:val="center"/>
            <w:hideMark/>
          </w:tcPr>
          <w:p w14:paraId="14C6477C" w14:textId="77777777" w:rsidR="00857BE3" w:rsidRPr="00E67788" w:rsidRDefault="00770557">
            <w:pPr>
              <w:spacing w:line="276" w:lineRule="auto"/>
              <w:jc w:val="both"/>
              <w:rPr>
                <w:rFonts w:ascii="Times New Roman" w:hAnsi="Times New Roman"/>
                <w:lang w:val="de-DE"/>
              </w:rPr>
            </w:pPr>
            <w:r w:rsidRPr="00E67788">
              <w:rPr>
                <w:rFonts w:ascii="Times New Roman" w:hAnsi="Times New Roman"/>
                <w:color w:val="000000"/>
              </w:rPr>
              <w:t>PersCtaSplitView_D_Stat</w:t>
            </w:r>
          </w:p>
        </w:tc>
      </w:tr>
      <w:tr w:rsidR="00857BE3" w14:paraId="469C2A5C" w14:textId="77777777" w:rsidTr="00E67788">
        <w:trPr>
          <w:trHeight w:val="270"/>
          <w:jc w:val="center"/>
        </w:trPr>
        <w:tc>
          <w:tcPr>
            <w:tcW w:w="4460" w:type="dxa"/>
            <w:tcBorders>
              <w:top w:val="nil"/>
              <w:left w:val="single" w:sz="8" w:space="0" w:color="auto"/>
              <w:bottom w:val="single" w:sz="4" w:space="0" w:color="auto"/>
              <w:right w:val="single" w:sz="8" w:space="0" w:color="auto"/>
            </w:tcBorders>
            <w:noWrap/>
            <w:vAlign w:val="center"/>
            <w:hideMark/>
          </w:tcPr>
          <w:p w14:paraId="443B7961" w14:textId="77777777" w:rsidR="00857BE3" w:rsidRPr="00E67788" w:rsidRDefault="00000000">
            <w:pPr>
              <w:rPr>
                <w:rFonts w:ascii="Times New Roman" w:hAnsi="Times New Roman"/>
                <w:lang w:val="de-DE"/>
              </w:rPr>
            </w:pPr>
          </w:p>
        </w:tc>
        <w:tc>
          <w:tcPr>
            <w:tcW w:w="3400" w:type="dxa"/>
            <w:tcBorders>
              <w:top w:val="nil"/>
              <w:left w:val="nil"/>
              <w:bottom w:val="single" w:sz="4" w:space="0" w:color="auto"/>
              <w:right w:val="single" w:sz="8" w:space="0" w:color="auto"/>
            </w:tcBorders>
            <w:noWrap/>
            <w:vAlign w:val="center"/>
            <w:hideMark/>
          </w:tcPr>
          <w:p w14:paraId="38AC5741" w14:textId="77777777" w:rsidR="00857BE3" w:rsidRPr="00E67788" w:rsidRDefault="00000000">
            <w:pPr>
              <w:spacing w:line="276" w:lineRule="auto"/>
              <w:rPr>
                <w:rFonts w:ascii="Times New Roman" w:eastAsiaTheme="minorHAnsi" w:hAnsi="Times New Roman"/>
              </w:rPr>
            </w:pPr>
          </w:p>
        </w:tc>
      </w:tr>
      <w:tr w:rsidR="00E67788" w14:paraId="600F020A" w14:textId="77777777" w:rsidTr="00E67788">
        <w:trPr>
          <w:trHeight w:val="270"/>
          <w:jc w:val="center"/>
        </w:trPr>
        <w:tc>
          <w:tcPr>
            <w:tcW w:w="4460" w:type="dxa"/>
            <w:tcBorders>
              <w:top w:val="nil"/>
              <w:left w:val="single" w:sz="8" w:space="0" w:color="auto"/>
              <w:bottom w:val="single" w:sz="4" w:space="0" w:color="auto"/>
              <w:right w:val="single" w:sz="8" w:space="0" w:color="auto"/>
            </w:tcBorders>
            <w:noWrap/>
            <w:vAlign w:val="center"/>
            <w:hideMark/>
          </w:tcPr>
          <w:p w14:paraId="7011EBC7" w14:textId="77777777" w:rsidR="00E67788" w:rsidRPr="00E67788" w:rsidRDefault="00770557" w:rsidP="00E67788">
            <w:pPr>
              <w:rPr>
                <w:rFonts w:ascii="Times New Roman" w:hAnsi="Times New Roman"/>
                <w:lang w:val="de-DE"/>
              </w:rPr>
            </w:pPr>
            <w:r w:rsidRPr="00E67788">
              <w:rPr>
                <w:rFonts w:ascii="Times New Roman" w:hAnsi="Times New Roman"/>
                <w:lang w:val="de-DE"/>
              </w:rPr>
              <w:t>CTAAlert_St(Left = Off, Right = On)</w:t>
            </w:r>
          </w:p>
        </w:tc>
        <w:tc>
          <w:tcPr>
            <w:tcW w:w="3400" w:type="dxa"/>
            <w:tcBorders>
              <w:top w:val="nil"/>
              <w:left w:val="nil"/>
              <w:bottom w:val="single" w:sz="4" w:space="0" w:color="auto"/>
              <w:right w:val="single" w:sz="8" w:space="0" w:color="auto"/>
            </w:tcBorders>
            <w:noWrap/>
            <w:vAlign w:val="center"/>
            <w:hideMark/>
          </w:tcPr>
          <w:p w14:paraId="7A8F21C2" w14:textId="77777777" w:rsidR="00E67788" w:rsidRPr="00E67788" w:rsidRDefault="00770557" w:rsidP="00E67788">
            <w:pPr>
              <w:spacing w:line="276" w:lineRule="auto"/>
              <w:rPr>
                <w:rFonts w:ascii="Times New Roman" w:eastAsiaTheme="minorHAnsi" w:hAnsi="Times New Roman"/>
              </w:rPr>
            </w:pPr>
            <w:r w:rsidRPr="00E67788">
              <w:rPr>
                <w:rFonts w:ascii="Times New Roman" w:eastAsiaTheme="minorHAnsi" w:hAnsi="Times New Roman"/>
              </w:rPr>
              <w:t>CtaAlrtRight_D_Stat </w:t>
            </w:r>
          </w:p>
        </w:tc>
      </w:tr>
      <w:tr w:rsidR="00E67788" w14:paraId="2527DEFD" w14:textId="77777777" w:rsidTr="00E67788">
        <w:trPr>
          <w:trHeight w:val="270"/>
          <w:jc w:val="center"/>
        </w:trPr>
        <w:tc>
          <w:tcPr>
            <w:tcW w:w="4460" w:type="dxa"/>
            <w:tcBorders>
              <w:top w:val="nil"/>
              <w:left w:val="single" w:sz="8" w:space="0" w:color="auto"/>
              <w:bottom w:val="single" w:sz="4" w:space="0" w:color="auto"/>
              <w:right w:val="single" w:sz="8" w:space="0" w:color="auto"/>
            </w:tcBorders>
            <w:noWrap/>
            <w:vAlign w:val="center"/>
            <w:hideMark/>
          </w:tcPr>
          <w:p w14:paraId="3ACE2F7F" w14:textId="77777777" w:rsidR="00E67788" w:rsidRPr="00E67788" w:rsidRDefault="00770557" w:rsidP="00E67788">
            <w:pPr>
              <w:rPr>
                <w:rFonts w:ascii="Times New Roman" w:hAnsi="Times New Roman"/>
                <w:lang w:val="de-DE"/>
              </w:rPr>
            </w:pPr>
            <w:r w:rsidRPr="00E67788">
              <w:rPr>
                <w:rFonts w:ascii="Times New Roman" w:hAnsi="Times New Roman"/>
                <w:lang w:val="de-DE"/>
              </w:rPr>
              <w:t>CTAAlert_St(Left = On, Right = Off)</w:t>
            </w:r>
          </w:p>
        </w:tc>
        <w:tc>
          <w:tcPr>
            <w:tcW w:w="3400" w:type="dxa"/>
            <w:tcBorders>
              <w:top w:val="nil"/>
              <w:left w:val="nil"/>
              <w:bottom w:val="single" w:sz="4" w:space="0" w:color="auto"/>
              <w:right w:val="single" w:sz="8" w:space="0" w:color="auto"/>
            </w:tcBorders>
            <w:noWrap/>
            <w:vAlign w:val="center"/>
            <w:hideMark/>
          </w:tcPr>
          <w:p w14:paraId="1300EA44" w14:textId="77777777" w:rsidR="00E67788" w:rsidRPr="00E67788" w:rsidRDefault="00770557" w:rsidP="00E67788">
            <w:pPr>
              <w:spacing w:line="276" w:lineRule="auto"/>
              <w:rPr>
                <w:rFonts w:ascii="Times New Roman" w:eastAsiaTheme="minorHAnsi" w:hAnsi="Times New Roman"/>
              </w:rPr>
            </w:pPr>
            <w:r w:rsidRPr="00E67788">
              <w:rPr>
                <w:rFonts w:ascii="Times New Roman" w:eastAsiaTheme="minorHAnsi" w:hAnsi="Times New Roman"/>
              </w:rPr>
              <w:t>CtaAlrtLeft_D_Stat</w:t>
            </w:r>
          </w:p>
        </w:tc>
      </w:tr>
      <w:tr w:rsidR="00E67788" w14:paraId="5F149708" w14:textId="77777777" w:rsidTr="00E67788">
        <w:trPr>
          <w:trHeight w:val="270"/>
          <w:jc w:val="center"/>
        </w:trPr>
        <w:tc>
          <w:tcPr>
            <w:tcW w:w="4460" w:type="dxa"/>
            <w:tcBorders>
              <w:top w:val="nil"/>
              <w:left w:val="single" w:sz="8" w:space="0" w:color="auto"/>
              <w:bottom w:val="single" w:sz="4" w:space="0" w:color="auto"/>
              <w:right w:val="single" w:sz="8" w:space="0" w:color="auto"/>
            </w:tcBorders>
            <w:noWrap/>
            <w:vAlign w:val="center"/>
            <w:hideMark/>
          </w:tcPr>
          <w:p w14:paraId="05A250CD" w14:textId="77777777" w:rsidR="00E67788" w:rsidRPr="00E67788" w:rsidRDefault="00770557" w:rsidP="00E67788">
            <w:pPr>
              <w:rPr>
                <w:rFonts w:ascii="Times New Roman" w:hAnsi="Times New Roman"/>
                <w:lang w:val="de-DE"/>
              </w:rPr>
            </w:pPr>
            <w:r w:rsidRPr="00E67788">
              <w:rPr>
                <w:rFonts w:ascii="Times New Roman" w:hAnsi="Times New Roman"/>
                <w:lang w:val="de-DE"/>
              </w:rPr>
              <w:t>LCtaBrkLeft</w:t>
            </w:r>
          </w:p>
        </w:tc>
        <w:tc>
          <w:tcPr>
            <w:tcW w:w="3400" w:type="dxa"/>
            <w:tcBorders>
              <w:top w:val="nil"/>
              <w:left w:val="nil"/>
              <w:bottom w:val="single" w:sz="4" w:space="0" w:color="auto"/>
              <w:right w:val="single" w:sz="8" w:space="0" w:color="auto"/>
            </w:tcBorders>
            <w:noWrap/>
            <w:vAlign w:val="center"/>
            <w:hideMark/>
          </w:tcPr>
          <w:p w14:paraId="3F02877D" w14:textId="77777777" w:rsidR="00E67788" w:rsidRPr="00E67788" w:rsidRDefault="00770557" w:rsidP="00E67788">
            <w:pPr>
              <w:spacing w:line="276" w:lineRule="auto"/>
              <w:rPr>
                <w:rFonts w:ascii="Times New Roman" w:eastAsiaTheme="minorHAnsi" w:hAnsi="Times New Roman"/>
              </w:rPr>
            </w:pPr>
            <w:r w:rsidRPr="00E67788">
              <w:rPr>
                <w:rFonts w:ascii="Times New Roman" w:eastAsiaTheme="minorHAnsi" w:hAnsi="Times New Roman"/>
              </w:rPr>
              <w:t>CtaBrkLeftMsgTxt_B_Rq</w:t>
            </w:r>
          </w:p>
        </w:tc>
      </w:tr>
      <w:tr w:rsidR="00E67788" w14:paraId="4DDBD3E9" w14:textId="77777777" w:rsidTr="00E67788">
        <w:trPr>
          <w:trHeight w:val="270"/>
          <w:jc w:val="center"/>
        </w:trPr>
        <w:tc>
          <w:tcPr>
            <w:tcW w:w="4460" w:type="dxa"/>
            <w:tcBorders>
              <w:top w:val="nil"/>
              <w:left w:val="single" w:sz="8" w:space="0" w:color="auto"/>
              <w:bottom w:val="single" w:sz="4" w:space="0" w:color="auto"/>
              <w:right w:val="single" w:sz="8" w:space="0" w:color="auto"/>
            </w:tcBorders>
            <w:noWrap/>
            <w:vAlign w:val="center"/>
            <w:hideMark/>
          </w:tcPr>
          <w:p w14:paraId="33F2F8D4" w14:textId="77777777" w:rsidR="00E67788" w:rsidRPr="00E67788" w:rsidRDefault="00770557" w:rsidP="00E67788">
            <w:pPr>
              <w:rPr>
                <w:rFonts w:ascii="Times New Roman" w:hAnsi="Times New Roman"/>
                <w:lang w:val="de-DE"/>
              </w:rPr>
            </w:pPr>
            <w:r w:rsidRPr="00E67788">
              <w:rPr>
                <w:rFonts w:ascii="Times New Roman" w:hAnsi="Times New Roman"/>
                <w:lang w:val="de-DE"/>
              </w:rPr>
              <w:t>LCtaBrkRight</w:t>
            </w:r>
          </w:p>
        </w:tc>
        <w:tc>
          <w:tcPr>
            <w:tcW w:w="3400" w:type="dxa"/>
            <w:tcBorders>
              <w:top w:val="nil"/>
              <w:left w:val="nil"/>
              <w:bottom w:val="single" w:sz="4" w:space="0" w:color="auto"/>
              <w:right w:val="single" w:sz="8" w:space="0" w:color="auto"/>
            </w:tcBorders>
            <w:noWrap/>
            <w:vAlign w:val="center"/>
            <w:hideMark/>
          </w:tcPr>
          <w:p w14:paraId="0B40BE93" w14:textId="77777777" w:rsidR="00E67788" w:rsidRPr="00E67788" w:rsidRDefault="00770557" w:rsidP="00E67788">
            <w:pPr>
              <w:spacing w:line="276" w:lineRule="auto"/>
              <w:rPr>
                <w:rFonts w:ascii="Times New Roman" w:eastAsiaTheme="minorHAnsi" w:hAnsi="Times New Roman"/>
              </w:rPr>
            </w:pPr>
            <w:r w:rsidRPr="00E67788">
              <w:rPr>
                <w:rFonts w:ascii="Times New Roman" w:eastAsiaTheme="minorHAnsi" w:hAnsi="Times New Roman"/>
              </w:rPr>
              <w:t>CtaBrkRightMsgTxt_B_Rq</w:t>
            </w:r>
          </w:p>
        </w:tc>
      </w:tr>
    </w:tbl>
    <w:p w14:paraId="055D6891" w14:textId="77777777" w:rsidR="00857BE3" w:rsidRDefault="00000000" w:rsidP="00857BE3">
      <w:pPr>
        <w:rPr>
          <w:rFonts w:cs="Arial"/>
        </w:rPr>
      </w:pPr>
    </w:p>
    <w:p w14:paraId="6B812AC3" w14:textId="77777777" w:rsidR="00857BE3" w:rsidRDefault="00770557" w:rsidP="00857BE3">
      <w:pPr>
        <w:jc w:val="center"/>
        <w:rPr>
          <w:rFonts w:cs="Arial"/>
        </w:rPr>
      </w:pPr>
      <w:r>
        <w:rPr>
          <w:rFonts w:cs="Arial"/>
        </w:rPr>
        <w:t>Table: Logical name/CAN signal mapping</w:t>
      </w:r>
    </w:p>
    <w:p w14:paraId="55525B7F" w14:textId="77777777" w:rsidR="00500605" w:rsidRDefault="00000000" w:rsidP="00500605"/>
    <w:p w14:paraId="538CFD43" w14:textId="77777777" w:rsidR="00406F39" w:rsidRDefault="00770557" w:rsidP="00E52CBB">
      <w:pPr>
        <w:pStyle w:val="Heading2"/>
      </w:pPr>
      <w:bookmarkStart w:id="18" w:name="_Toc100050023"/>
      <w:r>
        <w:t>Logical Mapping Table</w:t>
      </w:r>
      <w:bookmarkEnd w:id="18"/>
    </w:p>
    <w:p w14:paraId="62DCE348" w14:textId="77777777" w:rsidR="00500605" w:rsidRDefault="00770557" w:rsidP="00500605">
      <w:r>
        <w:t>The CAN signals mentioned in this table are used with a logical name through this documentation. This table contains the real physical name.</w:t>
      </w:r>
    </w:p>
    <w:p w14:paraId="4F08293B" w14:textId="77777777" w:rsidR="00330CBF" w:rsidRDefault="00000000" w:rsidP="00500605"/>
    <w:p w14:paraId="0722A1BE" w14:textId="77777777" w:rsidR="00330CBF" w:rsidRDefault="00000000" w:rsidP="00500605"/>
    <w:tbl>
      <w:tblPr>
        <w:tblStyle w:val="TableGrid"/>
        <w:tblW w:w="0" w:type="auto"/>
        <w:jc w:val="center"/>
        <w:tblLook w:val="04A0" w:firstRow="1" w:lastRow="0" w:firstColumn="1" w:lastColumn="0" w:noHBand="0" w:noVBand="1"/>
      </w:tblPr>
      <w:tblGrid>
        <w:gridCol w:w="3330"/>
        <w:gridCol w:w="3780"/>
      </w:tblGrid>
      <w:tr w:rsidR="00330CBF" w14:paraId="1B8EC9FE" w14:textId="77777777" w:rsidTr="00E52CBB">
        <w:trPr>
          <w:jc w:val="center"/>
        </w:trPr>
        <w:tc>
          <w:tcPr>
            <w:tcW w:w="3330" w:type="dxa"/>
            <w:shd w:val="clear" w:color="auto" w:fill="8DB3E2" w:themeFill="text2" w:themeFillTint="66"/>
          </w:tcPr>
          <w:p w14:paraId="56A39950" w14:textId="77777777" w:rsidR="00330CBF" w:rsidRPr="00330CBF" w:rsidRDefault="00770557" w:rsidP="00500605">
            <w:pPr>
              <w:rPr>
                <w:b/>
                <w:bCs/>
              </w:rPr>
            </w:pPr>
            <w:r w:rsidRPr="00330CBF">
              <w:rPr>
                <w:b/>
                <w:bCs/>
              </w:rPr>
              <w:t>Logical Name</w:t>
            </w:r>
          </w:p>
        </w:tc>
        <w:tc>
          <w:tcPr>
            <w:tcW w:w="3780" w:type="dxa"/>
            <w:shd w:val="clear" w:color="auto" w:fill="8DB3E2" w:themeFill="text2" w:themeFillTint="66"/>
          </w:tcPr>
          <w:p w14:paraId="5D3D811B" w14:textId="77777777" w:rsidR="00330CBF" w:rsidRPr="00330CBF" w:rsidRDefault="00770557" w:rsidP="00500605">
            <w:pPr>
              <w:rPr>
                <w:b/>
                <w:bCs/>
              </w:rPr>
            </w:pPr>
            <w:r w:rsidRPr="00330CBF">
              <w:rPr>
                <w:b/>
                <w:bCs/>
              </w:rPr>
              <w:t>CAN Signal Name</w:t>
            </w:r>
          </w:p>
        </w:tc>
      </w:tr>
      <w:tr w:rsidR="00330CBF" w14:paraId="62116CB6" w14:textId="77777777" w:rsidTr="00E52CBB">
        <w:trPr>
          <w:jc w:val="center"/>
        </w:trPr>
        <w:tc>
          <w:tcPr>
            <w:tcW w:w="3330" w:type="dxa"/>
          </w:tcPr>
          <w:p w14:paraId="4FE7DF4D" w14:textId="77777777" w:rsidR="00330CBF" w:rsidRPr="00330CBF" w:rsidRDefault="00770557" w:rsidP="00500605">
            <w:r w:rsidRPr="00330CBF">
              <w:t>LTrlrConnect</w:t>
            </w:r>
          </w:p>
        </w:tc>
        <w:tc>
          <w:tcPr>
            <w:tcW w:w="3780" w:type="dxa"/>
          </w:tcPr>
          <w:p w14:paraId="0D6E7880" w14:textId="77777777" w:rsidR="00330CBF" w:rsidRPr="00330CBF" w:rsidRDefault="00770557" w:rsidP="00500605">
            <w:bookmarkStart w:id="19" w:name="_Hlk72149391"/>
            <w:r w:rsidRPr="00330CBF">
              <w:t>TrlrISPCnnct_D_Stat</w:t>
            </w:r>
            <w:bookmarkEnd w:id="19"/>
          </w:p>
        </w:tc>
      </w:tr>
      <w:tr w:rsidR="00330CBF" w14:paraId="611A7997" w14:textId="77777777" w:rsidTr="00E52CBB">
        <w:trPr>
          <w:jc w:val="center"/>
        </w:trPr>
        <w:tc>
          <w:tcPr>
            <w:tcW w:w="3330" w:type="dxa"/>
          </w:tcPr>
          <w:p w14:paraId="51847462" w14:textId="77777777" w:rsidR="00330CBF" w:rsidRDefault="00770557" w:rsidP="00500605">
            <w:r w:rsidRPr="00EE5335">
              <w:t>LTgateSt</w:t>
            </w:r>
          </w:p>
        </w:tc>
        <w:tc>
          <w:tcPr>
            <w:tcW w:w="3780" w:type="dxa"/>
          </w:tcPr>
          <w:p w14:paraId="6171AD84" w14:textId="77777777" w:rsidR="00330CBF" w:rsidRDefault="00770557" w:rsidP="00500605">
            <w:r w:rsidRPr="00EE5335">
              <w:t>DrTgateMde_D_Stat</w:t>
            </w:r>
          </w:p>
        </w:tc>
      </w:tr>
    </w:tbl>
    <w:p w14:paraId="4FB7917D" w14:textId="77777777" w:rsidR="00330CBF" w:rsidRDefault="00000000" w:rsidP="00500605"/>
    <w:p w14:paraId="50553702" w14:textId="77777777" w:rsidR="00406F39" w:rsidRDefault="00770557" w:rsidP="00E52CBB">
      <w:pPr>
        <w:pStyle w:val="Heading2"/>
      </w:pPr>
      <w:bookmarkStart w:id="20" w:name="_Toc100050024"/>
      <w:r w:rsidRPr="00B9479B">
        <w:t>CAMERA-IIR-REQ-412758/A-Camera Client Tx</w:t>
      </w:r>
      <w:bookmarkEnd w:id="20"/>
    </w:p>
    <w:p w14:paraId="702C3651" w14:textId="77777777" w:rsidR="00500605" w:rsidRDefault="00000000" w:rsidP="00500605"/>
    <w:p w14:paraId="6B2CC586" w14:textId="77777777" w:rsidR="00406F39" w:rsidRDefault="00770557" w:rsidP="00E52CBB">
      <w:pPr>
        <w:pStyle w:val="Heading3"/>
      </w:pPr>
      <w:bookmarkStart w:id="21" w:name="_Toc100050025"/>
      <w:r w:rsidRPr="00B9479B">
        <w:lastRenderedPageBreak/>
        <w:t>MD-REQ-410094/A-LMnuRq</w:t>
      </w:r>
      <w:bookmarkEnd w:id="21"/>
    </w:p>
    <w:p w14:paraId="2FA28883" w14:textId="77777777" w:rsidR="00500605" w:rsidRDefault="00770557" w:rsidP="00500605">
      <w:r w:rsidRPr="00DF7844">
        <w:t>LMnuRq</w:t>
      </w:r>
      <w:r>
        <w:t xml:space="preserve">: This signal is sent from the client to the server to request turning Signal View on, depending on user input. </w:t>
      </w:r>
    </w:p>
    <w:p w14:paraId="095BD38C" w14:textId="77777777" w:rsidR="00DF7844" w:rsidRDefault="00000000" w:rsidP="00500605"/>
    <w:p w14:paraId="22CF600D" w14:textId="77777777" w:rsidR="00DF7844" w:rsidRDefault="00000000" w:rsidP="0050060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6"/>
        <w:gridCol w:w="943"/>
        <w:gridCol w:w="922"/>
        <w:gridCol w:w="4365"/>
      </w:tblGrid>
      <w:tr w:rsidR="00DF7844" w14:paraId="218C7D3F" w14:textId="77777777" w:rsidTr="00DF7844">
        <w:trPr>
          <w:jc w:val="center"/>
        </w:trPr>
        <w:tc>
          <w:tcPr>
            <w:tcW w:w="1246" w:type="dxa"/>
            <w:tcBorders>
              <w:top w:val="single" w:sz="4" w:space="0" w:color="auto"/>
              <w:left w:val="single" w:sz="4" w:space="0" w:color="auto"/>
              <w:bottom w:val="single" w:sz="4" w:space="0" w:color="auto"/>
              <w:right w:val="single" w:sz="4" w:space="0" w:color="auto"/>
            </w:tcBorders>
            <w:shd w:val="clear" w:color="auto" w:fill="8DB4E3"/>
            <w:hideMark/>
          </w:tcPr>
          <w:p w14:paraId="08A4A36D" w14:textId="77777777" w:rsidR="00DF7844" w:rsidRDefault="00770557">
            <w:pPr>
              <w:spacing w:line="276" w:lineRule="auto"/>
              <w:rPr>
                <w:b/>
              </w:rPr>
            </w:pPr>
            <w:r>
              <w:rPr>
                <w:b/>
              </w:rPr>
              <w:t>Name</w:t>
            </w:r>
          </w:p>
        </w:tc>
        <w:tc>
          <w:tcPr>
            <w:tcW w:w="943" w:type="dxa"/>
            <w:tcBorders>
              <w:top w:val="single" w:sz="4" w:space="0" w:color="auto"/>
              <w:left w:val="single" w:sz="4" w:space="0" w:color="auto"/>
              <w:bottom w:val="single" w:sz="4" w:space="0" w:color="auto"/>
              <w:right w:val="single" w:sz="4" w:space="0" w:color="auto"/>
            </w:tcBorders>
            <w:shd w:val="clear" w:color="auto" w:fill="8DB4E3"/>
            <w:hideMark/>
          </w:tcPr>
          <w:p w14:paraId="2F1E31C3" w14:textId="77777777" w:rsidR="00DF7844" w:rsidRDefault="00770557">
            <w:pPr>
              <w:spacing w:line="276" w:lineRule="auto"/>
              <w:rPr>
                <w:b/>
              </w:rPr>
            </w:pPr>
            <w:r>
              <w:rPr>
                <w:b/>
              </w:rPr>
              <w:t>Literals</w:t>
            </w:r>
          </w:p>
        </w:tc>
        <w:tc>
          <w:tcPr>
            <w:tcW w:w="922" w:type="dxa"/>
            <w:tcBorders>
              <w:top w:val="single" w:sz="4" w:space="0" w:color="auto"/>
              <w:left w:val="single" w:sz="4" w:space="0" w:color="auto"/>
              <w:bottom w:val="single" w:sz="4" w:space="0" w:color="auto"/>
              <w:right w:val="single" w:sz="4" w:space="0" w:color="auto"/>
            </w:tcBorders>
            <w:shd w:val="clear" w:color="auto" w:fill="8DB4E3"/>
            <w:hideMark/>
          </w:tcPr>
          <w:p w14:paraId="3467E347" w14:textId="77777777" w:rsidR="00DF7844" w:rsidRDefault="00770557">
            <w:pPr>
              <w:spacing w:line="276" w:lineRule="auto"/>
              <w:rPr>
                <w:b/>
              </w:rPr>
            </w:pPr>
            <w:r>
              <w:rPr>
                <w:b/>
              </w:rPr>
              <w:t>Value</w:t>
            </w:r>
          </w:p>
        </w:tc>
        <w:tc>
          <w:tcPr>
            <w:tcW w:w="4365" w:type="dxa"/>
            <w:tcBorders>
              <w:top w:val="single" w:sz="4" w:space="0" w:color="auto"/>
              <w:left w:val="single" w:sz="4" w:space="0" w:color="auto"/>
              <w:bottom w:val="single" w:sz="4" w:space="0" w:color="auto"/>
              <w:right w:val="single" w:sz="4" w:space="0" w:color="auto"/>
            </w:tcBorders>
            <w:shd w:val="clear" w:color="auto" w:fill="8DB4E3"/>
            <w:hideMark/>
          </w:tcPr>
          <w:p w14:paraId="1086E1AE" w14:textId="77777777" w:rsidR="00DF7844" w:rsidRDefault="00770557">
            <w:pPr>
              <w:spacing w:line="276" w:lineRule="auto"/>
              <w:rPr>
                <w:b/>
              </w:rPr>
            </w:pPr>
            <w:r>
              <w:rPr>
                <w:b/>
              </w:rPr>
              <w:t>Description</w:t>
            </w:r>
          </w:p>
        </w:tc>
      </w:tr>
      <w:tr w:rsidR="00DF7844" w14:paraId="7C6CA50F" w14:textId="77777777" w:rsidTr="00DF7844">
        <w:trPr>
          <w:jc w:val="center"/>
        </w:trPr>
        <w:tc>
          <w:tcPr>
            <w:tcW w:w="1246" w:type="dxa"/>
            <w:tcBorders>
              <w:top w:val="single" w:sz="4" w:space="0" w:color="auto"/>
              <w:left w:val="single" w:sz="4" w:space="0" w:color="auto"/>
              <w:bottom w:val="single" w:sz="4" w:space="0" w:color="auto"/>
              <w:right w:val="single" w:sz="4" w:space="0" w:color="auto"/>
            </w:tcBorders>
            <w:hideMark/>
          </w:tcPr>
          <w:p w14:paraId="25AD93BC" w14:textId="77777777" w:rsidR="00DF7844" w:rsidRDefault="00770557">
            <w:pPr>
              <w:spacing w:after="200" w:line="276" w:lineRule="auto"/>
              <w:rPr>
                <w:rFonts w:cs="Arial"/>
                <w:szCs w:val="22"/>
              </w:rPr>
            </w:pPr>
            <w:r w:rsidRPr="00DF7844">
              <w:t>LMnuRq</w:t>
            </w:r>
          </w:p>
        </w:tc>
        <w:tc>
          <w:tcPr>
            <w:tcW w:w="943" w:type="dxa"/>
            <w:tcBorders>
              <w:top w:val="single" w:sz="4" w:space="0" w:color="auto"/>
              <w:left w:val="single" w:sz="4" w:space="0" w:color="auto"/>
              <w:bottom w:val="single" w:sz="4" w:space="0" w:color="auto"/>
              <w:right w:val="single" w:sz="4" w:space="0" w:color="auto"/>
            </w:tcBorders>
          </w:tcPr>
          <w:p w14:paraId="0F094F78" w14:textId="77777777" w:rsidR="00DF7844" w:rsidRDefault="00000000">
            <w:pPr>
              <w:spacing w:after="200" w:line="276" w:lineRule="auto"/>
              <w:rPr>
                <w:rFonts w:cs="Arial"/>
                <w:szCs w:val="22"/>
              </w:rPr>
            </w:pPr>
          </w:p>
        </w:tc>
        <w:tc>
          <w:tcPr>
            <w:tcW w:w="922" w:type="dxa"/>
            <w:tcBorders>
              <w:top w:val="single" w:sz="4" w:space="0" w:color="auto"/>
              <w:left w:val="single" w:sz="4" w:space="0" w:color="auto"/>
              <w:bottom w:val="single" w:sz="4" w:space="0" w:color="auto"/>
              <w:right w:val="single" w:sz="4" w:space="0" w:color="auto"/>
            </w:tcBorders>
          </w:tcPr>
          <w:p w14:paraId="733A5C99" w14:textId="77777777" w:rsidR="00DF7844" w:rsidRDefault="00000000">
            <w:pPr>
              <w:spacing w:after="200" w:line="276" w:lineRule="auto"/>
              <w:rPr>
                <w:rFonts w:cs="Arial"/>
                <w:szCs w:val="22"/>
              </w:rPr>
            </w:pPr>
          </w:p>
        </w:tc>
        <w:tc>
          <w:tcPr>
            <w:tcW w:w="4365" w:type="dxa"/>
            <w:tcBorders>
              <w:top w:val="single" w:sz="4" w:space="0" w:color="auto"/>
              <w:left w:val="single" w:sz="4" w:space="0" w:color="auto"/>
              <w:bottom w:val="single" w:sz="4" w:space="0" w:color="auto"/>
              <w:right w:val="single" w:sz="4" w:space="0" w:color="auto"/>
            </w:tcBorders>
          </w:tcPr>
          <w:p w14:paraId="20FF47A7" w14:textId="77777777" w:rsidR="00DF7844" w:rsidRDefault="00000000">
            <w:pPr>
              <w:spacing w:line="276" w:lineRule="auto"/>
              <w:rPr>
                <w:rFonts w:cs="Arial"/>
              </w:rPr>
            </w:pPr>
          </w:p>
        </w:tc>
      </w:tr>
      <w:tr w:rsidR="00DF7844" w14:paraId="0C32244C" w14:textId="77777777" w:rsidTr="00DF7844">
        <w:trPr>
          <w:jc w:val="center"/>
        </w:trPr>
        <w:tc>
          <w:tcPr>
            <w:tcW w:w="1246" w:type="dxa"/>
            <w:tcBorders>
              <w:top w:val="single" w:sz="4" w:space="0" w:color="auto"/>
              <w:left w:val="single" w:sz="4" w:space="0" w:color="auto"/>
              <w:bottom w:val="single" w:sz="4" w:space="0" w:color="auto"/>
              <w:right w:val="single" w:sz="4" w:space="0" w:color="auto"/>
            </w:tcBorders>
          </w:tcPr>
          <w:p w14:paraId="6F053705" w14:textId="77777777" w:rsidR="00DF7844" w:rsidRDefault="00000000">
            <w:pPr>
              <w:spacing w:after="200" w:line="276" w:lineRule="auto"/>
              <w:rPr>
                <w:rFonts w:cs="Arial"/>
                <w:szCs w:val="22"/>
              </w:rPr>
            </w:pPr>
          </w:p>
        </w:tc>
        <w:tc>
          <w:tcPr>
            <w:tcW w:w="943" w:type="dxa"/>
            <w:tcBorders>
              <w:top w:val="single" w:sz="4" w:space="0" w:color="auto"/>
              <w:left w:val="single" w:sz="4" w:space="0" w:color="auto"/>
              <w:bottom w:val="single" w:sz="4" w:space="0" w:color="auto"/>
              <w:right w:val="single" w:sz="4" w:space="0" w:color="auto"/>
            </w:tcBorders>
            <w:hideMark/>
          </w:tcPr>
          <w:p w14:paraId="361C9D59" w14:textId="77777777" w:rsidR="00DF7844" w:rsidRDefault="00770557">
            <w:pPr>
              <w:spacing w:line="276" w:lineRule="auto"/>
              <w:rPr>
                <w:rFonts w:cs="Arial"/>
              </w:rPr>
            </w:pPr>
            <w:r>
              <w:rPr>
                <w:rFonts w:cs="Arial"/>
              </w:rPr>
              <w:t>NULL</w:t>
            </w:r>
          </w:p>
        </w:tc>
        <w:tc>
          <w:tcPr>
            <w:tcW w:w="922" w:type="dxa"/>
            <w:tcBorders>
              <w:top w:val="single" w:sz="4" w:space="0" w:color="auto"/>
              <w:left w:val="single" w:sz="4" w:space="0" w:color="auto"/>
              <w:bottom w:val="single" w:sz="4" w:space="0" w:color="auto"/>
              <w:right w:val="single" w:sz="4" w:space="0" w:color="auto"/>
            </w:tcBorders>
            <w:hideMark/>
          </w:tcPr>
          <w:p w14:paraId="02CD33C8" w14:textId="77777777" w:rsidR="00DF7844" w:rsidRDefault="00770557">
            <w:pPr>
              <w:spacing w:after="200" w:line="276" w:lineRule="auto"/>
              <w:rPr>
                <w:rFonts w:cs="Arial"/>
                <w:szCs w:val="22"/>
              </w:rPr>
            </w:pPr>
            <w:r>
              <w:rPr>
                <w:rFonts w:cs="Arial"/>
              </w:rPr>
              <w:t>0x0</w:t>
            </w:r>
          </w:p>
        </w:tc>
        <w:tc>
          <w:tcPr>
            <w:tcW w:w="4365" w:type="dxa"/>
            <w:tcBorders>
              <w:top w:val="single" w:sz="4" w:space="0" w:color="auto"/>
              <w:left w:val="single" w:sz="4" w:space="0" w:color="auto"/>
              <w:bottom w:val="single" w:sz="4" w:space="0" w:color="auto"/>
              <w:right w:val="single" w:sz="4" w:space="0" w:color="auto"/>
            </w:tcBorders>
            <w:hideMark/>
          </w:tcPr>
          <w:p w14:paraId="154827F8" w14:textId="77777777" w:rsidR="00DF7844" w:rsidRDefault="00770557">
            <w:pPr>
              <w:spacing w:line="276" w:lineRule="auto"/>
              <w:rPr>
                <w:rFonts w:cs="Arial"/>
              </w:rPr>
            </w:pPr>
            <w:r>
              <w:rPr>
                <w:rFonts w:cs="Arial"/>
                <w:color w:val="000000"/>
              </w:rPr>
              <w:t>Do nothing.</w:t>
            </w:r>
          </w:p>
        </w:tc>
      </w:tr>
      <w:tr w:rsidR="00DF7844" w14:paraId="3E73C97C" w14:textId="77777777" w:rsidTr="00DF7844">
        <w:trPr>
          <w:trHeight w:val="647"/>
          <w:jc w:val="center"/>
        </w:trPr>
        <w:tc>
          <w:tcPr>
            <w:tcW w:w="1246" w:type="dxa"/>
            <w:tcBorders>
              <w:top w:val="single" w:sz="4" w:space="0" w:color="auto"/>
              <w:left w:val="single" w:sz="4" w:space="0" w:color="auto"/>
              <w:bottom w:val="single" w:sz="4" w:space="0" w:color="auto"/>
              <w:right w:val="single" w:sz="4" w:space="0" w:color="auto"/>
            </w:tcBorders>
          </w:tcPr>
          <w:p w14:paraId="7AA741DC" w14:textId="77777777" w:rsidR="00DF7844" w:rsidRDefault="00000000">
            <w:pPr>
              <w:spacing w:after="200" w:line="276" w:lineRule="auto"/>
              <w:rPr>
                <w:rFonts w:cs="Arial"/>
                <w:szCs w:val="22"/>
              </w:rPr>
            </w:pPr>
          </w:p>
        </w:tc>
        <w:tc>
          <w:tcPr>
            <w:tcW w:w="943" w:type="dxa"/>
            <w:tcBorders>
              <w:top w:val="single" w:sz="4" w:space="0" w:color="auto"/>
              <w:left w:val="single" w:sz="4" w:space="0" w:color="auto"/>
              <w:bottom w:val="single" w:sz="4" w:space="0" w:color="auto"/>
              <w:right w:val="single" w:sz="4" w:space="0" w:color="auto"/>
            </w:tcBorders>
            <w:hideMark/>
          </w:tcPr>
          <w:p w14:paraId="7D969558" w14:textId="77777777" w:rsidR="00DF7844" w:rsidRDefault="00000000">
            <w:pPr>
              <w:rPr>
                <w:rFonts w:cs="Arial"/>
                <w:szCs w:val="22"/>
              </w:rPr>
            </w:pPr>
          </w:p>
        </w:tc>
        <w:tc>
          <w:tcPr>
            <w:tcW w:w="922" w:type="dxa"/>
            <w:tcBorders>
              <w:top w:val="single" w:sz="4" w:space="0" w:color="auto"/>
              <w:left w:val="single" w:sz="4" w:space="0" w:color="auto"/>
              <w:bottom w:val="single" w:sz="4" w:space="0" w:color="auto"/>
              <w:right w:val="single" w:sz="4" w:space="0" w:color="auto"/>
            </w:tcBorders>
            <w:hideMark/>
          </w:tcPr>
          <w:p w14:paraId="14EC5E10" w14:textId="77777777" w:rsidR="00DF7844" w:rsidRDefault="00770557">
            <w:pPr>
              <w:spacing w:after="200" w:line="276" w:lineRule="auto"/>
              <w:rPr>
                <w:rFonts w:cs="Arial"/>
              </w:rPr>
            </w:pPr>
            <w:r>
              <w:rPr>
                <w:rFonts w:cs="Arial"/>
              </w:rPr>
              <w:t>0x1</w:t>
            </w:r>
          </w:p>
        </w:tc>
        <w:tc>
          <w:tcPr>
            <w:tcW w:w="4365" w:type="dxa"/>
            <w:tcBorders>
              <w:top w:val="single" w:sz="4" w:space="0" w:color="auto"/>
              <w:left w:val="single" w:sz="4" w:space="0" w:color="auto"/>
              <w:bottom w:val="single" w:sz="4" w:space="0" w:color="auto"/>
              <w:right w:val="single" w:sz="4" w:space="0" w:color="auto"/>
            </w:tcBorders>
            <w:hideMark/>
          </w:tcPr>
          <w:p w14:paraId="4AE1407D" w14:textId="77777777" w:rsidR="00DF7844" w:rsidRDefault="00770557">
            <w:pPr>
              <w:spacing w:line="276" w:lineRule="auto"/>
              <w:rPr>
                <w:rFonts w:cs="Arial"/>
              </w:rPr>
            </w:pPr>
            <w:r>
              <w:rPr>
                <w:rFonts w:cs="Arial"/>
                <w:color w:val="000000"/>
              </w:rPr>
              <w:t>Disable.</w:t>
            </w:r>
          </w:p>
        </w:tc>
      </w:tr>
      <w:tr w:rsidR="00DF7844" w14:paraId="09FC58F2" w14:textId="77777777" w:rsidTr="00DF7844">
        <w:trPr>
          <w:trHeight w:val="350"/>
          <w:jc w:val="center"/>
        </w:trPr>
        <w:tc>
          <w:tcPr>
            <w:tcW w:w="1246" w:type="dxa"/>
            <w:tcBorders>
              <w:top w:val="single" w:sz="4" w:space="0" w:color="auto"/>
              <w:left w:val="single" w:sz="4" w:space="0" w:color="auto"/>
              <w:bottom w:val="single" w:sz="4" w:space="0" w:color="auto"/>
              <w:right w:val="single" w:sz="4" w:space="0" w:color="auto"/>
            </w:tcBorders>
          </w:tcPr>
          <w:p w14:paraId="7B057E39" w14:textId="77777777" w:rsidR="00DF7844" w:rsidRDefault="00000000">
            <w:pPr>
              <w:spacing w:after="200" w:line="276" w:lineRule="auto"/>
              <w:rPr>
                <w:rFonts w:cs="Arial"/>
                <w:szCs w:val="22"/>
              </w:rPr>
            </w:pPr>
          </w:p>
        </w:tc>
        <w:tc>
          <w:tcPr>
            <w:tcW w:w="943" w:type="dxa"/>
            <w:tcBorders>
              <w:top w:val="single" w:sz="4" w:space="0" w:color="auto"/>
              <w:left w:val="single" w:sz="4" w:space="0" w:color="auto"/>
              <w:bottom w:val="single" w:sz="4" w:space="0" w:color="auto"/>
              <w:right w:val="single" w:sz="4" w:space="0" w:color="auto"/>
            </w:tcBorders>
            <w:hideMark/>
          </w:tcPr>
          <w:p w14:paraId="1CC84B4B" w14:textId="77777777" w:rsidR="00DF7844" w:rsidRDefault="00000000">
            <w:pPr>
              <w:rPr>
                <w:rFonts w:cs="Arial"/>
                <w:szCs w:val="22"/>
              </w:rPr>
            </w:pPr>
          </w:p>
        </w:tc>
        <w:tc>
          <w:tcPr>
            <w:tcW w:w="922" w:type="dxa"/>
            <w:tcBorders>
              <w:top w:val="single" w:sz="4" w:space="0" w:color="auto"/>
              <w:left w:val="single" w:sz="4" w:space="0" w:color="auto"/>
              <w:bottom w:val="single" w:sz="4" w:space="0" w:color="auto"/>
              <w:right w:val="single" w:sz="4" w:space="0" w:color="auto"/>
            </w:tcBorders>
            <w:hideMark/>
          </w:tcPr>
          <w:p w14:paraId="4AFD3604" w14:textId="77777777" w:rsidR="00DF7844" w:rsidRDefault="00770557">
            <w:pPr>
              <w:spacing w:after="200" w:line="276" w:lineRule="auto"/>
              <w:rPr>
                <w:rFonts w:cs="Arial"/>
              </w:rPr>
            </w:pPr>
            <w:r>
              <w:rPr>
                <w:rFonts w:cs="Arial"/>
              </w:rPr>
              <w:t>0x2</w:t>
            </w:r>
          </w:p>
        </w:tc>
        <w:tc>
          <w:tcPr>
            <w:tcW w:w="4365" w:type="dxa"/>
            <w:tcBorders>
              <w:top w:val="single" w:sz="4" w:space="0" w:color="auto"/>
              <w:left w:val="single" w:sz="4" w:space="0" w:color="auto"/>
              <w:bottom w:val="single" w:sz="4" w:space="0" w:color="auto"/>
              <w:right w:val="single" w:sz="4" w:space="0" w:color="auto"/>
            </w:tcBorders>
            <w:hideMark/>
          </w:tcPr>
          <w:p w14:paraId="6F0E1303" w14:textId="77777777" w:rsidR="00DF7844" w:rsidRDefault="00770557">
            <w:pPr>
              <w:spacing w:line="276" w:lineRule="auto"/>
              <w:rPr>
                <w:rFonts w:cs="Arial"/>
              </w:rPr>
            </w:pPr>
            <w:r>
              <w:rPr>
                <w:rFonts w:cs="Arial"/>
                <w:color w:val="000000"/>
              </w:rPr>
              <w:t>Enable.</w:t>
            </w:r>
          </w:p>
        </w:tc>
      </w:tr>
      <w:tr w:rsidR="00DF7844" w14:paraId="47B4C37E" w14:textId="77777777" w:rsidTr="00DF7844">
        <w:trPr>
          <w:trHeight w:val="350"/>
          <w:jc w:val="center"/>
        </w:trPr>
        <w:tc>
          <w:tcPr>
            <w:tcW w:w="1246" w:type="dxa"/>
            <w:tcBorders>
              <w:top w:val="single" w:sz="4" w:space="0" w:color="auto"/>
              <w:left w:val="single" w:sz="4" w:space="0" w:color="auto"/>
              <w:bottom w:val="single" w:sz="4" w:space="0" w:color="auto"/>
              <w:right w:val="single" w:sz="4" w:space="0" w:color="auto"/>
            </w:tcBorders>
          </w:tcPr>
          <w:p w14:paraId="30ED0352" w14:textId="77777777" w:rsidR="00DF7844" w:rsidRDefault="00000000">
            <w:pPr>
              <w:spacing w:after="200" w:line="276" w:lineRule="auto"/>
              <w:rPr>
                <w:rFonts w:cs="Arial"/>
                <w:szCs w:val="22"/>
              </w:rPr>
            </w:pPr>
          </w:p>
        </w:tc>
        <w:tc>
          <w:tcPr>
            <w:tcW w:w="943" w:type="dxa"/>
            <w:tcBorders>
              <w:top w:val="single" w:sz="4" w:space="0" w:color="auto"/>
              <w:left w:val="single" w:sz="4" w:space="0" w:color="auto"/>
              <w:bottom w:val="single" w:sz="4" w:space="0" w:color="auto"/>
              <w:right w:val="single" w:sz="4" w:space="0" w:color="auto"/>
            </w:tcBorders>
          </w:tcPr>
          <w:p w14:paraId="0FA53E9A" w14:textId="77777777" w:rsidR="00DF7844" w:rsidRDefault="00000000">
            <w:pPr>
              <w:spacing w:line="276" w:lineRule="auto"/>
              <w:rPr>
                <w:rFonts w:cs="Arial"/>
              </w:rPr>
            </w:pPr>
          </w:p>
        </w:tc>
        <w:tc>
          <w:tcPr>
            <w:tcW w:w="922" w:type="dxa"/>
            <w:tcBorders>
              <w:top w:val="single" w:sz="4" w:space="0" w:color="auto"/>
              <w:left w:val="single" w:sz="4" w:space="0" w:color="auto"/>
              <w:bottom w:val="single" w:sz="4" w:space="0" w:color="auto"/>
              <w:right w:val="single" w:sz="4" w:space="0" w:color="auto"/>
            </w:tcBorders>
            <w:hideMark/>
          </w:tcPr>
          <w:p w14:paraId="515F5D4E" w14:textId="77777777" w:rsidR="00DF7844" w:rsidRDefault="00770557">
            <w:pPr>
              <w:spacing w:after="200" w:line="276" w:lineRule="auto"/>
              <w:rPr>
                <w:rFonts w:cs="Arial"/>
              </w:rPr>
            </w:pPr>
            <w:r>
              <w:rPr>
                <w:rFonts w:cs="Arial"/>
              </w:rPr>
              <w:t>0x3</w:t>
            </w:r>
          </w:p>
        </w:tc>
        <w:tc>
          <w:tcPr>
            <w:tcW w:w="4365" w:type="dxa"/>
            <w:tcBorders>
              <w:top w:val="single" w:sz="4" w:space="0" w:color="auto"/>
              <w:left w:val="single" w:sz="4" w:space="0" w:color="auto"/>
              <w:bottom w:val="single" w:sz="4" w:space="0" w:color="auto"/>
              <w:right w:val="single" w:sz="4" w:space="0" w:color="auto"/>
            </w:tcBorders>
            <w:hideMark/>
          </w:tcPr>
          <w:p w14:paraId="528B5E7D" w14:textId="77777777" w:rsidR="00DF7844" w:rsidRDefault="00770557">
            <w:pPr>
              <w:spacing w:line="276" w:lineRule="auto"/>
              <w:rPr>
                <w:rFonts w:cs="Arial"/>
                <w:color w:val="000000"/>
              </w:rPr>
            </w:pPr>
            <w:r>
              <w:rPr>
                <w:rFonts w:cs="Arial"/>
                <w:color w:val="000000"/>
              </w:rPr>
              <w:t xml:space="preserve">Not Used. </w:t>
            </w:r>
          </w:p>
        </w:tc>
      </w:tr>
    </w:tbl>
    <w:p w14:paraId="7CBC89B1" w14:textId="77777777" w:rsidR="00DF7844" w:rsidRDefault="00000000" w:rsidP="00500605"/>
    <w:p w14:paraId="67FB5218" w14:textId="77777777" w:rsidR="00406F39" w:rsidRDefault="00770557" w:rsidP="00E52CBB">
      <w:pPr>
        <w:pStyle w:val="Heading3"/>
      </w:pPr>
      <w:bookmarkStart w:id="22" w:name="_Toc100050026"/>
      <w:r w:rsidRPr="00B9479B">
        <w:t>MD-REQ-411949/A-CTASVRq</w:t>
      </w:r>
      <w:bookmarkEnd w:id="22"/>
    </w:p>
    <w:p w14:paraId="2F895A3B" w14:textId="77777777" w:rsidR="00500605" w:rsidRDefault="00770557" w:rsidP="00500605">
      <w:r>
        <w:t xml:space="preserve">CTASVRq: This signal is sent from the client to the server to request CTA Split View to become enabled or disabled. </w:t>
      </w:r>
    </w:p>
    <w:p w14:paraId="43575868" w14:textId="77777777" w:rsidR="00AA7BDC" w:rsidRDefault="00000000" w:rsidP="00500605"/>
    <w:tbl>
      <w:tblPr>
        <w:tblStyle w:val="TableGrid"/>
        <w:tblW w:w="0" w:type="auto"/>
        <w:jc w:val="center"/>
        <w:tblLook w:val="04A0" w:firstRow="1" w:lastRow="0" w:firstColumn="1" w:lastColumn="0" w:noHBand="0" w:noVBand="1"/>
      </w:tblPr>
      <w:tblGrid>
        <w:gridCol w:w="4675"/>
        <w:gridCol w:w="4675"/>
      </w:tblGrid>
      <w:tr w:rsidR="00AA7BDC" w14:paraId="28E96E91" w14:textId="77777777" w:rsidTr="00E52CBB">
        <w:trPr>
          <w:jc w:val="center"/>
        </w:trPr>
        <w:tc>
          <w:tcPr>
            <w:tcW w:w="4675" w:type="dxa"/>
          </w:tcPr>
          <w:p w14:paraId="08E778DC" w14:textId="77777777" w:rsidR="00AA7BDC" w:rsidRDefault="00770557" w:rsidP="00500605">
            <w:r>
              <w:t>Signal Parameter</w:t>
            </w:r>
          </w:p>
        </w:tc>
        <w:tc>
          <w:tcPr>
            <w:tcW w:w="4675" w:type="dxa"/>
          </w:tcPr>
          <w:p w14:paraId="331432B1" w14:textId="77777777" w:rsidR="00AA7BDC" w:rsidRDefault="00770557" w:rsidP="00500605">
            <w:r>
              <w:t>Parameter Comment</w:t>
            </w:r>
          </w:p>
        </w:tc>
      </w:tr>
      <w:tr w:rsidR="00AA7BDC" w14:paraId="64A1C3AF" w14:textId="77777777" w:rsidTr="00E52CBB">
        <w:trPr>
          <w:jc w:val="center"/>
        </w:trPr>
        <w:tc>
          <w:tcPr>
            <w:tcW w:w="4675" w:type="dxa"/>
          </w:tcPr>
          <w:p w14:paraId="1E438858" w14:textId="77777777" w:rsidR="00AA7BDC" w:rsidRDefault="00770557" w:rsidP="00500605">
            <w:r>
              <w:t>0x0</w:t>
            </w:r>
          </w:p>
        </w:tc>
        <w:tc>
          <w:tcPr>
            <w:tcW w:w="4675" w:type="dxa"/>
          </w:tcPr>
          <w:p w14:paraId="1FD25F61" w14:textId="77777777" w:rsidR="00AA7BDC" w:rsidRDefault="00770557" w:rsidP="00500605">
            <w:r>
              <w:t>Null</w:t>
            </w:r>
          </w:p>
        </w:tc>
      </w:tr>
      <w:tr w:rsidR="00AA7BDC" w14:paraId="71BE8CEB" w14:textId="77777777" w:rsidTr="00E52CBB">
        <w:trPr>
          <w:jc w:val="center"/>
        </w:trPr>
        <w:tc>
          <w:tcPr>
            <w:tcW w:w="4675" w:type="dxa"/>
          </w:tcPr>
          <w:p w14:paraId="2CDCFA4D" w14:textId="77777777" w:rsidR="00AA7BDC" w:rsidRDefault="00770557" w:rsidP="00500605">
            <w:r>
              <w:t>0x1</w:t>
            </w:r>
          </w:p>
        </w:tc>
        <w:tc>
          <w:tcPr>
            <w:tcW w:w="4675" w:type="dxa"/>
          </w:tcPr>
          <w:p w14:paraId="347B1AC3" w14:textId="77777777" w:rsidR="00AA7BDC" w:rsidRDefault="00770557" w:rsidP="00500605">
            <w:r>
              <w:t>Disabled</w:t>
            </w:r>
          </w:p>
        </w:tc>
      </w:tr>
      <w:tr w:rsidR="00AA7BDC" w14:paraId="54C2394D" w14:textId="77777777" w:rsidTr="00E52CBB">
        <w:trPr>
          <w:jc w:val="center"/>
        </w:trPr>
        <w:tc>
          <w:tcPr>
            <w:tcW w:w="4675" w:type="dxa"/>
          </w:tcPr>
          <w:p w14:paraId="36310AA8" w14:textId="77777777" w:rsidR="00AA7BDC" w:rsidRDefault="00770557" w:rsidP="00500605">
            <w:r>
              <w:t>0x2</w:t>
            </w:r>
          </w:p>
        </w:tc>
        <w:tc>
          <w:tcPr>
            <w:tcW w:w="4675" w:type="dxa"/>
          </w:tcPr>
          <w:p w14:paraId="1272AF78" w14:textId="77777777" w:rsidR="00AA7BDC" w:rsidRDefault="00770557" w:rsidP="00500605">
            <w:r>
              <w:t>Ignore this value</w:t>
            </w:r>
          </w:p>
        </w:tc>
      </w:tr>
      <w:tr w:rsidR="00AA7BDC" w14:paraId="0C8BEE3B" w14:textId="77777777" w:rsidTr="00E52CBB">
        <w:trPr>
          <w:jc w:val="center"/>
        </w:trPr>
        <w:tc>
          <w:tcPr>
            <w:tcW w:w="4675" w:type="dxa"/>
          </w:tcPr>
          <w:p w14:paraId="3A1D2D58" w14:textId="77777777" w:rsidR="00AA7BDC" w:rsidRDefault="00770557" w:rsidP="00500605">
            <w:r>
              <w:t>0x3</w:t>
            </w:r>
          </w:p>
        </w:tc>
        <w:tc>
          <w:tcPr>
            <w:tcW w:w="4675" w:type="dxa"/>
          </w:tcPr>
          <w:p w14:paraId="0C6151CD" w14:textId="77777777" w:rsidR="00AA7BDC" w:rsidRDefault="00770557" w:rsidP="00500605">
            <w:r>
              <w:t>Enabled Full</w:t>
            </w:r>
          </w:p>
        </w:tc>
      </w:tr>
    </w:tbl>
    <w:p w14:paraId="6F3F0F38" w14:textId="212899BB" w:rsidR="00AA7BDC" w:rsidRDefault="00000000" w:rsidP="00500605"/>
    <w:p w14:paraId="2D9E6E41" w14:textId="31F88CDB" w:rsidR="00570795" w:rsidRDefault="00570795" w:rsidP="00500605"/>
    <w:p w14:paraId="27406DD9" w14:textId="00A2BB74" w:rsidR="00570795" w:rsidRDefault="00570795" w:rsidP="00500605"/>
    <w:p w14:paraId="7DFE0237" w14:textId="0E296849" w:rsidR="00570795" w:rsidRDefault="00570795" w:rsidP="00500605"/>
    <w:p w14:paraId="65926D0B" w14:textId="5BC1F26B" w:rsidR="00570795" w:rsidRDefault="00570795" w:rsidP="00500605"/>
    <w:p w14:paraId="3A7DDA0C" w14:textId="4FA22F3F" w:rsidR="00570795" w:rsidRDefault="00570795" w:rsidP="00500605"/>
    <w:p w14:paraId="1BFB68F8" w14:textId="2A545EA6" w:rsidR="00570795" w:rsidRDefault="00570795" w:rsidP="00500605"/>
    <w:p w14:paraId="01BFDAE7" w14:textId="77777777" w:rsidR="00570795" w:rsidRDefault="00570795" w:rsidP="00500605"/>
    <w:p w14:paraId="6137C39D" w14:textId="77777777" w:rsidR="00406F39" w:rsidRDefault="00770557" w:rsidP="00E52CBB">
      <w:pPr>
        <w:pStyle w:val="Heading2"/>
      </w:pPr>
      <w:bookmarkStart w:id="23" w:name="_Toc100050027"/>
      <w:r w:rsidRPr="00B9479B">
        <w:t>CAMERA-IIR-REQ-412759/B-Camera Client Rx</w:t>
      </w:r>
      <w:bookmarkEnd w:id="23"/>
    </w:p>
    <w:p w14:paraId="33584A02" w14:textId="77777777" w:rsidR="00500605" w:rsidRDefault="00000000" w:rsidP="00500605"/>
    <w:p w14:paraId="5D1BFEC0" w14:textId="77777777" w:rsidR="00406F39" w:rsidRDefault="00770557" w:rsidP="00E52CBB">
      <w:pPr>
        <w:pStyle w:val="Heading3"/>
      </w:pPr>
      <w:bookmarkStart w:id="24" w:name="_Toc100050028"/>
      <w:r w:rsidRPr="00B9479B">
        <w:t>MD-REQ-410095/A-LTviewSt</w:t>
      </w:r>
      <w:bookmarkEnd w:id="24"/>
    </w:p>
    <w:p w14:paraId="1608E54B" w14:textId="77777777" w:rsidR="00500605" w:rsidRDefault="00770557" w:rsidP="00500605">
      <w:r w:rsidRPr="00F33FCB">
        <w:t>LTviewSt</w:t>
      </w:r>
      <w:r>
        <w:t xml:space="preserve">: This signal is sent form the server to the client to indicate the state of Turn Signal view function. </w:t>
      </w:r>
    </w:p>
    <w:p w14:paraId="6E51240B" w14:textId="791999FB" w:rsidR="00F33FCB" w:rsidRDefault="00000000" w:rsidP="00500605"/>
    <w:p w14:paraId="66352DBD" w14:textId="77777777" w:rsidR="00570795" w:rsidRDefault="00570795" w:rsidP="00500605"/>
    <w:tbl>
      <w:tblPr>
        <w:tblStyle w:val="TableGrid"/>
        <w:tblW w:w="0" w:type="auto"/>
        <w:jc w:val="center"/>
        <w:tblLook w:val="04A0" w:firstRow="1" w:lastRow="0" w:firstColumn="1" w:lastColumn="0" w:noHBand="0" w:noVBand="1"/>
      </w:tblPr>
      <w:tblGrid>
        <w:gridCol w:w="1255"/>
        <w:gridCol w:w="2070"/>
        <w:gridCol w:w="1620"/>
        <w:gridCol w:w="4405"/>
      </w:tblGrid>
      <w:tr w:rsidR="00F33FCB" w14:paraId="3FA87394" w14:textId="77777777" w:rsidTr="00E52CBB">
        <w:trPr>
          <w:jc w:val="center"/>
        </w:trPr>
        <w:tc>
          <w:tcPr>
            <w:tcW w:w="1255" w:type="dxa"/>
            <w:shd w:val="clear" w:color="auto" w:fill="DBE5F1" w:themeFill="accent1" w:themeFillTint="33"/>
          </w:tcPr>
          <w:p w14:paraId="39E0A3DF" w14:textId="77777777" w:rsidR="00F33FCB" w:rsidRDefault="00770557" w:rsidP="00500605">
            <w:r w:rsidRPr="00F33FCB">
              <w:t>LTviewSt</w:t>
            </w:r>
          </w:p>
        </w:tc>
        <w:tc>
          <w:tcPr>
            <w:tcW w:w="2070" w:type="dxa"/>
            <w:shd w:val="clear" w:color="auto" w:fill="DBE5F1" w:themeFill="accent1" w:themeFillTint="33"/>
          </w:tcPr>
          <w:p w14:paraId="79FB6ECF" w14:textId="77777777" w:rsidR="00F33FCB" w:rsidRDefault="00770557" w:rsidP="00500605">
            <w:r>
              <w:t>Literals</w:t>
            </w:r>
          </w:p>
        </w:tc>
        <w:tc>
          <w:tcPr>
            <w:tcW w:w="1620" w:type="dxa"/>
            <w:shd w:val="clear" w:color="auto" w:fill="DBE5F1" w:themeFill="accent1" w:themeFillTint="33"/>
          </w:tcPr>
          <w:p w14:paraId="3DD7025F" w14:textId="77777777" w:rsidR="00F33FCB" w:rsidRDefault="00770557" w:rsidP="00500605">
            <w:r>
              <w:t>Parameters</w:t>
            </w:r>
          </w:p>
        </w:tc>
        <w:tc>
          <w:tcPr>
            <w:tcW w:w="4405" w:type="dxa"/>
            <w:shd w:val="clear" w:color="auto" w:fill="DBE5F1" w:themeFill="accent1" w:themeFillTint="33"/>
          </w:tcPr>
          <w:p w14:paraId="7C82C40F" w14:textId="77777777" w:rsidR="00F33FCB" w:rsidRDefault="00770557" w:rsidP="00500605">
            <w:r>
              <w:t>Description</w:t>
            </w:r>
          </w:p>
        </w:tc>
      </w:tr>
      <w:tr w:rsidR="00F33FCB" w14:paraId="489B1671" w14:textId="77777777" w:rsidTr="00E52CBB">
        <w:trPr>
          <w:jc w:val="center"/>
        </w:trPr>
        <w:tc>
          <w:tcPr>
            <w:tcW w:w="1255" w:type="dxa"/>
          </w:tcPr>
          <w:p w14:paraId="3C66BF9F" w14:textId="77777777" w:rsidR="00F33FCB" w:rsidRDefault="00000000" w:rsidP="00500605"/>
        </w:tc>
        <w:tc>
          <w:tcPr>
            <w:tcW w:w="2070" w:type="dxa"/>
          </w:tcPr>
          <w:p w14:paraId="4CD1FBD8" w14:textId="77777777" w:rsidR="00F33FCB" w:rsidRDefault="00770557" w:rsidP="00500605">
            <w:r>
              <w:t>Null</w:t>
            </w:r>
          </w:p>
        </w:tc>
        <w:tc>
          <w:tcPr>
            <w:tcW w:w="1620" w:type="dxa"/>
          </w:tcPr>
          <w:p w14:paraId="2EB77971" w14:textId="77777777" w:rsidR="00F33FCB" w:rsidRDefault="00770557" w:rsidP="00500605">
            <w:r>
              <w:t>0x0</w:t>
            </w:r>
          </w:p>
        </w:tc>
        <w:tc>
          <w:tcPr>
            <w:tcW w:w="4405" w:type="dxa"/>
          </w:tcPr>
          <w:p w14:paraId="4FBAB413" w14:textId="77777777" w:rsidR="00F33FCB" w:rsidRDefault="00770557" w:rsidP="00500605">
            <w:r>
              <w:t>Do nothing</w:t>
            </w:r>
          </w:p>
        </w:tc>
      </w:tr>
      <w:tr w:rsidR="00F33FCB" w14:paraId="0CE64B7E" w14:textId="77777777" w:rsidTr="00E52CBB">
        <w:trPr>
          <w:jc w:val="center"/>
        </w:trPr>
        <w:tc>
          <w:tcPr>
            <w:tcW w:w="1255" w:type="dxa"/>
          </w:tcPr>
          <w:p w14:paraId="00B8C937" w14:textId="77777777" w:rsidR="00F33FCB" w:rsidRDefault="00000000" w:rsidP="00500605"/>
        </w:tc>
        <w:tc>
          <w:tcPr>
            <w:tcW w:w="2070" w:type="dxa"/>
          </w:tcPr>
          <w:p w14:paraId="4C0C067E" w14:textId="77777777" w:rsidR="00F33FCB" w:rsidRDefault="00770557" w:rsidP="00500605">
            <w:r>
              <w:t>Disabled</w:t>
            </w:r>
          </w:p>
        </w:tc>
        <w:tc>
          <w:tcPr>
            <w:tcW w:w="1620" w:type="dxa"/>
          </w:tcPr>
          <w:p w14:paraId="0461DC81" w14:textId="77777777" w:rsidR="00F33FCB" w:rsidRDefault="00770557" w:rsidP="00500605">
            <w:r>
              <w:t>0x1</w:t>
            </w:r>
          </w:p>
        </w:tc>
        <w:tc>
          <w:tcPr>
            <w:tcW w:w="4405" w:type="dxa"/>
          </w:tcPr>
          <w:p w14:paraId="3954FFCE" w14:textId="77777777" w:rsidR="00F33FCB" w:rsidRDefault="00770557" w:rsidP="00500605">
            <w:r>
              <w:t>TSV is disabled</w:t>
            </w:r>
          </w:p>
        </w:tc>
      </w:tr>
      <w:tr w:rsidR="00F33FCB" w14:paraId="0E85D645" w14:textId="77777777" w:rsidTr="00E52CBB">
        <w:trPr>
          <w:jc w:val="center"/>
        </w:trPr>
        <w:tc>
          <w:tcPr>
            <w:tcW w:w="1255" w:type="dxa"/>
          </w:tcPr>
          <w:p w14:paraId="79EAE973" w14:textId="77777777" w:rsidR="00F33FCB" w:rsidRDefault="00000000" w:rsidP="00500605"/>
        </w:tc>
        <w:tc>
          <w:tcPr>
            <w:tcW w:w="2070" w:type="dxa"/>
          </w:tcPr>
          <w:p w14:paraId="440AE853" w14:textId="77777777" w:rsidR="00F33FCB" w:rsidRDefault="00770557" w:rsidP="00500605">
            <w:r>
              <w:t>Enabled</w:t>
            </w:r>
          </w:p>
        </w:tc>
        <w:tc>
          <w:tcPr>
            <w:tcW w:w="1620" w:type="dxa"/>
          </w:tcPr>
          <w:p w14:paraId="717F8241" w14:textId="77777777" w:rsidR="00F33FCB" w:rsidRDefault="00770557" w:rsidP="00500605">
            <w:r>
              <w:t>0x2</w:t>
            </w:r>
          </w:p>
        </w:tc>
        <w:tc>
          <w:tcPr>
            <w:tcW w:w="4405" w:type="dxa"/>
          </w:tcPr>
          <w:p w14:paraId="43B4EA1B" w14:textId="77777777" w:rsidR="00F33FCB" w:rsidRDefault="00770557" w:rsidP="00500605">
            <w:r>
              <w:t>TSV is enabled</w:t>
            </w:r>
          </w:p>
        </w:tc>
      </w:tr>
      <w:tr w:rsidR="00F33FCB" w14:paraId="2198AF78" w14:textId="77777777" w:rsidTr="00E52CBB">
        <w:trPr>
          <w:jc w:val="center"/>
        </w:trPr>
        <w:tc>
          <w:tcPr>
            <w:tcW w:w="1255" w:type="dxa"/>
          </w:tcPr>
          <w:p w14:paraId="3F79BAFB" w14:textId="77777777" w:rsidR="00F33FCB" w:rsidRDefault="00000000" w:rsidP="00500605"/>
        </w:tc>
        <w:tc>
          <w:tcPr>
            <w:tcW w:w="2070" w:type="dxa"/>
          </w:tcPr>
          <w:p w14:paraId="3C070594" w14:textId="77777777" w:rsidR="00F33FCB" w:rsidRDefault="00770557" w:rsidP="00500605">
            <w:r>
              <w:t>Not Configured</w:t>
            </w:r>
          </w:p>
        </w:tc>
        <w:tc>
          <w:tcPr>
            <w:tcW w:w="1620" w:type="dxa"/>
          </w:tcPr>
          <w:p w14:paraId="746DC2CC" w14:textId="77777777" w:rsidR="00F33FCB" w:rsidRDefault="00770557" w:rsidP="00500605">
            <w:r>
              <w:t>0x3</w:t>
            </w:r>
          </w:p>
        </w:tc>
        <w:tc>
          <w:tcPr>
            <w:tcW w:w="4405" w:type="dxa"/>
          </w:tcPr>
          <w:p w14:paraId="31D7099E" w14:textId="77777777" w:rsidR="00F33FCB" w:rsidRDefault="00770557" w:rsidP="00500605">
            <w:r>
              <w:t>TSV is not configured</w:t>
            </w:r>
          </w:p>
        </w:tc>
      </w:tr>
    </w:tbl>
    <w:p w14:paraId="7990437D" w14:textId="77777777" w:rsidR="00F33FCB" w:rsidRDefault="00000000" w:rsidP="00500605"/>
    <w:p w14:paraId="2E7A1BC1" w14:textId="77777777" w:rsidR="00406F39" w:rsidRDefault="00770557" w:rsidP="00E52CBB">
      <w:pPr>
        <w:pStyle w:val="Heading3"/>
      </w:pPr>
      <w:bookmarkStart w:id="25" w:name="_Toc100050029"/>
      <w:r w:rsidRPr="00B9479B">
        <w:t>MD-REQ-410096/A-LSodLSt</w:t>
      </w:r>
      <w:bookmarkEnd w:id="25"/>
    </w:p>
    <w:p w14:paraId="1D879302" w14:textId="77777777" w:rsidR="005E483F" w:rsidRDefault="00770557" w:rsidP="005E483F">
      <w:r w:rsidRPr="005E483F">
        <w:t>LSodLSt</w:t>
      </w:r>
      <w:r>
        <w:t xml:space="preserve">: This signal is sent form the server to the client to indicate alert status of left side Blis. </w:t>
      </w:r>
    </w:p>
    <w:p w14:paraId="751F69AC" w14:textId="77777777" w:rsidR="005E483F" w:rsidRDefault="00000000" w:rsidP="005E483F"/>
    <w:tbl>
      <w:tblPr>
        <w:tblStyle w:val="TableGrid"/>
        <w:tblW w:w="0" w:type="auto"/>
        <w:jc w:val="center"/>
        <w:tblLook w:val="04A0" w:firstRow="1" w:lastRow="0" w:firstColumn="1" w:lastColumn="0" w:noHBand="0" w:noVBand="1"/>
      </w:tblPr>
      <w:tblGrid>
        <w:gridCol w:w="1255"/>
        <w:gridCol w:w="2070"/>
        <w:gridCol w:w="1620"/>
        <w:gridCol w:w="4405"/>
      </w:tblGrid>
      <w:tr w:rsidR="005E483F" w14:paraId="0D0BA044" w14:textId="77777777" w:rsidTr="00E52CBB">
        <w:trPr>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hideMark/>
          </w:tcPr>
          <w:p w14:paraId="5125E34B" w14:textId="77777777" w:rsidR="005E483F" w:rsidRDefault="00770557">
            <w:r w:rsidRPr="005E483F">
              <w:t>LSodLSt</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hideMark/>
          </w:tcPr>
          <w:p w14:paraId="358D9F2B" w14:textId="77777777" w:rsidR="005E483F" w:rsidRDefault="00770557">
            <w:r>
              <w:t>Literals</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hideMark/>
          </w:tcPr>
          <w:p w14:paraId="1520162E" w14:textId="77777777" w:rsidR="005E483F" w:rsidRDefault="00770557">
            <w:r>
              <w:t>Parameters</w:t>
            </w:r>
          </w:p>
        </w:tc>
        <w:tc>
          <w:tcPr>
            <w:tcW w:w="4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hideMark/>
          </w:tcPr>
          <w:p w14:paraId="0AFFA939" w14:textId="77777777" w:rsidR="005E483F" w:rsidRDefault="00770557">
            <w:r>
              <w:t>Description</w:t>
            </w:r>
          </w:p>
        </w:tc>
      </w:tr>
      <w:tr w:rsidR="005E483F" w14:paraId="4E565A2A" w14:textId="77777777" w:rsidTr="00E52CBB">
        <w:trPr>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0FF8CB" w14:textId="77777777" w:rsidR="005E483F" w:rsidRDefault="00000000"/>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C83E0B" w14:textId="77777777" w:rsidR="005E483F" w:rsidRDefault="00770557">
            <w:r>
              <w:t>Lamp Off</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0EB9C" w14:textId="77777777" w:rsidR="005E483F" w:rsidRDefault="00770557">
            <w:r>
              <w:t>0x0</w:t>
            </w:r>
          </w:p>
        </w:tc>
        <w:tc>
          <w:tcPr>
            <w:tcW w:w="44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5BA1AD" w14:textId="77777777" w:rsidR="005E483F" w:rsidRDefault="00000000"/>
        </w:tc>
      </w:tr>
      <w:tr w:rsidR="005E483F" w14:paraId="466446E0" w14:textId="77777777" w:rsidTr="00E52CBB">
        <w:trPr>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CDE1CF" w14:textId="77777777" w:rsidR="005E483F" w:rsidRDefault="00000000"/>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5CB943" w14:textId="77777777" w:rsidR="005E483F" w:rsidRDefault="00770557">
            <w:r>
              <w:t>Lamp On</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3C0ADF" w14:textId="77777777" w:rsidR="005E483F" w:rsidRDefault="00770557">
            <w:r>
              <w:t>0x1</w:t>
            </w:r>
          </w:p>
        </w:tc>
        <w:tc>
          <w:tcPr>
            <w:tcW w:w="44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79C415" w14:textId="77777777" w:rsidR="005E483F" w:rsidRDefault="00000000"/>
        </w:tc>
      </w:tr>
      <w:tr w:rsidR="005E483F" w14:paraId="50F16BDE" w14:textId="77777777" w:rsidTr="00E52CBB">
        <w:trPr>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FFD2C6" w14:textId="77777777" w:rsidR="005E483F" w:rsidRDefault="00000000"/>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45AFC6" w14:textId="77777777" w:rsidR="005E483F" w:rsidRDefault="00770557">
            <w:r>
              <w:t>Flash</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752175" w14:textId="77777777" w:rsidR="005E483F" w:rsidRDefault="00770557">
            <w:r>
              <w:t>0x2</w:t>
            </w:r>
          </w:p>
        </w:tc>
        <w:tc>
          <w:tcPr>
            <w:tcW w:w="44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91803D" w14:textId="77777777" w:rsidR="005E483F" w:rsidRDefault="00000000"/>
        </w:tc>
      </w:tr>
      <w:tr w:rsidR="005E483F" w14:paraId="58D01B63" w14:textId="77777777" w:rsidTr="00E52CBB">
        <w:trPr>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C3F6F8" w14:textId="77777777" w:rsidR="005E483F" w:rsidRDefault="00000000"/>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66155" w14:textId="77777777" w:rsidR="005E483F" w:rsidRDefault="00770557">
            <w:r w:rsidRPr="005E483F">
              <w:t>Bulb proveout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0E088" w14:textId="77777777" w:rsidR="005E483F" w:rsidRDefault="00770557">
            <w:r>
              <w:t>0x3</w:t>
            </w:r>
          </w:p>
        </w:tc>
        <w:tc>
          <w:tcPr>
            <w:tcW w:w="44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2958D" w14:textId="77777777" w:rsidR="005E483F" w:rsidRDefault="00000000"/>
        </w:tc>
      </w:tr>
    </w:tbl>
    <w:p w14:paraId="1568AC6C" w14:textId="77777777" w:rsidR="00500605" w:rsidRDefault="00000000" w:rsidP="00500605"/>
    <w:p w14:paraId="6BAB7616" w14:textId="77777777" w:rsidR="00406F39" w:rsidRDefault="00770557" w:rsidP="00E52CBB">
      <w:pPr>
        <w:pStyle w:val="Heading3"/>
      </w:pPr>
      <w:bookmarkStart w:id="26" w:name="_Toc100050030"/>
      <w:r w:rsidRPr="00B9479B">
        <w:t>MD-REQ-410097/A-LSodRSt</w:t>
      </w:r>
      <w:bookmarkEnd w:id="26"/>
    </w:p>
    <w:p w14:paraId="2BDE1571" w14:textId="77777777" w:rsidR="006B2185" w:rsidRDefault="00770557" w:rsidP="006B2185">
      <w:r w:rsidRPr="006B2185">
        <w:t>LSodRSt</w:t>
      </w:r>
      <w:r>
        <w:t xml:space="preserve">: This signal is sent form the server to the client to indicate alert status of right side Blis. </w:t>
      </w:r>
    </w:p>
    <w:p w14:paraId="01E955D0" w14:textId="77777777" w:rsidR="006B2185" w:rsidRDefault="00000000" w:rsidP="006B2185"/>
    <w:tbl>
      <w:tblPr>
        <w:tblStyle w:val="TableGrid"/>
        <w:tblW w:w="0" w:type="auto"/>
        <w:jc w:val="center"/>
        <w:tblLook w:val="04A0" w:firstRow="1" w:lastRow="0" w:firstColumn="1" w:lastColumn="0" w:noHBand="0" w:noVBand="1"/>
      </w:tblPr>
      <w:tblGrid>
        <w:gridCol w:w="1255"/>
        <w:gridCol w:w="2070"/>
        <w:gridCol w:w="1620"/>
        <w:gridCol w:w="4405"/>
      </w:tblGrid>
      <w:tr w:rsidR="006B2185" w14:paraId="5C915E97" w14:textId="77777777" w:rsidTr="00E52CBB">
        <w:trPr>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hideMark/>
          </w:tcPr>
          <w:p w14:paraId="6F8DC428" w14:textId="77777777" w:rsidR="006B2185" w:rsidRDefault="00770557">
            <w:r w:rsidRPr="006B2185">
              <w:t>LSodRSt</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hideMark/>
          </w:tcPr>
          <w:p w14:paraId="2CAB2A32" w14:textId="77777777" w:rsidR="006B2185" w:rsidRDefault="00770557">
            <w:r>
              <w:t>Literals</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hideMark/>
          </w:tcPr>
          <w:p w14:paraId="3D7E8DB7" w14:textId="77777777" w:rsidR="006B2185" w:rsidRDefault="00770557">
            <w:r>
              <w:t>Parameters</w:t>
            </w:r>
          </w:p>
        </w:tc>
        <w:tc>
          <w:tcPr>
            <w:tcW w:w="4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hideMark/>
          </w:tcPr>
          <w:p w14:paraId="3B0F7F3F" w14:textId="77777777" w:rsidR="006B2185" w:rsidRDefault="00770557">
            <w:r>
              <w:t>Description</w:t>
            </w:r>
          </w:p>
        </w:tc>
      </w:tr>
      <w:tr w:rsidR="006B2185" w14:paraId="0A4E571A" w14:textId="77777777" w:rsidTr="00E52CBB">
        <w:trPr>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E6A45E" w14:textId="77777777" w:rsidR="006B2185" w:rsidRDefault="00000000"/>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C77FF" w14:textId="77777777" w:rsidR="006B2185" w:rsidRDefault="00770557">
            <w:r>
              <w:t>Lamp Off</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D46746" w14:textId="77777777" w:rsidR="006B2185" w:rsidRDefault="00770557">
            <w:r>
              <w:t>0x0</w:t>
            </w:r>
          </w:p>
        </w:tc>
        <w:tc>
          <w:tcPr>
            <w:tcW w:w="44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AC902" w14:textId="77777777" w:rsidR="006B2185" w:rsidRDefault="00000000"/>
        </w:tc>
      </w:tr>
      <w:tr w:rsidR="006B2185" w14:paraId="69E972AA" w14:textId="77777777" w:rsidTr="00E52CBB">
        <w:trPr>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704035" w14:textId="77777777" w:rsidR="006B2185" w:rsidRDefault="00000000"/>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C2132" w14:textId="77777777" w:rsidR="006B2185" w:rsidRDefault="00770557">
            <w:r>
              <w:t>Lamp On</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26364" w14:textId="77777777" w:rsidR="006B2185" w:rsidRDefault="00770557">
            <w:r>
              <w:t>0x1</w:t>
            </w:r>
          </w:p>
        </w:tc>
        <w:tc>
          <w:tcPr>
            <w:tcW w:w="44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5BC034" w14:textId="77777777" w:rsidR="006B2185" w:rsidRDefault="00000000"/>
        </w:tc>
      </w:tr>
      <w:tr w:rsidR="006B2185" w14:paraId="5CCE26CC" w14:textId="77777777" w:rsidTr="00E52CBB">
        <w:trPr>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E0D38D" w14:textId="77777777" w:rsidR="006B2185" w:rsidRDefault="00000000"/>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0A25D" w14:textId="77777777" w:rsidR="006B2185" w:rsidRDefault="00770557">
            <w:r>
              <w:t>Flash</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0190F7" w14:textId="77777777" w:rsidR="006B2185" w:rsidRDefault="00770557">
            <w:r>
              <w:t>0x2</w:t>
            </w:r>
          </w:p>
        </w:tc>
        <w:tc>
          <w:tcPr>
            <w:tcW w:w="44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34300" w14:textId="77777777" w:rsidR="006B2185" w:rsidRDefault="00000000"/>
        </w:tc>
      </w:tr>
      <w:tr w:rsidR="006B2185" w14:paraId="05FE747B" w14:textId="77777777" w:rsidTr="00E52CBB">
        <w:trPr>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34B1B" w14:textId="77777777" w:rsidR="006B2185" w:rsidRDefault="00000000"/>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553355" w14:textId="77777777" w:rsidR="006B2185" w:rsidRDefault="00770557">
            <w:r>
              <w:t>Bulb proveout</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9F2CB4" w14:textId="77777777" w:rsidR="006B2185" w:rsidRDefault="00770557">
            <w:r>
              <w:t>0x3</w:t>
            </w:r>
          </w:p>
        </w:tc>
        <w:tc>
          <w:tcPr>
            <w:tcW w:w="44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82D3A7" w14:textId="77777777" w:rsidR="006B2185" w:rsidRDefault="00000000"/>
        </w:tc>
      </w:tr>
    </w:tbl>
    <w:p w14:paraId="2ED8DBB8" w14:textId="77777777" w:rsidR="006B2185" w:rsidRDefault="00000000" w:rsidP="006B2185"/>
    <w:p w14:paraId="5071DDA3" w14:textId="77777777" w:rsidR="00500605" w:rsidRDefault="00000000" w:rsidP="00500605"/>
    <w:p w14:paraId="3B508E1B" w14:textId="77777777" w:rsidR="00406F39" w:rsidRDefault="00770557" w:rsidP="00E52CBB">
      <w:pPr>
        <w:pStyle w:val="Heading3"/>
      </w:pPr>
      <w:bookmarkStart w:id="27" w:name="_Toc100050031"/>
      <w:r w:rsidRPr="00B9479B">
        <w:t>MD-REQ-411950/A-CTASVSt</w:t>
      </w:r>
      <w:bookmarkEnd w:id="27"/>
    </w:p>
    <w:p w14:paraId="1C687E1F" w14:textId="77777777" w:rsidR="005D0E6A" w:rsidRDefault="00770557" w:rsidP="005D0E6A">
      <w:r>
        <w:t>CTASVSt: This signal is sent from the server to the client to indicate CTA Split View status.</w:t>
      </w:r>
    </w:p>
    <w:p w14:paraId="6FBB3CB5" w14:textId="77777777" w:rsidR="005D0E6A" w:rsidRDefault="00000000" w:rsidP="005D0E6A"/>
    <w:tbl>
      <w:tblPr>
        <w:tblStyle w:val="TableGrid"/>
        <w:tblW w:w="0" w:type="auto"/>
        <w:jc w:val="center"/>
        <w:tblLook w:val="04A0" w:firstRow="1" w:lastRow="0" w:firstColumn="1" w:lastColumn="0" w:noHBand="0" w:noVBand="1"/>
      </w:tblPr>
      <w:tblGrid>
        <w:gridCol w:w="4675"/>
        <w:gridCol w:w="4675"/>
      </w:tblGrid>
      <w:tr w:rsidR="005D0E6A" w14:paraId="0DE28E38" w14:textId="77777777" w:rsidTr="00E52CBB">
        <w:trPr>
          <w:jc w:val="center"/>
        </w:trPr>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4D699" w14:textId="77777777" w:rsidR="005D0E6A" w:rsidRDefault="00770557">
            <w:r>
              <w:t>Signal Parameter</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79ACB0" w14:textId="77777777" w:rsidR="005D0E6A" w:rsidRDefault="00770557">
            <w:r>
              <w:t>Parameter Comment</w:t>
            </w:r>
          </w:p>
        </w:tc>
      </w:tr>
      <w:tr w:rsidR="005D0E6A" w14:paraId="133DD56E" w14:textId="77777777" w:rsidTr="00E52CBB">
        <w:trPr>
          <w:jc w:val="center"/>
        </w:trPr>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76A940" w14:textId="77777777" w:rsidR="005D0E6A" w:rsidRDefault="00770557">
            <w:r>
              <w:t>0x0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47CADA" w14:textId="77777777" w:rsidR="005D0E6A" w:rsidRDefault="00770557">
            <w:r>
              <w:t>Null</w:t>
            </w:r>
          </w:p>
        </w:tc>
      </w:tr>
      <w:tr w:rsidR="005D0E6A" w14:paraId="643F2720" w14:textId="77777777" w:rsidTr="00E52CBB">
        <w:trPr>
          <w:jc w:val="center"/>
        </w:trPr>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319455" w14:textId="77777777" w:rsidR="005D0E6A" w:rsidRDefault="00770557">
            <w:r>
              <w:t>0x1</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1463A2" w14:textId="77777777" w:rsidR="005D0E6A" w:rsidRDefault="00770557">
            <w:r>
              <w:t>Disabled</w:t>
            </w:r>
          </w:p>
        </w:tc>
      </w:tr>
      <w:tr w:rsidR="005D0E6A" w14:paraId="7E7CEDB7" w14:textId="77777777" w:rsidTr="00E52CBB">
        <w:trPr>
          <w:jc w:val="center"/>
        </w:trPr>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CCD868" w14:textId="77777777" w:rsidR="005D0E6A" w:rsidRDefault="00770557">
            <w:r>
              <w:t>0x2</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96E931" w14:textId="77777777" w:rsidR="005D0E6A" w:rsidRDefault="00770557">
            <w:r>
              <w:t>Ignore this value</w:t>
            </w:r>
          </w:p>
        </w:tc>
      </w:tr>
      <w:tr w:rsidR="005D0E6A" w14:paraId="55935504" w14:textId="77777777" w:rsidTr="00E52CBB">
        <w:trPr>
          <w:jc w:val="center"/>
        </w:trPr>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87B7F" w14:textId="77777777" w:rsidR="005D0E6A" w:rsidRDefault="00770557">
            <w:r>
              <w:t>0x3</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666DE9" w14:textId="77777777" w:rsidR="005D0E6A" w:rsidRDefault="00770557">
            <w:r>
              <w:t>Enabled Full</w:t>
            </w:r>
          </w:p>
        </w:tc>
      </w:tr>
    </w:tbl>
    <w:p w14:paraId="50FCC196" w14:textId="77777777" w:rsidR="00500605" w:rsidRDefault="00000000" w:rsidP="00500605"/>
    <w:p w14:paraId="0B9B881D" w14:textId="77777777" w:rsidR="00406F39" w:rsidRDefault="00770557" w:rsidP="00E52CBB">
      <w:pPr>
        <w:pStyle w:val="Heading3"/>
      </w:pPr>
      <w:bookmarkStart w:id="28" w:name="_Toc100050032"/>
      <w:r w:rsidRPr="00B9479B">
        <w:t>MD-REQ-419851/A-LTrlrConnect</w:t>
      </w:r>
      <w:bookmarkEnd w:id="28"/>
    </w:p>
    <w:p w14:paraId="68C1743C" w14:textId="77777777" w:rsidR="00500605" w:rsidRDefault="00770557" w:rsidP="00500605">
      <w:r>
        <w:t xml:space="preserve">LTrlrConnect: This signal is sent to client. It indicates trailer connection status. </w:t>
      </w:r>
    </w:p>
    <w:p w14:paraId="6095085F" w14:textId="77777777" w:rsidR="00195044" w:rsidRDefault="00000000" w:rsidP="00500605"/>
    <w:p w14:paraId="506F17E7" w14:textId="77777777" w:rsidR="00195044" w:rsidRDefault="00000000" w:rsidP="00500605"/>
    <w:tbl>
      <w:tblPr>
        <w:tblStyle w:val="TableGrid"/>
        <w:tblW w:w="0" w:type="auto"/>
        <w:jc w:val="center"/>
        <w:tblLook w:val="04A0" w:firstRow="1" w:lastRow="0" w:firstColumn="1" w:lastColumn="0" w:noHBand="0" w:noVBand="1"/>
      </w:tblPr>
      <w:tblGrid>
        <w:gridCol w:w="2605"/>
        <w:gridCol w:w="6745"/>
      </w:tblGrid>
      <w:tr w:rsidR="00195044" w14:paraId="5FE35880" w14:textId="77777777" w:rsidTr="00E52CBB">
        <w:trPr>
          <w:jc w:val="center"/>
        </w:trPr>
        <w:tc>
          <w:tcPr>
            <w:tcW w:w="2605" w:type="dxa"/>
          </w:tcPr>
          <w:p w14:paraId="50F4C844" w14:textId="77777777" w:rsidR="00195044" w:rsidRDefault="00770557" w:rsidP="00500605">
            <w:r>
              <w:t>Parameter</w:t>
            </w:r>
          </w:p>
        </w:tc>
        <w:tc>
          <w:tcPr>
            <w:tcW w:w="6745" w:type="dxa"/>
          </w:tcPr>
          <w:p w14:paraId="59B3C041" w14:textId="77777777" w:rsidR="00195044" w:rsidRDefault="00770557" w:rsidP="00500605">
            <w:r>
              <w:t>Parameter Description</w:t>
            </w:r>
          </w:p>
        </w:tc>
      </w:tr>
      <w:tr w:rsidR="00195044" w14:paraId="04B8F3B5" w14:textId="77777777" w:rsidTr="00E52CBB">
        <w:trPr>
          <w:jc w:val="center"/>
        </w:trPr>
        <w:tc>
          <w:tcPr>
            <w:tcW w:w="2605" w:type="dxa"/>
          </w:tcPr>
          <w:p w14:paraId="2FC70D01" w14:textId="77777777" w:rsidR="00195044" w:rsidRDefault="00770557" w:rsidP="00500605">
            <w:r>
              <w:t>0x0</w:t>
            </w:r>
          </w:p>
        </w:tc>
        <w:tc>
          <w:tcPr>
            <w:tcW w:w="6745" w:type="dxa"/>
          </w:tcPr>
          <w:p w14:paraId="024AA56D" w14:textId="77777777" w:rsidR="00195044" w:rsidRDefault="00770557" w:rsidP="00500605">
            <w:r>
              <w:t>Not Connected: There is no trailer connected to vehicle.</w:t>
            </w:r>
          </w:p>
        </w:tc>
      </w:tr>
      <w:tr w:rsidR="00195044" w14:paraId="5DED7105" w14:textId="77777777" w:rsidTr="00E52CBB">
        <w:trPr>
          <w:jc w:val="center"/>
        </w:trPr>
        <w:tc>
          <w:tcPr>
            <w:tcW w:w="2605" w:type="dxa"/>
          </w:tcPr>
          <w:p w14:paraId="466A2792" w14:textId="77777777" w:rsidR="00195044" w:rsidRDefault="00770557" w:rsidP="00500605">
            <w:r>
              <w:t>0x1</w:t>
            </w:r>
          </w:p>
        </w:tc>
        <w:tc>
          <w:tcPr>
            <w:tcW w:w="6745" w:type="dxa"/>
          </w:tcPr>
          <w:p w14:paraId="717CDB14" w14:textId="77777777" w:rsidR="00195044" w:rsidRDefault="00770557" w:rsidP="00500605">
            <w:r>
              <w:t>Connected: There is a trailer connected to vehicle.</w:t>
            </w:r>
          </w:p>
        </w:tc>
      </w:tr>
      <w:tr w:rsidR="00195044" w14:paraId="1C6C7831" w14:textId="77777777" w:rsidTr="00E52CBB">
        <w:trPr>
          <w:jc w:val="center"/>
        </w:trPr>
        <w:tc>
          <w:tcPr>
            <w:tcW w:w="2605" w:type="dxa"/>
          </w:tcPr>
          <w:p w14:paraId="7915B63D" w14:textId="77777777" w:rsidR="00195044" w:rsidRDefault="00770557" w:rsidP="00500605">
            <w:r>
              <w:t>0x2</w:t>
            </w:r>
          </w:p>
        </w:tc>
        <w:tc>
          <w:tcPr>
            <w:tcW w:w="6745" w:type="dxa"/>
          </w:tcPr>
          <w:p w14:paraId="50FD31CD" w14:textId="77777777" w:rsidR="00195044" w:rsidRDefault="00770557" w:rsidP="00500605">
            <w:r>
              <w:t>NotUsed_1  : Parameter is not currently being used</w:t>
            </w:r>
          </w:p>
        </w:tc>
      </w:tr>
      <w:tr w:rsidR="00195044" w14:paraId="24A99B7C" w14:textId="77777777" w:rsidTr="00E52CBB">
        <w:trPr>
          <w:jc w:val="center"/>
        </w:trPr>
        <w:tc>
          <w:tcPr>
            <w:tcW w:w="2605" w:type="dxa"/>
          </w:tcPr>
          <w:p w14:paraId="084BA6CD" w14:textId="77777777" w:rsidR="00195044" w:rsidRDefault="00770557" w:rsidP="00500605">
            <w:r>
              <w:t>0x3</w:t>
            </w:r>
          </w:p>
        </w:tc>
        <w:tc>
          <w:tcPr>
            <w:tcW w:w="6745" w:type="dxa"/>
          </w:tcPr>
          <w:p w14:paraId="594AC663" w14:textId="77777777" w:rsidR="00195044" w:rsidRDefault="00770557" w:rsidP="00500605">
            <w:r>
              <w:t>NotUsed_2 : Parameter is not currently being used</w:t>
            </w:r>
          </w:p>
        </w:tc>
      </w:tr>
    </w:tbl>
    <w:p w14:paraId="19BE9D85" w14:textId="77777777" w:rsidR="00195044" w:rsidRDefault="00000000" w:rsidP="00500605"/>
    <w:p w14:paraId="40ADB701" w14:textId="77777777" w:rsidR="00406F39" w:rsidRDefault="00770557" w:rsidP="00E52CBB">
      <w:pPr>
        <w:pStyle w:val="Heading3"/>
      </w:pPr>
      <w:bookmarkStart w:id="29" w:name="_Toc100050033"/>
      <w:r w:rsidRPr="00B9479B">
        <w:t>MD-REQ-421155/A-LTgateSt</w:t>
      </w:r>
      <w:bookmarkEnd w:id="29"/>
    </w:p>
    <w:p w14:paraId="63528A56" w14:textId="77777777" w:rsidR="00500605" w:rsidRDefault="00770557" w:rsidP="00500605">
      <w:r>
        <w:t xml:space="preserve">LTgateSt: This signal is sent to the client to indicate the status of tailgate. </w:t>
      </w:r>
    </w:p>
    <w:p w14:paraId="7091F170" w14:textId="77777777" w:rsidR="00F84061" w:rsidRDefault="00000000" w:rsidP="00500605"/>
    <w:tbl>
      <w:tblPr>
        <w:tblStyle w:val="TableGrid"/>
        <w:tblW w:w="0" w:type="auto"/>
        <w:jc w:val="center"/>
        <w:tblLook w:val="04A0" w:firstRow="1" w:lastRow="0" w:firstColumn="1" w:lastColumn="0" w:noHBand="0" w:noVBand="1"/>
      </w:tblPr>
      <w:tblGrid>
        <w:gridCol w:w="3325"/>
        <w:gridCol w:w="6025"/>
      </w:tblGrid>
      <w:tr w:rsidR="00F84061" w14:paraId="01A9A090" w14:textId="77777777" w:rsidTr="00E52CBB">
        <w:trPr>
          <w:jc w:val="center"/>
        </w:trPr>
        <w:tc>
          <w:tcPr>
            <w:tcW w:w="3325" w:type="dxa"/>
          </w:tcPr>
          <w:p w14:paraId="29E83A9E" w14:textId="77777777" w:rsidR="00F84061" w:rsidRDefault="00770557" w:rsidP="00500605">
            <w:r>
              <w:t>Signal Parameter</w:t>
            </w:r>
          </w:p>
        </w:tc>
        <w:tc>
          <w:tcPr>
            <w:tcW w:w="6025" w:type="dxa"/>
          </w:tcPr>
          <w:p w14:paraId="4D1D8CA6" w14:textId="77777777" w:rsidR="00F84061" w:rsidRDefault="00770557" w:rsidP="00500605">
            <w:r>
              <w:t>Parameter Descritpion</w:t>
            </w:r>
          </w:p>
        </w:tc>
      </w:tr>
      <w:tr w:rsidR="00F84061" w14:paraId="22B8A9F9" w14:textId="77777777" w:rsidTr="00E52CBB">
        <w:trPr>
          <w:jc w:val="center"/>
        </w:trPr>
        <w:tc>
          <w:tcPr>
            <w:tcW w:w="3325" w:type="dxa"/>
          </w:tcPr>
          <w:p w14:paraId="63816923" w14:textId="77777777" w:rsidR="00F84061" w:rsidRDefault="00770557" w:rsidP="00500605">
            <w:r>
              <w:t>0x0</w:t>
            </w:r>
          </w:p>
        </w:tc>
        <w:tc>
          <w:tcPr>
            <w:tcW w:w="6025" w:type="dxa"/>
          </w:tcPr>
          <w:p w14:paraId="76AB3FBA" w14:textId="77777777" w:rsidR="00F84061" w:rsidRDefault="00770557" w:rsidP="00500605">
            <w:r>
              <w:t>NotAvailable</w:t>
            </w:r>
          </w:p>
        </w:tc>
      </w:tr>
      <w:tr w:rsidR="00F84061" w14:paraId="697A0659" w14:textId="77777777" w:rsidTr="00E52CBB">
        <w:trPr>
          <w:jc w:val="center"/>
        </w:trPr>
        <w:tc>
          <w:tcPr>
            <w:tcW w:w="3325" w:type="dxa"/>
          </w:tcPr>
          <w:p w14:paraId="215D8269" w14:textId="77777777" w:rsidR="00F84061" w:rsidRDefault="00770557" w:rsidP="00500605">
            <w:r>
              <w:t>0x1</w:t>
            </w:r>
          </w:p>
        </w:tc>
        <w:tc>
          <w:tcPr>
            <w:tcW w:w="6025" w:type="dxa"/>
          </w:tcPr>
          <w:p w14:paraId="1B60BE87" w14:textId="77777777" w:rsidR="00F84061" w:rsidRDefault="00770557" w:rsidP="00500605">
            <w:r>
              <w:t>Down</w:t>
            </w:r>
          </w:p>
        </w:tc>
      </w:tr>
      <w:tr w:rsidR="00F84061" w14:paraId="03287A76" w14:textId="77777777" w:rsidTr="00E52CBB">
        <w:trPr>
          <w:jc w:val="center"/>
        </w:trPr>
        <w:tc>
          <w:tcPr>
            <w:tcW w:w="3325" w:type="dxa"/>
          </w:tcPr>
          <w:p w14:paraId="09528536" w14:textId="77777777" w:rsidR="00F84061" w:rsidRDefault="00770557" w:rsidP="00500605">
            <w:r>
              <w:t>0x2</w:t>
            </w:r>
          </w:p>
        </w:tc>
        <w:tc>
          <w:tcPr>
            <w:tcW w:w="6025" w:type="dxa"/>
          </w:tcPr>
          <w:p w14:paraId="3DCD2C47" w14:textId="77777777" w:rsidR="00F84061" w:rsidRDefault="00770557" w:rsidP="00500605">
            <w:r>
              <w:t>Up</w:t>
            </w:r>
          </w:p>
        </w:tc>
      </w:tr>
      <w:tr w:rsidR="00F84061" w14:paraId="01CBB500" w14:textId="77777777" w:rsidTr="00E52CBB">
        <w:trPr>
          <w:jc w:val="center"/>
        </w:trPr>
        <w:tc>
          <w:tcPr>
            <w:tcW w:w="3325" w:type="dxa"/>
          </w:tcPr>
          <w:p w14:paraId="42EEAC1A" w14:textId="77777777" w:rsidR="00F84061" w:rsidRDefault="00770557" w:rsidP="00500605">
            <w:r>
              <w:t>0x3</w:t>
            </w:r>
          </w:p>
        </w:tc>
        <w:tc>
          <w:tcPr>
            <w:tcW w:w="6025" w:type="dxa"/>
          </w:tcPr>
          <w:p w14:paraId="594D33DE" w14:textId="77777777" w:rsidR="00F84061" w:rsidRDefault="00770557" w:rsidP="00500605">
            <w:r>
              <w:t>NotUsed_1</w:t>
            </w:r>
          </w:p>
        </w:tc>
      </w:tr>
    </w:tbl>
    <w:p w14:paraId="7EEB834F" w14:textId="77777777" w:rsidR="00F84061" w:rsidRDefault="00000000" w:rsidP="00500605"/>
    <w:p w14:paraId="2C196464" w14:textId="77777777" w:rsidR="00406F39" w:rsidRDefault="00770557" w:rsidP="00E52CBB">
      <w:pPr>
        <w:pStyle w:val="Heading1"/>
      </w:pPr>
      <w:bookmarkStart w:id="30" w:name="_Toc100050034"/>
      <w:r>
        <w:lastRenderedPageBreak/>
        <w:t>General Requirements</w:t>
      </w:r>
      <w:bookmarkEnd w:id="30"/>
    </w:p>
    <w:p w14:paraId="652D1017" w14:textId="77777777" w:rsidR="00E52CBB" w:rsidRPr="00E52CBB" w:rsidRDefault="00E52CBB" w:rsidP="00E52CBB">
      <w:pPr>
        <w:pStyle w:val="Heading2"/>
        <w:rPr>
          <w:b w:val="0"/>
          <w:u w:val="single"/>
        </w:rPr>
      </w:pPr>
      <w:bookmarkStart w:id="31" w:name="_Toc100050035"/>
      <w:r w:rsidRPr="00E52CBB">
        <w:rPr>
          <w:b w:val="0"/>
          <w:u w:val="single"/>
        </w:rPr>
        <w:t>CAMERA-REQ-331344/B-Button Press Logic</w:t>
      </w:r>
      <w:bookmarkEnd w:id="31"/>
    </w:p>
    <w:p w14:paraId="0CCF324D" w14:textId="77777777" w:rsidR="00177173" w:rsidRDefault="00770557" w:rsidP="00177173">
      <w:r>
        <w:t>When configured for LIN-based camera button logic, the CAN output shall be populated as follows:</w:t>
      </w:r>
    </w:p>
    <w:p w14:paraId="03C975B0" w14:textId="77777777" w:rsidR="00177173" w:rsidRDefault="00000000" w:rsidP="0017717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96"/>
        <w:gridCol w:w="1800"/>
        <w:gridCol w:w="2070"/>
      </w:tblGrid>
      <w:tr w:rsidR="00177173" w14:paraId="1BA0E0B2" w14:textId="77777777"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14:paraId="62B49FE0" w14:textId="77777777" w:rsidR="00177173" w:rsidRDefault="00770557">
            <w:pPr>
              <w:spacing w:line="254" w:lineRule="auto"/>
              <w:jc w:val="center"/>
              <w:rPr>
                <w:rFonts w:cs="Arial"/>
                <w:b/>
              </w:rPr>
            </w:pPr>
            <w:r>
              <w:rPr>
                <w:rFonts w:cs="Arial"/>
                <w:b/>
              </w:rPr>
              <w:t>Switch Configuration (Method 2)</w:t>
            </w:r>
          </w:p>
        </w:tc>
        <w:tc>
          <w:tcPr>
            <w:tcW w:w="1800" w:type="dxa"/>
            <w:tcBorders>
              <w:top w:val="single" w:sz="4" w:space="0" w:color="auto"/>
              <w:left w:val="single" w:sz="4" w:space="0" w:color="auto"/>
              <w:bottom w:val="single" w:sz="4" w:space="0" w:color="auto"/>
              <w:right w:val="double" w:sz="4" w:space="0" w:color="auto"/>
            </w:tcBorders>
            <w:vAlign w:val="center"/>
            <w:hideMark/>
          </w:tcPr>
          <w:p w14:paraId="46664465" w14:textId="77777777" w:rsidR="00177173" w:rsidRDefault="00770557">
            <w:pPr>
              <w:spacing w:line="254" w:lineRule="auto"/>
              <w:jc w:val="center"/>
              <w:rPr>
                <w:rFonts w:cs="Arial"/>
                <w:b/>
              </w:rPr>
            </w:pPr>
            <w:r>
              <w:rPr>
                <w:rFonts w:cs="Arial"/>
                <w:b/>
              </w:rPr>
              <w:t>LIN Input</w:t>
            </w:r>
          </w:p>
        </w:tc>
        <w:tc>
          <w:tcPr>
            <w:tcW w:w="2070" w:type="dxa"/>
            <w:tcBorders>
              <w:top w:val="single" w:sz="4" w:space="0" w:color="auto"/>
              <w:left w:val="double" w:sz="4" w:space="0" w:color="auto"/>
              <w:bottom w:val="single" w:sz="4" w:space="0" w:color="auto"/>
              <w:right w:val="single" w:sz="4" w:space="0" w:color="auto"/>
            </w:tcBorders>
            <w:vAlign w:val="center"/>
            <w:hideMark/>
          </w:tcPr>
          <w:p w14:paraId="5C5A9F5F" w14:textId="77777777" w:rsidR="00177173" w:rsidRDefault="00770557">
            <w:pPr>
              <w:spacing w:line="254" w:lineRule="auto"/>
              <w:jc w:val="center"/>
              <w:rPr>
                <w:rFonts w:cs="Arial"/>
                <w:b/>
              </w:rPr>
            </w:pPr>
            <w:r>
              <w:rPr>
                <w:rFonts w:cs="Arial"/>
                <w:b/>
              </w:rPr>
              <w:t>CamraFrntBttn_D_Stat3</w:t>
            </w:r>
          </w:p>
        </w:tc>
      </w:tr>
      <w:tr w:rsidR="00177173" w14:paraId="37EB6956" w14:textId="77777777"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14:paraId="05D8D6B2" w14:textId="77777777" w:rsidR="00177173" w:rsidRDefault="00770557">
            <w:pPr>
              <w:spacing w:line="254" w:lineRule="auto"/>
              <w:jc w:val="center"/>
              <w:rPr>
                <w:rFonts w:cs="Arial"/>
                <w:b/>
              </w:rPr>
            </w:pPr>
            <w:r>
              <w:rPr>
                <w:rStyle w:val="objecttype0"/>
                <w:rFonts w:cs="Arial"/>
              </w:rPr>
              <w:t>LIN Camera Switch Not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14:paraId="6AB12FD2" w14:textId="77777777" w:rsidR="00177173" w:rsidRDefault="00770557">
            <w:pPr>
              <w:spacing w:line="254" w:lineRule="auto"/>
              <w:jc w:val="center"/>
              <w:rPr>
                <w:rFonts w:cs="Arial"/>
                <w:b/>
              </w:rPr>
            </w:pPr>
            <w:r>
              <w:rPr>
                <w:rFonts w:cs="Arial"/>
                <w:b/>
              </w:rPr>
              <w:t>X</w:t>
            </w:r>
          </w:p>
        </w:tc>
        <w:tc>
          <w:tcPr>
            <w:tcW w:w="2070" w:type="dxa"/>
            <w:tcBorders>
              <w:top w:val="single" w:sz="4" w:space="0" w:color="auto"/>
              <w:left w:val="double" w:sz="4" w:space="0" w:color="auto"/>
              <w:bottom w:val="single" w:sz="4" w:space="0" w:color="auto"/>
              <w:right w:val="single" w:sz="4" w:space="0" w:color="auto"/>
            </w:tcBorders>
            <w:vAlign w:val="center"/>
            <w:hideMark/>
          </w:tcPr>
          <w:p w14:paraId="2A847E3B" w14:textId="77777777" w:rsidR="00177173" w:rsidRDefault="00770557">
            <w:pPr>
              <w:spacing w:line="254" w:lineRule="auto"/>
              <w:jc w:val="center"/>
              <w:rPr>
                <w:rFonts w:cs="Arial"/>
              </w:rPr>
            </w:pPr>
            <w:r>
              <w:rPr>
                <w:rFonts w:cs="Arial"/>
              </w:rPr>
              <w:t>0x0 (Not pressed)</w:t>
            </w:r>
          </w:p>
        </w:tc>
      </w:tr>
      <w:tr w:rsidR="00177173" w14:paraId="4B382C36" w14:textId="77777777"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14:paraId="5D34E228" w14:textId="77777777" w:rsidR="00177173" w:rsidRDefault="00770557">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14:paraId="50D4F12C" w14:textId="77777777" w:rsidR="00177173" w:rsidRDefault="00770557">
            <w:pPr>
              <w:spacing w:line="254" w:lineRule="auto"/>
              <w:jc w:val="center"/>
            </w:pPr>
            <w:r>
              <w:rPr>
                <w:rFonts w:cs="Arial"/>
              </w:rPr>
              <w:t>0x0</w:t>
            </w:r>
          </w:p>
          <w:p w14:paraId="1434FA41" w14:textId="77777777" w:rsidR="00177173" w:rsidRDefault="00770557">
            <w:pPr>
              <w:spacing w:line="254" w:lineRule="auto"/>
              <w:jc w:val="center"/>
              <w:rPr>
                <w:rFonts w:cs="Arial"/>
              </w:rPr>
            </w:pPr>
            <w:r>
              <w:rPr>
                <w:rFonts w:cs="Arial"/>
              </w:rPr>
              <w:t>(Inactive)</w:t>
            </w:r>
          </w:p>
        </w:tc>
        <w:tc>
          <w:tcPr>
            <w:tcW w:w="2070" w:type="dxa"/>
            <w:tcBorders>
              <w:top w:val="single" w:sz="4" w:space="0" w:color="auto"/>
              <w:left w:val="double" w:sz="4" w:space="0" w:color="auto"/>
              <w:bottom w:val="single" w:sz="4" w:space="0" w:color="auto"/>
              <w:right w:val="single" w:sz="4" w:space="0" w:color="auto"/>
            </w:tcBorders>
            <w:vAlign w:val="center"/>
            <w:hideMark/>
          </w:tcPr>
          <w:p w14:paraId="4F715E36" w14:textId="77777777" w:rsidR="00177173" w:rsidRDefault="00770557">
            <w:pPr>
              <w:spacing w:line="254" w:lineRule="auto"/>
              <w:jc w:val="center"/>
              <w:rPr>
                <w:rFonts w:cs="Arial"/>
              </w:rPr>
            </w:pPr>
            <w:r>
              <w:rPr>
                <w:rFonts w:cs="Arial"/>
              </w:rPr>
              <w:t>0x0 (Not pressed)</w:t>
            </w:r>
          </w:p>
        </w:tc>
      </w:tr>
      <w:tr w:rsidR="00177173" w14:paraId="2EAFFD68" w14:textId="77777777"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14:paraId="4504F15A" w14:textId="77777777" w:rsidR="00177173" w:rsidRDefault="00770557">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14:paraId="69ABEC73" w14:textId="77777777" w:rsidR="00177173" w:rsidRDefault="00770557">
            <w:pPr>
              <w:spacing w:line="254" w:lineRule="auto"/>
              <w:jc w:val="center"/>
            </w:pPr>
            <w:r>
              <w:rPr>
                <w:rFonts w:cs="Arial"/>
              </w:rPr>
              <w:t>0x1</w:t>
            </w:r>
          </w:p>
          <w:p w14:paraId="039AE10E" w14:textId="77777777" w:rsidR="00177173" w:rsidRDefault="00770557">
            <w:pPr>
              <w:spacing w:line="254" w:lineRule="auto"/>
              <w:jc w:val="center"/>
              <w:rPr>
                <w:rFonts w:cs="Arial"/>
              </w:rPr>
            </w:pPr>
            <w:r>
              <w:rPr>
                <w:rFonts w:cs="Arial"/>
              </w:rPr>
              <w:t>(Active)</w:t>
            </w:r>
          </w:p>
        </w:tc>
        <w:tc>
          <w:tcPr>
            <w:tcW w:w="2070" w:type="dxa"/>
            <w:tcBorders>
              <w:top w:val="single" w:sz="4" w:space="0" w:color="auto"/>
              <w:left w:val="double" w:sz="4" w:space="0" w:color="auto"/>
              <w:bottom w:val="single" w:sz="4" w:space="0" w:color="auto"/>
              <w:right w:val="single" w:sz="4" w:space="0" w:color="auto"/>
            </w:tcBorders>
            <w:vAlign w:val="center"/>
            <w:hideMark/>
          </w:tcPr>
          <w:p w14:paraId="67B8916D" w14:textId="77777777" w:rsidR="00177173" w:rsidRDefault="00770557">
            <w:pPr>
              <w:spacing w:line="254" w:lineRule="auto"/>
              <w:jc w:val="center"/>
              <w:rPr>
                <w:rFonts w:cs="Arial"/>
              </w:rPr>
            </w:pPr>
            <w:r>
              <w:rPr>
                <w:rFonts w:cs="Arial"/>
              </w:rPr>
              <w:t>0x1 (Pressed)</w:t>
            </w:r>
          </w:p>
        </w:tc>
      </w:tr>
      <w:tr w:rsidR="00177173" w14:paraId="6FF04786" w14:textId="77777777"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14:paraId="30994D75" w14:textId="77777777" w:rsidR="00177173" w:rsidRDefault="00770557">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14:paraId="043D50B5" w14:textId="77777777" w:rsidR="00177173" w:rsidRDefault="00770557">
            <w:pPr>
              <w:spacing w:line="254" w:lineRule="auto"/>
              <w:jc w:val="center"/>
            </w:pPr>
            <w:r>
              <w:rPr>
                <w:rFonts w:cs="Arial"/>
              </w:rPr>
              <w:t>0x2</w:t>
            </w:r>
          </w:p>
          <w:p w14:paraId="3F4DE301" w14:textId="77777777" w:rsidR="00177173" w:rsidRDefault="00770557">
            <w:pPr>
              <w:spacing w:line="254" w:lineRule="auto"/>
              <w:jc w:val="center"/>
              <w:rPr>
                <w:rFonts w:cs="Arial"/>
              </w:rPr>
            </w:pPr>
            <w:r>
              <w:rPr>
                <w:rFonts w:cs="Arial"/>
              </w:rPr>
              <w:t>(Short Event)</w:t>
            </w:r>
          </w:p>
        </w:tc>
        <w:tc>
          <w:tcPr>
            <w:tcW w:w="2070" w:type="dxa"/>
            <w:tcBorders>
              <w:top w:val="single" w:sz="4" w:space="0" w:color="auto"/>
              <w:left w:val="double" w:sz="4" w:space="0" w:color="auto"/>
              <w:bottom w:val="single" w:sz="4" w:space="0" w:color="auto"/>
              <w:right w:val="single" w:sz="4" w:space="0" w:color="auto"/>
            </w:tcBorders>
            <w:vAlign w:val="center"/>
            <w:hideMark/>
          </w:tcPr>
          <w:p w14:paraId="2A0A807F" w14:textId="77777777" w:rsidR="00177173" w:rsidRDefault="00770557">
            <w:pPr>
              <w:spacing w:line="254" w:lineRule="auto"/>
              <w:jc w:val="center"/>
              <w:rPr>
                <w:rFonts w:cs="Arial"/>
              </w:rPr>
            </w:pPr>
            <w:r>
              <w:rPr>
                <w:rFonts w:cs="Arial"/>
              </w:rPr>
              <w:t>0x1 (Pressed)</w:t>
            </w:r>
          </w:p>
        </w:tc>
      </w:tr>
      <w:tr w:rsidR="00177173" w14:paraId="3556B992" w14:textId="77777777"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14:paraId="6FF4D324" w14:textId="77777777" w:rsidR="00177173" w:rsidRDefault="00770557">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14:paraId="1E5508D6" w14:textId="77777777" w:rsidR="00177173" w:rsidRDefault="00770557">
            <w:pPr>
              <w:spacing w:line="254" w:lineRule="auto"/>
              <w:jc w:val="center"/>
            </w:pPr>
            <w:r>
              <w:rPr>
                <w:rFonts w:cs="Arial"/>
              </w:rPr>
              <w:t>0x3</w:t>
            </w:r>
          </w:p>
          <w:p w14:paraId="3F40BDDA" w14:textId="77777777" w:rsidR="00177173" w:rsidRDefault="00770557">
            <w:pPr>
              <w:spacing w:line="254" w:lineRule="auto"/>
              <w:jc w:val="center"/>
              <w:rPr>
                <w:rFonts w:cs="Arial"/>
              </w:rPr>
            </w:pPr>
            <w:r>
              <w:rPr>
                <w:rFonts w:cs="Arial"/>
              </w:rPr>
              <w:t>(Short Elapsed)</w:t>
            </w:r>
          </w:p>
        </w:tc>
        <w:tc>
          <w:tcPr>
            <w:tcW w:w="2070" w:type="dxa"/>
            <w:tcBorders>
              <w:top w:val="single" w:sz="4" w:space="0" w:color="auto"/>
              <w:left w:val="double" w:sz="4" w:space="0" w:color="auto"/>
              <w:bottom w:val="single" w:sz="4" w:space="0" w:color="auto"/>
              <w:right w:val="single" w:sz="4" w:space="0" w:color="auto"/>
            </w:tcBorders>
            <w:vAlign w:val="center"/>
            <w:hideMark/>
          </w:tcPr>
          <w:p w14:paraId="31C0324E" w14:textId="77777777" w:rsidR="00177173" w:rsidRDefault="00770557">
            <w:pPr>
              <w:spacing w:line="254" w:lineRule="auto"/>
              <w:jc w:val="center"/>
              <w:rPr>
                <w:rFonts w:cs="Arial"/>
              </w:rPr>
            </w:pPr>
            <w:r>
              <w:rPr>
                <w:rFonts w:cs="Arial"/>
              </w:rPr>
              <w:t>0x1 (Pressed)</w:t>
            </w:r>
          </w:p>
        </w:tc>
      </w:tr>
      <w:tr w:rsidR="00177173" w14:paraId="2B4A9FEE" w14:textId="77777777"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14:paraId="5B19EAB5" w14:textId="77777777" w:rsidR="00177173" w:rsidRDefault="00770557">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14:paraId="0C4E0556" w14:textId="77777777" w:rsidR="00177173" w:rsidRDefault="00770557">
            <w:pPr>
              <w:spacing w:line="254" w:lineRule="auto"/>
              <w:jc w:val="center"/>
            </w:pPr>
            <w:r>
              <w:rPr>
                <w:rFonts w:cs="Arial"/>
              </w:rPr>
              <w:t>0x4</w:t>
            </w:r>
          </w:p>
          <w:p w14:paraId="282F7714" w14:textId="77777777" w:rsidR="00177173" w:rsidRDefault="00770557">
            <w:pPr>
              <w:spacing w:line="254" w:lineRule="auto"/>
              <w:jc w:val="center"/>
              <w:rPr>
                <w:rFonts w:cs="Arial"/>
              </w:rPr>
            </w:pPr>
            <w:r>
              <w:rPr>
                <w:rFonts w:cs="Arial"/>
              </w:rPr>
              <w:t>(Long Event)</w:t>
            </w:r>
          </w:p>
        </w:tc>
        <w:tc>
          <w:tcPr>
            <w:tcW w:w="2070" w:type="dxa"/>
            <w:tcBorders>
              <w:top w:val="single" w:sz="4" w:space="0" w:color="auto"/>
              <w:left w:val="double" w:sz="4" w:space="0" w:color="auto"/>
              <w:bottom w:val="single" w:sz="4" w:space="0" w:color="auto"/>
              <w:right w:val="single" w:sz="4" w:space="0" w:color="auto"/>
            </w:tcBorders>
            <w:vAlign w:val="center"/>
            <w:hideMark/>
          </w:tcPr>
          <w:p w14:paraId="3FF81501" w14:textId="77777777" w:rsidR="00177173" w:rsidRDefault="00770557">
            <w:pPr>
              <w:spacing w:line="254" w:lineRule="auto"/>
              <w:jc w:val="center"/>
              <w:rPr>
                <w:rFonts w:cs="Arial"/>
              </w:rPr>
            </w:pPr>
            <w:r>
              <w:rPr>
                <w:rFonts w:cs="Arial"/>
              </w:rPr>
              <w:t>0x1 (Pressed)</w:t>
            </w:r>
          </w:p>
        </w:tc>
      </w:tr>
      <w:tr w:rsidR="00177173" w14:paraId="3662F0BD" w14:textId="77777777"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14:paraId="68E63BC2" w14:textId="77777777" w:rsidR="00177173" w:rsidRDefault="00770557">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14:paraId="638F7A8F" w14:textId="77777777" w:rsidR="00177173" w:rsidRDefault="00770557">
            <w:pPr>
              <w:spacing w:line="254" w:lineRule="auto"/>
              <w:jc w:val="center"/>
            </w:pPr>
            <w:r>
              <w:rPr>
                <w:rFonts w:cs="Arial"/>
              </w:rPr>
              <w:t>0x5</w:t>
            </w:r>
          </w:p>
          <w:p w14:paraId="125DAE2C" w14:textId="77777777" w:rsidR="00177173" w:rsidRDefault="00770557">
            <w:pPr>
              <w:spacing w:line="254" w:lineRule="auto"/>
              <w:jc w:val="center"/>
              <w:rPr>
                <w:rFonts w:cs="Arial"/>
              </w:rPr>
            </w:pPr>
            <w:r>
              <w:rPr>
                <w:rFonts w:cs="Arial"/>
              </w:rPr>
              <w:t>(Stuck)</w:t>
            </w:r>
          </w:p>
        </w:tc>
        <w:tc>
          <w:tcPr>
            <w:tcW w:w="2070" w:type="dxa"/>
            <w:tcBorders>
              <w:top w:val="single" w:sz="4" w:space="0" w:color="auto"/>
              <w:left w:val="double" w:sz="4" w:space="0" w:color="auto"/>
              <w:bottom w:val="single" w:sz="4" w:space="0" w:color="auto"/>
              <w:right w:val="single" w:sz="4" w:space="0" w:color="auto"/>
            </w:tcBorders>
            <w:vAlign w:val="center"/>
            <w:hideMark/>
          </w:tcPr>
          <w:p w14:paraId="2EEF88E1" w14:textId="77777777" w:rsidR="00177173" w:rsidRDefault="00770557">
            <w:pPr>
              <w:spacing w:line="254" w:lineRule="auto"/>
              <w:jc w:val="center"/>
              <w:rPr>
                <w:rFonts w:cs="Arial"/>
              </w:rPr>
            </w:pPr>
            <w:r>
              <w:rPr>
                <w:rFonts w:cs="Arial"/>
              </w:rPr>
              <w:t>0x0 (Not pressed)</w:t>
            </w:r>
          </w:p>
        </w:tc>
      </w:tr>
      <w:tr w:rsidR="00177173" w14:paraId="3DBADC10" w14:textId="77777777"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14:paraId="0CBA43B4" w14:textId="77777777" w:rsidR="00177173" w:rsidRDefault="00770557">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14:paraId="60C3F6FA" w14:textId="77777777" w:rsidR="00177173" w:rsidRDefault="00770557">
            <w:pPr>
              <w:spacing w:line="254" w:lineRule="auto"/>
              <w:jc w:val="center"/>
            </w:pPr>
            <w:r>
              <w:rPr>
                <w:rFonts w:cs="Arial"/>
              </w:rPr>
              <w:t>0x6-0xE</w:t>
            </w:r>
          </w:p>
          <w:p w14:paraId="58E6C390" w14:textId="77777777" w:rsidR="00177173" w:rsidRDefault="00770557">
            <w:pPr>
              <w:spacing w:line="254" w:lineRule="auto"/>
              <w:jc w:val="center"/>
              <w:rPr>
                <w:rFonts w:cs="Arial"/>
              </w:rPr>
            </w:pPr>
            <w:r>
              <w:rPr>
                <w:rFonts w:cs="Arial"/>
              </w:rPr>
              <w:t>(Not used)</w:t>
            </w:r>
          </w:p>
        </w:tc>
        <w:tc>
          <w:tcPr>
            <w:tcW w:w="2070" w:type="dxa"/>
            <w:tcBorders>
              <w:top w:val="single" w:sz="4" w:space="0" w:color="auto"/>
              <w:left w:val="double" w:sz="4" w:space="0" w:color="auto"/>
              <w:bottom w:val="single" w:sz="4" w:space="0" w:color="auto"/>
              <w:right w:val="single" w:sz="4" w:space="0" w:color="auto"/>
            </w:tcBorders>
            <w:vAlign w:val="center"/>
            <w:hideMark/>
          </w:tcPr>
          <w:p w14:paraId="27E956FC" w14:textId="77777777" w:rsidR="00177173" w:rsidRDefault="00770557">
            <w:pPr>
              <w:spacing w:line="254" w:lineRule="auto"/>
              <w:jc w:val="center"/>
              <w:rPr>
                <w:rFonts w:cs="Arial"/>
              </w:rPr>
            </w:pPr>
            <w:r>
              <w:rPr>
                <w:rFonts w:cs="Arial"/>
              </w:rPr>
              <w:t>0x0 (Not pressed)</w:t>
            </w:r>
          </w:p>
        </w:tc>
      </w:tr>
      <w:tr w:rsidR="00177173" w14:paraId="08581DD2" w14:textId="77777777"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14:paraId="44991579" w14:textId="77777777" w:rsidR="00177173" w:rsidRDefault="00770557">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14:paraId="3FD99D9F" w14:textId="77777777" w:rsidR="00177173" w:rsidRDefault="00770557">
            <w:pPr>
              <w:spacing w:line="254" w:lineRule="auto"/>
              <w:jc w:val="center"/>
            </w:pPr>
            <w:r>
              <w:rPr>
                <w:rFonts w:cs="Arial"/>
              </w:rPr>
              <w:t>0xF</w:t>
            </w:r>
          </w:p>
          <w:p w14:paraId="1A80AE5C" w14:textId="77777777" w:rsidR="00177173" w:rsidRDefault="00770557">
            <w:pPr>
              <w:spacing w:line="254" w:lineRule="auto"/>
              <w:jc w:val="center"/>
              <w:rPr>
                <w:rFonts w:cs="Arial"/>
              </w:rPr>
            </w:pPr>
            <w:r>
              <w:rPr>
                <w:rFonts w:cs="Arial"/>
              </w:rPr>
              <w:t>(Idle)</w:t>
            </w:r>
          </w:p>
        </w:tc>
        <w:tc>
          <w:tcPr>
            <w:tcW w:w="2070" w:type="dxa"/>
            <w:tcBorders>
              <w:top w:val="single" w:sz="4" w:space="0" w:color="auto"/>
              <w:left w:val="double" w:sz="4" w:space="0" w:color="auto"/>
              <w:bottom w:val="single" w:sz="4" w:space="0" w:color="auto"/>
              <w:right w:val="single" w:sz="4" w:space="0" w:color="auto"/>
            </w:tcBorders>
            <w:vAlign w:val="center"/>
            <w:hideMark/>
          </w:tcPr>
          <w:p w14:paraId="55ADD1D8" w14:textId="77777777" w:rsidR="00177173" w:rsidRDefault="00770557">
            <w:pPr>
              <w:spacing w:line="254" w:lineRule="auto"/>
              <w:jc w:val="center"/>
              <w:rPr>
                <w:rFonts w:cs="Arial"/>
              </w:rPr>
            </w:pPr>
            <w:r>
              <w:rPr>
                <w:rFonts w:cs="Arial"/>
              </w:rPr>
              <w:t>0x0 (Not pressed)</w:t>
            </w:r>
          </w:p>
        </w:tc>
      </w:tr>
    </w:tbl>
    <w:p w14:paraId="377CA64E" w14:textId="77777777" w:rsidR="00500605" w:rsidRDefault="00000000" w:rsidP="00500605"/>
    <w:p w14:paraId="4404CDD6" w14:textId="77777777" w:rsidR="00E52CBB" w:rsidRPr="00E52CBB" w:rsidRDefault="00E52CBB" w:rsidP="00E52CBB">
      <w:pPr>
        <w:pStyle w:val="Heading2"/>
        <w:rPr>
          <w:b w:val="0"/>
          <w:u w:val="single"/>
        </w:rPr>
      </w:pPr>
      <w:bookmarkStart w:id="32" w:name="_Toc100050036"/>
      <w:r w:rsidRPr="00E52CBB">
        <w:rPr>
          <w:b w:val="0"/>
          <w:u w:val="single"/>
        </w:rPr>
        <w:t>CAMERA-REQ-014077/C-Feature Maximum Speed (TcSE ROIN-290556)</w:t>
      </w:r>
      <w:bookmarkEnd w:id="32"/>
    </w:p>
    <w:p w14:paraId="075959DF" w14:textId="77777777" w:rsidR="00417E78" w:rsidRPr="00417E78" w:rsidRDefault="00770557" w:rsidP="00417E78">
      <w:pPr>
        <w:rPr>
          <w:rFonts w:cs="Arial"/>
        </w:rPr>
      </w:pPr>
      <w:r>
        <w:rPr>
          <w:rFonts w:cs="Arial"/>
        </w:rPr>
        <w:t xml:space="preserve">The feature maximum speed when displaying a camera image in forward gear shall </w:t>
      </w:r>
      <w:r w:rsidRPr="00417E78">
        <w:rPr>
          <w:rFonts w:cs="Arial"/>
        </w:rPr>
        <w:t xml:space="preserve">be as described for each </w:t>
      </w:r>
      <w:r>
        <w:rPr>
          <w:rFonts w:cs="Arial"/>
        </w:rPr>
        <w:t xml:space="preserve">operational </w:t>
      </w:r>
      <w:r w:rsidRPr="00417E78">
        <w:rPr>
          <w:rFonts w:cs="Arial"/>
        </w:rPr>
        <w:t>scenario below:</w:t>
      </w:r>
    </w:p>
    <w:p w14:paraId="09D96C4C" w14:textId="77777777" w:rsidR="00417E78" w:rsidRPr="00417E78" w:rsidRDefault="00000000" w:rsidP="00417E78">
      <w:pPr>
        <w:rPr>
          <w:rFonts w:cs="Arial"/>
        </w:rPr>
      </w:pPr>
    </w:p>
    <w:p w14:paraId="751C607F" w14:textId="77777777" w:rsidR="00AD042D" w:rsidRPr="00AD042D" w:rsidRDefault="00770557" w:rsidP="00AD042D">
      <w:pPr>
        <w:numPr>
          <w:ilvl w:val="0"/>
          <w:numId w:val="177"/>
        </w:numPr>
        <w:spacing w:before="360" w:line="480" w:lineRule="auto"/>
        <w:contextualSpacing/>
        <w:rPr>
          <w:rFonts w:cs="Arial"/>
          <w:b/>
        </w:rPr>
      </w:pPr>
      <w:r>
        <w:rPr>
          <w:rFonts w:cs="Arial"/>
          <w:b/>
        </w:rPr>
        <w:t>Any c</w:t>
      </w:r>
      <w:r w:rsidRPr="00417E78">
        <w:rPr>
          <w:rFonts w:cs="Arial"/>
          <w:b/>
        </w:rPr>
        <w:t xml:space="preserve">amera </w:t>
      </w:r>
      <w:r>
        <w:rPr>
          <w:rFonts w:cs="Arial"/>
          <w:b/>
        </w:rPr>
        <w:t xml:space="preserve">feature </w:t>
      </w:r>
      <w:r w:rsidRPr="00417E78">
        <w:rPr>
          <w:rFonts w:cs="Arial"/>
          <w:b/>
        </w:rPr>
        <w:t>activation attempted by User</w:t>
      </w:r>
    </w:p>
    <w:p w14:paraId="5CAECD83" w14:textId="77777777" w:rsidR="00AD042D" w:rsidRDefault="00770557" w:rsidP="00AD042D">
      <w:pPr>
        <w:numPr>
          <w:ilvl w:val="1"/>
          <w:numId w:val="177"/>
        </w:numPr>
        <w:spacing w:line="360" w:lineRule="auto"/>
        <w:rPr>
          <w:ins w:id="33" w:author="Mertiri, Taulant " w:date="2015-08-13T11:09:00Z"/>
          <w:rFonts w:cs="Arial"/>
          <w:i/>
        </w:rPr>
      </w:pPr>
      <w:ins w:id="34" w:author="Mertiri, Taulant " w:date="2015-08-13T11:09:00Z">
        <w:r>
          <w:rPr>
            <w:rFonts w:cs="Arial"/>
            <w:i/>
          </w:rPr>
          <w:t xml:space="preserve">Rear Camera </w:t>
        </w:r>
      </w:ins>
    </w:p>
    <w:p w14:paraId="390F11A7" w14:textId="77777777" w:rsidR="00417E78" w:rsidRDefault="00770557" w:rsidP="00417E78">
      <w:pPr>
        <w:spacing w:line="360" w:lineRule="auto"/>
        <w:ind w:left="2160"/>
        <w:rPr>
          <w:ins w:id="35" w:author="Mertiri, Taulant " w:date="2015-08-13T11:09:00Z"/>
          <w:rFonts w:cs="Arial"/>
          <w:i/>
        </w:rPr>
      </w:pPr>
      <w:r w:rsidRPr="00417E78">
        <w:rPr>
          <w:rFonts w:cs="Arial"/>
          <w:i/>
        </w:rPr>
        <w:t>Feature maximum speed = 10 kph</w:t>
      </w:r>
    </w:p>
    <w:p w14:paraId="1224FF33" w14:textId="77777777" w:rsidR="00AD042D" w:rsidRDefault="00770557">
      <w:pPr>
        <w:numPr>
          <w:ilvl w:val="1"/>
          <w:numId w:val="177"/>
        </w:numPr>
        <w:spacing w:before="240" w:line="360" w:lineRule="auto"/>
        <w:contextualSpacing/>
        <w:rPr>
          <w:ins w:id="36" w:author="Mertiri, Taulant " w:date="2015-08-13T11:09:00Z"/>
          <w:rFonts w:cs="Arial"/>
        </w:rPr>
        <w:pPrChange w:id="37" w:author="Mertiri, Taulant " w:date="2015-08-13T11:09:00Z">
          <w:pPr>
            <w:numPr>
              <w:ilvl w:val="1"/>
              <w:numId w:val="178"/>
            </w:numPr>
            <w:spacing w:before="240" w:line="360" w:lineRule="auto"/>
            <w:ind w:left="1440" w:hanging="360"/>
            <w:contextualSpacing/>
          </w:pPr>
        </w:pPrChange>
      </w:pPr>
      <w:ins w:id="38" w:author="Mertiri, Taulant " w:date="2015-08-13T11:09:00Z">
        <w:r>
          <w:rPr>
            <w:rFonts w:cs="Arial"/>
          </w:rPr>
          <w:t xml:space="preserve">Off Road Front Camera configured:  </w:t>
        </w:r>
        <w:r>
          <w:rPr>
            <w:rFonts w:cs="Arial"/>
            <w:i/>
          </w:rPr>
          <w:t>Not Available</w:t>
        </w:r>
      </w:ins>
    </w:p>
    <w:p w14:paraId="305EFE9A" w14:textId="77777777" w:rsidR="00AD042D" w:rsidRDefault="00770557" w:rsidP="00AD042D">
      <w:pPr>
        <w:spacing w:line="480" w:lineRule="auto"/>
        <w:ind w:left="2160"/>
        <w:rPr>
          <w:ins w:id="39" w:author="Mertiri, Taulant " w:date="2015-08-13T11:09:00Z"/>
          <w:rFonts w:cs="Arial"/>
        </w:rPr>
      </w:pPr>
      <w:ins w:id="40" w:author="Mertiri, Taulant " w:date="2015-08-13T11:09:00Z">
        <w:r>
          <w:rPr>
            <w:rFonts w:cs="Arial"/>
            <w:i/>
          </w:rPr>
          <w:t>Feature maximum speed = 10 kph</w:t>
        </w:r>
      </w:ins>
    </w:p>
    <w:p w14:paraId="475A20D4" w14:textId="77777777" w:rsidR="00AD042D" w:rsidRDefault="00770557">
      <w:pPr>
        <w:numPr>
          <w:ilvl w:val="1"/>
          <w:numId w:val="177"/>
        </w:numPr>
        <w:spacing w:before="240" w:line="360" w:lineRule="auto"/>
        <w:ind w:left="1080"/>
        <w:contextualSpacing/>
        <w:rPr>
          <w:ins w:id="41" w:author="Mertiri, Taulant " w:date="2015-08-13T11:09:00Z"/>
          <w:rFonts w:cs="Arial"/>
        </w:rPr>
        <w:pPrChange w:id="42" w:author="Mertiri, Taulant " w:date="2015-08-13T11:09:00Z">
          <w:pPr>
            <w:numPr>
              <w:ilvl w:val="1"/>
              <w:numId w:val="178"/>
            </w:numPr>
            <w:spacing w:before="240" w:line="360" w:lineRule="auto"/>
            <w:ind w:left="1080" w:hanging="360"/>
            <w:contextualSpacing/>
          </w:pPr>
        </w:pPrChange>
      </w:pPr>
      <w:ins w:id="43" w:author="Mertiri, Taulant " w:date="2015-08-13T11:09:00Z">
        <w:r>
          <w:rPr>
            <w:rFonts w:cs="Arial"/>
          </w:rPr>
          <w:t xml:space="preserve">Off Road Front Camera configured:  </w:t>
        </w:r>
        <w:r>
          <w:rPr>
            <w:rFonts w:cs="Arial"/>
            <w:i/>
          </w:rPr>
          <w:t>Available and does NOT meet conditions for Off Road Mode per Determine Off Road Mode requirement</w:t>
        </w:r>
      </w:ins>
    </w:p>
    <w:p w14:paraId="67AA3869" w14:textId="77777777" w:rsidR="00AD042D" w:rsidRDefault="00770557" w:rsidP="00AD042D">
      <w:pPr>
        <w:spacing w:line="480" w:lineRule="auto"/>
        <w:ind w:left="2160"/>
        <w:rPr>
          <w:ins w:id="44" w:author="Mertiri, Taulant " w:date="2015-08-13T11:09:00Z"/>
          <w:rFonts w:cs="Arial"/>
          <w:i/>
        </w:rPr>
      </w:pPr>
      <w:ins w:id="45" w:author="Mertiri, Taulant " w:date="2015-08-13T11:09:00Z">
        <w:r>
          <w:rPr>
            <w:rFonts w:cs="Arial"/>
            <w:i/>
          </w:rPr>
          <w:t>Feature maximum speed = 10 kph</w:t>
        </w:r>
      </w:ins>
    </w:p>
    <w:p w14:paraId="0842F45B" w14:textId="77777777" w:rsidR="00AD042D" w:rsidRDefault="00770557">
      <w:pPr>
        <w:numPr>
          <w:ilvl w:val="1"/>
          <w:numId w:val="177"/>
        </w:numPr>
        <w:spacing w:before="240" w:line="360" w:lineRule="auto"/>
        <w:ind w:left="1080"/>
        <w:contextualSpacing/>
        <w:rPr>
          <w:ins w:id="46" w:author="Mertiri, Taulant " w:date="2015-08-13T11:09:00Z"/>
          <w:rFonts w:cs="Arial"/>
        </w:rPr>
        <w:pPrChange w:id="47" w:author="Mertiri, Taulant " w:date="2015-08-13T11:09:00Z">
          <w:pPr>
            <w:numPr>
              <w:ilvl w:val="1"/>
              <w:numId w:val="178"/>
            </w:numPr>
            <w:spacing w:before="240" w:line="360" w:lineRule="auto"/>
            <w:ind w:left="1080" w:hanging="360"/>
            <w:contextualSpacing/>
          </w:pPr>
        </w:pPrChange>
      </w:pPr>
      <w:ins w:id="48" w:author="Mertiri, Taulant " w:date="2015-08-13T11:09:00Z">
        <w:r>
          <w:rPr>
            <w:rFonts w:cs="Arial"/>
          </w:rPr>
          <w:t xml:space="preserve">Off Road Front Camera configured:  </w:t>
        </w:r>
        <w:r>
          <w:rPr>
            <w:rFonts w:cs="Arial"/>
            <w:i/>
          </w:rPr>
          <w:t>Available and meets conditions for Off Road Mode per Determine Off Road Mode requirement</w:t>
        </w:r>
      </w:ins>
    </w:p>
    <w:p w14:paraId="0BA5033B" w14:textId="77777777" w:rsidR="00AD042D" w:rsidRDefault="00770557" w:rsidP="00AD042D">
      <w:pPr>
        <w:ind w:left="2160"/>
        <w:rPr>
          <w:ins w:id="49" w:author="Mertiri, Taulant " w:date="2015-08-13T11:09:00Z"/>
          <w:rFonts w:cs="Arial"/>
          <w:i/>
        </w:rPr>
      </w:pPr>
      <w:ins w:id="50" w:author="Mertiri, Taulant " w:date="2015-08-13T11:09:00Z">
        <w:r>
          <w:rPr>
            <w:rFonts w:cs="Arial"/>
            <w:i/>
          </w:rPr>
          <w:t>Feature maximum speed = 20 kph</w:t>
        </w:r>
      </w:ins>
    </w:p>
    <w:p w14:paraId="54799C70" w14:textId="77777777" w:rsidR="00AD042D" w:rsidRPr="00417E78" w:rsidRDefault="00000000" w:rsidP="00417E78">
      <w:pPr>
        <w:spacing w:line="360" w:lineRule="auto"/>
        <w:ind w:left="2160"/>
        <w:rPr>
          <w:rFonts w:cs="Arial"/>
          <w:i/>
        </w:rPr>
      </w:pPr>
    </w:p>
    <w:p w14:paraId="587362C2" w14:textId="77777777" w:rsidR="00417E78" w:rsidRPr="00417E78" w:rsidRDefault="00770557" w:rsidP="00417E78">
      <w:pPr>
        <w:numPr>
          <w:ilvl w:val="0"/>
          <w:numId w:val="177"/>
        </w:numPr>
        <w:spacing w:before="360" w:line="480" w:lineRule="auto"/>
        <w:contextualSpacing/>
        <w:rPr>
          <w:rFonts w:cs="Arial"/>
          <w:b/>
        </w:rPr>
      </w:pPr>
      <w:r w:rsidRPr="00417E78">
        <w:rPr>
          <w:rFonts w:cs="Arial"/>
          <w:b/>
        </w:rPr>
        <w:t>Rear Camera Active</w:t>
      </w:r>
    </w:p>
    <w:p w14:paraId="5DA07FCC" w14:textId="77777777" w:rsidR="00417E78" w:rsidRPr="00417E78" w:rsidRDefault="00770557" w:rsidP="00417E78">
      <w:pPr>
        <w:spacing w:line="480" w:lineRule="auto"/>
        <w:ind w:left="2160"/>
        <w:rPr>
          <w:rFonts w:cs="Arial"/>
          <w:i/>
        </w:rPr>
      </w:pPr>
      <w:r w:rsidRPr="00417E78">
        <w:rPr>
          <w:rFonts w:cs="Arial"/>
          <w:i/>
        </w:rPr>
        <w:t>Feature maximum speed = 10 kph</w:t>
      </w:r>
    </w:p>
    <w:p w14:paraId="71538E59" w14:textId="77777777" w:rsidR="00417E78" w:rsidRPr="00417E78" w:rsidRDefault="00770557" w:rsidP="00417E78">
      <w:pPr>
        <w:numPr>
          <w:ilvl w:val="0"/>
          <w:numId w:val="177"/>
        </w:numPr>
        <w:spacing w:before="360" w:line="480" w:lineRule="auto"/>
        <w:contextualSpacing/>
        <w:rPr>
          <w:rFonts w:cs="Arial"/>
          <w:b/>
        </w:rPr>
      </w:pPr>
      <w:r w:rsidRPr="00417E78">
        <w:rPr>
          <w:rFonts w:cs="Arial"/>
          <w:b/>
        </w:rPr>
        <w:t>Front Camera Active</w:t>
      </w:r>
    </w:p>
    <w:p w14:paraId="2D88D2FC" w14:textId="77777777" w:rsidR="00417E78" w:rsidRPr="00417E78" w:rsidRDefault="00770557" w:rsidP="00417E78">
      <w:pPr>
        <w:numPr>
          <w:ilvl w:val="1"/>
          <w:numId w:val="177"/>
        </w:numPr>
        <w:spacing w:before="240" w:line="360" w:lineRule="auto"/>
        <w:ind w:left="1080"/>
        <w:contextualSpacing/>
        <w:rPr>
          <w:rFonts w:cs="Arial"/>
        </w:rPr>
      </w:pPr>
      <w:r>
        <w:rPr>
          <w:rFonts w:cs="Arial"/>
        </w:rPr>
        <w:t xml:space="preserve">Off Road </w:t>
      </w:r>
      <w:r w:rsidRPr="00417E78">
        <w:rPr>
          <w:rFonts w:cs="Arial"/>
        </w:rPr>
        <w:t xml:space="preserve">Front </w:t>
      </w:r>
      <w:r>
        <w:rPr>
          <w:rFonts w:cs="Arial"/>
        </w:rPr>
        <w:t>C</w:t>
      </w:r>
      <w:r w:rsidRPr="00417E78">
        <w:rPr>
          <w:rFonts w:cs="Arial"/>
        </w:rPr>
        <w:t xml:space="preserve">amera configured:  </w:t>
      </w:r>
      <w:r w:rsidRPr="00417E78">
        <w:rPr>
          <w:rFonts w:cs="Arial"/>
          <w:i/>
        </w:rPr>
        <w:t>Not Available</w:t>
      </w:r>
    </w:p>
    <w:p w14:paraId="7512E1B0" w14:textId="77777777" w:rsidR="00417E78" w:rsidRPr="00417E78" w:rsidRDefault="00770557" w:rsidP="00417E78">
      <w:pPr>
        <w:spacing w:line="480" w:lineRule="auto"/>
        <w:ind w:left="2160"/>
        <w:rPr>
          <w:rFonts w:cs="Arial"/>
        </w:rPr>
      </w:pPr>
      <w:r w:rsidRPr="00417E78">
        <w:rPr>
          <w:rFonts w:cs="Arial"/>
          <w:i/>
        </w:rPr>
        <w:lastRenderedPageBreak/>
        <w:t>Feature maximum speed = 10 kph</w:t>
      </w:r>
    </w:p>
    <w:p w14:paraId="70691C76" w14:textId="77777777" w:rsidR="00417E78" w:rsidRPr="00417E78" w:rsidRDefault="00770557" w:rsidP="00B807BB">
      <w:pPr>
        <w:numPr>
          <w:ilvl w:val="1"/>
          <w:numId w:val="177"/>
        </w:numPr>
        <w:spacing w:before="240" w:line="360" w:lineRule="auto"/>
        <w:ind w:left="1080"/>
        <w:contextualSpacing/>
        <w:rPr>
          <w:rFonts w:cs="Arial"/>
        </w:rPr>
      </w:pPr>
      <w:r>
        <w:rPr>
          <w:rFonts w:cs="Arial"/>
        </w:rPr>
        <w:t xml:space="preserve">Off Road </w:t>
      </w:r>
      <w:r w:rsidRPr="00417E78">
        <w:rPr>
          <w:rFonts w:cs="Arial"/>
        </w:rPr>
        <w:t xml:space="preserve">Front </w:t>
      </w:r>
      <w:r>
        <w:rPr>
          <w:rFonts w:cs="Arial"/>
        </w:rPr>
        <w:t>C</w:t>
      </w:r>
      <w:r w:rsidRPr="00417E78">
        <w:rPr>
          <w:rFonts w:cs="Arial"/>
        </w:rPr>
        <w:t xml:space="preserve">amera configured:  </w:t>
      </w:r>
      <w:r w:rsidRPr="00417E78">
        <w:rPr>
          <w:rFonts w:cs="Arial"/>
          <w:i/>
        </w:rPr>
        <w:t>Available</w:t>
      </w:r>
      <w:r w:rsidRPr="00837C26">
        <w:rPr>
          <w:rFonts w:cs="Arial"/>
          <w:i/>
        </w:rPr>
        <w:t xml:space="preserve"> </w:t>
      </w:r>
      <w:r>
        <w:rPr>
          <w:rFonts w:cs="Arial"/>
          <w:i/>
        </w:rPr>
        <w:t>and does NOT</w:t>
      </w:r>
      <w:r w:rsidRPr="00837C26">
        <w:rPr>
          <w:rFonts w:cs="Arial"/>
          <w:i/>
        </w:rPr>
        <w:t xml:space="preserve"> meet conditions for Off Road </w:t>
      </w:r>
      <w:r>
        <w:rPr>
          <w:rFonts w:cs="Arial"/>
          <w:i/>
        </w:rPr>
        <w:t>Mode per Determine Off Road Mode requirement</w:t>
      </w:r>
    </w:p>
    <w:p w14:paraId="0B75E111" w14:textId="77777777" w:rsidR="00B807BB" w:rsidRDefault="00770557" w:rsidP="00B807BB">
      <w:pPr>
        <w:spacing w:line="480" w:lineRule="auto"/>
        <w:ind w:left="2160"/>
        <w:rPr>
          <w:rFonts w:cs="Arial"/>
          <w:i/>
        </w:rPr>
      </w:pPr>
      <w:r w:rsidRPr="00417E78">
        <w:rPr>
          <w:rFonts w:cs="Arial"/>
          <w:i/>
        </w:rPr>
        <w:t xml:space="preserve">Feature maximum speed = </w:t>
      </w:r>
      <w:r>
        <w:rPr>
          <w:rFonts w:cs="Arial"/>
          <w:i/>
        </w:rPr>
        <w:t>10</w:t>
      </w:r>
      <w:r w:rsidRPr="00417E78">
        <w:rPr>
          <w:rFonts w:cs="Arial"/>
          <w:i/>
        </w:rPr>
        <w:t xml:space="preserve"> kph</w:t>
      </w:r>
    </w:p>
    <w:p w14:paraId="444808F1" w14:textId="77777777" w:rsidR="00B807BB" w:rsidRPr="00417E78" w:rsidRDefault="00770557" w:rsidP="00B807BB">
      <w:pPr>
        <w:numPr>
          <w:ilvl w:val="1"/>
          <w:numId w:val="177"/>
        </w:numPr>
        <w:spacing w:before="240" w:line="360" w:lineRule="auto"/>
        <w:ind w:left="1080"/>
        <w:contextualSpacing/>
        <w:rPr>
          <w:rFonts w:cs="Arial"/>
        </w:rPr>
      </w:pPr>
      <w:r>
        <w:rPr>
          <w:rFonts w:cs="Arial"/>
        </w:rPr>
        <w:t xml:space="preserve">Off Road </w:t>
      </w:r>
      <w:r w:rsidRPr="00417E78">
        <w:rPr>
          <w:rFonts w:cs="Arial"/>
        </w:rPr>
        <w:t xml:space="preserve">Front </w:t>
      </w:r>
      <w:r>
        <w:rPr>
          <w:rFonts w:cs="Arial"/>
        </w:rPr>
        <w:t>C</w:t>
      </w:r>
      <w:r w:rsidRPr="00417E78">
        <w:rPr>
          <w:rFonts w:cs="Arial"/>
        </w:rPr>
        <w:t xml:space="preserve">amera configured:  </w:t>
      </w:r>
      <w:r w:rsidRPr="00417E78">
        <w:rPr>
          <w:rFonts w:cs="Arial"/>
          <w:i/>
        </w:rPr>
        <w:t>Available</w:t>
      </w:r>
      <w:r w:rsidRPr="00837C26">
        <w:rPr>
          <w:rFonts w:cs="Arial"/>
          <w:i/>
        </w:rPr>
        <w:t xml:space="preserve"> and meets conditions for Off Road </w:t>
      </w:r>
      <w:r>
        <w:rPr>
          <w:rFonts w:cs="Arial"/>
          <w:i/>
        </w:rPr>
        <w:t>Mode per Determine Off Road Mode requirement</w:t>
      </w:r>
    </w:p>
    <w:p w14:paraId="1A8BCF22" w14:textId="77777777" w:rsidR="00E9156E" w:rsidRDefault="00770557" w:rsidP="00B807BB">
      <w:pPr>
        <w:ind w:left="2160"/>
        <w:rPr>
          <w:rFonts w:cs="Arial"/>
          <w:i/>
        </w:rPr>
      </w:pPr>
      <w:r w:rsidRPr="00417E78">
        <w:rPr>
          <w:rFonts w:cs="Arial"/>
          <w:i/>
        </w:rPr>
        <w:t>Feature maximum speed = 24 kph</w:t>
      </w:r>
    </w:p>
    <w:p w14:paraId="00960D11" w14:textId="77777777" w:rsidR="002737ED" w:rsidRPr="004074DD" w:rsidRDefault="00000000" w:rsidP="004074DD">
      <w:pPr>
        <w:rPr>
          <w:rFonts w:cs="Arial"/>
        </w:rPr>
      </w:pPr>
    </w:p>
    <w:p w14:paraId="1780041E" w14:textId="77777777" w:rsidR="00E52CBB" w:rsidRPr="00E52CBB" w:rsidRDefault="00E52CBB" w:rsidP="00E52CBB">
      <w:pPr>
        <w:pStyle w:val="Heading2"/>
        <w:rPr>
          <w:b w:val="0"/>
          <w:u w:val="single"/>
        </w:rPr>
      </w:pPr>
      <w:bookmarkStart w:id="51" w:name="_Toc100050037"/>
      <w:r w:rsidRPr="00E52CBB">
        <w:rPr>
          <w:b w:val="0"/>
          <w:u w:val="single"/>
        </w:rPr>
        <w:t>DAFVCv1-FUR-REQ-166648/B-Determine Off Road Mode</w:t>
      </w:r>
      <w:bookmarkEnd w:id="51"/>
    </w:p>
    <w:p w14:paraId="252ABC8E" w14:textId="77777777" w:rsidR="00E9737C" w:rsidRDefault="00770557" w:rsidP="00E9737C">
      <w:pPr>
        <w:tabs>
          <w:tab w:val="left" w:pos="1080"/>
        </w:tabs>
        <w:rPr>
          <w:rFonts w:cs="Arial"/>
        </w:rPr>
      </w:pPr>
      <w:r>
        <w:rPr>
          <w:rFonts w:cs="Arial"/>
        </w:rPr>
        <w:t xml:space="preserve">Off Road Mode is considered active when the vehicle is configured for (Off Road Front Camera and hard camera button strategy) and one of the following conditions are true: </w:t>
      </w:r>
    </w:p>
    <w:p w14:paraId="739067C4" w14:textId="77777777" w:rsidR="00E9737C" w:rsidRDefault="00000000" w:rsidP="00E9737C">
      <w:pPr>
        <w:tabs>
          <w:tab w:val="left" w:pos="1080"/>
        </w:tabs>
        <w:rPr>
          <w:rFonts w:cs="Arial"/>
        </w:rPr>
      </w:pPr>
    </w:p>
    <w:p w14:paraId="05E9BA0A" w14:textId="77777777" w:rsidR="00E9737C" w:rsidRDefault="00770557" w:rsidP="00E9737C">
      <w:pPr>
        <w:numPr>
          <w:ilvl w:val="0"/>
          <w:numId w:val="182"/>
        </w:numPr>
        <w:tabs>
          <w:tab w:val="left" w:pos="1800"/>
        </w:tabs>
        <w:rPr>
          <w:rFonts w:cs="Arial"/>
        </w:rPr>
      </w:pPr>
      <w:r>
        <w:rPr>
          <w:rFonts w:cs="Arial"/>
        </w:rPr>
        <w:t xml:space="preserve">4x4 transfer case is locked in 4L (AwdRange_St = 0x0:LowRangeLocked) </w:t>
      </w:r>
    </w:p>
    <w:p w14:paraId="7292B5D2" w14:textId="77777777" w:rsidR="00E9737C" w:rsidRDefault="00000000" w:rsidP="00E9737C">
      <w:pPr>
        <w:tabs>
          <w:tab w:val="left" w:pos="1800"/>
        </w:tabs>
        <w:ind w:left="1440"/>
        <w:rPr>
          <w:rFonts w:cs="Arial"/>
        </w:rPr>
      </w:pPr>
    </w:p>
    <w:p w14:paraId="01562F3B" w14:textId="77777777" w:rsidR="00E9737C" w:rsidRDefault="00770557" w:rsidP="00E9737C">
      <w:pPr>
        <w:tabs>
          <w:tab w:val="left" w:pos="1800"/>
        </w:tabs>
        <w:rPr>
          <w:rFonts w:cs="Arial"/>
        </w:rPr>
      </w:pPr>
      <w:r>
        <w:rPr>
          <w:rFonts w:cs="Arial"/>
        </w:rPr>
        <w:t xml:space="preserve">             or  </w:t>
      </w:r>
    </w:p>
    <w:p w14:paraId="625E9A50" w14:textId="77777777" w:rsidR="00E9737C" w:rsidRDefault="00000000" w:rsidP="00E9737C">
      <w:pPr>
        <w:tabs>
          <w:tab w:val="left" w:pos="1800"/>
        </w:tabs>
        <w:rPr>
          <w:rFonts w:cs="Arial"/>
        </w:rPr>
      </w:pPr>
    </w:p>
    <w:p w14:paraId="6252CB86" w14:textId="77777777" w:rsidR="00E9737C" w:rsidRDefault="00770557" w:rsidP="00E9737C">
      <w:pPr>
        <w:numPr>
          <w:ilvl w:val="0"/>
          <w:numId w:val="182"/>
        </w:numPr>
        <w:tabs>
          <w:tab w:val="left" w:pos="1800"/>
        </w:tabs>
        <w:rPr>
          <w:rFonts w:cs="Arial"/>
        </w:rPr>
      </w:pPr>
      <w:r>
        <w:rPr>
          <w:rFonts w:cs="Arial"/>
        </w:rPr>
        <w:t xml:space="preserve">Off-Road Mode is on (OffRoadMode_St = 0x1:OffRoad or 0x2:ExtremeOffRoad) </w:t>
      </w:r>
    </w:p>
    <w:p w14:paraId="1D56BE88" w14:textId="77777777" w:rsidR="00E9737C" w:rsidRDefault="00770557" w:rsidP="00E9737C">
      <w:pPr>
        <w:tabs>
          <w:tab w:val="left" w:pos="1800"/>
        </w:tabs>
        <w:rPr>
          <w:rFonts w:cs="Arial"/>
        </w:rPr>
      </w:pPr>
      <w:r>
        <w:rPr>
          <w:rFonts w:cs="Arial"/>
        </w:rPr>
        <w:t xml:space="preserve">                   and </w:t>
      </w:r>
    </w:p>
    <w:p w14:paraId="23D81BA2" w14:textId="77777777" w:rsidR="00E9737C" w:rsidRDefault="00770557" w:rsidP="00E9737C">
      <w:pPr>
        <w:tabs>
          <w:tab w:val="left" w:pos="1800"/>
        </w:tabs>
        <w:rPr>
          <w:rFonts w:cs="Arial"/>
        </w:rPr>
      </w:pPr>
      <w:r>
        <w:rPr>
          <w:rFonts w:cs="Arial"/>
        </w:rPr>
        <w:t xml:space="preserve">                   E-Locker is locked (Elocker_St = 0x1:ON)</w:t>
      </w:r>
    </w:p>
    <w:p w14:paraId="34A8E07B" w14:textId="77777777" w:rsidR="00E9737C" w:rsidRDefault="00000000" w:rsidP="00E9737C">
      <w:pPr>
        <w:tabs>
          <w:tab w:val="left" w:pos="1080"/>
        </w:tabs>
        <w:rPr>
          <w:rFonts w:cs="Arial"/>
        </w:rPr>
      </w:pPr>
    </w:p>
    <w:p w14:paraId="4DB8A53A" w14:textId="77777777" w:rsidR="00E9737C" w:rsidRDefault="00000000" w:rsidP="00E9737C">
      <w:pPr>
        <w:tabs>
          <w:tab w:val="left" w:pos="1080"/>
        </w:tabs>
        <w:rPr>
          <w:rFonts w:cs="Arial"/>
        </w:rPr>
      </w:pPr>
    </w:p>
    <w:p w14:paraId="3FA7740B" w14:textId="77777777" w:rsidR="00E9737C" w:rsidRDefault="00770557" w:rsidP="00E9737C">
      <w:pPr>
        <w:tabs>
          <w:tab w:val="left" w:pos="1080"/>
        </w:tabs>
        <w:rPr>
          <w:rFonts w:cs="Arial"/>
        </w:rPr>
      </w:pPr>
      <w:r>
        <w:rPr>
          <w:rFonts w:cs="Arial"/>
        </w:rPr>
        <w:t xml:space="preserve">Off Road Mode is considered active when the vehicle is configured for (Off Road Front Camera and soft camera button strategy) and the following condition is true: </w:t>
      </w:r>
    </w:p>
    <w:p w14:paraId="161B98E6" w14:textId="77777777" w:rsidR="00E9737C" w:rsidRDefault="00000000" w:rsidP="00E9737C">
      <w:pPr>
        <w:tabs>
          <w:tab w:val="left" w:pos="1080"/>
        </w:tabs>
        <w:rPr>
          <w:rFonts w:cs="Arial"/>
        </w:rPr>
      </w:pPr>
    </w:p>
    <w:p w14:paraId="3BC56D4C" w14:textId="77777777" w:rsidR="00E9737C" w:rsidRDefault="00770557" w:rsidP="00E9737C">
      <w:pPr>
        <w:tabs>
          <w:tab w:val="left" w:pos="1080"/>
        </w:tabs>
        <w:rPr>
          <w:rFonts w:cs="Arial"/>
        </w:rPr>
      </w:pPr>
      <w:r>
        <w:rPr>
          <w:rFonts w:cs="Arial"/>
        </w:rPr>
        <w:t>CamraFrntOffRd_B_Stat = Active</w:t>
      </w:r>
    </w:p>
    <w:p w14:paraId="1FFEC9DD" w14:textId="77777777" w:rsidR="00E9737C" w:rsidRDefault="00000000" w:rsidP="00E9737C">
      <w:pPr>
        <w:tabs>
          <w:tab w:val="left" w:pos="1080"/>
        </w:tabs>
        <w:rPr>
          <w:rFonts w:cs="Arial"/>
        </w:rPr>
      </w:pPr>
    </w:p>
    <w:p w14:paraId="0C92E12E" w14:textId="77777777" w:rsidR="00E9737C" w:rsidRDefault="00000000" w:rsidP="00E9737C">
      <w:pPr>
        <w:tabs>
          <w:tab w:val="left" w:pos="1800"/>
        </w:tabs>
        <w:rPr>
          <w:rFonts w:cs="Arial"/>
        </w:rPr>
      </w:pPr>
    </w:p>
    <w:p w14:paraId="79D55688" w14:textId="77777777" w:rsidR="00E9737C" w:rsidRDefault="00770557" w:rsidP="00E9737C">
      <w:pPr>
        <w:tabs>
          <w:tab w:val="left" w:pos="1080"/>
        </w:tabs>
        <w:rPr>
          <w:rFonts w:cs="Arial"/>
        </w:rPr>
      </w:pPr>
      <w:r>
        <w:rPr>
          <w:rFonts w:cs="Arial"/>
        </w:rPr>
        <w:t>When transitioning out of Off Road Mode the Driver Assist Front View Camera Client shall check vehicle speed to determine if condition exists that results in Front View Camera turning off.</w:t>
      </w:r>
    </w:p>
    <w:p w14:paraId="0865A1C9" w14:textId="77777777" w:rsidR="00E9737C" w:rsidRDefault="00000000" w:rsidP="00E9737C">
      <w:pPr>
        <w:tabs>
          <w:tab w:val="left" w:pos="1080"/>
        </w:tabs>
        <w:rPr>
          <w:rFonts w:cs="Arial"/>
        </w:rPr>
      </w:pPr>
    </w:p>
    <w:p w14:paraId="3DFC5198" w14:textId="77777777" w:rsidR="00E9737C" w:rsidRDefault="00770557" w:rsidP="00E9737C">
      <w:pPr>
        <w:tabs>
          <w:tab w:val="left" w:pos="1080"/>
        </w:tabs>
        <w:rPr>
          <w:rFonts w:cs="Arial"/>
        </w:rPr>
      </w:pPr>
      <w:r>
        <w:rPr>
          <w:rFonts w:cs="Arial"/>
        </w:rPr>
        <w:t>Example:  Driver Assist Front View Camera Client determines Off Road Mode is no longer active and vehicle speed is 20 kph.  The max speed to exit is now 10 kph so the Client shall exit Front View Camera based on Feature Maximum Speed requirement 014077.</w:t>
      </w:r>
    </w:p>
    <w:p w14:paraId="13D30931" w14:textId="77777777" w:rsidR="007C6CEA" w:rsidRPr="00E9737C" w:rsidRDefault="00000000" w:rsidP="00E9737C"/>
    <w:p w14:paraId="22144F88" w14:textId="77777777" w:rsidR="00E52CBB" w:rsidRPr="00E52CBB" w:rsidRDefault="00E52CBB" w:rsidP="00E52CBB">
      <w:pPr>
        <w:pStyle w:val="Heading2"/>
        <w:rPr>
          <w:b w:val="0"/>
          <w:u w:val="single"/>
        </w:rPr>
      </w:pPr>
      <w:bookmarkStart w:id="52" w:name="_Toc100050038"/>
      <w:r w:rsidRPr="00E52CBB">
        <w:rPr>
          <w:b w:val="0"/>
          <w:u w:val="single"/>
        </w:rPr>
        <w:t>RVC-FUR-REQ-014087/B-RVC Malfunction (TcSE ROIN-146656-2)</w:t>
      </w:r>
      <w:bookmarkEnd w:id="52"/>
    </w:p>
    <w:p w14:paraId="003BC6C3" w14:textId="77777777" w:rsidR="001B4D06" w:rsidRDefault="00770557">
      <w:pPr>
        <w:autoSpaceDE w:val="0"/>
        <w:autoSpaceDN w:val="0"/>
        <w:adjustRightInd w:val="0"/>
        <w:rPr>
          <w:rFonts w:cs="Arial"/>
        </w:rPr>
      </w:pPr>
      <w:r>
        <w:rPr>
          <w:rFonts w:cs="Arial"/>
        </w:rPr>
        <w:t>When the RVC Client (RearViewCameraClient) does not detect video present in the signal from the camera it shall set a DTC and the RVC Client shall display camera overlays for T_cameraMalfunctionDelay before displaying an error message allowing the user to acknowledge the video error and revert to the previous screen.  At any time the video signal is detected RVC client should check for Gear position and show the camera.</w:t>
      </w:r>
    </w:p>
    <w:p w14:paraId="1044DCB7" w14:textId="77777777" w:rsidR="00E52CBB" w:rsidRPr="00E52CBB" w:rsidRDefault="00E52CBB" w:rsidP="00E52CBB">
      <w:pPr>
        <w:pStyle w:val="Heading2"/>
        <w:rPr>
          <w:b w:val="0"/>
          <w:u w:val="single"/>
        </w:rPr>
      </w:pPr>
      <w:bookmarkStart w:id="53" w:name="_Toc100050039"/>
      <w:r w:rsidRPr="00E52CBB">
        <w:rPr>
          <w:b w:val="0"/>
          <w:u w:val="single"/>
        </w:rPr>
        <w:t>DAFVCv1-FUR-REQ-166722/A-DAFVC Malfunction</w:t>
      </w:r>
      <w:bookmarkEnd w:id="53"/>
    </w:p>
    <w:p w14:paraId="3CD422F6" w14:textId="59AAAD22" w:rsidR="001B4D06" w:rsidRDefault="00770557">
      <w:pPr>
        <w:autoSpaceDE w:val="0"/>
        <w:autoSpaceDN w:val="0"/>
        <w:adjustRightInd w:val="0"/>
        <w:rPr>
          <w:rFonts w:cs="Arial"/>
        </w:rPr>
      </w:pPr>
      <w:r>
        <w:rPr>
          <w:rFonts w:cs="Arial"/>
        </w:rPr>
        <w:t>When the DAFVC Client (DriverAssistFrontViewCameraClient) does not detect video present in the signal from the camera it shall set a DTC and the DAFVC Client shall display camera overlays for T_cameraMalfunctionDelay before displaying an error message allowing the user to acknowledge the video error and revert to the previous screen.  At any time the video signal is detected DAFVC client should check for Gear position and show the camera.</w:t>
      </w:r>
    </w:p>
    <w:p w14:paraId="03C0C460" w14:textId="153A543F" w:rsidR="00570795" w:rsidRDefault="00570795">
      <w:pPr>
        <w:autoSpaceDE w:val="0"/>
        <w:autoSpaceDN w:val="0"/>
        <w:adjustRightInd w:val="0"/>
        <w:rPr>
          <w:rFonts w:cs="Arial"/>
        </w:rPr>
      </w:pPr>
    </w:p>
    <w:p w14:paraId="79BE9F4B" w14:textId="3C0724C1" w:rsidR="00570795" w:rsidRDefault="00570795">
      <w:pPr>
        <w:autoSpaceDE w:val="0"/>
        <w:autoSpaceDN w:val="0"/>
        <w:adjustRightInd w:val="0"/>
        <w:rPr>
          <w:rFonts w:cs="Arial"/>
        </w:rPr>
      </w:pPr>
    </w:p>
    <w:p w14:paraId="7919CBDD" w14:textId="0E0BF711" w:rsidR="00570795" w:rsidRDefault="00570795">
      <w:pPr>
        <w:autoSpaceDE w:val="0"/>
        <w:autoSpaceDN w:val="0"/>
        <w:adjustRightInd w:val="0"/>
        <w:rPr>
          <w:rFonts w:cs="Arial"/>
        </w:rPr>
      </w:pPr>
    </w:p>
    <w:p w14:paraId="7C11F52E" w14:textId="77777777" w:rsidR="00570795" w:rsidRDefault="00570795">
      <w:pPr>
        <w:autoSpaceDE w:val="0"/>
        <w:autoSpaceDN w:val="0"/>
        <w:adjustRightInd w:val="0"/>
        <w:rPr>
          <w:rFonts w:cs="Arial"/>
        </w:rPr>
      </w:pPr>
    </w:p>
    <w:p w14:paraId="314E0E57" w14:textId="77777777" w:rsidR="007917DC" w:rsidRDefault="00770557" w:rsidP="00E52CBB">
      <w:pPr>
        <w:pStyle w:val="Heading2"/>
      </w:pPr>
      <w:bookmarkStart w:id="54" w:name="_Toc100050040"/>
      <w:r w:rsidRPr="00B9479B">
        <w:lastRenderedPageBreak/>
        <w:t>RVC-TMR-REQ-166649/A-T_cameraMalfunctionDelay</w:t>
      </w:r>
      <w:bookmarkEnd w:id="54"/>
    </w:p>
    <w:p w14:paraId="1A88FCE5" w14:textId="77777777" w:rsidR="0091772B" w:rsidRPr="0091772B" w:rsidRDefault="00000000"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A9084A0"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145A9624" w14:textId="77777777" w:rsidR="007917DC" w:rsidRDefault="0077055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23E9859" w14:textId="77777777" w:rsidR="007917DC" w:rsidRDefault="0077055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6679427" w14:textId="77777777" w:rsidR="007917DC" w:rsidRDefault="0077055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EAB85E5" w14:textId="77777777" w:rsidR="007917DC" w:rsidRDefault="0077055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53C60FC" w14:textId="77777777" w:rsidR="007917DC" w:rsidRDefault="0077055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78615F43" w14:textId="77777777" w:rsidR="007917DC" w:rsidRDefault="00770557">
            <w:pPr>
              <w:spacing w:line="276" w:lineRule="auto"/>
              <w:jc w:val="center"/>
              <w:rPr>
                <w:rFonts w:ascii="Univers" w:eastAsia="Times New Roman" w:hAnsi="Univers" w:cs="Arial"/>
                <w:b/>
                <w:sz w:val="14"/>
                <w:szCs w:val="14"/>
              </w:rPr>
            </w:pPr>
            <w:r>
              <w:rPr>
                <w:rFonts w:cs="Arial"/>
                <w:b/>
                <w:sz w:val="14"/>
                <w:szCs w:val="14"/>
              </w:rPr>
              <w:t>Default</w:t>
            </w:r>
          </w:p>
        </w:tc>
      </w:tr>
      <w:tr w:rsidR="007917DC" w14:paraId="01853EFB"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53CCE8F" w14:textId="77777777" w:rsidR="007917DC" w:rsidRPr="00DF054A" w:rsidRDefault="00770557">
            <w:pPr>
              <w:spacing w:line="276" w:lineRule="auto"/>
              <w:rPr>
                <w:rFonts w:ascii="Univers" w:eastAsia="Times New Roman" w:hAnsi="Univers" w:cs="Arial"/>
                <w:sz w:val="14"/>
                <w:szCs w:val="14"/>
              </w:rPr>
            </w:pPr>
            <w:r w:rsidRPr="00DF054A">
              <w:rPr>
                <w:rFonts w:cs="Arial"/>
                <w:sz w:val="14"/>
                <w:szCs w:val="14"/>
              </w:rPr>
              <w:t>T_cameraMalfunctionDelay</w:t>
            </w:r>
          </w:p>
        </w:tc>
        <w:tc>
          <w:tcPr>
            <w:tcW w:w="5442" w:type="dxa"/>
            <w:tcBorders>
              <w:top w:val="single" w:sz="4" w:space="0" w:color="auto"/>
              <w:left w:val="single" w:sz="4" w:space="0" w:color="auto"/>
              <w:bottom w:val="single" w:sz="4" w:space="0" w:color="auto"/>
              <w:right w:val="single" w:sz="4" w:space="0" w:color="auto"/>
            </w:tcBorders>
            <w:hideMark/>
          </w:tcPr>
          <w:p w14:paraId="28CD1506" w14:textId="77777777" w:rsidR="004F5389" w:rsidRDefault="00770557">
            <w:pPr>
              <w:rPr>
                <w:rFonts w:cs="Arial"/>
              </w:rPr>
            </w:pPr>
            <w:r>
              <w:rPr>
                <w:rFonts w:cs="Arial"/>
              </w:rPr>
              <w:t>Time DAFVC or RVC Client should wait before displaying an error message to the user according to RVC-REQ-014087-RVC Malfunction or DAFVC-REQ-166649 DAFVC Malfunction.</w:t>
            </w:r>
          </w:p>
          <w:p w14:paraId="5EAC4F2F" w14:textId="77777777" w:rsidR="007917DC" w:rsidRDefault="0000000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366AD45" w14:textId="77777777" w:rsidR="007917DC" w:rsidRDefault="0077055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511F8D2" w14:textId="77777777" w:rsidR="007917DC" w:rsidRDefault="00770557">
            <w:pPr>
              <w:spacing w:line="276" w:lineRule="auto"/>
              <w:rPr>
                <w:rFonts w:ascii="Univers" w:eastAsia="Times New Roman" w:hAnsi="Univers" w:cs="Arial"/>
                <w:sz w:val="14"/>
                <w:szCs w:val="14"/>
              </w:rPr>
            </w:pPr>
            <w:r>
              <w:rPr>
                <w:rFonts w:cs="Arial"/>
                <w:sz w:val="14"/>
                <w:szCs w:val="14"/>
              </w:rPr>
              <w:t>0-30</w:t>
            </w:r>
          </w:p>
        </w:tc>
        <w:tc>
          <w:tcPr>
            <w:tcW w:w="1080" w:type="dxa"/>
            <w:tcBorders>
              <w:top w:val="single" w:sz="4" w:space="0" w:color="auto"/>
              <w:left w:val="single" w:sz="4" w:space="0" w:color="auto"/>
              <w:bottom w:val="single" w:sz="4" w:space="0" w:color="auto"/>
              <w:right w:val="single" w:sz="4" w:space="0" w:color="auto"/>
            </w:tcBorders>
            <w:hideMark/>
          </w:tcPr>
          <w:p w14:paraId="7D837870" w14:textId="77777777" w:rsidR="007917DC" w:rsidRDefault="00770557">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37B04CF6" w14:textId="77777777" w:rsidR="007917DC" w:rsidRDefault="00770557">
            <w:pPr>
              <w:spacing w:line="276" w:lineRule="auto"/>
              <w:jc w:val="center"/>
              <w:rPr>
                <w:rFonts w:ascii="Univers" w:eastAsia="Times New Roman" w:hAnsi="Univers" w:cs="Arial"/>
                <w:sz w:val="14"/>
                <w:szCs w:val="14"/>
              </w:rPr>
            </w:pPr>
            <w:r>
              <w:rPr>
                <w:rFonts w:cs="Arial"/>
                <w:sz w:val="14"/>
                <w:szCs w:val="14"/>
              </w:rPr>
              <w:t>10</w:t>
            </w:r>
          </w:p>
        </w:tc>
      </w:tr>
    </w:tbl>
    <w:p w14:paraId="6FCDCCD7" w14:textId="77777777" w:rsidR="005A201A" w:rsidRPr="00B01CDD" w:rsidRDefault="00000000" w:rsidP="00B01CDD">
      <w:pPr>
        <w:rPr>
          <w:sz w:val="14"/>
          <w:szCs w:val="14"/>
        </w:rPr>
      </w:pPr>
    </w:p>
    <w:p w14:paraId="45385402" w14:textId="77777777" w:rsidR="00E52CBB" w:rsidRPr="00E52CBB" w:rsidRDefault="00E52CBB" w:rsidP="00E52CBB">
      <w:pPr>
        <w:pStyle w:val="Heading2"/>
        <w:rPr>
          <w:b w:val="0"/>
          <w:u w:val="single"/>
        </w:rPr>
      </w:pPr>
      <w:bookmarkStart w:id="55" w:name="_Toc100050041"/>
      <w:r w:rsidRPr="00E52CBB">
        <w:rPr>
          <w:b w:val="0"/>
          <w:u w:val="single"/>
        </w:rPr>
        <w:t>CAMERA-REQ-331863/B-Lin Button Client Operation</w:t>
      </w:r>
      <w:bookmarkEnd w:id="55"/>
    </w:p>
    <w:p w14:paraId="1CFBB881" w14:textId="77777777" w:rsidR="00500605" w:rsidRDefault="00770557" w:rsidP="00500605">
      <w:r>
        <w:t xml:space="preserve">When Client receives signal </w:t>
      </w:r>
      <w:r w:rsidRPr="00D620B3">
        <w:t>ICPBtnID_Camera</w:t>
      </w:r>
      <w:r>
        <w:t xml:space="preserve">  as pressed, it shall send the signal  CamraFrntBttn_D_Stat3 with the value Pressed. </w:t>
      </w:r>
    </w:p>
    <w:p w14:paraId="7FE1F64A" w14:textId="77777777" w:rsidR="00406F39" w:rsidRDefault="00770557" w:rsidP="00E52CBB">
      <w:pPr>
        <w:pStyle w:val="Heading1"/>
      </w:pPr>
      <w:bookmarkStart w:id="56" w:name="_Toc100050042"/>
      <w:r>
        <w:lastRenderedPageBreak/>
        <w:t>Functional Definition</w:t>
      </w:r>
      <w:bookmarkEnd w:id="56"/>
    </w:p>
    <w:p w14:paraId="1AB27563" w14:textId="77777777" w:rsidR="00406F39" w:rsidRDefault="00770557" w:rsidP="00E52CBB">
      <w:pPr>
        <w:pStyle w:val="Heading2"/>
      </w:pPr>
      <w:bookmarkStart w:id="57" w:name="_Toc100050043"/>
      <w:r>
        <w:t>Rear View Camera</w:t>
      </w:r>
      <w:bookmarkEnd w:id="57"/>
    </w:p>
    <w:p w14:paraId="4B4E1E39" w14:textId="77777777" w:rsidR="00406F39" w:rsidRDefault="00770557" w:rsidP="00E52CBB">
      <w:pPr>
        <w:pStyle w:val="Heading3"/>
      </w:pPr>
      <w:bookmarkStart w:id="58" w:name="_Toc100050044"/>
      <w:r>
        <w:t>Rear View Camera General Requirements</w:t>
      </w:r>
      <w:bookmarkEnd w:id="58"/>
    </w:p>
    <w:p w14:paraId="0EEA4095" w14:textId="77777777" w:rsidR="00E52CBB" w:rsidRPr="00E52CBB" w:rsidRDefault="00E52CBB" w:rsidP="00E52CBB">
      <w:pPr>
        <w:pStyle w:val="Heading4"/>
        <w:rPr>
          <w:b w:val="0"/>
          <w:u w:val="single"/>
        </w:rPr>
      </w:pPr>
      <w:r w:rsidRPr="00E52CBB">
        <w:rPr>
          <w:b w:val="0"/>
          <w:u w:val="single"/>
        </w:rPr>
        <w:t>RVC-FUR-REQ-014088/E-Deactivate RVC (TcSE ROIN-293328)</w:t>
      </w:r>
    </w:p>
    <w:p w14:paraId="4BBC5FBB" w14:textId="77777777" w:rsidR="003F3E59" w:rsidRPr="003F3E59" w:rsidRDefault="00770557" w:rsidP="003F3E59">
      <w:pPr>
        <w:autoSpaceDE w:val="0"/>
        <w:autoSpaceDN w:val="0"/>
        <w:adjustRightInd w:val="0"/>
        <w:rPr>
          <w:rFonts w:cs="Arial"/>
        </w:rPr>
      </w:pPr>
      <w:r w:rsidRPr="003F3E59">
        <w:rPr>
          <w:rFonts w:cs="Arial"/>
        </w:rPr>
        <w:t>The RVC Client (RearViewCameraClient) shall stop displaying RVC video when one of the following conditions is met:</w:t>
      </w:r>
    </w:p>
    <w:p w14:paraId="14B16D57" w14:textId="77777777" w:rsidR="003F3E59" w:rsidRPr="003F3E59" w:rsidRDefault="00770557" w:rsidP="003F3E59">
      <w:pPr>
        <w:autoSpaceDE w:val="0"/>
        <w:autoSpaceDN w:val="0"/>
        <w:adjustRightInd w:val="0"/>
        <w:ind w:left="1080" w:hanging="360"/>
        <w:rPr>
          <w:rFonts w:cs="Arial"/>
        </w:rPr>
      </w:pPr>
      <w:r w:rsidRPr="003F3E59">
        <w:rPr>
          <w:rFonts w:cs="Arial"/>
        </w:rPr>
        <w:t xml:space="preserve">1. </w:t>
      </w:r>
      <w:r w:rsidRPr="003F3E59">
        <w:rPr>
          <w:rFonts w:cs="Arial"/>
        </w:rPr>
        <w:tab/>
        <w:t>Vehicle is shifted out of reverse (Camera Delay = OFF)</w:t>
      </w:r>
    </w:p>
    <w:p w14:paraId="75BC655D" w14:textId="77777777" w:rsidR="003F3E59" w:rsidRPr="003F3E59" w:rsidRDefault="00770557" w:rsidP="003F3E59">
      <w:pPr>
        <w:autoSpaceDE w:val="0"/>
        <w:autoSpaceDN w:val="0"/>
        <w:adjustRightInd w:val="0"/>
        <w:ind w:left="1080" w:hanging="360"/>
        <w:rPr>
          <w:rFonts w:cs="Arial"/>
        </w:rPr>
      </w:pPr>
      <w:r w:rsidRPr="003F3E59">
        <w:rPr>
          <w:rFonts w:cs="Arial"/>
        </w:rPr>
        <w:t xml:space="preserve">2. </w:t>
      </w:r>
      <w:r w:rsidRPr="003F3E59">
        <w:rPr>
          <w:rFonts w:cs="Arial"/>
        </w:rPr>
        <w:tab/>
        <w:t xml:space="preserve">Vehicle is shifted out of reverse </w:t>
      </w:r>
      <w:r w:rsidRPr="0062560D">
        <w:rPr>
          <w:rFonts w:cs="Arial"/>
        </w:rPr>
        <w:t xml:space="preserve">(GearLvrPos_D_Actl does not equal Reverse in automatic Transmission vehicle or </w:t>
      </w:r>
      <w:r w:rsidRPr="00C72C9C">
        <w:rPr>
          <w:rFonts w:cs="Arial"/>
        </w:rPr>
        <w:t>GearRvrse_D_Actl</w:t>
      </w:r>
      <w:r>
        <w:rPr>
          <w:rFonts w:cs="Arial"/>
        </w:rPr>
        <w:t xml:space="preserve"> or </w:t>
      </w:r>
      <w:r>
        <w:rPr>
          <w:rFonts w:cs="Arial"/>
          <w:color w:val="000000"/>
        </w:rPr>
        <w:t xml:space="preserve">GearRvrseActv_D_Actl </w:t>
      </w:r>
      <w:r w:rsidRPr="0062560D">
        <w:rPr>
          <w:rFonts w:cs="Arial"/>
        </w:rPr>
        <w:t>does not equal active in Manual Transmission vehicle)</w:t>
      </w:r>
      <w:r w:rsidRPr="003F3E59">
        <w:rPr>
          <w:rFonts w:cs="Arial"/>
        </w:rPr>
        <w:t xml:space="preserve"> and vehicle speed &gt; </w:t>
      </w:r>
      <w:ins w:id="59" w:author="WSTEPHE1" w:date="2015-04-21T17:01:00Z">
        <w:r>
          <w:rPr>
            <w:rFonts w:cs="Arial"/>
          </w:rPr>
          <w:t>limit per CAMERA-REQ-014077-Feature Maximum Speed</w:t>
        </w:r>
      </w:ins>
      <w:del w:id="60" w:author="WSTEPHE1" w:date="2015-04-21T17:01:00Z">
        <w:r w:rsidRPr="003F3E59" w:rsidDel="0062560D">
          <w:rPr>
            <w:rFonts w:cs="Arial"/>
          </w:rPr>
          <w:delText>feature maximum</w:delText>
        </w:r>
      </w:del>
      <w:r w:rsidRPr="003F3E59">
        <w:rPr>
          <w:rFonts w:cs="Arial"/>
          <w:color w:val="FF0000"/>
        </w:rPr>
        <w:t xml:space="preserve"> </w:t>
      </w:r>
      <w:r w:rsidRPr="003F3E59">
        <w:rPr>
          <w:rFonts w:cs="Arial"/>
        </w:rPr>
        <w:t>(Camera Delay = ON)</w:t>
      </w:r>
    </w:p>
    <w:p w14:paraId="57899AEB" w14:textId="77777777" w:rsidR="003F3E59" w:rsidRPr="003F3E59" w:rsidRDefault="00770557" w:rsidP="003F3E59">
      <w:pPr>
        <w:autoSpaceDE w:val="0"/>
        <w:autoSpaceDN w:val="0"/>
        <w:adjustRightInd w:val="0"/>
        <w:ind w:left="1080" w:hanging="360"/>
        <w:rPr>
          <w:rFonts w:cs="Arial"/>
        </w:rPr>
      </w:pPr>
      <w:r w:rsidRPr="003F3E59">
        <w:rPr>
          <w:rFonts w:cs="Arial"/>
        </w:rPr>
        <w:t xml:space="preserve">3. </w:t>
      </w:r>
      <w:r w:rsidRPr="003F3E59">
        <w:rPr>
          <w:rFonts w:cs="Arial"/>
        </w:rPr>
        <w:tab/>
        <w:t xml:space="preserve">CGEA 1.2: </w:t>
      </w:r>
    </w:p>
    <w:p w14:paraId="55090635" w14:textId="77777777" w:rsidR="003F3E59" w:rsidRPr="003F3E59" w:rsidRDefault="00770557" w:rsidP="003F3E59">
      <w:pPr>
        <w:autoSpaceDE w:val="0"/>
        <w:autoSpaceDN w:val="0"/>
        <w:adjustRightInd w:val="0"/>
        <w:ind w:left="1080" w:firstLine="360"/>
        <w:rPr>
          <w:rFonts w:cs="Arial"/>
        </w:rPr>
      </w:pPr>
      <w:r w:rsidRPr="003F3E59">
        <w:rPr>
          <w:rFonts w:cs="Arial"/>
        </w:rPr>
        <w:t>Power Mode does not equal IgnitionOn_2 or Running_2 or Crank_3</w:t>
      </w:r>
    </w:p>
    <w:p w14:paraId="563FFB1D" w14:textId="77777777" w:rsidR="003F3E59" w:rsidRPr="003F3E59" w:rsidRDefault="00770557" w:rsidP="003F3E59">
      <w:pPr>
        <w:autoSpaceDE w:val="0"/>
        <w:autoSpaceDN w:val="0"/>
        <w:adjustRightInd w:val="0"/>
        <w:ind w:left="720" w:firstLine="360"/>
        <w:rPr>
          <w:rFonts w:cs="Arial"/>
        </w:rPr>
      </w:pPr>
      <w:r w:rsidRPr="003F3E59">
        <w:rPr>
          <w:rFonts w:cs="Arial"/>
        </w:rPr>
        <w:t>CGEA 1.3:</w:t>
      </w:r>
    </w:p>
    <w:p w14:paraId="6F917BE5" w14:textId="77777777" w:rsidR="003F3E59" w:rsidRPr="003F3E59" w:rsidRDefault="00770557" w:rsidP="003F3E59">
      <w:pPr>
        <w:autoSpaceDE w:val="0"/>
        <w:autoSpaceDN w:val="0"/>
        <w:adjustRightInd w:val="0"/>
        <w:ind w:left="720" w:firstLine="360"/>
        <w:rPr>
          <w:rFonts w:cs="Arial"/>
        </w:rPr>
      </w:pPr>
      <w:r w:rsidRPr="003F3E59">
        <w:rPr>
          <w:rFonts w:cs="Arial"/>
        </w:rPr>
        <w:tab/>
        <w:t>Ignition_Status does not equal Run</w:t>
      </w:r>
    </w:p>
    <w:p w14:paraId="3B4B03C4" w14:textId="77777777" w:rsidR="003F3E59" w:rsidRPr="003F3E59" w:rsidRDefault="00770557" w:rsidP="003F3E59">
      <w:pPr>
        <w:autoSpaceDE w:val="0"/>
        <w:autoSpaceDN w:val="0"/>
        <w:adjustRightInd w:val="0"/>
        <w:ind w:left="1080" w:hanging="360"/>
        <w:rPr>
          <w:rFonts w:cs="Arial"/>
        </w:rPr>
      </w:pPr>
      <w:r w:rsidRPr="003F3E59">
        <w:rPr>
          <w:rFonts w:cs="Arial"/>
        </w:rPr>
        <w:t xml:space="preserve">4. </w:t>
      </w:r>
      <w:r w:rsidRPr="003F3E59">
        <w:rPr>
          <w:rFonts w:cs="Arial"/>
        </w:rPr>
        <w:tab/>
        <w:t>Vehicle is shifted into Park</w:t>
      </w:r>
    </w:p>
    <w:p w14:paraId="47DC4E8B" w14:textId="77777777" w:rsidR="003F3E59" w:rsidRPr="0062560D" w:rsidRDefault="00770557" w:rsidP="003F3E59">
      <w:pPr>
        <w:numPr>
          <w:ilvl w:val="0"/>
          <w:numId w:val="191"/>
        </w:numPr>
        <w:rPr>
          <w:rFonts w:cs="Arial"/>
        </w:rPr>
      </w:pPr>
      <w:r w:rsidRPr="0062560D">
        <w:rPr>
          <w:rFonts w:cs="Arial"/>
        </w:rPr>
        <w:t>Automatic Transmission vehicle GearLvrPos_D_Actl == 0x0</w:t>
      </w:r>
    </w:p>
    <w:p w14:paraId="69BE0A41" w14:textId="77777777" w:rsidR="003F3E59" w:rsidRPr="0062560D" w:rsidRDefault="00770557" w:rsidP="003F3E59">
      <w:pPr>
        <w:numPr>
          <w:ilvl w:val="0"/>
          <w:numId w:val="191"/>
        </w:numPr>
        <w:rPr>
          <w:rFonts w:cs="Arial"/>
        </w:rPr>
      </w:pPr>
      <w:r w:rsidRPr="0062560D">
        <w:rPr>
          <w:rFonts w:cs="Arial"/>
        </w:rPr>
        <w:t>Manual Transmission Vehicle with Mechanical Park Brake</w:t>
      </w:r>
    </w:p>
    <w:p w14:paraId="3A9C3EB3" w14:textId="77777777" w:rsidR="003F3E59" w:rsidRPr="0062560D" w:rsidRDefault="00770557" w:rsidP="003F3E59">
      <w:pPr>
        <w:ind w:left="2160"/>
        <w:rPr>
          <w:rFonts w:cs="Arial"/>
        </w:rPr>
      </w:pPr>
      <w:r w:rsidRPr="00C72C9C">
        <w:rPr>
          <w:rFonts w:cs="Arial"/>
        </w:rPr>
        <w:t>GearRvrse_D_Actl</w:t>
      </w:r>
      <w:r>
        <w:rPr>
          <w:rFonts w:cs="Arial"/>
        </w:rPr>
        <w:t xml:space="preserve"> </w:t>
      </w:r>
      <w:r w:rsidRPr="0062560D">
        <w:rPr>
          <w:rFonts w:cs="Arial"/>
        </w:rPr>
        <w:t>== Inactive</w:t>
      </w:r>
      <w:r>
        <w:rPr>
          <w:rFonts w:cs="Arial"/>
        </w:rPr>
        <w:t xml:space="preserve"> or </w:t>
      </w:r>
      <w:r>
        <w:rPr>
          <w:rFonts w:cs="Arial"/>
          <w:color w:val="000000"/>
        </w:rPr>
        <w:t>GearRvrseActv_D_Actl == Inactive</w:t>
      </w:r>
      <w:r w:rsidRPr="0062560D">
        <w:rPr>
          <w:rFonts w:cs="Arial"/>
        </w:rPr>
        <w:t xml:space="preserve"> AND PrkBrkActv_B_Actl == Active</w:t>
      </w:r>
    </w:p>
    <w:p w14:paraId="171E1FC3" w14:textId="77777777" w:rsidR="003F3E59" w:rsidRPr="0062560D" w:rsidRDefault="00770557" w:rsidP="003F3E59">
      <w:pPr>
        <w:numPr>
          <w:ilvl w:val="0"/>
          <w:numId w:val="191"/>
        </w:numPr>
        <w:rPr>
          <w:rFonts w:cs="Arial"/>
        </w:rPr>
      </w:pPr>
      <w:r w:rsidRPr="0062560D">
        <w:rPr>
          <w:rFonts w:cs="Arial"/>
        </w:rPr>
        <w:t>Manual Transmission Vehicle with Electronic Park Brake</w:t>
      </w:r>
    </w:p>
    <w:p w14:paraId="79B5414C" w14:textId="77777777" w:rsidR="003F3E59" w:rsidRPr="003F3E59" w:rsidRDefault="00770557" w:rsidP="003F3E59">
      <w:pPr>
        <w:ind w:left="1440" w:firstLine="720"/>
        <w:rPr>
          <w:rFonts w:cs="Arial"/>
          <w:color w:val="FF0000"/>
        </w:rPr>
      </w:pPr>
      <w:r w:rsidRPr="00C72C9C">
        <w:rPr>
          <w:rFonts w:cs="Arial"/>
        </w:rPr>
        <w:t>GearRvrse_D_Actl</w:t>
      </w:r>
      <w:r>
        <w:rPr>
          <w:rFonts w:cs="Arial"/>
        </w:rPr>
        <w:t xml:space="preserve"> </w:t>
      </w:r>
      <w:r w:rsidRPr="0062560D">
        <w:rPr>
          <w:rFonts w:cs="Arial"/>
        </w:rPr>
        <w:t>== Inactive</w:t>
      </w:r>
      <w:r>
        <w:rPr>
          <w:rFonts w:cs="Arial"/>
        </w:rPr>
        <w:t xml:space="preserve"> or </w:t>
      </w:r>
      <w:r>
        <w:rPr>
          <w:rFonts w:cs="Arial"/>
          <w:color w:val="000000"/>
        </w:rPr>
        <w:t>GearRvrseActv_D_Actl == Inactive</w:t>
      </w:r>
      <w:r w:rsidRPr="0062560D">
        <w:rPr>
          <w:rFonts w:cs="Arial"/>
        </w:rPr>
        <w:t xml:space="preserve"> AND PrkBrkStatus == Active</w:t>
      </w:r>
    </w:p>
    <w:p w14:paraId="3996E90F" w14:textId="77777777" w:rsidR="00C75A67" w:rsidRPr="003F3E59" w:rsidRDefault="00000000" w:rsidP="003F3E59"/>
    <w:p w14:paraId="6D77C661" w14:textId="77777777" w:rsidR="00E52CBB" w:rsidRPr="00E52CBB" w:rsidRDefault="00E52CBB" w:rsidP="00E52CBB">
      <w:pPr>
        <w:pStyle w:val="Heading4"/>
        <w:rPr>
          <w:b w:val="0"/>
          <w:u w:val="single"/>
        </w:rPr>
      </w:pPr>
      <w:r w:rsidRPr="00E52CBB">
        <w:rPr>
          <w:b w:val="0"/>
          <w:u w:val="single"/>
        </w:rPr>
        <w:t>RVC-FUR-REQ-014090/I-Display RVC Video (TcSE ROIN-194462-2)</w:t>
      </w:r>
    </w:p>
    <w:p w14:paraId="27026097" w14:textId="77777777" w:rsidR="00A30E10" w:rsidRDefault="00770557" w:rsidP="00A42F2D">
      <w:r>
        <w:t xml:space="preserve">There are two ways for Reverse Detection. What way to use is decided on configuration values. </w:t>
      </w:r>
    </w:p>
    <w:p w14:paraId="21404352" w14:textId="77777777" w:rsidR="00A30E10" w:rsidRDefault="00000000" w:rsidP="00A42F2D"/>
    <w:p w14:paraId="396358B0" w14:textId="77777777" w:rsidR="00A30E10" w:rsidRDefault="00770557" w:rsidP="00A42F2D">
      <w:r>
        <w:t>Reverse Detection NEW:</w:t>
      </w:r>
    </w:p>
    <w:p w14:paraId="334E1EBF" w14:textId="77777777" w:rsidR="00A30E10" w:rsidRDefault="00000000" w:rsidP="00A42F2D"/>
    <w:p w14:paraId="56FE51D0" w14:textId="77777777" w:rsidR="003C1BD8" w:rsidRDefault="00000000"/>
    <w:tbl>
      <w:tblPr>
        <w:tblW w:w="10312" w:type="dxa"/>
        <w:jc w:val="center"/>
        <w:tblLook w:val="04A0" w:firstRow="1" w:lastRow="0" w:firstColumn="1" w:lastColumn="0" w:noHBand="0" w:noVBand="1"/>
      </w:tblPr>
      <w:tblGrid>
        <w:gridCol w:w="1600"/>
        <w:gridCol w:w="1640"/>
        <w:gridCol w:w="1380"/>
        <w:gridCol w:w="1380"/>
        <w:gridCol w:w="1592"/>
        <w:gridCol w:w="1460"/>
        <w:gridCol w:w="1260"/>
      </w:tblGrid>
      <w:tr w:rsidR="00292336" w:rsidRPr="00292336" w14:paraId="61E39E26" w14:textId="77777777" w:rsidTr="00E52CBB">
        <w:trPr>
          <w:cantSplit/>
          <w:trHeight w:val="234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75957CE3" w14:textId="77777777" w:rsidR="00292336" w:rsidRPr="00292336" w:rsidRDefault="00770557" w:rsidP="00292336">
            <w:pPr>
              <w:jc w:val="center"/>
              <w:rPr>
                <w:rFonts w:cs="Arial"/>
                <w:b/>
                <w:bCs/>
                <w:color w:val="000000"/>
              </w:rPr>
            </w:pPr>
            <w:r w:rsidRPr="00292336">
              <w:rPr>
                <w:rFonts w:cs="Arial"/>
                <w:b/>
                <w:bCs/>
                <w:color w:val="000000"/>
              </w:rPr>
              <w:t>GearLvrPos_D_Actl</w:t>
            </w:r>
          </w:p>
        </w:tc>
        <w:tc>
          <w:tcPr>
            <w:tcW w:w="1640" w:type="dxa"/>
            <w:tcBorders>
              <w:top w:val="single" w:sz="4" w:space="0" w:color="auto"/>
              <w:left w:val="nil"/>
              <w:bottom w:val="single" w:sz="4" w:space="0" w:color="auto"/>
              <w:right w:val="single" w:sz="4" w:space="0" w:color="auto"/>
            </w:tcBorders>
            <w:shd w:val="clear" w:color="auto" w:fill="auto"/>
            <w:noWrap/>
            <w:textDirection w:val="btLr"/>
            <w:vAlign w:val="bottom"/>
            <w:hideMark/>
          </w:tcPr>
          <w:p w14:paraId="02E518FD" w14:textId="77777777" w:rsidR="00292336" w:rsidRPr="00292336" w:rsidRDefault="00770557" w:rsidP="00292336">
            <w:pPr>
              <w:jc w:val="center"/>
              <w:rPr>
                <w:rFonts w:cs="Arial"/>
                <w:b/>
                <w:bCs/>
                <w:color w:val="000000"/>
              </w:rPr>
            </w:pPr>
            <w:r w:rsidRPr="00292336">
              <w:rPr>
                <w:rFonts w:cs="Arial"/>
                <w:b/>
                <w:bCs/>
                <w:color w:val="000000"/>
              </w:rPr>
              <w:t>GearLvrPos_D_Actl_UB</w:t>
            </w:r>
          </w:p>
        </w:tc>
        <w:tc>
          <w:tcPr>
            <w:tcW w:w="1380" w:type="dxa"/>
            <w:tcBorders>
              <w:top w:val="single" w:sz="4" w:space="0" w:color="auto"/>
              <w:left w:val="nil"/>
              <w:bottom w:val="single" w:sz="4" w:space="0" w:color="auto"/>
              <w:right w:val="single" w:sz="4" w:space="0" w:color="auto"/>
            </w:tcBorders>
            <w:shd w:val="clear" w:color="auto" w:fill="auto"/>
            <w:noWrap/>
            <w:textDirection w:val="btLr"/>
            <w:vAlign w:val="bottom"/>
            <w:hideMark/>
          </w:tcPr>
          <w:p w14:paraId="29FC5397" w14:textId="77777777" w:rsidR="00292336" w:rsidRPr="00292336" w:rsidRDefault="00770557" w:rsidP="00292336">
            <w:pPr>
              <w:jc w:val="center"/>
              <w:rPr>
                <w:rFonts w:cs="Arial"/>
                <w:b/>
                <w:bCs/>
                <w:color w:val="000000"/>
              </w:rPr>
            </w:pPr>
            <w:r w:rsidRPr="00292336">
              <w:rPr>
                <w:rFonts w:cs="Arial"/>
                <w:b/>
                <w:bCs/>
                <w:color w:val="000000"/>
              </w:rPr>
              <w:t>Veh_V_ActlEng</w:t>
            </w:r>
          </w:p>
        </w:tc>
        <w:tc>
          <w:tcPr>
            <w:tcW w:w="1380" w:type="dxa"/>
            <w:tcBorders>
              <w:top w:val="single" w:sz="4" w:space="0" w:color="auto"/>
              <w:left w:val="nil"/>
              <w:bottom w:val="single" w:sz="4" w:space="0" w:color="auto"/>
              <w:right w:val="single" w:sz="4" w:space="0" w:color="auto"/>
            </w:tcBorders>
            <w:shd w:val="clear" w:color="auto" w:fill="auto"/>
            <w:noWrap/>
            <w:textDirection w:val="btLr"/>
            <w:vAlign w:val="bottom"/>
            <w:hideMark/>
          </w:tcPr>
          <w:p w14:paraId="501F8BBE" w14:textId="77777777" w:rsidR="00292336" w:rsidRPr="00292336" w:rsidRDefault="00770557" w:rsidP="00292336">
            <w:pPr>
              <w:jc w:val="center"/>
              <w:rPr>
                <w:rFonts w:cs="Arial"/>
                <w:b/>
                <w:bCs/>
                <w:color w:val="000000"/>
              </w:rPr>
            </w:pPr>
            <w:r w:rsidRPr="00292336">
              <w:rPr>
                <w:rFonts w:cs="Arial"/>
                <w:b/>
                <w:bCs/>
                <w:color w:val="000000"/>
              </w:rPr>
              <w:t>VehVActlEng_D_Qf</w:t>
            </w:r>
          </w:p>
        </w:tc>
        <w:tc>
          <w:tcPr>
            <w:tcW w:w="1592" w:type="dxa"/>
            <w:tcBorders>
              <w:top w:val="single" w:sz="4" w:space="0" w:color="auto"/>
              <w:left w:val="nil"/>
              <w:bottom w:val="single" w:sz="4" w:space="0" w:color="auto"/>
              <w:right w:val="single" w:sz="4" w:space="0" w:color="auto"/>
            </w:tcBorders>
            <w:shd w:val="clear" w:color="auto" w:fill="auto"/>
            <w:noWrap/>
            <w:textDirection w:val="btLr"/>
            <w:vAlign w:val="bottom"/>
            <w:hideMark/>
          </w:tcPr>
          <w:p w14:paraId="6540D83B" w14:textId="77777777" w:rsidR="00292336" w:rsidRPr="00292336" w:rsidRDefault="00770557" w:rsidP="00292336">
            <w:pPr>
              <w:jc w:val="center"/>
              <w:rPr>
                <w:rFonts w:cs="Arial"/>
                <w:b/>
                <w:bCs/>
                <w:color w:val="000000"/>
              </w:rPr>
            </w:pPr>
            <w:r w:rsidRPr="00292336">
              <w:rPr>
                <w:rFonts w:cs="Arial"/>
                <w:b/>
                <w:bCs/>
                <w:color w:val="000000"/>
              </w:rPr>
              <w:t>GearPos_D_Trg</w:t>
            </w:r>
          </w:p>
        </w:tc>
        <w:tc>
          <w:tcPr>
            <w:tcW w:w="1460" w:type="dxa"/>
            <w:tcBorders>
              <w:top w:val="single" w:sz="4" w:space="0" w:color="auto"/>
              <w:left w:val="nil"/>
              <w:bottom w:val="single" w:sz="4" w:space="0" w:color="auto"/>
              <w:right w:val="single" w:sz="4" w:space="0" w:color="auto"/>
            </w:tcBorders>
            <w:shd w:val="clear" w:color="auto" w:fill="auto"/>
            <w:noWrap/>
            <w:textDirection w:val="btLr"/>
            <w:vAlign w:val="bottom"/>
            <w:hideMark/>
          </w:tcPr>
          <w:p w14:paraId="03B431F8" w14:textId="77777777" w:rsidR="00292336" w:rsidRPr="00292336" w:rsidRDefault="00770557" w:rsidP="00292336">
            <w:pPr>
              <w:jc w:val="center"/>
              <w:rPr>
                <w:rFonts w:cs="Arial"/>
                <w:b/>
                <w:bCs/>
                <w:color w:val="000000"/>
              </w:rPr>
            </w:pPr>
            <w:r w:rsidRPr="00292336">
              <w:rPr>
                <w:rFonts w:cs="Arial"/>
                <w:b/>
                <w:bCs/>
                <w:color w:val="000000"/>
              </w:rPr>
              <w:t>GearPos_D_Trg_UB</w:t>
            </w:r>
          </w:p>
        </w:tc>
        <w:tc>
          <w:tcPr>
            <w:tcW w:w="1260" w:type="dxa"/>
            <w:tcBorders>
              <w:top w:val="single" w:sz="4" w:space="0" w:color="auto"/>
              <w:left w:val="nil"/>
              <w:bottom w:val="single" w:sz="4" w:space="0" w:color="auto"/>
              <w:right w:val="single" w:sz="4" w:space="0" w:color="auto"/>
            </w:tcBorders>
            <w:shd w:val="clear" w:color="auto" w:fill="auto"/>
            <w:noWrap/>
            <w:textDirection w:val="btLr"/>
            <w:vAlign w:val="bottom"/>
            <w:hideMark/>
          </w:tcPr>
          <w:p w14:paraId="32EDA51A" w14:textId="77777777" w:rsidR="00292336" w:rsidRPr="00292336" w:rsidRDefault="00770557" w:rsidP="00292336">
            <w:pPr>
              <w:jc w:val="center"/>
              <w:rPr>
                <w:rFonts w:cs="Arial"/>
                <w:b/>
                <w:bCs/>
                <w:color w:val="000000"/>
              </w:rPr>
            </w:pPr>
            <w:r w:rsidRPr="00292336">
              <w:rPr>
                <w:rFonts w:cs="Arial"/>
                <w:b/>
                <w:bCs/>
                <w:color w:val="000000"/>
              </w:rPr>
              <w:t>Reverse Engaged</w:t>
            </w:r>
          </w:p>
        </w:tc>
      </w:tr>
      <w:tr w:rsidR="00292336" w:rsidRPr="00292336" w14:paraId="0291198A" w14:textId="77777777" w:rsidTr="00E52CBB">
        <w:trPr>
          <w:cantSplit/>
          <w:trHeight w:val="255"/>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437117C" w14:textId="77777777" w:rsidR="00292336" w:rsidRPr="00292336" w:rsidRDefault="00770557" w:rsidP="00292336">
            <w:pPr>
              <w:jc w:val="center"/>
              <w:rPr>
                <w:rFonts w:cs="Arial"/>
                <w:color w:val="000000"/>
              </w:rPr>
            </w:pPr>
            <w:r w:rsidRPr="00292336">
              <w:rPr>
                <w:rFonts w:cs="Arial"/>
                <w:color w:val="000000"/>
              </w:rPr>
              <w:t>Missing</w:t>
            </w:r>
          </w:p>
        </w:tc>
        <w:tc>
          <w:tcPr>
            <w:tcW w:w="1640" w:type="dxa"/>
            <w:tcBorders>
              <w:top w:val="nil"/>
              <w:left w:val="nil"/>
              <w:bottom w:val="single" w:sz="4" w:space="0" w:color="auto"/>
              <w:right w:val="single" w:sz="4" w:space="0" w:color="auto"/>
            </w:tcBorders>
            <w:shd w:val="clear" w:color="auto" w:fill="auto"/>
            <w:noWrap/>
            <w:vAlign w:val="bottom"/>
            <w:hideMark/>
          </w:tcPr>
          <w:p w14:paraId="7FA6C1A5" w14:textId="77777777" w:rsidR="00292336" w:rsidRPr="00292336" w:rsidRDefault="00770557" w:rsidP="00292336">
            <w:pPr>
              <w:jc w:val="center"/>
              <w:rPr>
                <w:rFonts w:cs="Arial"/>
                <w:color w:val="000000"/>
              </w:rPr>
            </w:pPr>
            <w:r w:rsidRPr="00292336">
              <w:rPr>
                <w:rFonts w:cs="Arial"/>
                <w:color w:val="000000"/>
              </w:rPr>
              <w:t>Don't Care</w:t>
            </w:r>
          </w:p>
        </w:tc>
        <w:tc>
          <w:tcPr>
            <w:tcW w:w="1380" w:type="dxa"/>
            <w:tcBorders>
              <w:top w:val="nil"/>
              <w:left w:val="nil"/>
              <w:bottom w:val="single" w:sz="4" w:space="0" w:color="auto"/>
              <w:right w:val="single" w:sz="4" w:space="0" w:color="auto"/>
            </w:tcBorders>
            <w:shd w:val="clear" w:color="auto" w:fill="auto"/>
            <w:noWrap/>
            <w:vAlign w:val="bottom"/>
            <w:hideMark/>
          </w:tcPr>
          <w:p w14:paraId="3B5FE408" w14:textId="77777777" w:rsidR="00292336" w:rsidRPr="00292336" w:rsidRDefault="00770557" w:rsidP="00292336">
            <w:pPr>
              <w:jc w:val="center"/>
              <w:rPr>
                <w:rFonts w:cs="Arial"/>
                <w:color w:val="000000"/>
              </w:rPr>
            </w:pPr>
            <w:r w:rsidRPr="00292336">
              <w:rPr>
                <w:rFonts w:cs="Arial"/>
                <w:color w:val="000000"/>
              </w:rPr>
              <w:t>Don't Care</w:t>
            </w:r>
          </w:p>
        </w:tc>
        <w:tc>
          <w:tcPr>
            <w:tcW w:w="1380" w:type="dxa"/>
            <w:tcBorders>
              <w:top w:val="nil"/>
              <w:left w:val="nil"/>
              <w:bottom w:val="single" w:sz="4" w:space="0" w:color="auto"/>
              <w:right w:val="single" w:sz="4" w:space="0" w:color="auto"/>
            </w:tcBorders>
            <w:shd w:val="clear" w:color="auto" w:fill="auto"/>
            <w:noWrap/>
            <w:vAlign w:val="bottom"/>
            <w:hideMark/>
          </w:tcPr>
          <w:p w14:paraId="68BBE1F1" w14:textId="77777777" w:rsidR="00292336" w:rsidRPr="00292336" w:rsidRDefault="00770557" w:rsidP="00292336">
            <w:pPr>
              <w:jc w:val="center"/>
              <w:rPr>
                <w:rFonts w:cs="Arial"/>
                <w:color w:val="000000"/>
              </w:rPr>
            </w:pPr>
            <w:r w:rsidRPr="00292336">
              <w:rPr>
                <w:rFonts w:cs="Arial"/>
                <w:color w:val="000000"/>
              </w:rPr>
              <w:t>Don't Care</w:t>
            </w:r>
          </w:p>
        </w:tc>
        <w:tc>
          <w:tcPr>
            <w:tcW w:w="1592" w:type="dxa"/>
            <w:tcBorders>
              <w:top w:val="nil"/>
              <w:left w:val="nil"/>
              <w:bottom w:val="single" w:sz="4" w:space="0" w:color="auto"/>
              <w:right w:val="single" w:sz="4" w:space="0" w:color="auto"/>
            </w:tcBorders>
            <w:shd w:val="clear" w:color="auto" w:fill="auto"/>
            <w:noWrap/>
            <w:vAlign w:val="bottom"/>
            <w:hideMark/>
          </w:tcPr>
          <w:p w14:paraId="0AD7CEFE" w14:textId="77777777" w:rsidR="00292336" w:rsidRPr="00292336" w:rsidRDefault="00770557" w:rsidP="00292336">
            <w:pPr>
              <w:jc w:val="center"/>
              <w:rPr>
                <w:rFonts w:cs="Arial"/>
                <w:color w:val="000000"/>
              </w:rPr>
            </w:pPr>
            <w:r w:rsidRPr="00292336">
              <w:rPr>
                <w:rFonts w:cs="Arial"/>
                <w:color w:val="000000"/>
              </w:rPr>
              <w:t>Don't Care</w:t>
            </w:r>
          </w:p>
        </w:tc>
        <w:tc>
          <w:tcPr>
            <w:tcW w:w="1460" w:type="dxa"/>
            <w:tcBorders>
              <w:top w:val="nil"/>
              <w:left w:val="nil"/>
              <w:bottom w:val="single" w:sz="4" w:space="0" w:color="auto"/>
              <w:right w:val="single" w:sz="4" w:space="0" w:color="auto"/>
            </w:tcBorders>
            <w:shd w:val="clear" w:color="auto" w:fill="auto"/>
            <w:noWrap/>
            <w:vAlign w:val="bottom"/>
            <w:hideMark/>
          </w:tcPr>
          <w:p w14:paraId="142CA418" w14:textId="77777777" w:rsidR="00292336" w:rsidRPr="00292336" w:rsidRDefault="00770557" w:rsidP="00292336">
            <w:pPr>
              <w:jc w:val="center"/>
              <w:rPr>
                <w:rFonts w:cs="Arial"/>
                <w:color w:val="000000"/>
              </w:rPr>
            </w:pPr>
            <w:r w:rsidRPr="00292336">
              <w:rPr>
                <w:rFonts w:cs="Arial"/>
                <w:color w:val="000000"/>
              </w:rPr>
              <w:t>Don't Care</w:t>
            </w:r>
          </w:p>
        </w:tc>
        <w:tc>
          <w:tcPr>
            <w:tcW w:w="1260" w:type="dxa"/>
            <w:tcBorders>
              <w:top w:val="nil"/>
              <w:left w:val="nil"/>
              <w:bottom w:val="single" w:sz="4" w:space="0" w:color="auto"/>
              <w:right w:val="single" w:sz="4" w:space="0" w:color="auto"/>
            </w:tcBorders>
            <w:shd w:val="clear" w:color="auto" w:fill="auto"/>
            <w:noWrap/>
            <w:vAlign w:val="bottom"/>
            <w:hideMark/>
          </w:tcPr>
          <w:p w14:paraId="0F9FDA94" w14:textId="77777777" w:rsidR="00292336" w:rsidRPr="00292336" w:rsidRDefault="00770557" w:rsidP="00292336">
            <w:pPr>
              <w:jc w:val="center"/>
              <w:rPr>
                <w:rFonts w:cs="Arial"/>
                <w:color w:val="000000"/>
              </w:rPr>
            </w:pPr>
            <w:r w:rsidRPr="00292336">
              <w:rPr>
                <w:rFonts w:cs="Arial"/>
                <w:color w:val="000000"/>
              </w:rPr>
              <w:t>OFF</w:t>
            </w:r>
          </w:p>
        </w:tc>
      </w:tr>
      <w:tr w:rsidR="00292336" w:rsidRPr="00292336" w14:paraId="772FD1B5" w14:textId="77777777" w:rsidTr="00E52CBB">
        <w:trPr>
          <w:cantSplit/>
          <w:trHeight w:val="255"/>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38D7856" w14:textId="77777777" w:rsidR="00292336" w:rsidRPr="00292336" w:rsidRDefault="00770557" w:rsidP="00292336">
            <w:pPr>
              <w:jc w:val="center"/>
              <w:rPr>
                <w:rFonts w:cs="Arial"/>
                <w:color w:val="000000"/>
              </w:rPr>
            </w:pPr>
            <w:r w:rsidRPr="00292336">
              <w:rPr>
                <w:rFonts w:cs="Arial"/>
                <w:color w:val="000000"/>
              </w:rPr>
              <w:t>!=0x01 (Reverse)</w:t>
            </w:r>
          </w:p>
        </w:tc>
        <w:tc>
          <w:tcPr>
            <w:tcW w:w="1640" w:type="dxa"/>
            <w:tcBorders>
              <w:top w:val="nil"/>
              <w:left w:val="nil"/>
              <w:bottom w:val="single" w:sz="4" w:space="0" w:color="auto"/>
              <w:right w:val="single" w:sz="4" w:space="0" w:color="auto"/>
            </w:tcBorders>
            <w:shd w:val="clear" w:color="auto" w:fill="auto"/>
            <w:noWrap/>
            <w:vAlign w:val="bottom"/>
            <w:hideMark/>
          </w:tcPr>
          <w:p w14:paraId="354E2D5F" w14:textId="77777777" w:rsidR="00292336" w:rsidRPr="00292336" w:rsidRDefault="00770557" w:rsidP="00292336">
            <w:pPr>
              <w:jc w:val="center"/>
              <w:rPr>
                <w:rFonts w:cs="Arial"/>
                <w:color w:val="000000"/>
              </w:rPr>
            </w:pPr>
            <w:r w:rsidRPr="00292336">
              <w:rPr>
                <w:rFonts w:cs="Arial"/>
                <w:color w:val="000000"/>
              </w:rPr>
              <w:t>Don't Care</w:t>
            </w:r>
          </w:p>
        </w:tc>
        <w:tc>
          <w:tcPr>
            <w:tcW w:w="1380" w:type="dxa"/>
            <w:tcBorders>
              <w:top w:val="nil"/>
              <w:left w:val="nil"/>
              <w:bottom w:val="single" w:sz="4" w:space="0" w:color="auto"/>
              <w:right w:val="single" w:sz="4" w:space="0" w:color="auto"/>
            </w:tcBorders>
            <w:shd w:val="clear" w:color="auto" w:fill="auto"/>
            <w:noWrap/>
            <w:vAlign w:val="bottom"/>
            <w:hideMark/>
          </w:tcPr>
          <w:p w14:paraId="132F73D9" w14:textId="77777777" w:rsidR="00292336" w:rsidRPr="00292336" w:rsidRDefault="00770557" w:rsidP="00292336">
            <w:pPr>
              <w:jc w:val="center"/>
              <w:rPr>
                <w:rFonts w:cs="Arial"/>
                <w:color w:val="000000"/>
              </w:rPr>
            </w:pPr>
            <w:r w:rsidRPr="00292336">
              <w:rPr>
                <w:rFonts w:cs="Arial"/>
                <w:color w:val="000000"/>
              </w:rPr>
              <w:t>Don't Care</w:t>
            </w:r>
          </w:p>
        </w:tc>
        <w:tc>
          <w:tcPr>
            <w:tcW w:w="1380" w:type="dxa"/>
            <w:tcBorders>
              <w:top w:val="nil"/>
              <w:left w:val="nil"/>
              <w:bottom w:val="single" w:sz="4" w:space="0" w:color="auto"/>
              <w:right w:val="single" w:sz="4" w:space="0" w:color="auto"/>
            </w:tcBorders>
            <w:shd w:val="clear" w:color="auto" w:fill="auto"/>
            <w:noWrap/>
            <w:vAlign w:val="bottom"/>
            <w:hideMark/>
          </w:tcPr>
          <w:p w14:paraId="1E7C199C" w14:textId="77777777" w:rsidR="00292336" w:rsidRPr="00292336" w:rsidRDefault="00770557" w:rsidP="00292336">
            <w:pPr>
              <w:jc w:val="center"/>
              <w:rPr>
                <w:rFonts w:cs="Arial"/>
                <w:color w:val="000000"/>
              </w:rPr>
            </w:pPr>
            <w:r w:rsidRPr="00292336">
              <w:rPr>
                <w:rFonts w:cs="Arial"/>
                <w:color w:val="000000"/>
              </w:rPr>
              <w:t>Don't Care</w:t>
            </w:r>
          </w:p>
        </w:tc>
        <w:tc>
          <w:tcPr>
            <w:tcW w:w="1592" w:type="dxa"/>
            <w:tcBorders>
              <w:top w:val="nil"/>
              <w:left w:val="nil"/>
              <w:bottom w:val="single" w:sz="4" w:space="0" w:color="auto"/>
              <w:right w:val="single" w:sz="4" w:space="0" w:color="auto"/>
            </w:tcBorders>
            <w:shd w:val="clear" w:color="auto" w:fill="auto"/>
            <w:noWrap/>
            <w:vAlign w:val="bottom"/>
            <w:hideMark/>
          </w:tcPr>
          <w:p w14:paraId="19EF3DFB" w14:textId="77777777" w:rsidR="00292336" w:rsidRPr="00292336" w:rsidRDefault="00770557" w:rsidP="00292336">
            <w:pPr>
              <w:jc w:val="center"/>
              <w:rPr>
                <w:rFonts w:cs="Arial"/>
                <w:color w:val="000000"/>
              </w:rPr>
            </w:pPr>
            <w:r w:rsidRPr="00292336">
              <w:rPr>
                <w:rFonts w:cs="Arial"/>
                <w:color w:val="000000"/>
              </w:rPr>
              <w:t>Don't Care</w:t>
            </w:r>
          </w:p>
        </w:tc>
        <w:tc>
          <w:tcPr>
            <w:tcW w:w="1460" w:type="dxa"/>
            <w:tcBorders>
              <w:top w:val="nil"/>
              <w:left w:val="nil"/>
              <w:bottom w:val="single" w:sz="4" w:space="0" w:color="auto"/>
              <w:right w:val="single" w:sz="4" w:space="0" w:color="auto"/>
            </w:tcBorders>
            <w:shd w:val="clear" w:color="auto" w:fill="auto"/>
            <w:noWrap/>
            <w:vAlign w:val="bottom"/>
            <w:hideMark/>
          </w:tcPr>
          <w:p w14:paraId="0A298487" w14:textId="77777777" w:rsidR="00292336" w:rsidRPr="00292336" w:rsidRDefault="00770557" w:rsidP="00292336">
            <w:pPr>
              <w:jc w:val="center"/>
              <w:rPr>
                <w:rFonts w:cs="Arial"/>
                <w:color w:val="000000"/>
              </w:rPr>
            </w:pPr>
            <w:r w:rsidRPr="00292336">
              <w:rPr>
                <w:rFonts w:cs="Arial"/>
                <w:color w:val="000000"/>
              </w:rPr>
              <w:t>Don't Care</w:t>
            </w:r>
          </w:p>
        </w:tc>
        <w:tc>
          <w:tcPr>
            <w:tcW w:w="1260" w:type="dxa"/>
            <w:tcBorders>
              <w:top w:val="nil"/>
              <w:left w:val="nil"/>
              <w:bottom w:val="single" w:sz="4" w:space="0" w:color="auto"/>
              <w:right w:val="single" w:sz="4" w:space="0" w:color="auto"/>
            </w:tcBorders>
            <w:shd w:val="clear" w:color="auto" w:fill="auto"/>
            <w:noWrap/>
            <w:vAlign w:val="bottom"/>
            <w:hideMark/>
          </w:tcPr>
          <w:p w14:paraId="75CDE750" w14:textId="77777777" w:rsidR="00292336" w:rsidRPr="00292336" w:rsidRDefault="00770557" w:rsidP="00292336">
            <w:pPr>
              <w:jc w:val="center"/>
              <w:rPr>
                <w:rFonts w:cs="Arial"/>
                <w:color w:val="000000"/>
              </w:rPr>
            </w:pPr>
            <w:r w:rsidRPr="00292336">
              <w:rPr>
                <w:rFonts w:cs="Arial"/>
                <w:color w:val="000000"/>
              </w:rPr>
              <w:t>OFF</w:t>
            </w:r>
          </w:p>
        </w:tc>
      </w:tr>
      <w:tr w:rsidR="00292336" w:rsidRPr="00292336" w14:paraId="2CE3D781" w14:textId="77777777" w:rsidTr="00E52CBB">
        <w:trPr>
          <w:cantSplit/>
          <w:trHeight w:val="255"/>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08D1175" w14:textId="77777777" w:rsidR="00292336" w:rsidRPr="00292336" w:rsidRDefault="00770557" w:rsidP="00292336">
            <w:pPr>
              <w:jc w:val="center"/>
              <w:rPr>
                <w:rFonts w:cs="Arial"/>
                <w:color w:val="000000"/>
              </w:rPr>
            </w:pPr>
            <w:r w:rsidRPr="00292336">
              <w:rPr>
                <w:rFonts w:cs="Arial"/>
                <w:color w:val="000000"/>
              </w:rPr>
              <w:t>0x01 (Reverse)</w:t>
            </w:r>
          </w:p>
        </w:tc>
        <w:tc>
          <w:tcPr>
            <w:tcW w:w="1640" w:type="dxa"/>
            <w:tcBorders>
              <w:top w:val="nil"/>
              <w:left w:val="nil"/>
              <w:bottom w:val="single" w:sz="4" w:space="0" w:color="auto"/>
              <w:right w:val="single" w:sz="4" w:space="0" w:color="auto"/>
            </w:tcBorders>
            <w:shd w:val="clear" w:color="auto" w:fill="auto"/>
            <w:noWrap/>
            <w:vAlign w:val="bottom"/>
            <w:hideMark/>
          </w:tcPr>
          <w:p w14:paraId="3EE35CFE" w14:textId="77777777" w:rsidR="00292336" w:rsidRPr="00292336" w:rsidRDefault="00770557" w:rsidP="00292336">
            <w:pPr>
              <w:jc w:val="center"/>
              <w:rPr>
                <w:rFonts w:cs="Arial"/>
                <w:color w:val="000000"/>
              </w:rPr>
            </w:pPr>
            <w:r w:rsidRPr="00292336">
              <w:rPr>
                <w:rFonts w:cs="Arial"/>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33734B8D" w14:textId="77777777" w:rsidR="00292336" w:rsidRPr="00292336" w:rsidRDefault="00770557" w:rsidP="00292336">
            <w:pPr>
              <w:jc w:val="center"/>
              <w:rPr>
                <w:rFonts w:cs="Arial"/>
                <w:color w:val="000000"/>
              </w:rPr>
            </w:pPr>
            <w:r w:rsidRPr="00292336">
              <w:rPr>
                <w:rFonts w:cs="Arial"/>
                <w:color w:val="000000"/>
              </w:rPr>
              <w:t>Missing</w:t>
            </w:r>
          </w:p>
        </w:tc>
        <w:tc>
          <w:tcPr>
            <w:tcW w:w="1380" w:type="dxa"/>
            <w:tcBorders>
              <w:top w:val="nil"/>
              <w:left w:val="nil"/>
              <w:bottom w:val="single" w:sz="4" w:space="0" w:color="auto"/>
              <w:right w:val="single" w:sz="4" w:space="0" w:color="auto"/>
            </w:tcBorders>
            <w:shd w:val="clear" w:color="auto" w:fill="auto"/>
            <w:noWrap/>
            <w:vAlign w:val="bottom"/>
            <w:hideMark/>
          </w:tcPr>
          <w:p w14:paraId="692625E7" w14:textId="77777777" w:rsidR="00292336" w:rsidRPr="00292336" w:rsidRDefault="00770557" w:rsidP="00292336">
            <w:pPr>
              <w:jc w:val="center"/>
              <w:rPr>
                <w:rFonts w:cs="Arial"/>
                <w:color w:val="000000"/>
              </w:rPr>
            </w:pPr>
            <w:r w:rsidRPr="00292336">
              <w:rPr>
                <w:rFonts w:cs="Arial"/>
                <w:color w:val="000000"/>
              </w:rPr>
              <w:t>Don't Care</w:t>
            </w:r>
          </w:p>
        </w:tc>
        <w:tc>
          <w:tcPr>
            <w:tcW w:w="1592" w:type="dxa"/>
            <w:tcBorders>
              <w:top w:val="nil"/>
              <w:left w:val="nil"/>
              <w:bottom w:val="single" w:sz="4" w:space="0" w:color="auto"/>
              <w:right w:val="single" w:sz="4" w:space="0" w:color="auto"/>
            </w:tcBorders>
            <w:shd w:val="clear" w:color="auto" w:fill="auto"/>
            <w:noWrap/>
            <w:vAlign w:val="bottom"/>
            <w:hideMark/>
          </w:tcPr>
          <w:p w14:paraId="77890C45" w14:textId="77777777" w:rsidR="00292336" w:rsidRPr="00292336" w:rsidRDefault="00770557" w:rsidP="00292336">
            <w:pPr>
              <w:jc w:val="center"/>
              <w:rPr>
                <w:rFonts w:cs="Arial"/>
                <w:color w:val="000000"/>
              </w:rPr>
            </w:pPr>
            <w:r w:rsidRPr="00292336">
              <w:rPr>
                <w:rFonts w:cs="Arial"/>
                <w:color w:val="000000"/>
              </w:rPr>
              <w:t>Don't Care</w:t>
            </w:r>
          </w:p>
        </w:tc>
        <w:tc>
          <w:tcPr>
            <w:tcW w:w="1460" w:type="dxa"/>
            <w:tcBorders>
              <w:top w:val="nil"/>
              <w:left w:val="nil"/>
              <w:bottom w:val="single" w:sz="4" w:space="0" w:color="auto"/>
              <w:right w:val="single" w:sz="4" w:space="0" w:color="auto"/>
            </w:tcBorders>
            <w:shd w:val="clear" w:color="auto" w:fill="auto"/>
            <w:noWrap/>
            <w:vAlign w:val="bottom"/>
            <w:hideMark/>
          </w:tcPr>
          <w:p w14:paraId="5FA8AED9" w14:textId="77777777" w:rsidR="00292336" w:rsidRPr="00292336" w:rsidRDefault="00770557" w:rsidP="00292336">
            <w:pPr>
              <w:jc w:val="center"/>
              <w:rPr>
                <w:rFonts w:cs="Arial"/>
                <w:color w:val="000000"/>
              </w:rPr>
            </w:pPr>
            <w:r w:rsidRPr="00292336">
              <w:rPr>
                <w:rFonts w:cs="Arial"/>
                <w:color w:val="000000"/>
              </w:rPr>
              <w:t>Don't Care</w:t>
            </w:r>
          </w:p>
        </w:tc>
        <w:tc>
          <w:tcPr>
            <w:tcW w:w="1260" w:type="dxa"/>
            <w:tcBorders>
              <w:top w:val="nil"/>
              <w:left w:val="nil"/>
              <w:bottom w:val="single" w:sz="4" w:space="0" w:color="auto"/>
              <w:right w:val="single" w:sz="4" w:space="0" w:color="auto"/>
            </w:tcBorders>
            <w:shd w:val="clear" w:color="auto" w:fill="auto"/>
            <w:noWrap/>
            <w:vAlign w:val="bottom"/>
            <w:hideMark/>
          </w:tcPr>
          <w:p w14:paraId="6548975E" w14:textId="77777777" w:rsidR="00292336" w:rsidRPr="00292336" w:rsidRDefault="00770557" w:rsidP="00292336">
            <w:pPr>
              <w:jc w:val="center"/>
              <w:rPr>
                <w:rFonts w:cs="Arial"/>
                <w:color w:val="000000"/>
              </w:rPr>
            </w:pPr>
            <w:r w:rsidRPr="00292336">
              <w:rPr>
                <w:rFonts w:cs="Arial"/>
                <w:color w:val="000000"/>
              </w:rPr>
              <w:t>ON</w:t>
            </w:r>
          </w:p>
        </w:tc>
      </w:tr>
      <w:tr w:rsidR="00292336" w:rsidRPr="00292336" w14:paraId="7CBA6E41" w14:textId="77777777" w:rsidTr="00E52CBB">
        <w:trPr>
          <w:cantSplit/>
          <w:trHeight w:val="255"/>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BCF27FC" w14:textId="77777777" w:rsidR="00292336" w:rsidRPr="00292336" w:rsidRDefault="00770557" w:rsidP="00292336">
            <w:pPr>
              <w:jc w:val="center"/>
              <w:rPr>
                <w:rFonts w:cs="Arial"/>
                <w:color w:val="000000"/>
              </w:rPr>
            </w:pPr>
            <w:r w:rsidRPr="00292336">
              <w:rPr>
                <w:rFonts w:cs="Arial"/>
                <w:color w:val="000000"/>
              </w:rPr>
              <w:t>0x01 (Reverse)</w:t>
            </w:r>
          </w:p>
        </w:tc>
        <w:tc>
          <w:tcPr>
            <w:tcW w:w="1640" w:type="dxa"/>
            <w:tcBorders>
              <w:top w:val="nil"/>
              <w:left w:val="nil"/>
              <w:bottom w:val="single" w:sz="4" w:space="0" w:color="auto"/>
              <w:right w:val="single" w:sz="4" w:space="0" w:color="auto"/>
            </w:tcBorders>
            <w:shd w:val="clear" w:color="auto" w:fill="auto"/>
            <w:noWrap/>
            <w:vAlign w:val="bottom"/>
            <w:hideMark/>
          </w:tcPr>
          <w:p w14:paraId="153DCA43" w14:textId="77777777" w:rsidR="00292336" w:rsidRPr="00292336" w:rsidRDefault="00770557" w:rsidP="00292336">
            <w:pPr>
              <w:jc w:val="center"/>
              <w:rPr>
                <w:rFonts w:cs="Arial"/>
                <w:color w:val="000000"/>
              </w:rPr>
            </w:pPr>
            <w:r w:rsidRPr="00292336">
              <w:rPr>
                <w:rFonts w:cs="Arial"/>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7E852C66" w14:textId="77777777" w:rsidR="00292336" w:rsidRPr="00292336" w:rsidRDefault="00770557" w:rsidP="00292336">
            <w:pPr>
              <w:jc w:val="center"/>
              <w:rPr>
                <w:rFonts w:cs="Arial"/>
                <w:color w:val="000000"/>
              </w:rPr>
            </w:pPr>
            <w:r w:rsidRPr="00292336">
              <w:rPr>
                <w:rFonts w:cs="Arial"/>
                <w:color w:val="000000"/>
              </w:rPr>
              <w:t>Don't Care</w:t>
            </w:r>
          </w:p>
        </w:tc>
        <w:tc>
          <w:tcPr>
            <w:tcW w:w="1380" w:type="dxa"/>
            <w:tcBorders>
              <w:top w:val="nil"/>
              <w:left w:val="nil"/>
              <w:bottom w:val="single" w:sz="4" w:space="0" w:color="auto"/>
              <w:right w:val="single" w:sz="4" w:space="0" w:color="auto"/>
            </w:tcBorders>
            <w:shd w:val="clear" w:color="auto" w:fill="auto"/>
            <w:noWrap/>
            <w:vAlign w:val="bottom"/>
            <w:hideMark/>
          </w:tcPr>
          <w:p w14:paraId="560550DF" w14:textId="77777777" w:rsidR="00292336" w:rsidRPr="00292336" w:rsidRDefault="00770557" w:rsidP="00292336">
            <w:pPr>
              <w:jc w:val="center"/>
              <w:rPr>
                <w:rFonts w:cs="Arial"/>
                <w:color w:val="000000"/>
              </w:rPr>
            </w:pPr>
            <w:r w:rsidRPr="00292336">
              <w:rPr>
                <w:rFonts w:cs="Arial"/>
                <w:color w:val="000000"/>
              </w:rPr>
              <w:t>Missing</w:t>
            </w:r>
          </w:p>
        </w:tc>
        <w:tc>
          <w:tcPr>
            <w:tcW w:w="1592" w:type="dxa"/>
            <w:tcBorders>
              <w:top w:val="nil"/>
              <w:left w:val="nil"/>
              <w:bottom w:val="single" w:sz="4" w:space="0" w:color="auto"/>
              <w:right w:val="single" w:sz="4" w:space="0" w:color="auto"/>
            </w:tcBorders>
            <w:shd w:val="clear" w:color="auto" w:fill="auto"/>
            <w:noWrap/>
            <w:vAlign w:val="bottom"/>
            <w:hideMark/>
          </w:tcPr>
          <w:p w14:paraId="24FC52C1" w14:textId="77777777" w:rsidR="00292336" w:rsidRPr="00292336" w:rsidRDefault="00770557" w:rsidP="00292336">
            <w:pPr>
              <w:jc w:val="center"/>
              <w:rPr>
                <w:rFonts w:cs="Arial"/>
                <w:color w:val="000000"/>
              </w:rPr>
            </w:pPr>
            <w:r w:rsidRPr="00292336">
              <w:rPr>
                <w:rFonts w:cs="Arial"/>
                <w:color w:val="000000"/>
              </w:rPr>
              <w:t>Don't Care</w:t>
            </w:r>
          </w:p>
        </w:tc>
        <w:tc>
          <w:tcPr>
            <w:tcW w:w="1460" w:type="dxa"/>
            <w:tcBorders>
              <w:top w:val="nil"/>
              <w:left w:val="nil"/>
              <w:bottom w:val="single" w:sz="4" w:space="0" w:color="auto"/>
              <w:right w:val="single" w:sz="4" w:space="0" w:color="auto"/>
            </w:tcBorders>
            <w:shd w:val="clear" w:color="auto" w:fill="auto"/>
            <w:noWrap/>
            <w:vAlign w:val="bottom"/>
            <w:hideMark/>
          </w:tcPr>
          <w:p w14:paraId="7EFF847C" w14:textId="77777777" w:rsidR="00292336" w:rsidRPr="00292336" w:rsidRDefault="00770557" w:rsidP="00292336">
            <w:pPr>
              <w:jc w:val="center"/>
              <w:rPr>
                <w:rFonts w:cs="Arial"/>
                <w:color w:val="000000"/>
              </w:rPr>
            </w:pPr>
            <w:r w:rsidRPr="00292336">
              <w:rPr>
                <w:rFonts w:cs="Arial"/>
                <w:color w:val="000000"/>
              </w:rPr>
              <w:t>Don't Care</w:t>
            </w:r>
          </w:p>
        </w:tc>
        <w:tc>
          <w:tcPr>
            <w:tcW w:w="1260" w:type="dxa"/>
            <w:tcBorders>
              <w:top w:val="nil"/>
              <w:left w:val="nil"/>
              <w:bottom w:val="single" w:sz="4" w:space="0" w:color="auto"/>
              <w:right w:val="single" w:sz="4" w:space="0" w:color="auto"/>
            </w:tcBorders>
            <w:shd w:val="clear" w:color="auto" w:fill="auto"/>
            <w:noWrap/>
            <w:vAlign w:val="bottom"/>
            <w:hideMark/>
          </w:tcPr>
          <w:p w14:paraId="2B8A891A" w14:textId="77777777" w:rsidR="00292336" w:rsidRPr="00292336" w:rsidRDefault="00770557" w:rsidP="00292336">
            <w:pPr>
              <w:jc w:val="center"/>
              <w:rPr>
                <w:rFonts w:cs="Arial"/>
                <w:color w:val="000000"/>
              </w:rPr>
            </w:pPr>
            <w:r w:rsidRPr="00292336">
              <w:rPr>
                <w:rFonts w:cs="Arial"/>
                <w:color w:val="000000"/>
              </w:rPr>
              <w:t>ON</w:t>
            </w:r>
          </w:p>
        </w:tc>
      </w:tr>
      <w:tr w:rsidR="00292336" w:rsidRPr="00292336" w14:paraId="25E85483" w14:textId="77777777" w:rsidTr="00E52CBB">
        <w:trPr>
          <w:cantSplit/>
          <w:trHeight w:val="255"/>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7249C37" w14:textId="77777777" w:rsidR="00292336" w:rsidRPr="00292336" w:rsidRDefault="00770557" w:rsidP="00292336">
            <w:pPr>
              <w:jc w:val="center"/>
              <w:rPr>
                <w:rFonts w:cs="Arial"/>
                <w:color w:val="000000"/>
              </w:rPr>
            </w:pPr>
            <w:r w:rsidRPr="00292336">
              <w:rPr>
                <w:rFonts w:cs="Arial"/>
                <w:color w:val="000000"/>
              </w:rPr>
              <w:t>0x01 (Reverse)</w:t>
            </w:r>
          </w:p>
        </w:tc>
        <w:tc>
          <w:tcPr>
            <w:tcW w:w="1640" w:type="dxa"/>
            <w:tcBorders>
              <w:top w:val="nil"/>
              <w:left w:val="nil"/>
              <w:bottom w:val="single" w:sz="4" w:space="0" w:color="auto"/>
              <w:right w:val="single" w:sz="4" w:space="0" w:color="auto"/>
            </w:tcBorders>
            <w:shd w:val="clear" w:color="auto" w:fill="auto"/>
            <w:noWrap/>
            <w:vAlign w:val="bottom"/>
            <w:hideMark/>
          </w:tcPr>
          <w:p w14:paraId="7289B355" w14:textId="77777777" w:rsidR="00292336" w:rsidRPr="00292336" w:rsidRDefault="00770557" w:rsidP="00292336">
            <w:pPr>
              <w:jc w:val="center"/>
              <w:rPr>
                <w:rFonts w:cs="Arial"/>
                <w:color w:val="000000"/>
              </w:rPr>
            </w:pPr>
            <w:r w:rsidRPr="00292336">
              <w:rPr>
                <w:rFonts w:cs="Arial"/>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27B1BD6A" w14:textId="77777777" w:rsidR="00292336" w:rsidRPr="00292336" w:rsidRDefault="00770557" w:rsidP="00292336">
            <w:pPr>
              <w:jc w:val="center"/>
              <w:rPr>
                <w:rFonts w:cs="Arial"/>
                <w:color w:val="000000"/>
              </w:rPr>
            </w:pPr>
            <w:r w:rsidRPr="00292336">
              <w:rPr>
                <w:rFonts w:cs="Arial"/>
                <w:color w:val="000000"/>
              </w:rPr>
              <w:t>Don't Care</w:t>
            </w:r>
          </w:p>
        </w:tc>
        <w:tc>
          <w:tcPr>
            <w:tcW w:w="1380" w:type="dxa"/>
            <w:tcBorders>
              <w:top w:val="nil"/>
              <w:left w:val="nil"/>
              <w:bottom w:val="single" w:sz="4" w:space="0" w:color="auto"/>
              <w:right w:val="single" w:sz="4" w:space="0" w:color="auto"/>
            </w:tcBorders>
            <w:shd w:val="clear" w:color="auto" w:fill="auto"/>
            <w:noWrap/>
            <w:vAlign w:val="bottom"/>
            <w:hideMark/>
          </w:tcPr>
          <w:p w14:paraId="68BC56F5" w14:textId="77777777" w:rsidR="00292336" w:rsidRPr="00292336" w:rsidRDefault="00770557" w:rsidP="00292336">
            <w:pPr>
              <w:jc w:val="center"/>
              <w:rPr>
                <w:rFonts w:cs="Arial"/>
                <w:color w:val="000000"/>
              </w:rPr>
            </w:pPr>
            <w:r w:rsidRPr="00292336">
              <w:rPr>
                <w:rFonts w:cs="Arial"/>
                <w:color w:val="000000"/>
              </w:rPr>
              <w:t>!= 0x03 (OK)</w:t>
            </w:r>
          </w:p>
        </w:tc>
        <w:tc>
          <w:tcPr>
            <w:tcW w:w="1592" w:type="dxa"/>
            <w:tcBorders>
              <w:top w:val="nil"/>
              <w:left w:val="nil"/>
              <w:bottom w:val="single" w:sz="4" w:space="0" w:color="auto"/>
              <w:right w:val="single" w:sz="4" w:space="0" w:color="auto"/>
            </w:tcBorders>
            <w:shd w:val="clear" w:color="auto" w:fill="auto"/>
            <w:noWrap/>
            <w:vAlign w:val="bottom"/>
            <w:hideMark/>
          </w:tcPr>
          <w:p w14:paraId="1C60F1D6" w14:textId="77777777" w:rsidR="00292336" w:rsidRPr="00292336" w:rsidRDefault="00770557" w:rsidP="00292336">
            <w:pPr>
              <w:jc w:val="center"/>
              <w:rPr>
                <w:rFonts w:cs="Arial"/>
                <w:color w:val="000000"/>
              </w:rPr>
            </w:pPr>
            <w:r w:rsidRPr="00292336">
              <w:rPr>
                <w:rFonts w:cs="Arial"/>
                <w:color w:val="000000"/>
              </w:rPr>
              <w:t>Don't Care</w:t>
            </w:r>
          </w:p>
        </w:tc>
        <w:tc>
          <w:tcPr>
            <w:tcW w:w="1460" w:type="dxa"/>
            <w:tcBorders>
              <w:top w:val="nil"/>
              <w:left w:val="nil"/>
              <w:bottom w:val="single" w:sz="4" w:space="0" w:color="auto"/>
              <w:right w:val="single" w:sz="4" w:space="0" w:color="auto"/>
            </w:tcBorders>
            <w:shd w:val="clear" w:color="auto" w:fill="auto"/>
            <w:noWrap/>
            <w:vAlign w:val="bottom"/>
            <w:hideMark/>
          </w:tcPr>
          <w:p w14:paraId="4E2A69BF" w14:textId="77777777" w:rsidR="00292336" w:rsidRPr="00292336" w:rsidRDefault="00770557" w:rsidP="00292336">
            <w:pPr>
              <w:jc w:val="center"/>
              <w:rPr>
                <w:rFonts w:cs="Arial"/>
                <w:color w:val="000000"/>
              </w:rPr>
            </w:pPr>
            <w:r w:rsidRPr="00292336">
              <w:rPr>
                <w:rFonts w:cs="Arial"/>
                <w:color w:val="000000"/>
              </w:rPr>
              <w:t>Don't Care</w:t>
            </w:r>
          </w:p>
        </w:tc>
        <w:tc>
          <w:tcPr>
            <w:tcW w:w="1260" w:type="dxa"/>
            <w:tcBorders>
              <w:top w:val="nil"/>
              <w:left w:val="nil"/>
              <w:bottom w:val="single" w:sz="4" w:space="0" w:color="auto"/>
              <w:right w:val="single" w:sz="4" w:space="0" w:color="auto"/>
            </w:tcBorders>
            <w:shd w:val="clear" w:color="auto" w:fill="auto"/>
            <w:noWrap/>
            <w:vAlign w:val="bottom"/>
            <w:hideMark/>
          </w:tcPr>
          <w:p w14:paraId="4C279768" w14:textId="77777777" w:rsidR="00292336" w:rsidRPr="00292336" w:rsidRDefault="00770557" w:rsidP="00292336">
            <w:pPr>
              <w:jc w:val="center"/>
              <w:rPr>
                <w:rFonts w:cs="Arial"/>
                <w:color w:val="000000"/>
              </w:rPr>
            </w:pPr>
            <w:r w:rsidRPr="00292336">
              <w:rPr>
                <w:rFonts w:cs="Arial"/>
                <w:color w:val="000000"/>
              </w:rPr>
              <w:t>ON</w:t>
            </w:r>
          </w:p>
        </w:tc>
      </w:tr>
      <w:tr w:rsidR="00292336" w:rsidRPr="00292336" w14:paraId="62D50B62" w14:textId="77777777" w:rsidTr="00E52CBB">
        <w:trPr>
          <w:cantSplit/>
          <w:trHeight w:val="255"/>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CFEF65C" w14:textId="77777777" w:rsidR="00292336" w:rsidRPr="00292336" w:rsidRDefault="00770557" w:rsidP="00292336">
            <w:pPr>
              <w:jc w:val="center"/>
              <w:rPr>
                <w:rFonts w:cs="Arial"/>
                <w:color w:val="000000"/>
              </w:rPr>
            </w:pPr>
            <w:r w:rsidRPr="00292336">
              <w:rPr>
                <w:rFonts w:cs="Arial"/>
                <w:color w:val="000000"/>
              </w:rPr>
              <w:t>0x01 (Reverse)</w:t>
            </w:r>
          </w:p>
        </w:tc>
        <w:tc>
          <w:tcPr>
            <w:tcW w:w="1640" w:type="dxa"/>
            <w:tcBorders>
              <w:top w:val="nil"/>
              <w:left w:val="nil"/>
              <w:bottom w:val="single" w:sz="4" w:space="0" w:color="auto"/>
              <w:right w:val="single" w:sz="4" w:space="0" w:color="auto"/>
            </w:tcBorders>
            <w:shd w:val="clear" w:color="auto" w:fill="auto"/>
            <w:noWrap/>
            <w:vAlign w:val="bottom"/>
            <w:hideMark/>
          </w:tcPr>
          <w:p w14:paraId="3C3E2048" w14:textId="77777777" w:rsidR="00292336" w:rsidRPr="00292336" w:rsidRDefault="00770557" w:rsidP="00292336">
            <w:pPr>
              <w:jc w:val="center"/>
              <w:rPr>
                <w:rFonts w:cs="Arial"/>
                <w:color w:val="000000"/>
              </w:rPr>
            </w:pPr>
            <w:r w:rsidRPr="00292336">
              <w:rPr>
                <w:rFonts w:cs="Arial"/>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36694379" w14:textId="77777777" w:rsidR="00292336" w:rsidRPr="00292336" w:rsidRDefault="00770557" w:rsidP="00292336">
            <w:pPr>
              <w:jc w:val="center"/>
              <w:rPr>
                <w:rFonts w:cs="Arial"/>
                <w:color w:val="000000"/>
              </w:rPr>
            </w:pPr>
            <w:r w:rsidRPr="00292336">
              <w:rPr>
                <w:rFonts w:cs="Arial"/>
                <w:color w:val="000000"/>
              </w:rPr>
              <w:t>&lt;=16.09</w:t>
            </w:r>
          </w:p>
        </w:tc>
        <w:tc>
          <w:tcPr>
            <w:tcW w:w="1380" w:type="dxa"/>
            <w:tcBorders>
              <w:top w:val="nil"/>
              <w:left w:val="nil"/>
              <w:bottom w:val="single" w:sz="4" w:space="0" w:color="auto"/>
              <w:right w:val="single" w:sz="4" w:space="0" w:color="auto"/>
            </w:tcBorders>
            <w:shd w:val="clear" w:color="auto" w:fill="auto"/>
            <w:noWrap/>
            <w:vAlign w:val="bottom"/>
            <w:hideMark/>
          </w:tcPr>
          <w:p w14:paraId="7F4E4036" w14:textId="77777777" w:rsidR="00292336" w:rsidRPr="00292336" w:rsidRDefault="00770557" w:rsidP="00292336">
            <w:pPr>
              <w:jc w:val="center"/>
              <w:rPr>
                <w:rFonts w:cs="Arial"/>
                <w:color w:val="000000"/>
              </w:rPr>
            </w:pPr>
            <w:r w:rsidRPr="00292336">
              <w:rPr>
                <w:rFonts w:cs="Arial"/>
                <w:color w:val="000000"/>
              </w:rPr>
              <w:t>0x03 (OK)</w:t>
            </w:r>
          </w:p>
        </w:tc>
        <w:tc>
          <w:tcPr>
            <w:tcW w:w="1592" w:type="dxa"/>
            <w:tcBorders>
              <w:top w:val="nil"/>
              <w:left w:val="nil"/>
              <w:bottom w:val="single" w:sz="4" w:space="0" w:color="auto"/>
              <w:right w:val="single" w:sz="4" w:space="0" w:color="auto"/>
            </w:tcBorders>
            <w:shd w:val="clear" w:color="auto" w:fill="auto"/>
            <w:noWrap/>
            <w:vAlign w:val="bottom"/>
            <w:hideMark/>
          </w:tcPr>
          <w:p w14:paraId="78024DDA" w14:textId="77777777" w:rsidR="00292336" w:rsidRPr="00292336" w:rsidRDefault="00770557" w:rsidP="00292336">
            <w:pPr>
              <w:jc w:val="center"/>
              <w:rPr>
                <w:rFonts w:cs="Arial"/>
                <w:color w:val="000000"/>
              </w:rPr>
            </w:pPr>
            <w:r w:rsidRPr="00292336">
              <w:rPr>
                <w:rFonts w:cs="Arial"/>
                <w:color w:val="000000"/>
              </w:rPr>
              <w:t>Don't Care</w:t>
            </w:r>
          </w:p>
        </w:tc>
        <w:tc>
          <w:tcPr>
            <w:tcW w:w="1460" w:type="dxa"/>
            <w:tcBorders>
              <w:top w:val="nil"/>
              <w:left w:val="nil"/>
              <w:bottom w:val="single" w:sz="4" w:space="0" w:color="auto"/>
              <w:right w:val="single" w:sz="4" w:space="0" w:color="auto"/>
            </w:tcBorders>
            <w:shd w:val="clear" w:color="auto" w:fill="auto"/>
            <w:noWrap/>
            <w:vAlign w:val="bottom"/>
            <w:hideMark/>
          </w:tcPr>
          <w:p w14:paraId="0B719651" w14:textId="77777777" w:rsidR="00292336" w:rsidRPr="00292336" w:rsidRDefault="00770557" w:rsidP="00292336">
            <w:pPr>
              <w:jc w:val="center"/>
              <w:rPr>
                <w:rFonts w:cs="Arial"/>
                <w:color w:val="000000"/>
              </w:rPr>
            </w:pPr>
            <w:r w:rsidRPr="00292336">
              <w:rPr>
                <w:rFonts w:cs="Arial"/>
                <w:color w:val="000000"/>
              </w:rPr>
              <w:t>Don't Care</w:t>
            </w:r>
          </w:p>
        </w:tc>
        <w:tc>
          <w:tcPr>
            <w:tcW w:w="1260" w:type="dxa"/>
            <w:tcBorders>
              <w:top w:val="nil"/>
              <w:left w:val="nil"/>
              <w:bottom w:val="single" w:sz="4" w:space="0" w:color="auto"/>
              <w:right w:val="single" w:sz="4" w:space="0" w:color="auto"/>
            </w:tcBorders>
            <w:shd w:val="clear" w:color="auto" w:fill="auto"/>
            <w:noWrap/>
            <w:vAlign w:val="bottom"/>
            <w:hideMark/>
          </w:tcPr>
          <w:p w14:paraId="1FA0471E" w14:textId="77777777" w:rsidR="00292336" w:rsidRPr="00292336" w:rsidRDefault="00770557" w:rsidP="00292336">
            <w:pPr>
              <w:jc w:val="center"/>
              <w:rPr>
                <w:rFonts w:cs="Arial"/>
                <w:color w:val="000000"/>
              </w:rPr>
            </w:pPr>
            <w:r w:rsidRPr="00292336">
              <w:rPr>
                <w:rFonts w:cs="Arial"/>
                <w:color w:val="000000"/>
              </w:rPr>
              <w:t>ON</w:t>
            </w:r>
          </w:p>
        </w:tc>
      </w:tr>
      <w:tr w:rsidR="00292336" w:rsidRPr="00292336" w14:paraId="4E02FA11" w14:textId="77777777" w:rsidTr="00E52CBB">
        <w:trPr>
          <w:cantSplit/>
          <w:trHeight w:val="255"/>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222A55D" w14:textId="77777777" w:rsidR="00292336" w:rsidRPr="00292336" w:rsidRDefault="00770557" w:rsidP="00292336">
            <w:pPr>
              <w:jc w:val="center"/>
              <w:rPr>
                <w:rFonts w:cs="Arial"/>
                <w:color w:val="000000"/>
              </w:rPr>
            </w:pPr>
            <w:r w:rsidRPr="00292336">
              <w:rPr>
                <w:rFonts w:cs="Arial"/>
                <w:color w:val="000000"/>
              </w:rPr>
              <w:t>0x01 (Reverse)</w:t>
            </w:r>
          </w:p>
        </w:tc>
        <w:tc>
          <w:tcPr>
            <w:tcW w:w="1640" w:type="dxa"/>
            <w:tcBorders>
              <w:top w:val="nil"/>
              <w:left w:val="nil"/>
              <w:bottom w:val="single" w:sz="4" w:space="0" w:color="auto"/>
              <w:right w:val="single" w:sz="4" w:space="0" w:color="auto"/>
            </w:tcBorders>
            <w:shd w:val="clear" w:color="auto" w:fill="auto"/>
            <w:noWrap/>
            <w:vAlign w:val="bottom"/>
            <w:hideMark/>
          </w:tcPr>
          <w:p w14:paraId="262EB6CE" w14:textId="77777777" w:rsidR="00292336" w:rsidRPr="00292336" w:rsidRDefault="00770557" w:rsidP="00292336">
            <w:pPr>
              <w:jc w:val="center"/>
              <w:rPr>
                <w:rFonts w:cs="Arial"/>
                <w:color w:val="000000"/>
              </w:rPr>
            </w:pPr>
            <w:r w:rsidRPr="00292336">
              <w:rPr>
                <w:rFonts w:cs="Arial"/>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6927C464" w14:textId="77777777" w:rsidR="00292336" w:rsidRPr="00292336" w:rsidRDefault="00770557" w:rsidP="00292336">
            <w:pPr>
              <w:jc w:val="center"/>
              <w:rPr>
                <w:rFonts w:cs="Arial"/>
                <w:color w:val="000000"/>
              </w:rPr>
            </w:pPr>
            <w:r w:rsidRPr="00292336">
              <w:rPr>
                <w:rFonts w:cs="Arial"/>
                <w:color w:val="000000"/>
              </w:rPr>
              <w:t>&gt;16.09</w:t>
            </w:r>
          </w:p>
        </w:tc>
        <w:tc>
          <w:tcPr>
            <w:tcW w:w="1380" w:type="dxa"/>
            <w:tcBorders>
              <w:top w:val="nil"/>
              <w:left w:val="nil"/>
              <w:bottom w:val="single" w:sz="4" w:space="0" w:color="auto"/>
              <w:right w:val="single" w:sz="4" w:space="0" w:color="auto"/>
            </w:tcBorders>
            <w:shd w:val="clear" w:color="auto" w:fill="auto"/>
            <w:noWrap/>
            <w:vAlign w:val="bottom"/>
            <w:hideMark/>
          </w:tcPr>
          <w:p w14:paraId="35A61C13" w14:textId="77777777" w:rsidR="00292336" w:rsidRPr="00292336" w:rsidRDefault="00770557" w:rsidP="00292336">
            <w:pPr>
              <w:jc w:val="center"/>
              <w:rPr>
                <w:rFonts w:cs="Arial"/>
                <w:color w:val="000000"/>
              </w:rPr>
            </w:pPr>
            <w:r w:rsidRPr="00292336">
              <w:rPr>
                <w:rFonts w:cs="Arial"/>
                <w:color w:val="000000"/>
              </w:rPr>
              <w:t>0x03 (OK)</w:t>
            </w:r>
          </w:p>
        </w:tc>
        <w:tc>
          <w:tcPr>
            <w:tcW w:w="1592" w:type="dxa"/>
            <w:tcBorders>
              <w:top w:val="nil"/>
              <w:left w:val="nil"/>
              <w:bottom w:val="single" w:sz="4" w:space="0" w:color="auto"/>
              <w:right w:val="single" w:sz="4" w:space="0" w:color="auto"/>
            </w:tcBorders>
            <w:shd w:val="clear" w:color="auto" w:fill="auto"/>
            <w:noWrap/>
            <w:vAlign w:val="bottom"/>
            <w:hideMark/>
          </w:tcPr>
          <w:p w14:paraId="408FE662" w14:textId="77777777" w:rsidR="00292336" w:rsidRPr="00292336" w:rsidRDefault="00770557" w:rsidP="00292336">
            <w:pPr>
              <w:jc w:val="center"/>
              <w:rPr>
                <w:rFonts w:cs="Arial"/>
                <w:color w:val="000000"/>
              </w:rPr>
            </w:pPr>
            <w:r w:rsidRPr="00292336">
              <w:rPr>
                <w:rFonts w:cs="Arial"/>
                <w:color w:val="000000"/>
              </w:rPr>
              <w:t>0x0E (Reverse)</w:t>
            </w:r>
          </w:p>
        </w:tc>
        <w:tc>
          <w:tcPr>
            <w:tcW w:w="1460" w:type="dxa"/>
            <w:tcBorders>
              <w:top w:val="nil"/>
              <w:left w:val="nil"/>
              <w:bottom w:val="single" w:sz="4" w:space="0" w:color="auto"/>
              <w:right w:val="single" w:sz="4" w:space="0" w:color="auto"/>
            </w:tcBorders>
            <w:shd w:val="clear" w:color="auto" w:fill="auto"/>
            <w:noWrap/>
            <w:vAlign w:val="bottom"/>
            <w:hideMark/>
          </w:tcPr>
          <w:p w14:paraId="6B862380" w14:textId="77777777" w:rsidR="00292336" w:rsidRPr="00292336" w:rsidRDefault="00770557" w:rsidP="00292336">
            <w:pPr>
              <w:jc w:val="center"/>
              <w:rPr>
                <w:rFonts w:cs="Arial"/>
                <w:color w:val="000000"/>
              </w:rPr>
            </w:pPr>
            <w:r w:rsidRPr="00292336">
              <w:rPr>
                <w:rFonts w:cs="Arial"/>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140CE6E7" w14:textId="77777777" w:rsidR="00292336" w:rsidRPr="00292336" w:rsidRDefault="00770557" w:rsidP="00292336">
            <w:pPr>
              <w:jc w:val="center"/>
              <w:rPr>
                <w:rFonts w:cs="Arial"/>
                <w:color w:val="000000"/>
              </w:rPr>
            </w:pPr>
            <w:r w:rsidRPr="00292336">
              <w:rPr>
                <w:rFonts w:cs="Arial"/>
                <w:color w:val="000000"/>
              </w:rPr>
              <w:t>ON</w:t>
            </w:r>
          </w:p>
        </w:tc>
      </w:tr>
      <w:tr w:rsidR="00292336" w:rsidRPr="00292336" w14:paraId="30A30AF9" w14:textId="77777777" w:rsidTr="00E52CBB">
        <w:trPr>
          <w:cantSplit/>
          <w:trHeight w:val="255"/>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3404952" w14:textId="77777777" w:rsidR="00292336" w:rsidRPr="00292336" w:rsidRDefault="00770557" w:rsidP="00292336">
            <w:pPr>
              <w:jc w:val="center"/>
              <w:rPr>
                <w:rFonts w:cs="Arial"/>
                <w:color w:val="000000"/>
              </w:rPr>
            </w:pPr>
            <w:r w:rsidRPr="00292336">
              <w:rPr>
                <w:rFonts w:cs="Arial"/>
                <w:color w:val="000000"/>
              </w:rPr>
              <w:t>0x01 (Reverse)</w:t>
            </w:r>
          </w:p>
        </w:tc>
        <w:tc>
          <w:tcPr>
            <w:tcW w:w="1640" w:type="dxa"/>
            <w:tcBorders>
              <w:top w:val="nil"/>
              <w:left w:val="nil"/>
              <w:bottom w:val="single" w:sz="4" w:space="0" w:color="auto"/>
              <w:right w:val="single" w:sz="4" w:space="0" w:color="auto"/>
            </w:tcBorders>
            <w:shd w:val="clear" w:color="auto" w:fill="auto"/>
            <w:noWrap/>
            <w:vAlign w:val="bottom"/>
            <w:hideMark/>
          </w:tcPr>
          <w:p w14:paraId="3449C540" w14:textId="77777777" w:rsidR="00292336" w:rsidRPr="00292336" w:rsidRDefault="00770557" w:rsidP="00292336">
            <w:pPr>
              <w:jc w:val="center"/>
              <w:rPr>
                <w:rFonts w:cs="Arial"/>
                <w:color w:val="000000"/>
              </w:rPr>
            </w:pPr>
            <w:r w:rsidRPr="00292336">
              <w:rPr>
                <w:rFonts w:cs="Arial"/>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0D2108C3" w14:textId="77777777" w:rsidR="00292336" w:rsidRPr="00292336" w:rsidRDefault="00770557" w:rsidP="00292336">
            <w:pPr>
              <w:jc w:val="center"/>
              <w:rPr>
                <w:rFonts w:cs="Arial"/>
                <w:color w:val="000000"/>
              </w:rPr>
            </w:pPr>
            <w:r w:rsidRPr="00292336">
              <w:rPr>
                <w:rFonts w:cs="Arial"/>
                <w:color w:val="000000"/>
              </w:rPr>
              <w:t>&gt;16.09</w:t>
            </w:r>
          </w:p>
        </w:tc>
        <w:tc>
          <w:tcPr>
            <w:tcW w:w="1380" w:type="dxa"/>
            <w:tcBorders>
              <w:top w:val="nil"/>
              <w:left w:val="nil"/>
              <w:bottom w:val="single" w:sz="4" w:space="0" w:color="auto"/>
              <w:right w:val="single" w:sz="4" w:space="0" w:color="auto"/>
            </w:tcBorders>
            <w:shd w:val="clear" w:color="auto" w:fill="auto"/>
            <w:noWrap/>
            <w:vAlign w:val="bottom"/>
            <w:hideMark/>
          </w:tcPr>
          <w:p w14:paraId="4759D284" w14:textId="77777777" w:rsidR="00292336" w:rsidRPr="00292336" w:rsidRDefault="00770557" w:rsidP="00292336">
            <w:pPr>
              <w:jc w:val="center"/>
              <w:rPr>
                <w:rFonts w:cs="Arial"/>
                <w:color w:val="000000"/>
              </w:rPr>
            </w:pPr>
            <w:r w:rsidRPr="00292336">
              <w:rPr>
                <w:rFonts w:cs="Arial"/>
                <w:color w:val="000000"/>
              </w:rPr>
              <w:t>0x03 (OK)</w:t>
            </w:r>
          </w:p>
        </w:tc>
        <w:tc>
          <w:tcPr>
            <w:tcW w:w="1592" w:type="dxa"/>
            <w:tcBorders>
              <w:top w:val="nil"/>
              <w:left w:val="nil"/>
              <w:bottom w:val="single" w:sz="4" w:space="0" w:color="auto"/>
              <w:right w:val="single" w:sz="4" w:space="0" w:color="auto"/>
            </w:tcBorders>
            <w:shd w:val="clear" w:color="auto" w:fill="auto"/>
            <w:noWrap/>
            <w:vAlign w:val="bottom"/>
            <w:hideMark/>
          </w:tcPr>
          <w:p w14:paraId="5BEDFC33" w14:textId="77777777" w:rsidR="00292336" w:rsidRPr="00292336" w:rsidRDefault="00770557" w:rsidP="00292336">
            <w:pPr>
              <w:jc w:val="center"/>
              <w:rPr>
                <w:rFonts w:cs="Arial"/>
                <w:color w:val="000000"/>
              </w:rPr>
            </w:pPr>
            <w:r w:rsidRPr="00292336">
              <w:rPr>
                <w:rFonts w:cs="Arial"/>
                <w:color w:val="000000"/>
              </w:rPr>
              <w:t>!=0x0E (Reverse)</w:t>
            </w:r>
          </w:p>
        </w:tc>
        <w:tc>
          <w:tcPr>
            <w:tcW w:w="1460" w:type="dxa"/>
            <w:tcBorders>
              <w:top w:val="nil"/>
              <w:left w:val="nil"/>
              <w:bottom w:val="single" w:sz="4" w:space="0" w:color="auto"/>
              <w:right w:val="single" w:sz="4" w:space="0" w:color="auto"/>
            </w:tcBorders>
            <w:shd w:val="clear" w:color="auto" w:fill="auto"/>
            <w:noWrap/>
            <w:vAlign w:val="bottom"/>
            <w:hideMark/>
          </w:tcPr>
          <w:p w14:paraId="53F12018" w14:textId="77777777" w:rsidR="00292336" w:rsidRPr="00292336" w:rsidRDefault="00770557" w:rsidP="00292336">
            <w:pPr>
              <w:jc w:val="center"/>
              <w:rPr>
                <w:rFonts w:cs="Arial"/>
                <w:color w:val="000000"/>
              </w:rPr>
            </w:pPr>
            <w:r w:rsidRPr="00292336">
              <w:rPr>
                <w:rFonts w:cs="Arial"/>
                <w:color w:val="000000"/>
              </w:rPr>
              <w:t>Don't Care</w:t>
            </w:r>
          </w:p>
        </w:tc>
        <w:tc>
          <w:tcPr>
            <w:tcW w:w="1260" w:type="dxa"/>
            <w:tcBorders>
              <w:top w:val="nil"/>
              <w:left w:val="nil"/>
              <w:bottom w:val="single" w:sz="4" w:space="0" w:color="auto"/>
              <w:right w:val="single" w:sz="4" w:space="0" w:color="auto"/>
            </w:tcBorders>
            <w:shd w:val="clear" w:color="auto" w:fill="auto"/>
            <w:noWrap/>
            <w:vAlign w:val="bottom"/>
            <w:hideMark/>
          </w:tcPr>
          <w:p w14:paraId="64692450" w14:textId="77777777" w:rsidR="00292336" w:rsidRPr="00292336" w:rsidRDefault="00770557" w:rsidP="00292336">
            <w:pPr>
              <w:jc w:val="center"/>
              <w:rPr>
                <w:rFonts w:cs="Arial"/>
                <w:color w:val="000000"/>
              </w:rPr>
            </w:pPr>
            <w:r w:rsidRPr="00292336">
              <w:rPr>
                <w:rFonts w:cs="Arial"/>
                <w:color w:val="000000"/>
              </w:rPr>
              <w:t>OFF</w:t>
            </w:r>
          </w:p>
        </w:tc>
      </w:tr>
    </w:tbl>
    <w:p w14:paraId="79E8BA3C" w14:textId="77777777" w:rsidR="00292336" w:rsidRDefault="00000000"/>
    <w:p w14:paraId="703D9072" w14:textId="77777777" w:rsidR="0025089F" w:rsidRDefault="00770557" w:rsidP="00292336">
      <w:r>
        <w:t xml:space="preserve">If none of the conditions above are met, set Reverse Engaged to OFF. </w:t>
      </w:r>
    </w:p>
    <w:p w14:paraId="04DB60FA" w14:textId="77777777" w:rsidR="0025089F" w:rsidRDefault="00770557" w:rsidP="00292336">
      <w:r>
        <w:t>If GearLvrPos_D_Actl_UB or GearPos_D_Trg_UB are not available, Client shall ignore the logic for the update bit signals and only rely on the GearLvrPos_D_Actl and GearPos_D_Trg signals in the logic.</w:t>
      </w:r>
    </w:p>
    <w:p w14:paraId="6F23F829" w14:textId="77777777" w:rsidR="003863CF" w:rsidRDefault="00000000" w:rsidP="00292336"/>
    <w:p w14:paraId="51F43694" w14:textId="77777777" w:rsidR="003863CF" w:rsidRPr="003863CF" w:rsidRDefault="00770557" w:rsidP="003863CF">
      <w:r w:rsidRPr="003863CF">
        <w:t>For FNV3:</w:t>
      </w:r>
    </w:p>
    <w:p w14:paraId="20DEA502" w14:textId="77777777" w:rsidR="003863CF" w:rsidRDefault="00770557" w:rsidP="003863CF">
      <w:r w:rsidRPr="003863CF">
        <w:t>Update bits are not used so Client shall ignore the logic for the update bit signals and only rely on the GearLvrPos_D_Actl and GearPos_D_Trg signals in the logic.</w:t>
      </w:r>
    </w:p>
    <w:p w14:paraId="186CFE05" w14:textId="77777777" w:rsidR="003863CF" w:rsidRDefault="00000000" w:rsidP="00292336"/>
    <w:p w14:paraId="2859B373" w14:textId="77777777" w:rsidR="00292336" w:rsidRDefault="00770557" w:rsidP="00292336">
      <w:r>
        <w:tab/>
      </w:r>
      <w:r>
        <w:tab/>
      </w:r>
    </w:p>
    <w:p w14:paraId="14460E02" w14:textId="77777777" w:rsidR="00292336" w:rsidRDefault="00770557" w:rsidP="00292336">
      <w:r>
        <w:t>Note: Existing delay mode behavior should still apply.</w:t>
      </w:r>
    </w:p>
    <w:p w14:paraId="5E94244A" w14:textId="77777777" w:rsidR="00EE308D" w:rsidRDefault="00000000" w:rsidP="00EE308D"/>
    <w:p w14:paraId="7441023F" w14:textId="77777777" w:rsidR="00EE308D" w:rsidRDefault="00770557" w:rsidP="00EE308D">
      <w:r>
        <w:t>Upon detecting the conditions for RVC to be ON, the RVC Client (RearViewCameraClient) shall start a timer (T_minImageDisp) and shall not display the RVC image until the expiration of this timer.  Upon expiration of the timer, the RVC Client shall start another timer (T_maxImageDisp). The RVC Client must display the RVC image prior to the expiration of T_maxImageDisp.</w:t>
      </w:r>
    </w:p>
    <w:p w14:paraId="7D002325" w14:textId="77777777" w:rsidR="00EE308D" w:rsidRDefault="00000000" w:rsidP="00EE308D"/>
    <w:p w14:paraId="095130D0" w14:textId="77777777" w:rsidR="00EE308D" w:rsidRDefault="00770557" w:rsidP="00EE308D">
      <w:r>
        <w:t>Once the conditions for displaying RVC are no longer applicable the RVC client shall:</w:t>
      </w:r>
    </w:p>
    <w:p w14:paraId="0ACA6479" w14:textId="77777777" w:rsidR="00EE308D" w:rsidRDefault="00770557" w:rsidP="00EE308D">
      <w:r>
        <w:t>1.            Cancel the timer</w:t>
      </w:r>
    </w:p>
    <w:p w14:paraId="117D1F52" w14:textId="77777777" w:rsidR="00A30E10" w:rsidRDefault="00770557" w:rsidP="00A30E10">
      <w:r>
        <w:t>2.            Not display the RVC image</w:t>
      </w:r>
    </w:p>
    <w:p w14:paraId="08274A75" w14:textId="77777777" w:rsidR="00A30E10" w:rsidRDefault="00000000" w:rsidP="00A30E10"/>
    <w:p w14:paraId="666030C9" w14:textId="77777777" w:rsidR="00A30E10" w:rsidRDefault="00000000" w:rsidP="00A30E10"/>
    <w:p w14:paraId="133C7766" w14:textId="77777777" w:rsidR="00A30E10" w:rsidRDefault="00000000" w:rsidP="00A30E10"/>
    <w:p w14:paraId="11BD3882" w14:textId="77777777" w:rsidR="00A30E10" w:rsidRDefault="00770557" w:rsidP="00A30E10">
      <w:r>
        <w:t>Reverse Detection LEGACY:</w:t>
      </w:r>
    </w:p>
    <w:p w14:paraId="232D8C66" w14:textId="77777777" w:rsidR="000E3B93" w:rsidRDefault="00000000" w:rsidP="000E3B93"/>
    <w:p w14:paraId="256FEF3C" w14:textId="77777777" w:rsidR="00A30E10" w:rsidRPr="000E3B93" w:rsidRDefault="00770557" w:rsidP="000E3B93">
      <w:pPr>
        <w:rPr>
          <w:color w:val="000000"/>
        </w:rPr>
      </w:pPr>
      <w:r>
        <w:t xml:space="preserve">Reverse Detection is determined as mentioned in below table. </w:t>
      </w:r>
    </w:p>
    <w:p w14:paraId="5239A3E4" w14:textId="77777777" w:rsidR="00A30E10" w:rsidRDefault="00000000" w:rsidP="00A30E10"/>
    <w:p w14:paraId="08514C88" w14:textId="77777777" w:rsidR="00A30E10" w:rsidRDefault="00000000" w:rsidP="00A30E10"/>
    <w:tbl>
      <w:tblPr>
        <w:tblW w:w="7910" w:type="dxa"/>
        <w:jc w:val="center"/>
        <w:tblCellMar>
          <w:left w:w="0" w:type="dxa"/>
          <w:right w:w="0" w:type="dxa"/>
        </w:tblCellMar>
        <w:tblLook w:val="04A0" w:firstRow="1" w:lastRow="0" w:firstColumn="1" w:lastColumn="0" w:noHBand="0" w:noVBand="1"/>
      </w:tblPr>
      <w:tblGrid>
        <w:gridCol w:w="5930"/>
        <w:gridCol w:w="1980"/>
      </w:tblGrid>
      <w:tr w:rsidR="00A30E10" w14:paraId="0E647B91" w14:textId="77777777" w:rsidTr="00EA0A38">
        <w:trPr>
          <w:trHeight w:val="1335"/>
          <w:jc w:val="center"/>
        </w:trPr>
        <w:tc>
          <w:tcPr>
            <w:tcW w:w="59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F1A3B2" w14:textId="77777777" w:rsidR="00A30E10" w:rsidRDefault="00770557">
            <w:pPr>
              <w:spacing w:line="252" w:lineRule="auto"/>
              <w:jc w:val="center"/>
              <w:rPr>
                <w:rFonts w:ascii="Calibri" w:eastAsiaTheme="minorHAnsi" w:hAnsi="Calibri"/>
                <w:color w:val="000000"/>
                <w:szCs w:val="22"/>
              </w:rPr>
            </w:pPr>
            <w:r>
              <w:rPr>
                <w:color w:val="000000"/>
              </w:rPr>
              <w:t>GearLvrPos_D_Actl = 0x1 (Reverse) (automatic transmission)</w:t>
            </w:r>
            <w:r>
              <w:rPr>
                <w:color w:val="000000"/>
              </w:rPr>
              <w:br/>
              <w:t xml:space="preserve">or </w:t>
            </w:r>
            <w:r>
              <w:rPr>
                <w:color w:val="000000"/>
              </w:rPr>
              <w:br/>
              <w:t>GearRvrseActv_D_Actl = 0x1 (Active )(manual transmission vehicle and Legacy Message Set)</w:t>
            </w:r>
            <w:r>
              <w:rPr>
                <w:color w:val="000000"/>
              </w:rPr>
              <w:br/>
              <w:t>or</w:t>
            </w:r>
            <w:r>
              <w:rPr>
                <w:color w:val="000000"/>
              </w:rPr>
              <w:br/>
              <w:t xml:space="preserve">GearRvrse_D_Actl = 0x3 or 0x2 ( Active Confirmed or Active_not_confirmed) (manual transmission vehicle and New Message Set) </w:t>
            </w:r>
          </w:p>
        </w:tc>
        <w:tc>
          <w:tcPr>
            <w:tcW w:w="19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E21B68A" w14:textId="77777777" w:rsidR="00A30E10" w:rsidRDefault="00770557">
            <w:pPr>
              <w:spacing w:line="252" w:lineRule="auto"/>
              <w:jc w:val="center"/>
              <w:rPr>
                <w:rFonts w:ascii="Calibri" w:eastAsiaTheme="minorHAnsi" w:hAnsi="Calibri"/>
                <w:szCs w:val="22"/>
              </w:rPr>
            </w:pPr>
            <w:r>
              <w:t>Gear position and Camera Status</w:t>
            </w:r>
          </w:p>
        </w:tc>
      </w:tr>
      <w:tr w:rsidR="00A30E10" w14:paraId="6D50AEB2" w14:textId="77777777" w:rsidTr="00EA0A38">
        <w:trPr>
          <w:trHeight w:val="510"/>
          <w:jc w:val="center"/>
        </w:trPr>
        <w:tc>
          <w:tcPr>
            <w:tcW w:w="59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E51C54" w14:textId="77777777" w:rsidR="00A30E10" w:rsidRDefault="00770557">
            <w:pPr>
              <w:spacing w:line="252" w:lineRule="auto"/>
              <w:jc w:val="center"/>
              <w:rPr>
                <w:rFonts w:ascii="Calibri" w:eastAsiaTheme="minorHAnsi" w:hAnsi="Calibri"/>
                <w:color w:val="000000"/>
                <w:szCs w:val="22"/>
              </w:rPr>
            </w:pPr>
            <w:r>
              <w:rPr>
                <w:color w:val="000000"/>
              </w:rPr>
              <w:t>Reverse</w:t>
            </w:r>
          </w:p>
        </w:tc>
        <w:tc>
          <w:tcPr>
            <w:tcW w:w="19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37C9443" w14:textId="77777777" w:rsidR="00A30E10" w:rsidRDefault="00770557">
            <w:pPr>
              <w:spacing w:line="252" w:lineRule="auto"/>
              <w:jc w:val="center"/>
              <w:rPr>
                <w:rFonts w:ascii="Calibri" w:eastAsiaTheme="minorHAnsi" w:hAnsi="Calibri"/>
                <w:szCs w:val="22"/>
              </w:rPr>
            </w:pPr>
            <w:r>
              <w:t>Gear is Reverse, Turn Camera On</w:t>
            </w:r>
          </w:p>
        </w:tc>
      </w:tr>
    </w:tbl>
    <w:p w14:paraId="4B4AD322" w14:textId="77777777" w:rsidR="00A30E10" w:rsidRDefault="00000000" w:rsidP="00A30E10">
      <w:pPr>
        <w:autoSpaceDE w:val="0"/>
        <w:autoSpaceDN w:val="0"/>
        <w:ind w:left="1080"/>
        <w:rPr>
          <w:rFonts w:eastAsiaTheme="minorHAnsi" w:cs="Arial"/>
        </w:rPr>
      </w:pPr>
    </w:p>
    <w:p w14:paraId="10928B8F" w14:textId="77777777" w:rsidR="00A30E10" w:rsidRDefault="00000000" w:rsidP="00A30E10">
      <w:pPr>
        <w:autoSpaceDE w:val="0"/>
        <w:autoSpaceDN w:val="0"/>
        <w:ind w:left="1080"/>
        <w:rPr>
          <w:rFonts w:ascii="Calibri" w:hAnsi="Calibri"/>
          <w:szCs w:val="22"/>
        </w:rPr>
      </w:pPr>
    </w:p>
    <w:p w14:paraId="61009602" w14:textId="77777777" w:rsidR="00A30E10" w:rsidRDefault="00000000" w:rsidP="00A30E10">
      <w:pPr>
        <w:autoSpaceDE w:val="0"/>
        <w:autoSpaceDN w:val="0"/>
        <w:ind w:left="1080"/>
      </w:pPr>
    </w:p>
    <w:p w14:paraId="6E87B93E" w14:textId="77777777" w:rsidR="00A30E10" w:rsidRDefault="00000000" w:rsidP="00A30E10"/>
    <w:p w14:paraId="67DA7CA7" w14:textId="77777777" w:rsidR="00A30E10" w:rsidRDefault="00770557" w:rsidP="00A30E10">
      <w:r>
        <w:t>Upon detecting the conditions for RVC to be ON, the RVC Client (RearViewCameraClient) shall start a timer (T_minImageDisp) and shall not display the RVC image until the expiration of this timer.  Upon expiration of the timer, the RVC Client shall start another timer (T_maxImageDisp). The RVC Client must display the RVC image prior to the expiration of T_maxImageDisp.</w:t>
      </w:r>
    </w:p>
    <w:p w14:paraId="43ECF9B2" w14:textId="77777777" w:rsidR="00A30E10" w:rsidRDefault="00000000" w:rsidP="00A30E10"/>
    <w:p w14:paraId="7533F222" w14:textId="77777777" w:rsidR="00A30E10" w:rsidRDefault="00770557" w:rsidP="00A30E10">
      <w:r>
        <w:t>Once the conditions for displaying RVC are no longer applicable the RVC client shall:</w:t>
      </w:r>
    </w:p>
    <w:p w14:paraId="64DD05B3" w14:textId="77777777" w:rsidR="00A30E10" w:rsidRDefault="00770557" w:rsidP="00A30E10">
      <w:r>
        <w:t>1.            Cancel the timer</w:t>
      </w:r>
    </w:p>
    <w:p w14:paraId="0E308DE8" w14:textId="77777777" w:rsidR="00A30E10" w:rsidRDefault="00770557" w:rsidP="00A30E10">
      <w:r>
        <w:t>2.            Not display the RVC image</w:t>
      </w:r>
    </w:p>
    <w:p w14:paraId="77C0A3A4" w14:textId="77777777" w:rsidR="00A30E10" w:rsidRDefault="00000000" w:rsidP="00A30E10"/>
    <w:p w14:paraId="673A2C67" w14:textId="77777777" w:rsidR="00A30E10" w:rsidRDefault="00000000" w:rsidP="00A30E10"/>
    <w:p w14:paraId="3DC64BC7" w14:textId="77777777" w:rsidR="00A30E10" w:rsidRDefault="00000000" w:rsidP="00A30E10"/>
    <w:p w14:paraId="7B55DB65" w14:textId="77777777" w:rsidR="007917DC" w:rsidRDefault="00770557" w:rsidP="00E52CBB">
      <w:pPr>
        <w:pStyle w:val="Heading4"/>
      </w:pPr>
      <w:r w:rsidRPr="00B9479B">
        <w:t>RVC-TMR-REQ-014091/A-T_minImageDisp (TcSE ROIN-264661-1)</w:t>
      </w:r>
    </w:p>
    <w:p w14:paraId="27CEA42F" w14:textId="77777777" w:rsidR="0091772B" w:rsidRPr="0091772B" w:rsidRDefault="00000000"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E15D343"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D7D6788" w14:textId="77777777" w:rsidR="007917DC" w:rsidRDefault="0077055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EF998B0" w14:textId="77777777" w:rsidR="007917DC" w:rsidRDefault="0077055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86347F8" w14:textId="77777777" w:rsidR="007917DC" w:rsidRDefault="0077055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3CCB921" w14:textId="77777777" w:rsidR="007917DC" w:rsidRDefault="0077055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FE6FE21" w14:textId="77777777" w:rsidR="007917DC" w:rsidRDefault="0077055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BB01B57" w14:textId="77777777" w:rsidR="007917DC" w:rsidRDefault="00770557">
            <w:pPr>
              <w:spacing w:line="276" w:lineRule="auto"/>
              <w:jc w:val="center"/>
              <w:rPr>
                <w:rFonts w:ascii="Univers" w:eastAsia="Times New Roman" w:hAnsi="Univers" w:cs="Arial"/>
                <w:b/>
                <w:sz w:val="14"/>
                <w:szCs w:val="14"/>
              </w:rPr>
            </w:pPr>
            <w:r>
              <w:rPr>
                <w:rFonts w:cs="Arial"/>
                <w:b/>
                <w:sz w:val="14"/>
                <w:szCs w:val="14"/>
              </w:rPr>
              <w:t>Default</w:t>
            </w:r>
          </w:p>
        </w:tc>
      </w:tr>
      <w:tr w:rsidR="007917DC" w14:paraId="39E3067E"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6569885" w14:textId="77777777" w:rsidR="007917DC" w:rsidRPr="00DF054A" w:rsidRDefault="00770557">
            <w:pPr>
              <w:spacing w:line="276" w:lineRule="auto"/>
              <w:rPr>
                <w:rFonts w:ascii="Univers" w:eastAsia="Times New Roman" w:hAnsi="Univers" w:cs="Arial"/>
                <w:sz w:val="14"/>
                <w:szCs w:val="14"/>
              </w:rPr>
            </w:pPr>
            <w:r w:rsidRPr="00DF054A">
              <w:rPr>
                <w:rFonts w:cs="Arial"/>
                <w:sz w:val="14"/>
                <w:szCs w:val="14"/>
              </w:rPr>
              <w:t>T_minImageDisp</w:t>
            </w:r>
          </w:p>
        </w:tc>
        <w:tc>
          <w:tcPr>
            <w:tcW w:w="5442" w:type="dxa"/>
            <w:tcBorders>
              <w:top w:val="single" w:sz="4" w:space="0" w:color="auto"/>
              <w:left w:val="single" w:sz="4" w:space="0" w:color="auto"/>
              <w:bottom w:val="single" w:sz="4" w:space="0" w:color="auto"/>
              <w:right w:val="single" w:sz="4" w:space="0" w:color="auto"/>
            </w:tcBorders>
            <w:hideMark/>
          </w:tcPr>
          <w:p w14:paraId="4325DE5D" w14:textId="77777777" w:rsidR="004D1976" w:rsidRDefault="00770557">
            <w:pPr>
              <w:rPr>
                <w:rFonts w:cs="Arial"/>
                <w:szCs w:val="20"/>
              </w:rPr>
            </w:pPr>
            <w:r>
              <w:rPr>
                <w:rFonts w:cs="Arial"/>
                <w:szCs w:val="20"/>
              </w:rPr>
              <w:t>Minimum time RVC Client should wait before displaying the RVC video image to the user according to RVC-GREQ-194462-2-Display RVC Video.</w:t>
            </w:r>
          </w:p>
          <w:p w14:paraId="1ED06A88" w14:textId="77777777" w:rsidR="007917DC" w:rsidRDefault="0000000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3C93A797" w14:textId="77777777" w:rsidR="007917DC" w:rsidRDefault="0077055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79130F0" w14:textId="77777777" w:rsidR="007917DC" w:rsidRDefault="00770557">
            <w:pPr>
              <w:spacing w:line="276" w:lineRule="auto"/>
              <w:rPr>
                <w:rFonts w:ascii="Univers" w:eastAsia="Times New Roman" w:hAnsi="Univers" w:cs="Arial"/>
                <w:sz w:val="14"/>
                <w:szCs w:val="14"/>
              </w:rPr>
            </w:pPr>
            <w:r>
              <w:rPr>
                <w:rFonts w:cs="Arial"/>
                <w:sz w:val="14"/>
                <w:szCs w:val="14"/>
              </w:rPr>
              <w:t>225-275</w:t>
            </w:r>
          </w:p>
        </w:tc>
        <w:tc>
          <w:tcPr>
            <w:tcW w:w="1080" w:type="dxa"/>
            <w:tcBorders>
              <w:top w:val="single" w:sz="4" w:space="0" w:color="auto"/>
              <w:left w:val="single" w:sz="4" w:space="0" w:color="auto"/>
              <w:bottom w:val="single" w:sz="4" w:space="0" w:color="auto"/>
              <w:right w:val="single" w:sz="4" w:space="0" w:color="auto"/>
            </w:tcBorders>
            <w:hideMark/>
          </w:tcPr>
          <w:p w14:paraId="680F1BEF" w14:textId="77777777" w:rsidR="007917DC" w:rsidRDefault="00770557">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6AF9B3C" w14:textId="77777777" w:rsidR="007917DC" w:rsidRDefault="00770557">
            <w:pPr>
              <w:spacing w:line="276" w:lineRule="auto"/>
              <w:jc w:val="center"/>
              <w:rPr>
                <w:rFonts w:ascii="Univers" w:eastAsia="Times New Roman" w:hAnsi="Univers" w:cs="Arial"/>
                <w:sz w:val="14"/>
                <w:szCs w:val="14"/>
              </w:rPr>
            </w:pPr>
            <w:r>
              <w:rPr>
                <w:rFonts w:cs="Arial"/>
                <w:sz w:val="14"/>
                <w:szCs w:val="14"/>
              </w:rPr>
              <w:t>250</w:t>
            </w:r>
          </w:p>
        </w:tc>
      </w:tr>
    </w:tbl>
    <w:p w14:paraId="557CE45E" w14:textId="77777777" w:rsidR="005A201A" w:rsidRPr="00B01CDD" w:rsidRDefault="00000000" w:rsidP="00B01CDD">
      <w:pPr>
        <w:rPr>
          <w:sz w:val="14"/>
          <w:szCs w:val="14"/>
        </w:rPr>
      </w:pPr>
    </w:p>
    <w:p w14:paraId="3351C6C3" w14:textId="77777777" w:rsidR="007917DC" w:rsidRDefault="00770557" w:rsidP="00E52CBB">
      <w:pPr>
        <w:pStyle w:val="Heading4"/>
      </w:pPr>
      <w:r w:rsidRPr="00B9479B">
        <w:lastRenderedPageBreak/>
        <w:t>RVC-TMR-REQ-014092/A-T_maxImageDisp (TcSE ROIN-264662-1)</w:t>
      </w:r>
    </w:p>
    <w:p w14:paraId="6342EDCC" w14:textId="77777777" w:rsidR="0091772B" w:rsidRPr="0091772B" w:rsidRDefault="00000000"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7D36B50E"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19A9857A" w14:textId="77777777" w:rsidR="007917DC" w:rsidRDefault="0077055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7724F0C" w14:textId="77777777" w:rsidR="007917DC" w:rsidRDefault="0077055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74F3BE7" w14:textId="77777777" w:rsidR="007917DC" w:rsidRDefault="0077055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5B9DDC4" w14:textId="77777777" w:rsidR="007917DC" w:rsidRDefault="0077055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67D81AB" w14:textId="77777777" w:rsidR="007917DC" w:rsidRDefault="0077055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7E45251" w14:textId="77777777" w:rsidR="007917DC" w:rsidRDefault="00770557">
            <w:pPr>
              <w:spacing w:line="276" w:lineRule="auto"/>
              <w:jc w:val="center"/>
              <w:rPr>
                <w:rFonts w:ascii="Univers" w:eastAsia="Times New Roman" w:hAnsi="Univers" w:cs="Arial"/>
                <w:b/>
                <w:sz w:val="14"/>
                <w:szCs w:val="14"/>
              </w:rPr>
            </w:pPr>
            <w:r>
              <w:rPr>
                <w:rFonts w:cs="Arial"/>
                <w:b/>
                <w:sz w:val="14"/>
                <w:szCs w:val="14"/>
              </w:rPr>
              <w:t>Default</w:t>
            </w:r>
          </w:p>
        </w:tc>
      </w:tr>
      <w:tr w:rsidR="007917DC" w14:paraId="432A2C7A"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6CCCCCD" w14:textId="77777777" w:rsidR="007917DC" w:rsidRPr="00DF054A" w:rsidRDefault="00770557">
            <w:pPr>
              <w:spacing w:line="276" w:lineRule="auto"/>
              <w:rPr>
                <w:rFonts w:ascii="Univers" w:eastAsia="Times New Roman" w:hAnsi="Univers" w:cs="Arial"/>
                <w:sz w:val="14"/>
                <w:szCs w:val="14"/>
              </w:rPr>
            </w:pPr>
            <w:r w:rsidRPr="00DF054A">
              <w:rPr>
                <w:rFonts w:cs="Arial"/>
                <w:sz w:val="14"/>
                <w:szCs w:val="14"/>
              </w:rPr>
              <w:t>T_maxImageDisp</w:t>
            </w:r>
          </w:p>
        </w:tc>
        <w:tc>
          <w:tcPr>
            <w:tcW w:w="5442" w:type="dxa"/>
            <w:tcBorders>
              <w:top w:val="single" w:sz="4" w:space="0" w:color="auto"/>
              <w:left w:val="single" w:sz="4" w:space="0" w:color="auto"/>
              <w:bottom w:val="single" w:sz="4" w:space="0" w:color="auto"/>
              <w:right w:val="single" w:sz="4" w:space="0" w:color="auto"/>
            </w:tcBorders>
            <w:hideMark/>
          </w:tcPr>
          <w:p w14:paraId="69D9B1E8" w14:textId="77777777" w:rsidR="004D1976" w:rsidRDefault="00770557">
            <w:pPr>
              <w:rPr>
                <w:rFonts w:cs="Arial"/>
                <w:szCs w:val="20"/>
              </w:rPr>
            </w:pPr>
            <w:r>
              <w:rPr>
                <w:rFonts w:cs="Arial"/>
                <w:szCs w:val="20"/>
              </w:rPr>
              <w:t>Maximum time RVC Client should wait before displaying the RVC video image to the user according to RVC-GREQ-194462-2-Display RVC Video.</w:t>
            </w:r>
          </w:p>
          <w:p w14:paraId="5F8AFE86" w14:textId="77777777" w:rsidR="007917DC" w:rsidRDefault="0000000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7253546F" w14:textId="77777777" w:rsidR="007917DC" w:rsidRDefault="0077055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1DB2CE6" w14:textId="77777777" w:rsidR="007917DC" w:rsidRDefault="00770557">
            <w:pPr>
              <w:spacing w:line="276" w:lineRule="auto"/>
              <w:rPr>
                <w:rFonts w:ascii="Univers" w:eastAsia="Times New Roman" w:hAnsi="Univers" w:cs="Arial"/>
                <w:sz w:val="14"/>
                <w:szCs w:val="14"/>
              </w:rPr>
            </w:pPr>
            <w:r>
              <w:rPr>
                <w:rFonts w:cs="Arial"/>
                <w:sz w:val="14"/>
                <w:szCs w:val="14"/>
              </w:rPr>
              <w:t>450-550</w:t>
            </w:r>
          </w:p>
        </w:tc>
        <w:tc>
          <w:tcPr>
            <w:tcW w:w="1080" w:type="dxa"/>
            <w:tcBorders>
              <w:top w:val="single" w:sz="4" w:space="0" w:color="auto"/>
              <w:left w:val="single" w:sz="4" w:space="0" w:color="auto"/>
              <w:bottom w:val="single" w:sz="4" w:space="0" w:color="auto"/>
              <w:right w:val="single" w:sz="4" w:space="0" w:color="auto"/>
            </w:tcBorders>
            <w:hideMark/>
          </w:tcPr>
          <w:p w14:paraId="50562FB9" w14:textId="77777777" w:rsidR="007917DC" w:rsidRDefault="00770557">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1571A095" w14:textId="77777777" w:rsidR="007917DC" w:rsidRDefault="00770557">
            <w:pPr>
              <w:spacing w:line="276" w:lineRule="auto"/>
              <w:jc w:val="center"/>
              <w:rPr>
                <w:rFonts w:ascii="Univers" w:eastAsia="Times New Roman" w:hAnsi="Univers" w:cs="Arial"/>
                <w:sz w:val="14"/>
                <w:szCs w:val="14"/>
              </w:rPr>
            </w:pPr>
            <w:r>
              <w:rPr>
                <w:rFonts w:cs="Arial"/>
                <w:sz w:val="14"/>
                <w:szCs w:val="14"/>
              </w:rPr>
              <w:t>500</w:t>
            </w:r>
          </w:p>
        </w:tc>
      </w:tr>
    </w:tbl>
    <w:p w14:paraId="43F90E93" w14:textId="77777777" w:rsidR="005A201A" w:rsidRPr="00B01CDD" w:rsidRDefault="00000000" w:rsidP="00B01CDD">
      <w:pPr>
        <w:rPr>
          <w:sz w:val="14"/>
          <w:szCs w:val="14"/>
        </w:rPr>
      </w:pPr>
    </w:p>
    <w:p w14:paraId="44B0F777" w14:textId="77777777" w:rsidR="00E52CBB" w:rsidRPr="00E52CBB" w:rsidRDefault="00E52CBB" w:rsidP="00E52CBB">
      <w:pPr>
        <w:pStyle w:val="Heading4"/>
        <w:rPr>
          <w:b w:val="0"/>
          <w:u w:val="single"/>
        </w:rPr>
      </w:pPr>
      <w:r w:rsidRPr="00E52CBB">
        <w:rPr>
          <w:b w:val="0"/>
          <w:u w:val="single"/>
        </w:rPr>
        <w:t>CAMERA-FUR-REQ-014093/B-Camera Image Priority (TcSE ROIN-264652-1)</w:t>
      </w:r>
    </w:p>
    <w:p w14:paraId="541276CE" w14:textId="77777777" w:rsidR="006E1E3C" w:rsidRDefault="00770557">
      <w:pPr>
        <w:rPr>
          <w:rFonts w:eastAsia="MS Mincho" w:cs="Arial"/>
        </w:rPr>
      </w:pPr>
      <w:r>
        <w:rPr>
          <w:rFonts w:eastAsia="MS Mincho" w:cs="Arial"/>
        </w:rPr>
        <w:t>Once the camera image has been displayed to user, the image shall be maintained as long as the conditions required to be in the particular camera view are present and shall have highest priority:</w:t>
      </w:r>
    </w:p>
    <w:p w14:paraId="6364B039" w14:textId="77777777" w:rsidR="006E1E3C" w:rsidRDefault="00770557">
      <w:pPr>
        <w:tabs>
          <w:tab w:val="left" w:pos="1080"/>
        </w:tabs>
        <w:ind w:left="720"/>
        <w:rPr>
          <w:rFonts w:eastAsia="MS Mincho" w:cs="Arial"/>
        </w:rPr>
      </w:pPr>
      <w:r>
        <w:rPr>
          <w:rFonts w:eastAsia="MS Mincho" w:cs="Arial"/>
        </w:rPr>
        <w:t>•</w:t>
      </w:r>
      <w:r>
        <w:rPr>
          <w:rFonts w:eastAsia="MS Mincho" w:cs="Arial"/>
        </w:rPr>
        <w:tab/>
        <w:t xml:space="preserve">No pop-up screens shall interrupt the video image. </w:t>
      </w:r>
    </w:p>
    <w:p w14:paraId="28C9706C" w14:textId="77777777" w:rsidR="006E1E3C" w:rsidRDefault="00770557">
      <w:pPr>
        <w:tabs>
          <w:tab w:val="left" w:pos="1080"/>
        </w:tabs>
        <w:ind w:left="1080" w:hanging="360"/>
        <w:rPr>
          <w:rFonts w:eastAsia="MS Mincho"/>
        </w:rPr>
      </w:pPr>
      <w:r>
        <w:rPr>
          <w:rFonts w:eastAsia="MS Mincho" w:cs="Arial"/>
        </w:rPr>
        <w:t>•</w:t>
      </w:r>
      <w:r>
        <w:rPr>
          <w:rFonts w:eastAsia="MS Mincho" w:cs="Arial"/>
        </w:rPr>
        <w:tab/>
        <w:t>Media functions (source change, volume control, etc.) shall be available, but shall not interrupt the image view to the user.</w:t>
      </w:r>
    </w:p>
    <w:p w14:paraId="52EAA06C" w14:textId="77777777" w:rsidR="00406F39" w:rsidRDefault="00770557" w:rsidP="00E52CBB">
      <w:pPr>
        <w:pStyle w:val="Heading3"/>
      </w:pPr>
      <w:bookmarkStart w:id="61" w:name="_Toc100050045"/>
      <w:r w:rsidRPr="00B9479B">
        <w:t>RVCv2-FUN-REQ-014094/A-Activate/Deactivate Rear View Camera (TcSE ROIN-293352)</w:t>
      </w:r>
      <w:bookmarkEnd w:id="61"/>
    </w:p>
    <w:p w14:paraId="0E192A20" w14:textId="77777777" w:rsidR="004D1976" w:rsidRDefault="00770557">
      <w:pPr>
        <w:rPr>
          <w:rFonts w:cs="Arial"/>
          <w:szCs w:val="20"/>
        </w:rPr>
      </w:pPr>
      <w:r>
        <w:rPr>
          <w:rFonts w:cs="Arial"/>
          <w:szCs w:val="20"/>
        </w:rPr>
        <w:t xml:space="preserve"> </w:t>
      </w:r>
    </w:p>
    <w:p w14:paraId="7671CDC3" w14:textId="77777777" w:rsidR="004D1976" w:rsidRDefault="004D1976">
      <w:pPr>
        <w:rPr>
          <w:rFonts w:cs="Arial"/>
          <w:szCs w:val="20"/>
        </w:rPr>
      </w:pPr>
    </w:p>
    <w:p w14:paraId="06EF9E44" w14:textId="77777777" w:rsidR="00406F39" w:rsidRDefault="00770557" w:rsidP="00E52CBB">
      <w:pPr>
        <w:pStyle w:val="Heading4"/>
      </w:pPr>
      <w:r>
        <w:t>Use Cases</w:t>
      </w:r>
    </w:p>
    <w:p w14:paraId="319743E3" w14:textId="77777777" w:rsidR="00406F39" w:rsidRDefault="00770557" w:rsidP="00E52CBB">
      <w:pPr>
        <w:pStyle w:val="Heading5"/>
      </w:pPr>
      <w:r>
        <w:t>RVC-UC-REQ-014095/A-Activate Rear View Camera (TcSE ROIN-289794)</w:t>
      </w:r>
    </w:p>
    <w:p w14:paraId="13142340"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7BA9B54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699022E"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36F54D78" w14:textId="77777777" w:rsidR="004D1976" w:rsidRDefault="00770557">
            <w:pPr>
              <w:rPr>
                <w:rFonts w:cs="Arial"/>
                <w:szCs w:val="20"/>
                <w:lang w:eastAsia="zh-CN"/>
              </w:rPr>
            </w:pPr>
            <w:r>
              <w:rPr>
                <w:rFonts w:cs="Arial"/>
                <w:szCs w:val="20"/>
                <w:lang w:eastAsia="zh-CN"/>
              </w:rPr>
              <w:t>Vehicle Occupant</w:t>
            </w:r>
          </w:p>
        </w:tc>
      </w:tr>
      <w:tr w:rsidR="004D1976" w14:paraId="7ED6A81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89B7573"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3EF599EA" w14:textId="77777777" w:rsidR="004D1976" w:rsidRDefault="00770557">
            <w:pPr>
              <w:rPr>
                <w:rFonts w:cs="Arial"/>
                <w:szCs w:val="20"/>
                <w:lang w:eastAsia="zh-CN"/>
              </w:rPr>
            </w:pPr>
            <w:r>
              <w:rPr>
                <w:rFonts w:cs="Arial"/>
                <w:szCs w:val="20"/>
                <w:lang w:eastAsia="zh-CN"/>
              </w:rPr>
              <w:t>The infotainment system is powered on.</w:t>
            </w:r>
          </w:p>
          <w:p w14:paraId="6F1E7761" w14:textId="77777777" w:rsidR="004D1976" w:rsidRDefault="00770557">
            <w:pPr>
              <w:rPr>
                <w:rFonts w:cs="Arial"/>
                <w:szCs w:val="20"/>
                <w:lang w:eastAsia="zh-CN"/>
              </w:rPr>
            </w:pPr>
            <w:r>
              <w:rPr>
                <w:rFonts w:cs="Arial"/>
                <w:szCs w:val="20"/>
                <w:lang w:eastAsia="zh-CN"/>
              </w:rPr>
              <w:t>The ignition status is Run/Start.</w:t>
            </w:r>
          </w:p>
        </w:tc>
      </w:tr>
      <w:tr w:rsidR="004D1976" w14:paraId="5E9536EC"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BFC65B0"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6CD5BBDE" w14:textId="77777777" w:rsidR="004D1976" w:rsidRDefault="00770557">
            <w:pPr>
              <w:rPr>
                <w:rFonts w:cs="Arial"/>
                <w:szCs w:val="20"/>
                <w:lang w:eastAsia="zh-CN"/>
              </w:rPr>
            </w:pPr>
            <w:r>
              <w:rPr>
                <w:rFonts w:cs="Arial"/>
                <w:szCs w:val="20"/>
                <w:lang w:eastAsia="zh-CN"/>
              </w:rPr>
              <w:t>The driver activates the Rear View Camera (RVC) by placing the vehicle in Reverse Gear.</w:t>
            </w:r>
          </w:p>
        </w:tc>
      </w:tr>
      <w:tr w:rsidR="004D1976" w14:paraId="3B80672C"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D68DE91"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5B2F2A8E" w14:textId="77777777" w:rsidR="004D1976" w:rsidRDefault="00770557">
            <w:pPr>
              <w:rPr>
                <w:rFonts w:cs="Arial"/>
                <w:szCs w:val="20"/>
                <w:lang w:eastAsia="zh-CN"/>
              </w:rPr>
            </w:pPr>
            <w:r>
              <w:rPr>
                <w:rFonts w:cs="Arial"/>
                <w:szCs w:val="20"/>
                <w:lang w:eastAsia="zh-CN"/>
              </w:rPr>
              <w:t>The vehicle display shows the RVC image.</w:t>
            </w:r>
          </w:p>
        </w:tc>
      </w:tr>
      <w:tr w:rsidR="004D1976" w14:paraId="03B06624"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802D7CE"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301DC4FE" w14:textId="77777777" w:rsidR="004D1976" w:rsidRDefault="00770557">
            <w:r>
              <w:rPr>
                <w:rFonts w:cs="Arial"/>
                <w:szCs w:val="20"/>
              </w:rPr>
              <w:t xml:space="preserve">E1 – </w:t>
            </w:r>
            <w:hyperlink r:id="rId12" w:tooltip="Reference Link to Object :RVC-GUC-289795-Rear View Camera Malfunction Property : Title" w:history="1">
              <w:r>
                <w:rPr>
                  <w:rStyle w:val="Hyperlink"/>
                </w:rPr>
                <w:t>Rear View Camera Malfunction</w:t>
              </w:r>
            </w:hyperlink>
          </w:p>
          <w:p w14:paraId="011AFEDF" w14:textId="77777777" w:rsidR="004D1976" w:rsidRDefault="00770557">
            <w:r>
              <w:rPr>
                <w:rFonts w:cs="Arial"/>
                <w:szCs w:val="20"/>
              </w:rPr>
              <w:t xml:space="preserve">E2 – </w:t>
            </w:r>
            <w:hyperlink r:id="rId13" w:tooltip="Reference Link to Object :RVC-GUC-289796-Decklid/Liftgate is Ajar while Rear View Camera is ON Property : Title" w:history="1">
              <w:r>
                <w:rPr>
                  <w:rStyle w:val="Hyperlink"/>
                </w:rPr>
                <w:t>Decklid/Liftgate is Ajar while Rear View Camera is ON</w:t>
              </w:r>
            </w:hyperlink>
          </w:p>
        </w:tc>
      </w:tr>
      <w:tr w:rsidR="004D1976" w14:paraId="4C0AB374"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14B1E3D"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59D3E11C" w14:textId="77777777" w:rsidR="004D1976" w:rsidRDefault="00770557">
            <w:pPr>
              <w:rPr>
                <w:rFonts w:cs="Arial"/>
                <w:szCs w:val="20"/>
                <w:lang w:eastAsia="zh-CN"/>
              </w:rPr>
            </w:pPr>
            <w:r>
              <w:rPr>
                <w:rFonts w:cs="Arial"/>
                <w:szCs w:val="20"/>
                <w:lang w:eastAsia="zh-CN"/>
              </w:rPr>
              <w:t>G-HMI</w:t>
            </w:r>
          </w:p>
          <w:p w14:paraId="306FCCA5" w14:textId="77777777" w:rsidR="004D1976" w:rsidRDefault="00770557">
            <w:pPr>
              <w:rPr>
                <w:rFonts w:cs="Arial"/>
                <w:szCs w:val="20"/>
                <w:lang w:eastAsia="zh-CN"/>
              </w:rPr>
            </w:pPr>
            <w:r>
              <w:rPr>
                <w:rFonts w:cs="Arial"/>
                <w:szCs w:val="20"/>
                <w:lang w:eastAsia="zh-CN"/>
              </w:rPr>
              <w:t>Vehicle System Interface</w:t>
            </w:r>
          </w:p>
        </w:tc>
      </w:tr>
    </w:tbl>
    <w:p w14:paraId="519336FE" w14:textId="77777777" w:rsidR="004D1976" w:rsidRDefault="004D1976">
      <w:pPr>
        <w:rPr>
          <w:rFonts w:cs="Arial"/>
          <w:szCs w:val="20"/>
        </w:rPr>
      </w:pPr>
    </w:p>
    <w:p w14:paraId="17B17D8D" w14:textId="77777777" w:rsidR="00406F39" w:rsidRDefault="00770557" w:rsidP="00E52CBB">
      <w:pPr>
        <w:pStyle w:val="Heading5"/>
      </w:pPr>
      <w:r>
        <w:t>UC-REQ-238578/A-CHMSL Activation. Soft button press</w:t>
      </w:r>
    </w:p>
    <w:p w14:paraId="0F2A4472"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47B1B" w14:paraId="09917A59"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90820F" w14:textId="77777777" w:rsidR="00047B1B"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DA5F94" w14:textId="77777777" w:rsidR="00047B1B" w:rsidRDefault="00770557" w:rsidP="00785729">
            <w:r>
              <w:t>Vehicle Occupant</w:t>
            </w:r>
          </w:p>
        </w:tc>
      </w:tr>
      <w:tr w:rsidR="00047B1B" w14:paraId="6969A09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0F6A0C" w14:textId="77777777" w:rsidR="00047B1B"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640D4D" w14:textId="77777777" w:rsidR="00047B1B" w:rsidRDefault="00770557" w:rsidP="00047B1B">
            <w:pPr>
              <w:numPr>
                <w:ilvl w:val="0"/>
                <w:numId w:val="195"/>
              </w:numPr>
            </w:pPr>
            <w:r>
              <w:t>APIM is configured (CHMSL)</w:t>
            </w:r>
          </w:p>
          <w:p w14:paraId="705F0CA0" w14:textId="77777777" w:rsidR="00047B1B" w:rsidRDefault="00770557" w:rsidP="00047B1B">
            <w:pPr>
              <w:numPr>
                <w:ilvl w:val="0"/>
                <w:numId w:val="195"/>
              </w:numPr>
            </w:pPr>
            <w:r>
              <w:t>Vehicle in Run/Start</w:t>
            </w:r>
          </w:p>
          <w:p w14:paraId="0974452C" w14:textId="77777777" w:rsidR="00047B1B" w:rsidRDefault="00770557" w:rsidP="00047B1B">
            <w:pPr>
              <w:numPr>
                <w:ilvl w:val="0"/>
                <w:numId w:val="195"/>
              </w:numPr>
            </w:pPr>
            <w:r>
              <w:t>Rear view (Aux, Rear Normal, Rear Split-View, Rear 360) is showing and not in CHSML view</w:t>
            </w:r>
          </w:p>
          <w:p w14:paraId="4C8E63F4" w14:textId="77777777" w:rsidR="00047B1B" w:rsidRDefault="00770557" w:rsidP="00047B1B">
            <w:pPr>
              <w:jc w:val="center"/>
            </w:pPr>
            <w:r>
              <w:t>OR</w:t>
            </w:r>
          </w:p>
          <w:p w14:paraId="0D9D5F9C" w14:textId="77777777" w:rsidR="00047B1B" w:rsidRDefault="00770557" w:rsidP="00047B1B">
            <w:pPr>
              <w:spacing w:line="276" w:lineRule="auto"/>
            </w:pPr>
            <w:r>
              <w:t>Front view (Front Normal, Front Split-View, Front 360) is showing and not in CHSML view</w:t>
            </w:r>
          </w:p>
        </w:tc>
      </w:tr>
      <w:tr w:rsidR="00047B1B" w14:paraId="7642FF3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428E2F" w14:textId="77777777" w:rsidR="00047B1B"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85565EF" w14:textId="77777777" w:rsidR="00047B1B" w:rsidRDefault="00770557" w:rsidP="00047B1B">
            <w:r>
              <w:t xml:space="preserve">User presses CHMSL view button </w:t>
            </w:r>
          </w:p>
          <w:p w14:paraId="5F3458E4" w14:textId="77777777" w:rsidR="00047B1B" w:rsidRDefault="00770557" w:rsidP="00047B1B">
            <w:pPr>
              <w:spacing w:line="276" w:lineRule="auto"/>
            </w:pPr>
            <w:r>
              <w:t>Display sends “Camera Showing(81B): 0x0B”</w:t>
            </w:r>
          </w:p>
        </w:tc>
      </w:tr>
      <w:tr w:rsidR="00047B1B" w14:paraId="2FF569D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45B966" w14:textId="77777777" w:rsidR="00047B1B"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4E63E6C" w14:textId="77777777" w:rsidR="00047B1B" w:rsidRDefault="00770557">
            <w:pPr>
              <w:spacing w:line="276" w:lineRule="auto"/>
            </w:pPr>
            <w:r>
              <w:t>The CHMSL view appears</w:t>
            </w:r>
          </w:p>
        </w:tc>
      </w:tr>
      <w:tr w:rsidR="00047B1B" w14:paraId="7D4E2943"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EA14D9" w14:textId="77777777" w:rsidR="00047B1B"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32ECE6E" w14:textId="77777777" w:rsidR="00047B1B" w:rsidRDefault="00770557" w:rsidP="00047B1B">
            <w:r>
              <w:t>E1</w:t>
            </w:r>
            <w:r w:rsidRPr="00B33438">
              <w:t xml:space="preserve"> </w:t>
            </w:r>
            <w:r>
              <w:t>– Vehicle is not RUN/START</w:t>
            </w:r>
          </w:p>
          <w:p w14:paraId="45B226B4" w14:textId="77777777" w:rsidR="00047B1B" w:rsidRDefault="00770557" w:rsidP="00047B1B">
            <w:r>
              <w:t>E2 – Loss of communication with IPMB module</w:t>
            </w:r>
          </w:p>
          <w:p w14:paraId="5E83B1F0" w14:textId="77777777" w:rsidR="00047B1B" w:rsidRDefault="00770557" w:rsidP="00047B1B">
            <w:pPr>
              <w:spacing w:line="276" w:lineRule="auto"/>
            </w:pPr>
            <w:r>
              <w:t>E3 – Valid camera video signal not present</w:t>
            </w:r>
          </w:p>
        </w:tc>
      </w:tr>
      <w:tr w:rsidR="00047B1B" w14:paraId="52A5482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91F0D1" w14:textId="77777777" w:rsidR="00047B1B"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BD056F9" w14:textId="77777777" w:rsidR="00047B1B" w:rsidRDefault="00000000">
            <w:pPr>
              <w:spacing w:line="276" w:lineRule="auto"/>
            </w:pPr>
          </w:p>
        </w:tc>
      </w:tr>
    </w:tbl>
    <w:p w14:paraId="29CDD4C4" w14:textId="77777777" w:rsidR="00500605" w:rsidRDefault="00000000" w:rsidP="00CD0F64"/>
    <w:p w14:paraId="58681973" w14:textId="77777777" w:rsidR="00406F39" w:rsidRDefault="00770557" w:rsidP="00E52CBB">
      <w:pPr>
        <w:pStyle w:val="Heading5"/>
      </w:pPr>
      <w:r>
        <w:t>UC-REQ-238579/A-AUX Activation. Soft button press</w:t>
      </w:r>
    </w:p>
    <w:p w14:paraId="2CA53E19"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1A3FF9" w14:paraId="206DF568"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4C1F72" w14:textId="77777777" w:rsidR="001A3FF9"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55F3480" w14:textId="77777777" w:rsidR="001A3FF9" w:rsidRDefault="00770557" w:rsidP="00785729">
            <w:r>
              <w:t>Vehicle Occupant</w:t>
            </w:r>
          </w:p>
        </w:tc>
      </w:tr>
      <w:tr w:rsidR="001A3FF9" w14:paraId="03CC253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6C67A1" w14:textId="77777777" w:rsidR="001A3FF9" w:rsidRDefault="00770557">
            <w:pPr>
              <w:spacing w:line="276" w:lineRule="auto"/>
            </w:pPr>
            <w:r>
              <w:rPr>
                <w:b/>
                <w:bCs/>
              </w:rPr>
              <w:lastRenderedPageBreak/>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AD064F5" w14:textId="77777777" w:rsidR="001A3FF9" w:rsidRDefault="00770557" w:rsidP="001A3FF9">
            <w:pPr>
              <w:numPr>
                <w:ilvl w:val="0"/>
                <w:numId w:val="197"/>
              </w:numPr>
            </w:pPr>
            <w:r>
              <w:t>APIM is configured (Aux)</w:t>
            </w:r>
          </w:p>
          <w:p w14:paraId="47BDB9D5" w14:textId="77777777" w:rsidR="001A3FF9" w:rsidRDefault="00770557" w:rsidP="001A3FF9">
            <w:pPr>
              <w:numPr>
                <w:ilvl w:val="0"/>
                <w:numId w:val="197"/>
              </w:numPr>
            </w:pPr>
            <w:r>
              <w:t>Vehicle in Run/Start</w:t>
            </w:r>
          </w:p>
          <w:p w14:paraId="548F0E5F" w14:textId="77777777" w:rsidR="001A3FF9" w:rsidRDefault="00770557" w:rsidP="001A3FF9">
            <w:pPr>
              <w:numPr>
                <w:ilvl w:val="0"/>
                <w:numId w:val="197"/>
              </w:numPr>
            </w:pPr>
            <w:r>
              <w:t>Rear view (CHMSL, Rear Normal, Rear Split-View, Rear 360) is showing and not in Aux view</w:t>
            </w:r>
          </w:p>
          <w:p w14:paraId="0F27453B" w14:textId="77777777" w:rsidR="001A3FF9" w:rsidRDefault="00770557" w:rsidP="001A3FF9">
            <w:pPr>
              <w:jc w:val="center"/>
            </w:pPr>
            <w:r>
              <w:t>OR</w:t>
            </w:r>
          </w:p>
          <w:p w14:paraId="70979F6E" w14:textId="77777777" w:rsidR="001A3FF9" w:rsidRDefault="00770557" w:rsidP="001A3FF9">
            <w:pPr>
              <w:spacing w:line="276" w:lineRule="auto"/>
            </w:pPr>
            <w:r>
              <w:t>Front view (Front Normal, Front Split-View, Front 360) is showing and not in Aux view</w:t>
            </w:r>
          </w:p>
        </w:tc>
      </w:tr>
      <w:tr w:rsidR="001A3FF9" w14:paraId="5FA7008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BD6CC0" w14:textId="77777777" w:rsidR="001A3FF9"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301E88E" w14:textId="77777777" w:rsidR="001A3FF9" w:rsidRDefault="00770557" w:rsidP="001A3FF9">
            <w:r>
              <w:t>User presses Aux view button</w:t>
            </w:r>
          </w:p>
          <w:p w14:paraId="7B434B27" w14:textId="77777777" w:rsidR="001A3FF9" w:rsidRDefault="00770557" w:rsidP="001A3FF9">
            <w:pPr>
              <w:spacing w:line="276" w:lineRule="auto"/>
            </w:pPr>
            <w:r>
              <w:t>Display sends “Camera Showing(81B): 0x0D”</w:t>
            </w:r>
            <w:r>
              <w:br/>
            </w:r>
          </w:p>
        </w:tc>
      </w:tr>
      <w:tr w:rsidR="001A3FF9" w14:paraId="34CBC0F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CBC7B5" w14:textId="77777777" w:rsidR="001A3FF9"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8B938FB" w14:textId="77777777" w:rsidR="001A3FF9" w:rsidRDefault="00770557">
            <w:pPr>
              <w:spacing w:line="276" w:lineRule="auto"/>
            </w:pPr>
            <w:r>
              <w:t>The Aux view appears</w:t>
            </w:r>
          </w:p>
        </w:tc>
      </w:tr>
      <w:tr w:rsidR="001A3FF9" w14:paraId="7B0DE32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B5832B" w14:textId="77777777" w:rsidR="001A3FF9"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975C324" w14:textId="77777777" w:rsidR="001A3FF9" w:rsidRDefault="00770557" w:rsidP="001A3FF9">
            <w:r>
              <w:t>E1</w:t>
            </w:r>
            <w:r w:rsidRPr="00B33438">
              <w:t xml:space="preserve"> </w:t>
            </w:r>
            <w:r>
              <w:t>– Vehicle is not RUN/START</w:t>
            </w:r>
          </w:p>
          <w:p w14:paraId="15CC109A" w14:textId="77777777" w:rsidR="001A3FF9" w:rsidRDefault="00770557" w:rsidP="001A3FF9">
            <w:r>
              <w:t>E2 – Loss of communication with IPMB module</w:t>
            </w:r>
          </w:p>
          <w:p w14:paraId="50A59339" w14:textId="77777777" w:rsidR="001A3FF9" w:rsidRDefault="00770557" w:rsidP="001A3FF9">
            <w:pPr>
              <w:spacing w:line="276" w:lineRule="auto"/>
            </w:pPr>
            <w:r>
              <w:t>E3 – Valid camera video signal not present</w:t>
            </w:r>
          </w:p>
        </w:tc>
      </w:tr>
      <w:tr w:rsidR="001A3FF9" w14:paraId="67C52513"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D002CB" w14:textId="77777777" w:rsidR="001A3FF9"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08056D" w14:textId="77777777" w:rsidR="001A3FF9" w:rsidRDefault="00000000">
            <w:pPr>
              <w:spacing w:line="276" w:lineRule="auto"/>
            </w:pPr>
          </w:p>
        </w:tc>
      </w:tr>
    </w:tbl>
    <w:p w14:paraId="112C3B1F" w14:textId="77777777" w:rsidR="00500605" w:rsidRDefault="00000000" w:rsidP="00CD0F64"/>
    <w:p w14:paraId="68E4D958" w14:textId="77777777" w:rsidR="00406F39" w:rsidRDefault="00770557" w:rsidP="00E52CBB">
      <w:pPr>
        <w:pStyle w:val="Heading5"/>
      </w:pPr>
      <w:r>
        <w:t>RVC-UC-REQ-014096/A-Rear View Camera Malfunction (TcSE ROIN-289795)</w:t>
      </w:r>
    </w:p>
    <w:p w14:paraId="2E72F0F1" w14:textId="77777777" w:rsidR="00406F39" w:rsidRPr="005F5EF0" w:rsidRDefault="00770557" w:rsidP="00406F39">
      <w:pPr>
        <w:rPr>
          <w:b/>
          <w:sz w:val="16"/>
          <w:szCs w:val="16"/>
        </w:rPr>
      </w:pPr>
      <w:r w:rsidRPr="005F5EF0">
        <w:rPr>
          <w:b/>
          <w:sz w:val="16"/>
          <w:szCs w:val="16"/>
        </w:rPr>
        <w:t>Linked Elements</w:t>
      </w:r>
    </w:p>
    <w:p w14:paraId="0A921D94" w14:textId="77777777" w:rsidR="007C3C8E" w:rsidRPr="005F5EF0" w:rsidRDefault="00770557" w:rsidP="007C3C8E">
      <w:pPr>
        <w:rPr>
          <w:sz w:val="16"/>
          <w:szCs w:val="16"/>
        </w:rPr>
      </w:pPr>
      <w:r w:rsidRPr="005F5EF0">
        <w:rPr>
          <w:sz w:val="16"/>
          <w:szCs w:val="16"/>
        </w:rPr>
        <w:t>RVC-UC-REQ-014095/A-Activate Rear View Camera (TcSE ROIN-289794)</w:t>
      </w:r>
    </w:p>
    <w:p w14:paraId="228569F2"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29B17E14"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33E1EB6"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312D15FE" w14:textId="77777777" w:rsidR="004D1976" w:rsidRDefault="00770557">
            <w:pPr>
              <w:rPr>
                <w:rFonts w:cs="Arial"/>
                <w:szCs w:val="20"/>
                <w:lang w:eastAsia="zh-CN"/>
              </w:rPr>
            </w:pPr>
            <w:r>
              <w:rPr>
                <w:rFonts w:cs="Arial"/>
                <w:szCs w:val="20"/>
                <w:lang w:eastAsia="zh-CN"/>
              </w:rPr>
              <w:t>Vehicle Occupant</w:t>
            </w:r>
          </w:p>
        </w:tc>
      </w:tr>
      <w:tr w:rsidR="004D1976" w14:paraId="225C17E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93E7FB6"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0DB636AC" w14:textId="77777777" w:rsidR="004D1976" w:rsidRDefault="00770557">
            <w:pPr>
              <w:rPr>
                <w:rFonts w:cs="Arial"/>
                <w:szCs w:val="20"/>
                <w:lang w:eastAsia="zh-CN"/>
              </w:rPr>
            </w:pPr>
            <w:r>
              <w:rPr>
                <w:rFonts w:cs="Arial"/>
                <w:szCs w:val="20"/>
                <w:lang w:eastAsia="zh-CN"/>
              </w:rPr>
              <w:t>Same as Normal Usage Use Case.</w:t>
            </w:r>
          </w:p>
        </w:tc>
      </w:tr>
      <w:tr w:rsidR="004D1976" w14:paraId="39279334"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20D2A2B"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0E179123" w14:textId="77777777" w:rsidR="004D1976" w:rsidRDefault="00770557">
            <w:pPr>
              <w:rPr>
                <w:rFonts w:cs="Arial"/>
                <w:szCs w:val="20"/>
                <w:lang w:eastAsia="zh-CN"/>
              </w:rPr>
            </w:pPr>
            <w:r>
              <w:rPr>
                <w:rFonts w:cs="Arial"/>
                <w:szCs w:val="20"/>
                <w:lang w:eastAsia="zh-CN"/>
              </w:rPr>
              <w:t>The HMI interface indicates that the Rear View Camera (RVC) image cannot be shown because of a malfunction.</w:t>
            </w:r>
          </w:p>
        </w:tc>
      </w:tr>
      <w:tr w:rsidR="004D1976" w14:paraId="5A027F1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E47012A"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450488D7" w14:textId="77777777" w:rsidR="004D1976" w:rsidRDefault="00770557">
            <w:pPr>
              <w:rPr>
                <w:rFonts w:cs="Arial"/>
                <w:szCs w:val="20"/>
                <w:lang w:eastAsia="zh-CN"/>
              </w:rPr>
            </w:pPr>
            <w:r>
              <w:rPr>
                <w:rFonts w:cs="Arial"/>
                <w:szCs w:val="20"/>
                <w:lang w:eastAsia="zh-CN"/>
              </w:rPr>
              <w:t>The vehicle display is NOT showing RVC image.</w:t>
            </w:r>
          </w:p>
        </w:tc>
      </w:tr>
      <w:tr w:rsidR="004D1976" w14:paraId="45864B5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CD361AA"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44568056" w14:textId="77777777" w:rsidR="004D1976" w:rsidRDefault="00770557">
            <w:pPr>
              <w:rPr>
                <w:rFonts w:cs="Arial"/>
                <w:szCs w:val="20"/>
                <w:lang w:eastAsia="zh-CN"/>
              </w:rPr>
            </w:pPr>
            <w:r>
              <w:rPr>
                <w:rFonts w:cs="Arial"/>
                <w:szCs w:val="20"/>
                <w:lang w:eastAsia="zh-CN"/>
              </w:rPr>
              <w:t>NA</w:t>
            </w:r>
          </w:p>
        </w:tc>
      </w:tr>
      <w:tr w:rsidR="004D1976" w14:paraId="75FF77F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C0447BA"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5B409A96" w14:textId="77777777" w:rsidR="004D1976" w:rsidRDefault="00770557">
            <w:pPr>
              <w:rPr>
                <w:rFonts w:cs="Arial"/>
                <w:szCs w:val="20"/>
                <w:lang w:eastAsia="zh-CN"/>
              </w:rPr>
            </w:pPr>
            <w:r>
              <w:rPr>
                <w:rFonts w:cs="Arial"/>
                <w:szCs w:val="20"/>
                <w:lang w:eastAsia="zh-CN"/>
              </w:rPr>
              <w:t>G-HMI</w:t>
            </w:r>
          </w:p>
          <w:p w14:paraId="58775B89" w14:textId="77777777" w:rsidR="004D1976" w:rsidRDefault="00770557">
            <w:pPr>
              <w:rPr>
                <w:rFonts w:cs="Arial"/>
                <w:szCs w:val="20"/>
                <w:lang w:eastAsia="zh-CN"/>
              </w:rPr>
            </w:pPr>
            <w:r>
              <w:rPr>
                <w:rFonts w:cs="Arial"/>
                <w:szCs w:val="20"/>
                <w:lang w:eastAsia="zh-CN"/>
              </w:rPr>
              <w:t>Vehicle System Interface</w:t>
            </w:r>
          </w:p>
        </w:tc>
      </w:tr>
    </w:tbl>
    <w:p w14:paraId="64A995AB" w14:textId="77777777" w:rsidR="004D1976" w:rsidRDefault="004D1976">
      <w:pPr>
        <w:rPr>
          <w:rFonts w:cs="Arial"/>
          <w:szCs w:val="20"/>
        </w:rPr>
      </w:pPr>
    </w:p>
    <w:p w14:paraId="58DFACA4" w14:textId="77777777" w:rsidR="00406F39" w:rsidRDefault="00770557" w:rsidP="00E52CBB">
      <w:pPr>
        <w:pStyle w:val="Heading5"/>
      </w:pPr>
      <w:r>
        <w:t>RVC-UC-REQ-014098/A-Deactivate Rear View Camera (TcSE ROIN-289797)</w:t>
      </w:r>
    </w:p>
    <w:p w14:paraId="17EF0285"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2C41569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407438"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0EB76243" w14:textId="77777777" w:rsidR="004D1976" w:rsidRDefault="00770557">
            <w:pPr>
              <w:rPr>
                <w:rFonts w:cs="Arial"/>
                <w:szCs w:val="20"/>
                <w:lang w:eastAsia="zh-CN"/>
              </w:rPr>
            </w:pPr>
            <w:r>
              <w:rPr>
                <w:rFonts w:cs="Arial"/>
                <w:szCs w:val="20"/>
                <w:lang w:eastAsia="zh-CN"/>
              </w:rPr>
              <w:t>Vehicle Occupant</w:t>
            </w:r>
          </w:p>
        </w:tc>
      </w:tr>
      <w:tr w:rsidR="004D1976" w14:paraId="1C94A16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1A4C0AA"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08802EB9" w14:textId="77777777" w:rsidR="004D1976" w:rsidRDefault="00770557">
            <w:pPr>
              <w:rPr>
                <w:rFonts w:cs="Arial"/>
                <w:szCs w:val="20"/>
                <w:lang w:eastAsia="zh-CN"/>
              </w:rPr>
            </w:pPr>
            <w:r>
              <w:rPr>
                <w:rFonts w:cs="Arial"/>
                <w:szCs w:val="20"/>
                <w:lang w:eastAsia="zh-CN"/>
              </w:rPr>
              <w:t>The infotainment system is powered on.</w:t>
            </w:r>
          </w:p>
          <w:p w14:paraId="388D3770" w14:textId="77777777" w:rsidR="004D1976" w:rsidRDefault="00770557">
            <w:pPr>
              <w:rPr>
                <w:rFonts w:cs="Arial"/>
                <w:szCs w:val="20"/>
                <w:lang w:eastAsia="zh-CN"/>
              </w:rPr>
            </w:pPr>
            <w:r>
              <w:rPr>
                <w:rFonts w:cs="Arial"/>
                <w:szCs w:val="20"/>
                <w:lang w:eastAsia="zh-CN"/>
              </w:rPr>
              <w:t>The ignition status is Run/Start.</w:t>
            </w:r>
          </w:p>
        </w:tc>
      </w:tr>
      <w:tr w:rsidR="004D1976" w14:paraId="55EB11C8"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D018EFE"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0FD76930" w14:textId="77777777" w:rsidR="004D1976" w:rsidRDefault="00770557">
            <w:pPr>
              <w:rPr>
                <w:rFonts w:cs="Arial"/>
                <w:szCs w:val="20"/>
                <w:lang w:eastAsia="zh-CN"/>
              </w:rPr>
            </w:pPr>
            <w:r>
              <w:rPr>
                <w:rFonts w:cs="Arial"/>
                <w:szCs w:val="20"/>
                <w:lang w:eastAsia="zh-CN"/>
              </w:rPr>
              <w:t>The driver deactivates the Rear View Camera (RVC) by shifting the vehicle out of Reverse Gear.</w:t>
            </w:r>
          </w:p>
        </w:tc>
      </w:tr>
      <w:tr w:rsidR="004D1976" w14:paraId="21AE2277"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615FA1A"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04288620" w14:textId="77777777" w:rsidR="004D1976" w:rsidRDefault="00770557">
            <w:pPr>
              <w:rPr>
                <w:rFonts w:cs="Arial"/>
                <w:szCs w:val="20"/>
                <w:lang w:eastAsia="zh-CN"/>
              </w:rPr>
            </w:pPr>
            <w:r>
              <w:rPr>
                <w:rFonts w:cs="Arial"/>
                <w:szCs w:val="20"/>
                <w:lang w:eastAsia="zh-CN"/>
              </w:rPr>
              <w:t>The vehicle display is NOT showing RVC image.</w:t>
            </w:r>
          </w:p>
        </w:tc>
      </w:tr>
      <w:tr w:rsidR="004D1976" w14:paraId="0DADB15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06CE27C"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5C396BD0" w14:textId="77777777" w:rsidR="004D1976" w:rsidRDefault="00770557">
            <w:r>
              <w:rPr>
                <w:rFonts w:cs="Arial"/>
                <w:szCs w:val="20"/>
              </w:rPr>
              <w:t xml:space="preserve">E1 – </w:t>
            </w:r>
            <w:hyperlink r:id="rId14" w:tooltip="Reference Link to Object :RVC-GUC-289798-Rear Camera Delay Mode is On Property : Title" w:history="1">
              <w:r>
                <w:rPr>
                  <w:rStyle w:val="Hyperlink"/>
                </w:rPr>
                <w:t>Rear Camera Delay Mode is On</w:t>
              </w:r>
            </w:hyperlink>
          </w:p>
          <w:p w14:paraId="21E9F051" w14:textId="77777777" w:rsidR="004D1976" w:rsidRDefault="00770557">
            <w:r>
              <w:rPr>
                <w:rFonts w:cs="Arial"/>
                <w:szCs w:val="20"/>
              </w:rPr>
              <w:t xml:space="preserve">E2 – </w:t>
            </w:r>
            <w:hyperlink r:id="rId15" w:tooltip="Reference Link to Object :RVC-GUC-290554-Active Park Assist is Active Property : Title" w:history="1">
              <w:r>
                <w:rPr>
                  <w:rStyle w:val="Hyperlink"/>
                </w:rPr>
                <w:t xml:space="preserve">Active Park Assist is Active </w:t>
              </w:r>
            </w:hyperlink>
          </w:p>
          <w:p w14:paraId="26B52087" w14:textId="77777777" w:rsidR="004D1976" w:rsidRDefault="00770557">
            <w:r>
              <w:rPr>
                <w:rFonts w:cs="Arial"/>
                <w:szCs w:val="20"/>
              </w:rPr>
              <w:t xml:space="preserve">E3 – </w:t>
            </w:r>
            <w:hyperlink r:id="rId16" w:tooltip="Reference Link to Object :RVC-GUC-290555-Trailer Backup Assist is Active Property : Title" w:history="1">
              <w:r>
                <w:rPr>
                  <w:rStyle w:val="Hyperlink"/>
                </w:rPr>
                <w:t>Trailer Backup Assist is Active</w:t>
              </w:r>
            </w:hyperlink>
            <w:r>
              <w:t xml:space="preserve"> (N/A for stand-alone RVC)</w:t>
            </w:r>
          </w:p>
        </w:tc>
      </w:tr>
      <w:tr w:rsidR="004D1976" w14:paraId="34A45EF0"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B79F9DA"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7172FB75" w14:textId="77777777" w:rsidR="004D1976" w:rsidRDefault="00770557">
            <w:pPr>
              <w:rPr>
                <w:rFonts w:cs="Arial"/>
                <w:szCs w:val="20"/>
                <w:lang w:eastAsia="zh-CN"/>
              </w:rPr>
            </w:pPr>
            <w:r>
              <w:rPr>
                <w:rFonts w:cs="Arial"/>
                <w:szCs w:val="20"/>
                <w:lang w:eastAsia="zh-CN"/>
              </w:rPr>
              <w:t>G-HMI</w:t>
            </w:r>
          </w:p>
          <w:p w14:paraId="63259A7B" w14:textId="77777777" w:rsidR="004D1976" w:rsidRDefault="00770557">
            <w:pPr>
              <w:rPr>
                <w:rFonts w:cs="Arial"/>
                <w:szCs w:val="20"/>
                <w:lang w:eastAsia="zh-CN"/>
              </w:rPr>
            </w:pPr>
            <w:r>
              <w:rPr>
                <w:rFonts w:cs="Arial"/>
                <w:szCs w:val="20"/>
                <w:lang w:eastAsia="zh-CN"/>
              </w:rPr>
              <w:t>Vehicle System Interface</w:t>
            </w:r>
          </w:p>
        </w:tc>
      </w:tr>
    </w:tbl>
    <w:p w14:paraId="20DAF980" w14:textId="77777777" w:rsidR="004D1976" w:rsidRDefault="004D1976">
      <w:pPr>
        <w:rPr>
          <w:rFonts w:cs="Arial"/>
          <w:szCs w:val="20"/>
        </w:rPr>
      </w:pPr>
    </w:p>
    <w:p w14:paraId="0BA274F3" w14:textId="77777777" w:rsidR="00406F39" w:rsidRDefault="00770557" w:rsidP="00E52CBB">
      <w:pPr>
        <w:pStyle w:val="Heading5"/>
      </w:pPr>
      <w:r>
        <w:t>RVC-UC-REQ-014099/B-Rear Camera Delay Mode is On (TcSE ROIN-289798)</w:t>
      </w:r>
    </w:p>
    <w:p w14:paraId="726D52C2" w14:textId="77777777" w:rsidR="00406F39" w:rsidRPr="005F5EF0" w:rsidRDefault="00770557" w:rsidP="00406F39">
      <w:pPr>
        <w:rPr>
          <w:b/>
          <w:sz w:val="16"/>
          <w:szCs w:val="16"/>
        </w:rPr>
      </w:pPr>
      <w:r w:rsidRPr="005F5EF0">
        <w:rPr>
          <w:b/>
          <w:sz w:val="16"/>
          <w:szCs w:val="16"/>
        </w:rPr>
        <w:t>Linked Elements</w:t>
      </w:r>
    </w:p>
    <w:p w14:paraId="670CDD6D" w14:textId="77777777" w:rsidR="007C3C8E" w:rsidRPr="005F5EF0" w:rsidRDefault="00770557" w:rsidP="007C3C8E">
      <w:pPr>
        <w:rPr>
          <w:sz w:val="16"/>
          <w:szCs w:val="16"/>
        </w:rPr>
      </w:pPr>
      <w:r w:rsidRPr="005F5EF0">
        <w:rPr>
          <w:sz w:val="16"/>
          <w:szCs w:val="16"/>
        </w:rPr>
        <w:t>RVC-UC-REQ-014098/A-Deactivate Rear View Camera (TcSE ROIN-289797)</w:t>
      </w:r>
    </w:p>
    <w:p w14:paraId="73978FA9" w14:textId="77777777" w:rsidR="007C3C8E" w:rsidRPr="005F5EF0" w:rsidRDefault="00770557" w:rsidP="007C3C8E">
      <w:pPr>
        <w:rPr>
          <w:sz w:val="16"/>
          <w:szCs w:val="16"/>
        </w:rPr>
      </w:pPr>
      <w:r w:rsidRPr="005F5EF0">
        <w:rPr>
          <w:sz w:val="16"/>
          <w:szCs w:val="16"/>
        </w:rPr>
        <w:t>RVC-UC-REQ-128280/A-Deactivate Rear View Camera</w:t>
      </w:r>
    </w:p>
    <w:p w14:paraId="186F4A45"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116AC0" w14:paraId="3D377E87"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08106EC" w14:textId="77777777" w:rsidR="00116AC0" w:rsidRDefault="00770557">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70F334A4" w14:textId="77777777" w:rsidR="00116AC0" w:rsidRDefault="00770557">
            <w:pPr>
              <w:rPr>
                <w:rFonts w:cs="Arial"/>
                <w:lang w:eastAsia="zh-CN"/>
              </w:rPr>
            </w:pPr>
            <w:r>
              <w:rPr>
                <w:rFonts w:cs="Arial"/>
                <w:lang w:eastAsia="zh-CN"/>
              </w:rPr>
              <w:t>Vehicle Occupant</w:t>
            </w:r>
          </w:p>
        </w:tc>
      </w:tr>
      <w:tr w:rsidR="00116AC0" w14:paraId="652521C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4FDC54E" w14:textId="77777777" w:rsidR="00116AC0" w:rsidRDefault="00770557">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66870704" w14:textId="77777777" w:rsidR="00116AC0" w:rsidRDefault="00770557">
            <w:pPr>
              <w:rPr>
                <w:rFonts w:cs="Arial"/>
                <w:lang w:eastAsia="zh-CN"/>
              </w:rPr>
            </w:pPr>
            <w:r>
              <w:rPr>
                <w:rFonts w:cs="Arial"/>
                <w:lang w:eastAsia="zh-CN"/>
              </w:rPr>
              <w:t>Same as Normal Usage Use Case.</w:t>
            </w:r>
          </w:p>
        </w:tc>
      </w:tr>
      <w:tr w:rsidR="00116AC0" w14:paraId="6DAE4B2C"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C8ED79E" w14:textId="77777777" w:rsidR="00116AC0" w:rsidRDefault="00770557">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6EF2A4EF" w14:textId="77777777" w:rsidR="00116AC0" w:rsidRDefault="00770557">
            <w:pPr>
              <w:rPr>
                <w:rFonts w:cs="Arial"/>
                <w:lang w:eastAsia="zh-CN"/>
              </w:rPr>
            </w:pPr>
            <w:r>
              <w:rPr>
                <w:rFonts w:cs="Arial"/>
                <w:lang w:eastAsia="zh-CN"/>
              </w:rPr>
              <w:t xml:space="preserve">The driver shifts out of Reverse Gear and into any gear other than Park. The RVC image remains displayed to the driver until the vehicle reaches </w:t>
            </w:r>
            <w:ins w:id="62" w:author="WSTEPHE1" w:date="2015-04-21T17:08:00Z">
              <w:r>
                <w:rPr>
                  <w:rFonts w:cs="Arial"/>
                  <w:lang w:eastAsia="zh-CN"/>
                </w:rPr>
                <w:t>limit per CAMERA-REQ-014077-Feature Maximum Speed</w:t>
              </w:r>
            </w:ins>
            <w:del w:id="63" w:author="WSTEPHE1" w:date="2015-04-21T17:08:00Z">
              <w:r w:rsidDel="00765A90">
                <w:rPr>
                  <w:rFonts w:cs="Arial"/>
                  <w:lang w:eastAsia="zh-CN"/>
                </w:rPr>
                <w:delText>feature maximum speed</w:delText>
              </w:r>
            </w:del>
            <w:r>
              <w:rPr>
                <w:rFonts w:cs="Arial"/>
                <w:lang w:eastAsia="zh-CN"/>
              </w:rPr>
              <w:t>.</w:t>
            </w:r>
          </w:p>
        </w:tc>
      </w:tr>
      <w:tr w:rsidR="00116AC0" w14:paraId="3CFF4A6F"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286DBFB" w14:textId="77777777" w:rsidR="00116AC0" w:rsidRDefault="00770557">
            <w:pPr>
              <w:rPr>
                <w:rFonts w:cs="Arial"/>
                <w:b/>
                <w:lang w:eastAsia="zh-CN"/>
              </w:rPr>
            </w:pPr>
            <w:r>
              <w:rPr>
                <w:rFonts w:cs="Arial"/>
                <w:b/>
                <w:lang w:eastAsia="zh-CN"/>
              </w:rPr>
              <w:lastRenderedPageBreak/>
              <w:t>Post-conditions</w:t>
            </w:r>
          </w:p>
        </w:tc>
        <w:tc>
          <w:tcPr>
            <w:tcW w:w="7004" w:type="dxa"/>
            <w:tcBorders>
              <w:top w:val="single" w:sz="4" w:space="0" w:color="auto"/>
              <w:left w:val="single" w:sz="4" w:space="0" w:color="auto"/>
              <w:bottom w:val="single" w:sz="4" w:space="0" w:color="auto"/>
              <w:right w:val="single" w:sz="4" w:space="0" w:color="auto"/>
            </w:tcBorders>
            <w:hideMark/>
          </w:tcPr>
          <w:p w14:paraId="1AB215E9" w14:textId="77777777" w:rsidR="00116AC0" w:rsidRDefault="00770557">
            <w:pPr>
              <w:rPr>
                <w:rFonts w:cs="Arial"/>
                <w:lang w:eastAsia="zh-CN"/>
              </w:rPr>
            </w:pPr>
            <w:r>
              <w:rPr>
                <w:rFonts w:cs="Arial"/>
                <w:lang w:eastAsia="zh-CN"/>
              </w:rPr>
              <w:t xml:space="preserve">The vehicle display stops showing Rear View Camera image when vehicle speed reaches </w:t>
            </w:r>
            <w:ins w:id="64" w:author="WSTEPHE1" w:date="2015-04-21T17:09:00Z">
              <w:r>
                <w:rPr>
                  <w:rFonts w:cs="Arial"/>
                  <w:lang w:eastAsia="zh-CN"/>
                </w:rPr>
                <w:t>limit per CAMERA-REQ-014077-Feature Maximum Speed</w:t>
              </w:r>
            </w:ins>
            <w:del w:id="65" w:author="WSTEPHE1" w:date="2015-04-21T17:09:00Z">
              <w:r w:rsidDel="00765A90">
                <w:rPr>
                  <w:rFonts w:cs="Arial"/>
                  <w:lang w:eastAsia="zh-CN"/>
                </w:rPr>
                <w:delText>feature maximum speed</w:delText>
              </w:r>
            </w:del>
            <w:r>
              <w:rPr>
                <w:rFonts w:cs="Arial"/>
                <w:lang w:eastAsia="zh-CN"/>
              </w:rPr>
              <w:t>.</w:t>
            </w:r>
          </w:p>
        </w:tc>
      </w:tr>
      <w:tr w:rsidR="00116AC0" w14:paraId="5D09FDD2"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8D76668" w14:textId="77777777" w:rsidR="00116AC0" w:rsidRDefault="00770557">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6A8074B4" w14:textId="77777777" w:rsidR="00116AC0" w:rsidRDefault="00770557">
            <w:pPr>
              <w:rPr>
                <w:rFonts w:cs="Arial"/>
                <w:lang w:eastAsia="zh-CN"/>
              </w:rPr>
            </w:pPr>
            <w:r>
              <w:rPr>
                <w:rFonts w:cs="Arial"/>
                <w:lang w:eastAsia="zh-CN"/>
              </w:rPr>
              <w:t>NA</w:t>
            </w:r>
          </w:p>
        </w:tc>
      </w:tr>
      <w:tr w:rsidR="00116AC0" w14:paraId="6C19EB56"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35B58B9" w14:textId="77777777" w:rsidR="00116AC0" w:rsidRDefault="00770557">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42679F94" w14:textId="77777777" w:rsidR="00116AC0" w:rsidRDefault="00770557">
            <w:pPr>
              <w:rPr>
                <w:rFonts w:cs="Arial"/>
                <w:lang w:eastAsia="zh-CN"/>
              </w:rPr>
            </w:pPr>
            <w:r>
              <w:rPr>
                <w:rFonts w:cs="Arial"/>
                <w:lang w:eastAsia="zh-CN"/>
              </w:rPr>
              <w:t>G-HMI</w:t>
            </w:r>
          </w:p>
          <w:p w14:paraId="1C61B999" w14:textId="77777777" w:rsidR="00116AC0" w:rsidRDefault="00770557">
            <w:pPr>
              <w:rPr>
                <w:rFonts w:cs="Arial"/>
                <w:lang w:eastAsia="zh-CN"/>
              </w:rPr>
            </w:pPr>
            <w:r>
              <w:rPr>
                <w:rFonts w:cs="Arial"/>
                <w:lang w:eastAsia="zh-CN"/>
              </w:rPr>
              <w:t>Vehicle System Interface</w:t>
            </w:r>
          </w:p>
        </w:tc>
      </w:tr>
    </w:tbl>
    <w:p w14:paraId="39662A65" w14:textId="77777777" w:rsidR="00116AC0" w:rsidRDefault="00000000">
      <w:pPr>
        <w:rPr>
          <w:rFonts w:cs="Arial"/>
        </w:rPr>
      </w:pPr>
    </w:p>
    <w:p w14:paraId="1F752AC0" w14:textId="77777777" w:rsidR="00406F39" w:rsidRDefault="00770557" w:rsidP="00E52CBB">
      <w:pPr>
        <w:pStyle w:val="Heading5"/>
      </w:pPr>
      <w:r>
        <w:t>RVC-UC-REQ-014101/B-Trailer Backup Assist is Active (TcSE ROIN-290555)</w:t>
      </w:r>
    </w:p>
    <w:p w14:paraId="6CF5DB38" w14:textId="77777777" w:rsidR="00406F39" w:rsidRPr="005F5EF0" w:rsidRDefault="00770557" w:rsidP="00406F39">
      <w:pPr>
        <w:rPr>
          <w:b/>
          <w:sz w:val="16"/>
          <w:szCs w:val="16"/>
        </w:rPr>
      </w:pPr>
      <w:r w:rsidRPr="005F5EF0">
        <w:rPr>
          <w:b/>
          <w:sz w:val="16"/>
          <w:szCs w:val="16"/>
        </w:rPr>
        <w:t>Linked Elements</w:t>
      </w:r>
    </w:p>
    <w:p w14:paraId="2EE7DA85" w14:textId="77777777" w:rsidR="007C3C8E" w:rsidRPr="005F5EF0" w:rsidRDefault="00770557" w:rsidP="007C3C8E">
      <w:pPr>
        <w:rPr>
          <w:sz w:val="16"/>
          <w:szCs w:val="16"/>
        </w:rPr>
      </w:pPr>
      <w:r w:rsidRPr="005F5EF0">
        <w:rPr>
          <w:sz w:val="16"/>
          <w:szCs w:val="16"/>
        </w:rPr>
        <w:t>RVC-UC-REQ-014098/A-Deactivate Rear View Camera (TcSE ROIN-289797)</w:t>
      </w:r>
    </w:p>
    <w:p w14:paraId="0FB6FECE" w14:textId="77777777" w:rsidR="007C3C8E" w:rsidRPr="005F5EF0" w:rsidRDefault="00770557" w:rsidP="007C3C8E">
      <w:pPr>
        <w:rPr>
          <w:sz w:val="16"/>
          <w:szCs w:val="16"/>
        </w:rPr>
      </w:pPr>
      <w:r w:rsidRPr="005F5EF0">
        <w:rPr>
          <w:sz w:val="16"/>
          <w:szCs w:val="16"/>
        </w:rPr>
        <w:t>RVC-UC-REQ-128280/A-Deactivate Rear View Camera</w:t>
      </w:r>
    </w:p>
    <w:p w14:paraId="7A59DA2F" w14:textId="77777777" w:rsidR="007C3C8E" w:rsidRPr="005F5EF0" w:rsidRDefault="00770557" w:rsidP="007C3C8E">
      <w:pPr>
        <w:rPr>
          <w:sz w:val="16"/>
          <w:szCs w:val="16"/>
        </w:rPr>
      </w:pPr>
      <w:r w:rsidRPr="005F5EF0">
        <w:rPr>
          <w:sz w:val="16"/>
          <w:szCs w:val="16"/>
        </w:rPr>
        <w:t>DAFVCv1-UC-REQ-128313/A-Deactivate Driver Assist Front View Camera</w:t>
      </w:r>
    </w:p>
    <w:p w14:paraId="64142380" w14:textId="77777777" w:rsidR="007C3C8E" w:rsidRPr="005F5EF0" w:rsidRDefault="00770557" w:rsidP="007C3C8E">
      <w:pPr>
        <w:rPr>
          <w:sz w:val="16"/>
          <w:szCs w:val="16"/>
        </w:rPr>
      </w:pPr>
      <w:r w:rsidRPr="005F5EF0">
        <w:rPr>
          <w:sz w:val="16"/>
          <w:szCs w:val="16"/>
        </w:rPr>
        <w:t>DAFVCv1-UC-REQ-014049/B-Deactivate Driver Assist Front View Camera (TcSE ROIN-290146)</w:t>
      </w:r>
    </w:p>
    <w:p w14:paraId="73A2CB06"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EB3829" w14:paraId="09128FA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53AA1A" w14:textId="77777777" w:rsidR="00EB3829" w:rsidRDefault="00770557">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6FB18A46" w14:textId="77777777" w:rsidR="00EB3829" w:rsidRDefault="00770557">
            <w:pPr>
              <w:rPr>
                <w:rFonts w:cs="Arial"/>
                <w:lang w:eastAsia="zh-CN"/>
              </w:rPr>
            </w:pPr>
            <w:r>
              <w:rPr>
                <w:rFonts w:cs="Arial"/>
                <w:lang w:eastAsia="zh-CN"/>
              </w:rPr>
              <w:t>Vehicle Occupant</w:t>
            </w:r>
          </w:p>
        </w:tc>
      </w:tr>
      <w:tr w:rsidR="00EB3829" w14:paraId="58D5025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81E9739" w14:textId="77777777" w:rsidR="00EB3829" w:rsidRDefault="00770557">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389C221A" w14:textId="77777777" w:rsidR="00EB3829" w:rsidRDefault="00770557">
            <w:pPr>
              <w:rPr>
                <w:rFonts w:cs="Arial"/>
                <w:lang w:eastAsia="zh-CN"/>
              </w:rPr>
            </w:pPr>
            <w:r>
              <w:rPr>
                <w:rFonts w:cs="Arial"/>
                <w:lang w:eastAsia="zh-CN"/>
              </w:rPr>
              <w:t>Same as Normal Usage Use Case.</w:t>
            </w:r>
          </w:p>
        </w:tc>
      </w:tr>
      <w:tr w:rsidR="00EB3829" w14:paraId="600AE40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EC83EC3" w14:textId="77777777" w:rsidR="00EB3829" w:rsidRDefault="00770557">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631CB9A5" w14:textId="77777777" w:rsidR="00EB3829" w:rsidRDefault="00770557">
            <w:pPr>
              <w:rPr>
                <w:rFonts w:cs="Arial"/>
                <w:lang w:eastAsia="zh-CN"/>
              </w:rPr>
            </w:pPr>
            <w:r>
              <w:rPr>
                <w:rFonts w:cs="Arial"/>
                <w:lang w:eastAsia="zh-CN"/>
              </w:rPr>
              <w:t xml:space="preserve">The driver shifts out of Reverse Gear and into any other gear while Trailer Backup Assist (TBA) is active. The camera image feed remains displayed to the driver as long as TBA is active and vehicle speed does not exceed </w:t>
            </w:r>
            <w:ins w:id="66" w:author="WSTEPHE1" w:date="2015-04-21T17:22:00Z">
              <w:r>
                <w:rPr>
                  <w:rFonts w:cs="Arial"/>
                  <w:lang w:eastAsia="zh-CN"/>
                </w:rPr>
                <w:t>limit per CAMERA-REQ-014077-Feature Maximum Speed</w:t>
              </w:r>
            </w:ins>
            <w:del w:id="67" w:author="WSTEPHE1" w:date="2015-04-21T17:22:00Z">
              <w:r w:rsidDel="00734794">
                <w:rPr>
                  <w:rFonts w:cs="Arial"/>
                  <w:lang w:eastAsia="zh-CN"/>
                </w:rPr>
                <w:delText>feature maximum</w:delText>
              </w:r>
            </w:del>
            <w:r>
              <w:rPr>
                <w:rFonts w:cs="Arial"/>
                <w:lang w:eastAsia="zh-CN"/>
              </w:rPr>
              <w:t>.</w:t>
            </w:r>
          </w:p>
        </w:tc>
      </w:tr>
      <w:tr w:rsidR="00EB3829" w14:paraId="3099715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CDBC342" w14:textId="77777777" w:rsidR="00EB3829" w:rsidRDefault="00770557">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35DE6A1B" w14:textId="77777777" w:rsidR="00EB3829" w:rsidRDefault="00770557">
            <w:pPr>
              <w:rPr>
                <w:rFonts w:cs="Arial"/>
                <w:lang w:eastAsia="zh-CN"/>
              </w:rPr>
            </w:pPr>
            <w:r>
              <w:rPr>
                <w:rFonts w:cs="Arial"/>
                <w:lang w:eastAsia="zh-CN"/>
              </w:rPr>
              <w:t xml:space="preserve">The vehicle display stops showing Rear View Camera image when TBA is no longer active or vehicle speed exceeds </w:t>
            </w:r>
            <w:ins w:id="68" w:author="WSTEPHE1" w:date="2015-04-21T17:22:00Z">
              <w:r>
                <w:rPr>
                  <w:rFonts w:cs="Arial"/>
                  <w:lang w:eastAsia="zh-CN"/>
                </w:rPr>
                <w:t>limit per CAMERA-REQ-014077-Feature Maximum Speed</w:t>
              </w:r>
            </w:ins>
            <w:del w:id="69" w:author="WSTEPHE1" w:date="2015-04-21T17:22:00Z">
              <w:r w:rsidDel="00734794">
                <w:rPr>
                  <w:rFonts w:cs="Arial"/>
                  <w:lang w:eastAsia="zh-CN"/>
                </w:rPr>
                <w:delText>feature maximum</w:delText>
              </w:r>
            </w:del>
            <w:r>
              <w:rPr>
                <w:rFonts w:cs="Arial"/>
                <w:lang w:eastAsia="zh-CN"/>
              </w:rPr>
              <w:t>.</w:t>
            </w:r>
          </w:p>
        </w:tc>
      </w:tr>
      <w:tr w:rsidR="00EB3829" w14:paraId="016C5C0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99CEC4C" w14:textId="77777777" w:rsidR="00EB3829" w:rsidRDefault="00770557">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6421D81A" w14:textId="77777777" w:rsidR="00EB3829" w:rsidRDefault="00770557">
            <w:pPr>
              <w:rPr>
                <w:rFonts w:cs="Arial"/>
                <w:lang w:eastAsia="zh-CN"/>
              </w:rPr>
            </w:pPr>
            <w:r>
              <w:rPr>
                <w:rFonts w:cs="Arial"/>
                <w:lang w:eastAsia="zh-CN"/>
              </w:rPr>
              <w:t>NA</w:t>
            </w:r>
          </w:p>
        </w:tc>
      </w:tr>
      <w:tr w:rsidR="00EB3829" w14:paraId="6B214740"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5123DD3" w14:textId="77777777" w:rsidR="00EB3829" w:rsidRDefault="00770557">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17DA889E" w14:textId="77777777" w:rsidR="00EB3829" w:rsidRDefault="00770557">
            <w:pPr>
              <w:rPr>
                <w:rFonts w:cs="Arial"/>
                <w:lang w:eastAsia="zh-CN"/>
              </w:rPr>
            </w:pPr>
            <w:r>
              <w:rPr>
                <w:rFonts w:cs="Arial"/>
                <w:lang w:eastAsia="zh-CN"/>
              </w:rPr>
              <w:t>G-HMI</w:t>
            </w:r>
          </w:p>
          <w:p w14:paraId="35B7E6E2" w14:textId="77777777" w:rsidR="00EB3829" w:rsidRDefault="00770557">
            <w:pPr>
              <w:rPr>
                <w:rFonts w:cs="Arial"/>
                <w:lang w:eastAsia="zh-CN"/>
              </w:rPr>
            </w:pPr>
            <w:r>
              <w:rPr>
                <w:rFonts w:cs="Arial"/>
                <w:lang w:eastAsia="zh-CN"/>
              </w:rPr>
              <w:t>Vehicle System Interface</w:t>
            </w:r>
          </w:p>
        </w:tc>
      </w:tr>
    </w:tbl>
    <w:p w14:paraId="76B74DFE" w14:textId="77777777" w:rsidR="00EB3829" w:rsidRDefault="00000000">
      <w:pPr>
        <w:rPr>
          <w:rFonts w:cs="Arial"/>
        </w:rPr>
      </w:pPr>
    </w:p>
    <w:p w14:paraId="71381144" w14:textId="77777777" w:rsidR="00406F39" w:rsidRDefault="00770557" w:rsidP="00E52CBB">
      <w:pPr>
        <w:pStyle w:val="Heading4"/>
      </w:pPr>
      <w:r>
        <w:t>White Box View</w:t>
      </w:r>
    </w:p>
    <w:p w14:paraId="0EFB519F" w14:textId="77777777" w:rsidR="00406F39" w:rsidRDefault="00770557" w:rsidP="00E52CBB">
      <w:pPr>
        <w:pStyle w:val="Heading5"/>
      </w:pPr>
      <w:r>
        <w:t>Activity Diagrams</w:t>
      </w:r>
    </w:p>
    <w:p w14:paraId="5A76F43C" w14:textId="77777777" w:rsidR="00406F39" w:rsidRDefault="00770557" w:rsidP="00E52CBB">
      <w:pPr>
        <w:pStyle w:val="Heading6"/>
      </w:pPr>
      <w:r>
        <w:t>RVCv2-ACT-REQ-014102/A-Activate Rear View Camera (TcSE ROIN-282388-2)</w:t>
      </w:r>
    </w:p>
    <w:p w14:paraId="208499D6" w14:textId="77777777" w:rsidR="00406F39" w:rsidRPr="00F8674E" w:rsidRDefault="00770557" w:rsidP="00406F39">
      <w:pPr>
        <w:rPr>
          <w:b/>
          <w:sz w:val="16"/>
          <w:szCs w:val="16"/>
        </w:rPr>
      </w:pPr>
      <w:r w:rsidRPr="00F8674E">
        <w:rPr>
          <w:b/>
          <w:sz w:val="16"/>
          <w:szCs w:val="16"/>
        </w:rPr>
        <w:t>Linked Elements</w:t>
      </w:r>
    </w:p>
    <w:p w14:paraId="1A0E59C5" w14:textId="77777777" w:rsidR="007C3C8E" w:rsidRPr="00F8674E" w:rsidRDefault="00770557" w:rsidP="007C3C8E">
      <w:pPr>
        <w:rPr>
          <w:sz w:val="16"/>
          <w:szCs w:val="16"/>
        </w:rPr>
      </w:pPr>
      <w:r w:rsidRPr="00F8674E">
        <w:rPr>
          <w:sz w:val="16"/>
          <w:szCs w:val="16"/>
        </w:rPr>
        <w:t>RVCv2-SD-REQ-014104/B-Activate Rear View Camera (TcSE ROIN-282316-2)</w:t>
      </w:r>
    </w:p>
    <w:p w14:paraId="3396A8CB" w14:textId="77777777" w:rsidR="00406F39" w:rsidRPr="00760C18" w:rsidRDefault="00770557" w:rsidP="00D006E5">
      <w:pPr>
        <w:pStyle w:val="BoldText"/>
      </w:pPr>
      <w:r w:rsidRPr="00760C18">
        <w:t>Activity Diagram</w:t>
      </w:r>
    </w:p>
    <w:p w14:paraId="35D63F80" w14:textId="07314521" w:rsidR="004D1976" w:rsidRDefault="00770557" w:rsidP="00E52CBB">
      <w:pPr>
        <w:jc w:val="center"/>
      </w:pPr>
      <w:r>
        <w:rPr>
          <w:noProof/>
        </w:rPr>
        <w:drawing>
          <wp:inline distT="0" distB="0" distL="0" distR="0" wp14:anchorId="03342B63" wp14:editId="0371369B">
            <wp:extent cx="6276975" cy="2619375"/>
            <wp:effectExtent l="0" t="0" r="9525" b="9525"/>
            <wp:docPr id="1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276975" cy="2619375"/>
                    </a:xfrm>
                    <a:prstGeom prst="rect">
                      <a:avLst/>
                    </a:prstGeom>
                    <a:noFill/>
                    <a:ln w="9525">
                      <a:noFill/>
                      <a:miter lim="800000"/>
                      <a:headEnd/>
                      <a:tailEnd/>
                    </a:ln>
                  </pic:spPr>
                </pic:pic>
              </a:graphicData>
            </a:graphic>
          </wp:inline>
        </w:drawing>
      </w:r>
    </w:p>
    <w:p w14:paraId="0835C484" w14:textId="77777777" w:rsidR="00570795" w:rsidRDefault="00570795" w:rsidP="00E52CBB">
      <w:pPr>
        <w:jc w:val="center"/>
      </w:pPr>
    </w:p>
    <w:p w14:paraId="774EDD79" w14:textId="77777777" w:rsidR="00406F39" w:rsidRDefault="00770557" w:rsidP="00E52CBB">
      <w:pPr>
        <w:pStyle w:val="Heading6"/>
      </w:pPr>
      <w:r>
        <w:lastRenderedPageBreak/>
        <w:t>RVCv2-ACT-REQ-014103/A-Deactivate Rear View Camera (TcSE ROIN-286992-1)</w:t>
      </w:r>
    </w:p>
    <w:p w14:paraId="27937234" w14:textId="77777777" w:rsidR="00406F39" w:rsidRPr="00F8674E" w:rsidRDefault="00770557" w:rsidP="00406F39">
      <w:pPr>
        <w:rPr>
          <w:b/>
          <w:sz w:val="16"/>
          <w:szCs w:val="16"/>
        </w:rPr>
      </w:pPr>
      <w:r w:rsidRPr="00F8674E">
        <w:rPr>
          <w:b/>
          <w:sz w:val="16"/>
          <w:szCs w:val="16"/>
        </w:rPr>
        <w:t>Linked Elements</w:t>
      </w:r>
    </w:p>
    <w:p w14:paraId="5E91097C" w14:textId="77777777" w:rsidR="007C3C8E" w:rsidRPr="00F8674E" w:rsidRDefault="00770557" w:rsidP="007C3C8E">
      <w:pPr>
        <w:rPr>
          <w:sz w:val="16"/>
          <w:szCs w:val="16"/>
        </w:rPr>
      </w:pPr>
      <w:r w:rsidRPr="00F8674E">
        <w:rPr>
          <w:sz w:val="16"/>
          <w:szCs w:val="16"/>
        </w:rPr>
        <w:t>RVCv2-SD-REQ-014105/B-Deactivate Rear View Camera (TcSE ROIN-282323-2)</w:t>
      </w:r>
    </w:p>
    <w:p w14:paraId="7D25B6A8" w14:textId="77777777" w:rsidR="00406F39" w:rsidRPr="00760C18" w:rsidRDefault="00770557" w:rsidP="00D006E5">
      <w:pPr>
        <w:pStyle w:val="BoldText"/>
      </w:pPr>
      <w:r w:rsidRPr="00760C18">
        <w:t>Activity Diagram</w:t>
      </w:r>
    </w:p>
    <w:p w14:paraId="2ADD385A" w14:textId="77777777" w:rsidR="004D1976" w:rsidRDefault="00770557" w:rsidP="00E52CBB">
      <w:pPr>
        <w:jc w:val="center"/>
      </w:pPr>
      <w:r>
        <w:rPr>
          <w:noProof/>
        </w:rPr>
        <w:drawing>
          <wp:inline distT="0" distB="0" distL="0" distR="0" wp14:anchorId="29489049" wp14:editId="5FD3FEEC">
            <wp:extent cx="6296025" cy="3086100"/>
            <wp:effectExtent l="0" t="0" r="9525" b="0"/>
            <wp:docPr id="1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296025" cy="3086100"/>
                    </a:xfrm>
                    <a:prstGeom prst="rect">
                      <a:avLst/>
                    </a:prstGeom>
                    <a:noFill/>
                    <a:ln w="9525">
                      <a:noFill/>
                      <a:miter lim="800000"/>
                      <a:headEnd/>
                      <a:tailEnd/>
                    </a:ln>
                  </pic:spPr>
                </pic:pic>
              </a:graphicData>
            </a:graphic>
          </wp:inline>
        </w:drawing>
      </w:r>
    </w:p>
    <w:p w14:paraId="03C7AF23" w14:textId="77777777" w:rsidR="00406F39" w:rsidRDefault="00770557" w:rsidP="00E52CBB">
      <w:pPr>
        <w:pStyle w:val="Heading5"/>
      </w:pPr>
      <w:r>
        <w:t>Sequence Diagrams</w:t>
      </w:r>
    </w:p>
    <w:p w14:paraId="1E968E69" w14:textId="77777777" w:rsidR="00406F39" w:rsidRDefault="00770557" w:rsidP="00E52CBB">
      <w:pPr>
        <w:pStyle w:val="Heading6"/>
      </w:pPr>
      <w:r>
        <w:t>RVCv2-SD-REQ-014104/B-Activate Rear View Camera (TcSE ROIN-282316-2)</w:t>
      </w:r>
    </w:p>
    <w:p w14:paraId="10E20A92" w14:textId="77777777" w:rsidR="00406F39" w:rsidRPr="00760C18" w:rsidRDefault="00770557" w:rsidP="00D006E5">
      <w:pPr>
        <w:pStyle w:val="BoldText"/>
      </w:pPr>
      <w:r w:rsidRPr="00760C18">
        <w:t>Scenario</w:t>
      </w:r>
    </w:p>
    <w:p w14:paraId="4ABC2DE6" w14:textId="77777777" w:rsidR="00406F39" w:rsidRPr="00760C18" w:rsidRDefault="00770557" w:rsidP="00E52CBB">
      <w:pPr>
        <w:pStyle w:val="BoldText"/>
        <w:ind w:left="720"/>
      </w:pPr>
      <w:r w:rsidRPr="00760C18">
        <w:t>Normal Usage</w:t>
      </w:r>
    </w:p>
    <w:p w14:paraId="3039A680" w14:textId="77777777" w:rsidR="004D1976" w:rsidRDefault="00770557">
      <w:pPr>
        <w:ind w:left="720"/>
        <w:rPr>
          <w:rFonts w:cs="Arial"/>
        </w:rPr>
      </w:pPr>
      <w:r>
        <w:rPr>
          <w:rFonts w:cs="Arial"/>
        </w:rPr>
        <w:t>The user activates the Rear View Camera (RVC) by placing the vehicle in Reverse Gear.</w:t>
      </w:r>
    </w:p>
    <w:p w14:paraId="2EB53D17" w14:textId="77777777" w:rsidR="004D1976" w:rsidRDefault="004D1976"/>
    <w:p w14:paraId="79F564DB" w14:textId="77777777" w:rsidR="00406F39" w:rsidRPr="00760C18" w:rsidRDefault="00770557" w:rsidP="00D006E5">
      <w:pPr>
        <w:pStyle w:val="BoldText"/>
      </w:pPr>
      <w:r w:rsidRPr="00760C18">
        <w:t>Constraints</w:t>
      </w:r>
    </w:p>
    <w:p w14:paraId="562B2D07" w14:textId="77777777" w:rsidR="00406F39" w:rsidRPr="00760C18" w:rsidRDefault="00770557" w:rsidP="00E52CBB">
      <w:pPr>
        <w:pStyle w:val="BoldText"/>
        <w:ind w:left="720"/>
      </w:pPr>
      <w:r w:rsidRPr="00760C18">
        <w:t>Pre-condition</w:t>
      </w:r>
    </w:p>
    <w:p w14:paraId="516B4EF7" w14:textId="77777777" w:rsidR="004D1976" w:rsidRDefault="00770557">
      <w:pPr>
        <w:ind w:left="720"/>
        <w:rPr>
          <w:rFonts w:cs="Arial"/>
        </w:rPr>
      </w:pPr>
      <w:r>
        <w:rPr>
          <w:rFonts w:cs="Arial"/>
        </w:rPr>
        <w:t>Ignition_Status = Run</w:t>
      </w:r>
    </w:p>
    <w:p w14:paraId="1CC14960" w14:textId="77777777" w:rsidR="004D1976" w:rsidRDefault="004D1976">
      <w:pPr>
        <w:ind w:left="720"/>
        <w:rPr>
          <w:rFonts w:cs="Arial"/>
        </w:rPr>
      </w:pPr>
    </w:p>
    <w:p w14:paraId="3E28B414" w14:textId="77777777" w:rsidR="00406F39" w:rsidRPr="00760C18" w:rsidRDefault="00770557" w:rsidP="00E52CBB">
      <w:pPr>
        <w:pStyle w:val="BoldText"/>
        <w:ind w:left="720"/>
      </w:pPr>
      <w:r w:rsidRPr="00760C18">
        <w:t>Post-condition</w:t>
      </w:r>
    </w:p>
    <w:p w14:paraId="3A9132B1" w14:textId="77777777" w:rsidR="004D1976" w:rsidRDefault="00770557">
      <w:pPr>
        <w:ind w:left="720"/>
        <w:rPr>
          <w:rFonts w:cs="Arial"/>
        </w:rPr>
      </w:pPr>
      <w:r>
        <w:rPr>
          <w:rFonts w:cs="Arial"/>
        </w:rPr>
        <w:t>HMI Display shows the RVC image</w:t>
      </w:r>
    </w:p>
    <w:p w14:paraId="6F527874" w14:textId="77777777" w:rsidR="004D1976" w:rsidRDefault="004D1976">
      <w:pPr>
        <w:ind w:left="720"/>
        <w:rPr>
          <w:rFonts w:cs="Arial"/>
        </w:rPr>
      </w:pPr>
    </w:p>
    <w:p w14:paraId="49E3F745" w14:textId="77777777" w:rsidR="00406F39" w:rsidRPr="00760C18" w:rsidRDefault="00770557" w:rsidP="00D006E5">
      <w:pPr>
        <w:pStyle w:val="BoldText"/>
      </w:pPr>
      <w:r w:rsidRPr="00760C18">
        <w:lastRenderedPageBreak/>
        <w:t>Sequence Diagram</w:t>
      </w:r>
    </w:p>
    <w:p w14:paraId="4991F918" w14:textId="77777777" w:rsidR="004C12D5" w:rsidRDefault="00770557" w:rsidP="00E52CBB">
      <w:pPr>
        <w:jc w:val="center"/>
      </w:pPr>
      <w:r w:rsidRPr="00C23D34">
        <w:rPr>
          <w:noProof/>
        </w:rPr>
        <w:drawing>
          <wp:inline distT="0" distB="0" distL="0" distR="0" wp14:anchorId="62E7A073" wp14:editId="6B0355E8">
            <wp:extent cx="4242782" cy="8272381"/>
            <wp:effectExtent l="0" t="0" r="5715" b="0"/>
            <wp:docPr id="1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332" cy="8285151"/>
                    </a:xfrm>
                    <a:prstGeom prst="rect">
                      <a:avLst/>
                    </a:prstGeom>
                    <a:noFill/>
                    <a:ln>
                      <a:noFill/>
                    </a:ln>
                  </pic:spPr>
                </pic:pic>
              </a:graphicData>
            </a:graphic>
          </wp:inline>
        </w:drawing>
      </w:r>
    </w:p>
    <w:p w14:paraId="000DDE32" w14:textId="77777777" w:rsidR="00406F39" w:rsidRDefault="00770557" w:rsidP="00E52CBB">
      <w:pPr>
        <w:pStyle w:val="Heading6"/>
      </w:pPr>
      <w:r>
        <w:lastRenderedPageBreak/>
        <w:t>RVCv2-SD-REQ-014105/B-Deactivate Rear View Camera (TcSE ROIN-282323-2)</w:t>
      </w:r>
    </w:p>
    <w:p w14:paraId="2F11DACA" w14:textId="77777777" w:rsidR="00406F39" w:rsidRPr="00760C18" w:rsidRDefault="00770557" w:rsidP="00D006E5">
      <w:pPr>
        <w:pStyle w:val="BoldText"/>
      </w:pPr>
      <w:r w:rsidRPr="00760C18">
        <w:t>Scenario</w:t>
      </w:r>
    </w:p>
    <w:p w14:paraId="5B033AD1" w14:textId="77777777" w:rsidR="00406F39" w:rsidRPr="00760C18" w:rsidRDefault="00770557" w:rsidP="00E52CBB">
      <w:pPr>
        <w:pStyle w:val="BoldText"/>
        <w:ind w:left="720"/>
      </w:pPr>
      <w:r w:rsidRPr="00760C18">
        <w:t>Normal Usage</w:t>
      </w:r>
    </w:p>
    <w:p w14:paraId="25F45DB0" w14:textId="77777777" w:rsidR="004D1976" w:rsidRDefault="00770557">
      <w:pPr>
        <w:ind w:left="720"/>
        <w:rPr>
          <w:rFonts w:cs="Arial"/>
        </w:rPr>
      </w:pPr>
      <w:r>
        <w:rPr>
          <w:rFonts w:cs="Arial"/>
        </w:rPr>
        <w:t>The user deactivates the Rear View Camera (RVC) by taking the vehicle out of Reverse Gear.</w:t>
      </w:r>
    </w:p>
    <w:p w14:paraId="2ABAE2C9" w14:textId="77777777" w:rsidR="004D1976" w:rsidRDefault="004D1976"/>
    <w:p w14:paraId="5E9AF52F" w14:textId="77777777" w:rsidR="00406F39" w:rsidRPr="00760C18" w:rsidRDefault="00770557" w:rsidP="00D006E5">
      <w:pPr>
        <w:pStyle w:val="BoldText"/>
      </w:pPr>
      <w:r w:rsidRPr="00760C18">
        <w:t>Constraints</w:t>
      </w:r>
    </w:p>
    <w:p w14:paraId="79BD06CE" w14:textId="77777777" w:rsidR="00406F39" w:rsidRPr="00760C18" w:rsidRDefault="00770557" w:rsidP="00E52CBB">
      <w:pPr>
        <w:pStyle w:val="BoldText"/>
        <w:ind w:left="720"/>
      </w:pPr>
      <w:r w:rsidRPr="00760C18">
        <w:t>Pre-condition</w:t>
      </w:r>
    </w:p>
    <w:p w14:paraId="63BAFAE7" w14:textId="77777777" w:rsidR="004D1976" w:rsidRDefault="00770557">
      <w:pPr>
        <w:ind w:left="720"/>
        <w:rPr>
          <w:rFonts w:cs="Arial"/>
        </w:rPr>
      </w:pPr>
      <w:r>
        <w:rPr>
          <w:rFonts w:cs="Arial"/>
        </w:rPr>
        <w:t>Ignition_Status = Run</w:t>
      </w:r>
    </w:p>
    <w:p w14:paraId="173869AE" w14:textId="77777777" w:rsidR="004D1976" w:rsidRDefault="004D1976">
      <w:pPr>
        <w:ind w:left="720"/>
        <w:rPr>
          <w:rFonts w:cs="Arial"/>
        </w:rPr>
      </w:pPr>
    </w:p>
    <w:p w14:paraId="6A3AF20E" w14:textId="77777777" w:rsidR="00406F39" w:rsidRPr="00760C18" w:rsidRDefault="00770557" w:rsidP="00E52CBB">
      <w:pPr>
        <w:pStyle w:val="BoldText"/>
        <w:ind w:left="720"/>
      </w:pPr>
      <w:r w:rsidRPr="00760C18">
        <w:t>Post-condition</w:t>
      </w:r>
    </w:p>
    <w:p w14:paraId="7264E59D" w14:textId="77777777" w:rsidR="004D1976" w:rsidRDefault="00770557">
      <w:pPr>
        <w:ind w:left="720"/>
        <w:rPr>
          <w:rFonts w:cs="Arial"/>
        </w:rPr>
      </w:pPr>
      <w:r>
        <w:rPr>
          <w:rFonts w:cs="Arial"/>
        </w:rPr>
        <w:t>HMI Display stops showing the RVC image</w:t>
      </w:r>
    </w:p>
    <w:p w14:paraId="23C9B2C5" w14:textId="77777777" w:rsidR="004D1976" w:rsidRDefault="004D1976">
      <w:pPr>
        <w:ind w:left="720"/>
        <w:rPr>
          <w:rFonts w:cs="Arial"/>
        </w:rPr>
      </w:pPr>
    </w:p>
    <w:p w14:paraId="0BDBF76D" w14:textId="77777777" w:rsidR="00406F39" w:rsidRPr="00760C18" w:rsidRDefault="00770557" w:rsidP="00D006E5">
      <w:pPr>
        <w:pStyle w:val="BoldText"/>
      </w:pPr>
      <w:r w:rsidRPr="00760C18">
        <w:lastRenderedPageBreak/>
        <w:t>Sequence Diagram</w:t>
      </w:r>
    </w:p>
    <w:p w14:paraId="10AFCB7F" w14:textId="77777777" w:rsidR="008C565C" w:rsidRDefault="00770557" w:rsidP="00E52CBB">
      <w:pPr>
        <w:jc w:val="center"/>
      </w:pPr>
      <w:r w:rsidRPr="00972FD2">
        <w:rPr>
          <w:noProof/>
        </w:rPr>
        <w:lastRenderedPageBreak/>
        <w:drawing>
          <wp:inline distT="0" distB="0" distL="0" distR="0" wp14:anchorId="7A03A854" wp14:editId="795D92E0">
            <wp:extent cx="5943600" cy="8672537"/>
            <wp:effectExtent l="0" t="0" r="0" b="0"/>
            <wp:docPr id="1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672537"/>
                    </a:xfrm>
                    <a:prstGeom prst="rect">
                      <a:avLst/>
                    </a:prstGeom>
                    <a:noFill/>
                    <a:ln>
                      <a:noFill/>
                    </a:ln>
                  </pic:spPr>
                </pic:pic>
              </a:graphicData>
            </a:graphic>
          </wp:inline>
        </w:drawing>
      </w:r>
    </w:p>
    <w:p w14:paraId="431E71C5" w14:textId="77777777" w:rsidR="00406F39" w:rsidRDefault="00770557" w:rsidP="00E52CBB">
      <w:pPr>
        <w:pStyle w:val="Heading3"/>
      </w:pPr>
      <w:bookmarkStart w:id="70" w:name="_Toc100050046"/>
      <w:r w:rsidRPr="00B9479B">
        <w:lastRenderedPageBreak/>
        <w:t>RVCv3-FUN-REQ-128277/A-Activate/Deactivate Rear View Camera v3</w:t>
      </w:r>
      <w:bookmarkEnd w:id="70"/>
    </w:p>
    <w:p w14:paraId="01FF79F9" w14:textId="77777777" w:rsidR="004D1976" w:rsidRDefault="00770557">
      <w:pPr>
        <w:rPr>
          <w:rFonts w:cs="Arial"/>
          <w:szCs w:val="20"/>
        </w:rPr>
      </w:pPr>
      <w:r>
        <w:rPr>
          <w:rFonts w:cs="Arial"/>
          <w:szCs w:val="20"/>
        </w:rPr>
        <w:t xml:space="preserve"> </w:t>
      </w:r>
    </w:p>
    <w:p w14:paraId="40F6EC0C" w14:textId="77777777" w:rsidR="004D1976" w:rsidRDefault="004D1976">
      <w:pPr>
        <w:rPr>
          <w:rFonts w:cs="Arial"/>
          <w:szCs w:val="20"/>
        </w:rPr>
      </w:pPr>
    </w:p>
    <w:p w14:paraId="5BCA50BE" w14:textId="77777777" w:rsidR="00406F39" w:rsidRDefault="00770557" w:rsidP="00E52CBB">
      <w:pPr>
        <w:pStyle w:val="Heading4"/>
      </w:pPr>
      <w:r>
        <w:t>Use Cases</w:t>
      </w:r>
    </w:p>
    <w:p w14:paraId="7B886555" w14:textId="77777777" w:rsidR="00406F39" w:rsidRDefault="00770557" w:rsidP="00E52CBB">
      <w:pPr>
        <w:pStyle w:val="Heading5"/>
      </w:pPr>
      <w:r>
        <w:t>RVCv3-UC-REQ-127872/A-Activate Rear Multicamera View</w:t>
      </w:r>
    </w:p>
    <w:p w14:paraId="3AA465B1"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D27141" w14:paraId="25961D31" w14:textId="77777777" w:rsidTr="0033607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DDFBDC" w14:textId="77777777" w:rsidR="00D27141" w:rsidRDefault="00770557">
            <w:pPr>
              <w:rPr>
                <w:b/>
                <w:szCs w:val="22"/>
                <w:lang w:eastAsia="zh-CN"/>
              </w:rPr>
            </w:pPr>
            <w:r>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214087B" w14:textId="77777777" w:rsidR="00D27141" w:rsidRDefault="00770557">
            <w:pPr>
              <w:rPr>
                <w:szCs w:val="22"/>
                <w:lang w:eastAsia="zh-CN"/>
              </w:rPr>
            </w:pPr>
            <w:r>
              <w:t>Vehicle Occupant</w:t>
            </w:r>
          </w:p>
        </w:tc>
      </w:tr>
      <w:tr w:rsidR="00D27141" w14:paraId="731EC8E5" w14:textId="77777777" w:rsidTr="0033607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EAB7B9" w14:textId="77777777" w:rsidR="00D27141" w:rsidRDefault="00770557">
            <w:pPr>
              <w:rPr>
                <w:b/>
                <w:szCs w:val="22"/>
                <w:lang w:eastAsia="zh-CN"/>
              </w:rPr>
            </w:pPr>
            <w:r>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996DC4B" w14:textId="77777777" w:rsidR="00D27141" w:rsidRDefault="00770557" w:rsidP="00D27141">
            <w:pPr>
              <w:numPr>
                <w:ilvl w:val="0"/>
                <w:numId w:val="209"/>
              </w:numPr>
            </w:pPr>
            <w:r>
              <w:t>The vehicle is configured with Multicamera</w:t>
            </w:r>
          </w:p>
          <w:p w14:paraId="5B8E09E7" w14:textId="77777777" w:rsidR="00D27141" w:rsidRDefault="00770557" w:rsidP="00D27141">
            <w:pPr>
              <w:numPr>
                <w:ilvl w:val="0"/>
                <w:numId w:val="209"/>
              </w:numPr>
            </w:pPr>
            <w:r>
              <w:t>The vehicle is in RUN/START</w:t>
            </w:r>
          </w:p>
        </w:tc>
      </w:tr>
      <w:tr w:rsidR="00D27141" w14:paraId="5B6F3C50" w14:textId="77777777" w:rsidTr="0033607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0DDB32" w14:textId="77777777" w:rsidR="00D27141" w:rsidRDefault="00770557">
            <w:pPr>
              <w:rPr>
                <w:b/>
                <w:szCs w:val="22"/>
                <w:lang w:eastAsia="zh-CN"/>
              </w:rPr>
            </w:pPr>
            <w:r>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19EFD7B" w14:textId="77777777" w:rsidR="00D27141" w:rsidRDefault="00770557">
            <w:pPr>
              <w:rPr>
                <w:szCs w:val="22"/>
                <w:lang w:eastAsia="zh-CN"/>
              </w:rPr>
            </w:pPr>
            <w:r>
              <w:t>The driver shifts gear to reverse for 250ms</w:t>
            </w:r>
          </w:p>
        </w:tc>
      </w:tr>
      <w:tr w:rsidR="00D27141" w14:paraId="7269006A" w14:textId="77777777" w:rsidTr="0033607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69A0BA" w14:textId="77777777" w:rsidR="00D27141" w:rsidRDefault="00770557">
            <w:pPr>
              <w:rPr>
                <w:b/>
                <w:szCs w:val="22"/>
                <w:lang w:eastAsia="zh-CN"/>
              </w:rPr>
            </w:pPr>
            <w:r>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047ED57" w14:textId="77777777" w:rsidR="00D27141" w:rsidRDefault="00770557">
            <w:pPr>
              <w:rPr>
                <w:szCs w:val="22"/>
                <w:lang w:eastAsia="zh-CN"/>
              </w:rPr>
            </w:pPr>
            <w:r>
              <w:t>The Rear Multicamera view appears with overlays and review  button</w:t>
            </w:r>
          </w:p>
        </w:tc>
      </w:tr>
      <w:tr w:rsidR="00D27141" w14:paraId="69E58CC9" w14:textId="77777777" w:rsidTr="0033607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41CC3B" w14:textId="77777777" w:rsidR="00D27141" w:rsidRDefault="00770557">
            <w:pPr>
              <w:rPr>
                <w:b/>
                <w:szCs w:val="22"/>
                <w:lang w:eastAsia="zh-CN"/>
              </w:rPr>
            </w:pPr>
            <w:r>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444D8AA" w14:textId="77777777" w:rsidR="00D27141" w:rsidRDefault="00770557">
            <w:r>
              <w:t>E1 – Vehicle is not RUN/START</w:t>
            </w:r>
          </w:p>
          <w:p w14:paraId="3038B472" w14:textId="77777777" w:rsidR="00D27141" w:rsidRDefault="00770557">
            <w:r>
              <w:t>E2 – Loss of communication with Camera Server</w:t>
            </w:r>
          </w:p>
          <w:p w14:paraId="0A6F4638" w14:textId="77777777" w:rsidR="00D27141" w:rsidRDefault="00770557">
            <w:pPr>
              <w:rPr>
                <w:szCs w:val="22"/>
                <w:lang w:eastAsia="zh-CN"/>
              </w:rPr>
            </w:pPr>
            <w:r>
              <w:t>E3 – Valid camera video signal not present</w:t>
            </w:r>
          </w:p>
        </w:tc>
      </w:tr>
      <w:tr w:rsidR="00D27141" w14:paraId="293C4A89" w14:textId="77777777" w:rsidTr="0033607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56EEEF" w14:textId="77777777" w:rsidR="00D27141" w:rsidRDefault="00770557">
            <w:pPr>
              <w:rPr>
                <w:b/>
                <w:szCs w:val="22"/>
                <w:lang w:eastAsia="zh-CN"/>
              </w:rPr>
            </w:pPr>
            <w:r>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0192096" w14:textId="77777777" w:rsidR="00D27141" w:rsidRDefault="00770557">
            <w:r>
              <w:t>G-HMI</w:t>
            </w:r>
          </w:p>
          <w:p w14:paraId="0F040B90" w14:textId="77777777" w:rsidR="00D27141" w:rsidRDefault="00770557">
            <w:pPr>
              <w:rPr>
                <w:szCs w:val="22"/>
                <w:lang w:eastAsia="zh-CN"/>
              </w:rPr>
            </w:pPr>
            <w:r>
              <w:t>Vehicle System Interface</w:t>
            </w:r>
          </w:p>
        </w:tc>
      </w:tr>
    </w:tbl>
    <w:p w14:paraId="09043E98" w14:textId="77777777" w:rsidR="00500605" w:rsidRDefault="00000000" w:rsidP="00CD0F64"/>
    <w:p w14:paraId="02E1F203" w14:textId="77777777" w:rsidR="00406F39" w:rsidRDefault="00770557" w:rsidP="00E52CBB">
      <w:pPr>
        <w:pStyle w:val="Heading5"/>
      </w:pPr>
      <w:r>
        <w:t>RVC-UC-REQ-014097/A-Decklid/Liftgate is Ajar while Rear View Camera is ON (TcSE ROIN-289796)</w:t>
      </w:r>
    </w:p>
    <w:p w14:paraId="310E17AF" w14:textId="77777777" w:rsidR="00406F39" w:rsidRPr="005F5EF0" w:rsidRDefault="00770557" w:rsidP="00406F39">
      <w:pPr>
        <w:rPr>
          <w:b/>
          <w:sz w:val="16"/>
          <w:szCs w:val="16"/>
        </w:rPr>
      </w:pPr>
      <w:r w:rsidRPr="005F5EF0">
        <w:rPr>
          <w:b/>
          <w:sz w:val="16"/>
          <w:szCs w:val="16"/>
        </w:rPr>
        <w:t>Linked Elements</w:t>
      </w:r>
    </w:p>
    <w:p w14:paraId="04AF7011" w14:textId="77777777" w:rsidR="007C3C8E" w:rsidRPr="005F5EF0" w:rsidRDefault="00770557" w:rsidP="007C3C8E">
      <w:pPr>
        <w:rPr>
          <w:sz w:val="16"/>
          <w:szCs w:val="16"/>
        </w:rPr>
      </w:pPr>
      <w:r w:rsidRPr="005F5EF0">
        <w:rPr>
          <w:sz w:val="16"/>
          <w:szCs w:val="16"/>
        </w:rPr>
        <w:t>RVC-UC-REQ-014095/A-Activate Rear View Camera (TcSE ROIN-289794)</w:t>
      </w:r>
    </w:p>
    <w:p w14:paraId="596AFE56" w14:textId="77777777" w:rsidR="007C3C8E" w:rsidRPr="005F5EF0" w:rsidRDefault="00770557" w:rsidP="007C3C8E">
      <w:pPr>
        <w:rPr>
          <w:sz w:val="16"/>
          <w:szCs w:val="16"/>
        </w:rPr>
      </w:pPr>
      <w:r w:rsidRPr="005F5EF0">
        <w:rPr>
          <w:sz w:val="16"/>
          <w:szCs w:val="16"/>
        </w:rPr>
        <w:t>RVC-UC-REQ-128278/A-Activate Rear View Camera</w:t>
      </w:r>
    </w:p>
    <w:p w14:paraId="78AC11FD"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2A95EB4F"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C3B1490"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0190C9AF" w14:textId="77777777" w:rsidR="004D1976" w:rsidRDefault="00770557">
            <w:pPr>
              <w:rPr>
                <w:rFonts w:cs="Arial"/>
                <w:szCs w:val="20"/>
                <w:lang w:eastAsia="zh-CN"/>
              </w:rPr>
            </w:pPr>
            <w:r>
              <w:rPr>
                <w:rFonts w:cs="Arial"/>
                <w:szCs w:val="20"/>
                <w:lang w:eastAsia="zh-CN"/>
              </w:rPr>
              <w:t>Vehicle Occupant</w:t>
            </w:r>
          </w:p>
        </w:tc>
      </w:tr>
      <w:tr w:rsidR="004D1976" w14:paraId="45D127CA"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470FA09"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0D35036D" w14:textId="77777777" w:rsidR="004D1976" w:rsidRDefault="00770557">
            <w:pPr>
              <w:rPr>
                <w:rFonts w:cs="Arial"/>
                <w:szCs w:val="20"/>
                <w:lang w:eastAsia="zh-CN"/>
              </w:rPr>
            </w:pPr>
            <w:r>
              <w:rPr>
                <w:rFonts w:cs="Arial"/>
                <w:szCs w:val="20"/>
                <w:lang w:eastAsia="zh-CN"/>
              </w:rPr>
              <w:t>Same as Normal Usage Use Case.</w:t>
            </w:r>
          </w:p>
        </w:tc>
      </w:tr>
      <w:tr w:rsidR="004D1976" w14:paraId="3BAEF8D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3F05D42"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37365D88" w14:textId="77777777" w:rsidR="004D1976" w:rsidRDefault="00770557">
            <w:pPr>
              <w:rPr>
                <w:rFonts w:cs="Arial"/>
                <w:szCs w:val="20"/>
                <w:lang w:eastAsia="zh-CN"/>
              </w:rPr>
            </w:pPr>
            <w:r>
              <w:rPr>
                <w:rFonts w:cs="Arial"/>
                <w:szCs w:val="20"/>
                <w:lang w:eastAsia="zh-CN"/>
              </w:rPr>
              <w:t>The HMI interface indicates that the Decklid/Liftgate is Ajar.</w:t>
            </w:r>
          </w:p>
        </w:tc>
      </w:tr>
      <w:tr w:rsidR="004D1976" w14:paraId="64CC3F0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28DCA37"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549385F5" w14:textId="77777777" w:rsidR="004D1976" w:rsidRDefault="00770557">
            <w:pPr>
              <w:rPr>
                <w:rFonts w:cs="Arial"/>
                <w:szCs w:val="20"/>
                <w:lang w:eastAsia="zh-CN"/>
              </w:rPr>
            </w:pPr>
            <w:r>
              <w:rPr>
                <w:rFonts w:cs="Arial"/>
                <w:szCs w:val="20"/>
                <w:lang w:eastAsia="zh-CN"/>
              </w:rPr>
              <w:t>The vehicle display shows the Rear View Camera image.</w:t>
            </w:r>
          </w:p>
          <w:p w14:paraId="3A86EA03" w14:textId="77777777" w:rsidR="004D1976" w:rsidRDefault="00770557">
            <w:pPr>
              <w:rPr>
                <w:rFonts w:cs="Arial"/>
                <w:szCs w:val="20"/>
                <w:lang w:eastAsia="zh-CN"/>
              </w:rPr>
            </w:pPr>
            <w:r>
              <w:rPr>
                <w:rFonts w:cs="Arial"/>
                <w:szCs w:val="20"/>
                <w:lang w:eastAsia="zh-CN"/>
              </w:rPr>
              <w:t>The video feed from the Rear View Camera contains an image without guideline overlays.</w:t>
            </w:r>
          </w:p>
        </w:tc>
      </w:tr>
      <w:tr w:rsidR="004D1976" w14:paraId="66CC4B4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A9B6D8E"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07C68AED" w14:textId="77777777" w:rsidR="004D1976" w:rsidRDefault="00770557">
            <w:pPr>
              <w:rPr>
                <w:rFonts w:cs="Arial"/>
                <w:szCs w:val="20"/>
                <w:lang w:eastAsia="zh-CN"/>
              </w:rPr>
            </w:pPr>
            <w:r>
              <w:rPr>
                <w:rFonts w:cs="Arial"/>
                <w:szCs w:val="20"/>
                <w:lang w:eastAsia="zh-CN"/>
              </w:rPr>
              <w:t>NA</w:t>
            </w:r>
          </w:p>
        </w:tc>
      </w:tr>
      <w:tr w:rsidR="004D1976" w14:paraId="1712E53C"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67026C6"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578C672D" w14:textId="77777777" w:rsidR="004D1976" w:rsidRDefault="00770557">
            <w:pPr>
              <w:rPr>
                <w:rFonts w:cs="Arial"/>
                <w:szCs w:val="20"/>
                <w:lang w:eastAsia="zh-CN"/>
              </w:rPr>
            </w:pPr>
            <w:r>
              <w:rPr>
                <w:rFonts w:cs="Arial"/>
                <w:szCs w:val="20"/>
                <w:lang w:eastAsia="zh-CN"/>
              </w:rPr>
              <w:t>G-HMI</w:t>
            </w:r>
          </w:p>
          <w:p w14:paraId="405EFCBE" w14:textId="77777777" w:rsidR="004D1976" w:rsidRDefault="00770557">
            <w:pPr>
              <w:rPr>
                <w:rFonts w:cs="Arial"/>
                <w:szCs w:val="20"/>
                <w:lang w:eastAsia="zh-CN"/>
              </w:rPr>
            </w:pPr>
            <w:r>
              <w:rPr>
                <w:rFonts w:cs="Arial"/>
                <w:szCs w:val="20"/>
                <w:lang w:eastAsia="zh-CN"/>
              </w:rPr>
              <w:t>Vehicle System Interface</w:t>
            </w:r>
          </w:p>
        </w:tc>
      </w:tr>
    </w:tbl>
    <w:p w14:paraId="4AF0EAF7" w14:textId="77777777" w:rsidR="004D1976" w:rsidRDefault="004D1976">
      <w:pPr>
        <w:rPr>
          <w:rFonts w:cs="Arial"/>
          <w:szCs w:val="20"/>
        </w:rPr>
      </w:pPr>
    </w:p>
    <w:p w14:paraId="1772DA1A" w14:textId="77777777" w:rsidR="00406F39" w:rsidRDefault="00770557" w:rsidP="00E52CBB">
      <w:pPr>
        <w:pStyle w:val="Heading5"/>
      </w:pPr>
      <w:r>
        <w:t>RVC-UC-REQ-014098/A-Deactivate Rear View Camera (TcSE ROIN-289797)</w:t>
      </w:r>
    </w:p>
    <w:p w14:paraId="2C25DF27"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047328F6"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3EEAE7D"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36A8CAA7" w14:textId="77777777" w:rsidR="004D1976" w:rsidRDefault="00770557">
            <w:pPr>
              <w:rPr>
                <w:rFonts w:cs="Arial"/>
                <w:szCs w:val="20"/>
                <w:lang w:eastAsia="zh-CN"/>
              </w:rPr>
            </w:pPr>
            <w:r>
              <w:rPr>
                <w:rFonts w:cs="Arial"/>
                <w:szCs w:val="20"/>
                <w:lang w:eastAsia="zh-CN"/>
              </w:rPr>
              <w:t>Vehicle Occupant</w:t>
            </w:r>
          </w:p>
        </w:tc>
      </w:tr>
      <w:tr w:rsidR="004D1976" w14:paraId="0F310802"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0F712FF"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31A0B23B" w14:textId="77777777" w:rsidR="004D1976" w:rsidRDefault="00770557">
            <w:pPr>
              <w:rPr>
                <w:rFonts w:cs="Arial"/>
                <w:szCs w:val="20"/>
                <w:lang w:eastAsia="zh-CN"/>
              </w:rPr>
            </w:pPr>
            <w:r>
              <w:rPr>
                <w:rFonts w:cs="Arial"/>
                <w:szCs w:val="20"/>
                <w:lang w:eastAsia="zh-CN"/>
              </w:rPr>
              <w:t>The infotainment system is powered on.</w:t>
            </w:r>
          </w:p>
          <w:p w14:paraId="7CE242FE" w14:textId="77777777" w:rsidR="004D1976" w:rsidRDefault="00770557">
            <w:pPr>
              <w:rPr>
                <w:rFonts w:cs="Arial"/>
                <w:szCs w:val="20"/>
                <w:lang w:eastAsia="zh-CN"/>
              </w:rPr>
            </w:pPr>
            <w:r>
              <w:rPr>
                <w:rFonts w:cs="Arial"/>
                <w:szCs w:val="20"/>
                <w:lang w:eastAsia="zh-CN"/>
              </w:rPr>
              <w:t>The ignition status is Run/Start.</w:t>
            </w:r>
          </w:p>
        </w:tc>
      </w:tr>
      <w:tr w:rsidR="004D1976" w14:paraId="3C963D1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70CE068"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7409F202" w14:textId="77777777" w:rsidR="004D1976" w:rsidRDefault="00770557">
            <w:pPr>
              <w:rPr>
                <w:rFonts w:cs="Arial"/>
                <w:szCs w:val="20"/>
                <w:lang w:eastAsia="zh-CN"/>
              </w:rPr>
            </w:pPr>
            <w:r>
              <w:rPr>
                <w:rFonts w:cs="Arial"/>
                <w:szCs w:val="20"/>
                <w:lang w:eastAsia="zh-CN"/>
              </w:rPr>
              <w:t>The driver deactivates the Rear View Camera (RVC) by shifting the vehicle out of Reverse Gear.</w:t>
            </w:r>
          </w:p>
        </w:tc>
      </w:tr>
      <w:tr w:rsidR="004D1976" w14:paraId="4AE858C4"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AB1CF9A"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42762EA5" w14:textId="77777777" w:rsidR="004D1976" w:rsidRDefault="00770557">
            <w:pPr>
              <w:rPr>
                <w:rFonts w:cs="Arial"/>
                <w:szCs w:val="20"/>
                <w:lang w:eastAsia="zh-CN"/>
              </w:rPr>
            </w:pPr>
            <w:r>
              <w:rPr>
                <w:rFonts w:cs="Arial"/>
                <w:szCs w:val="20"/>
                <w:lang w:eastAsia="zh-CN"/>
              </w:rPr>
              <w:t>The vehicle display is NOT showing RVC image.</w:t>
            </w:r>
          </w:p>
        </w:tc>
      </w:tr>
      <w:tr w:rsidR="004D1976" w14:paraId="4A6B687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EA23576"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3FE9DD0A" w14:textId="77777777" w:rsidR="004D1976" w:rsidRDefault="00770557">
            <w:r>
              <w:rPr>
                <w:rFonts w:cs="Arial"/>
                <w:szCs w:val="20"/>
              </w:rPr>
              <w:t xml:space="preserve">E1 – </w:t>
            </w:r>
            <w:hyperlink r:id="rId21" w:tooltip="Reference Link to Object :RVC-GUC-289798-Rear Camera Delay Mode is On Property : Title" w:history="1">
              <w:r>
                <w:rPr>
                  <w:rStyle w:val="Hyperlink"/>
                </w:rPr>
                <w:t>Rear Camera Delay Mode is On</w:t>
              </w:r>
            </w:hyperlink>
          </w:p>
          <w:p w14:paraId="09D19510" w14:textId="77777777" w:rsidR="004D1976" w:rsidRDefault="00770557">
            <w:r>
              <w:rPr>
                <w:rFonts w:cs="Arial"/>
                <w:szCs w:val="20"/>
              </w:rPr>
              <w:t xml:space="preserve">E2 – </w:t>
            </w:r>
            <w:hyperlink r:id="rId22" w:tooltip="Reference Link to Object :RVC-GUC-290554-Active Park Assist is Active Property : Title" w:history="1">
              <w:r>
                <w:rPr>
                  <w:rStyle w:val="Hyperlink"/>
                </w:rPr>
                <w:t xml:space="preserve">Active Park Assist is Active </w:t>
              </w:r>
            </w:hyperlink>
          </w:p>
          <w:p w14:paraId="485044C7" w14:textId="77777777" w:rsidR="004D1976" w:rsidRDefault="00770557">
            <w:r>
              <w:rPr>
                <w:rFonts w:cs="Arial"/>
                <w:szCs w:val="20"/>
              </w:rPr>
              <w:t xml:space="preserve">E3 – </w:t>
            </w:r>
            <w:hyperlink r:id="rId23" w:tooltip="Reference Link to Object :RVC-GUC-290555-Trailer Backup Assist is Active Property : Title" w:history="1">
              <w:r>
                <w:rPr>
                  <w:rStyle w:val="Hyperlink"/>
                </w:rPr>
                <w:t>Trailer Backup Assist is Active</w:t>
              </w:r>
            </w:hyperlink>
            <w:r>
              <w:t xml:space="preserve"> (N/A for stand-alone RVC)</w:t>
            </w:r>
          </w:p>
        </w:tc>
      </w:tr>
      <w:tr w:rsidR="004D1976" w14:paraId="3AA8DA6A"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592DBAC"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3E020B6F" w14:textId="77777777" w:rsidR="004D1976" w:rsidRDefault="00770557">
            <w:pPr>
              <w:rPr>
                <w:rFonts w:cs="Arial"/>
                <w:szCs w:val="20"/>
                <w:lang w:eastAsia="zh-CN"/>
              </w:rPr>
            </w:pPr>
            <w:r>
              <w:rPr>
                <w:rFonts w:cs="Arial"/>
                <w:szCs w:val="20"/>
                <w:lang w:eastAsia="zh-CN"/>
              </w:rPr>
              <w:t>G-HMI</w:t>
            </w:r>
          </w:p>
          <w:p w14:paraId="6F7D72C5" w14:textId="77777777" w:rsidR="004D1976" w:rsidRDefault="00770557">
            <w:pPr>
              <w:rPr>
                <w:rFonts w:cs="Arial"/>
                <w:szCs w:val="20"/>
                <w:lang w:eastAsia="zh-CN"/>
              </w:rPr>
            </w:pPr>
            <w:r>
              <w:rPr>
                <w:rFonts w:cs="Arial"/>
                <w:szCs w:val="20"/>
                <w:lang w:eastAsia="zh-CN"/>
              </w:rPr>
              <w:t>Vehicle System Interface</w:t>
            </w:r>
          </w:p>
        </w:tc>
      </w:tr>
    </w:tbl>
    <w:p w14:paraId="7ACFEF3E" w14:textId="77777777" w:rsidR="004D1976" w:rsidRDefault="004D1976">
      <w:pPr>
        <w:rPr>
          <w:rFonts w:cs="Arial"/>
          <w:szCs w:val="20"/>
        </w:rPr>
      </w:pPr>
    </w:p>
    <w:p w14:paraId="161A1C74" w14:textId="77777777" w:rsidR="00406F39" w:rsidRDefault="00770557" w:rsidP="00E52CBB">
      <w:pPr>
        <w:pStyle w:val="Heading5"/>
      </w:pPr>
      <w:r>
        <w:t>RVC-UC-REQ-014099/B-Rear Camera Delay Mode is On (TcSE ROIN-289798)</w:t>
      </w:r>
    </w:p>
    <w:p w14:paraId="02C25C98" w14:textId="77777777" w:rsidR="00406F39" w:rsidRPr="005F5EF0" w:rsidRDefault="00770557" w:rsidP="00406F39">
      <w:pPr>
        <w:rPr>
          <w:b/>
          <w:sz w:val="16"/>
          <w:szCs w:val="16"/>
        </w:rPr>
      </w:pPr>
      <w:r w:rsidRPr="005F5EF0">
        <w:rPr>
          <w:b/>
          <w:sz w:val="16"/>
          <w:szCs w:val="16"/>
        </w:rPr>
        <w:t>Linked Elements</w:t>
      </w:r>
    </w:p>
    <w:p w14:paraId="7566ED83" w14:textId="77777777" w:rsidR="007C3C8E" w:rsidRPr="005F5EF0" w:rsidRDefault="00770557" w:rsidP="007C3C8E">
      <w:pPr>
        <w:rPr>
          <w:sz w:val="16"/>
          <w:szCs w:val="16"/>
        </w:rPr>
      </w:pPr>
      <w:r w:rsidRPr="005F5EF0">
        <w:rPr>
          <w:sz w:val="16"/>
          <w:szCs w:val="16"/>
        </w:rPr>
        <w:t>RVC-UC-REQ-014098/A-Deactivate Rear View Camera (TcSE ROIN-289797)</w:t>
      </w:r>
    </w:p>
    <w:p w14:paraId="08B2A093" w14:textId="77777777" w:rsidR="007C3C8E" w:rsidRPr="005F5EF0" w:rsidRDefault="00770557" w:rsidP="007C3C8E">
      <w:pPr>
        <w:rPr>
          <w:sz w:val="16"/>
          <w:szCs w:val="16"/>
        </w:rPr>
      </w:pPr>
      <w:r w:rsidRPr="005F5EF0">
        <w:rPr>
          <w:sz w:val="16"/>
          <w:szCs w:val="16"/>
        </w:rPr>
        <w:lastRenderedPageBreak/>
        <w:t>RVC-UC-REQ-128280/A-Deactivate Rear View Camera</w:t>
      </w:r>
    </w:p>
    <w:p w14:paraId="47C6D3AF"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116AC0" w14:paraId="4EE43687"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1B3C7D4" w14:textId="77777777" w:rsidR="00116AC0" w:rsidRDefault="00770557">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5905CF07" w14:textId="77777777" w:rsidR="00116AC0" w:rsidRDefault="00770557">
            <w:pPr>
              <w:rPr>
                <w:rFonts w:cs="Arial"/>
                <w:lang w:eastAsia="zh-CN"/>
              </w:rPr>
            </w:pPr>
            <w:r>
              <w:rPr>
                <w:rFonts w:cs="Arial"/>
                <w:lang w:eastAsia="zh-CN"/>
              </w:rPr>
              <w:t>Vehicle Occupant</w:t>
            </w:r>
          </w:p>
        </w:tc>
      </w:tr>
      <w:tr w:rsidR="00116AC0" w14:paraId="1B322965"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40CC3F8" w14:textId="77777777" w:rsidR="00116AC0" w:rsidRDefault="00770557">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18C6BC4A" w14:textId="77777777" w:rsidR="00116AC0" w:rsidRDefault="00770557">
            <w:pPr>
              <w:rPr>
                <w:rFonts w:cs="Arial"/>
                <w:lang w:eastAsia="zh-CN"/>
              </w:rPr>
            </w:pPr>
            <w:r>
              <w:rPr>
                <w:rFonts w:cs="Arial"/>
                <w:lang w:eastAsia="zh-CN"/>
              </w:rPr>
              <w:t>Same as Normal Usage Use Case.</w:t>
            </w:r>
          </w:p>
        </w:tc>
      </w:tr>
      <w:tr w:rsidR="00116AC0" w14:paraId="032B1EF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E6AB83E" w14:textId="77777777" w:rsidR="00116AC0" w:rsidRDefault="00770557">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0F2B1757" w14:textId="77777777" w:rsidR="00116AC0" w:rsidRDefault="00770557">
            <w:pPr>
              <w:rPr>
                <w:rFonts w:cs="Arial"/>
                <w:lang w:eastAsia="zh-CN"/>
              </w:rPr>
            </w:pPr>
            <w:r>
              <w:rPr>
                <w:rFonts w:cs="Arial"/>
                <w:lang w:eastAsia="zh-CN"/>
              </w:rPr>
              <w:t xml:space="preserve">The driver shifts out of Reverse Gear and into any gear other than Park. The RVC image remains displayed to the driver until the vehicle reaches </w:t>
            </w:r>
            <w:ins w:id="71" w:author="WSTEPHE1" w:date="2015-04-21T17:08:00Z">
              <w:r>
                <w:rPr>
                  <w:rFonts w:cs="Arial"/>
                  <w:lang w:eastAsia="zh-CN"/>
                </w:rPr>
                <w:t>limit per CAMERA-REQ-014077-Feature Maximum Speed</w:t>
              </w:r>
            </w:ins>
            <w:del w:id="72" w:author="WSTEPHE1" w:date="2015-04-21T17:08:00Z">
              <w:r w:rsidDel="00765A90">
                <w:rPr>
                  <w:rFonts w:cs="Arial"/>
                  <w:lang w:eastAsia="zh-CN"/>
                </w:rPr>
                <w:delText>feature maximum speed</w:delText>
              </w:r>
            </w:del>
            <w:r>
              <w:rPr>
                <w:rFonts w:cs="Arial"/>
                <w:lang w:eastAsia="zh-CN"/>
              </w:rPr>
              <w:t>.</w:t>
            </w:r>
          </w:p>
        </w:tc>
      </w:tr>
      <w:tr w:rsidR="00116AC0" w14:paraId="159105AC"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8502368" w14:textId="77777777" w:rsidR="00116AC0" w:rsidRDefault="00770557">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256B044F" w14:textId="77777777" w:rsidR="00116AC0" w:rsidRDefault="00770557">
            <w:pPr>
              <w:rPr>
                <w:rFonts w:cs="Arial"/>
                <w:lang w:eastAsia="zh-CN"/>
              </w:rPr>
            </w:pPr>
            <w:r>
              <w:rPr>
                <w:rFonts w:cs="Arial"/>
                <w:lang w:eastAsia="zh-CN"/>
              </w:rPr>
              <w:t xml:space="preserve">The vehicle display stops showing Rear View Camera image when vehicle speed reaches </w:t>
            </w:r>
            <w:ins w:id="73" w:author="WSTEPHE1" w:date="2015-04-21T17:09:00Z">
              <w:r>
                <w:rPr>
                  <w:rFonts w:cs="Arial"/>
                  <w:lang w:eastAsia="zh-CN"/>
                </w:rPr>
                <w:t>limit per CAMERA-REQ-014077-Feature Maximum Speed</w:t>
              </w:r>
            </w:ins>
            <w:del w:id="74" w:author="WSTEPHE1" w:date="2015-04-21T17:09:00Z">
              <w:r w:rsidDel="00765A90">
                <w:rPr>
                  <w:rFonts w:cs="Arial"/>
                  <w:lang w:eastAsia="zh-CN"/>
                </w:rPr>
                <w:delText>feature maximum speed</w:delText>
              </w:r>
            </w:del>
            <w:r>
              <w:rPr>
                <w:rFonts w:cs="Arial"/>
                <w:lang w:eastAsia="zh-CN"/>
              </w:rPr>
              <w:t>.</w:t>
            </w:r>
          </w:p>
        </w:tc>
      </w:tr>
      <w:tr w:rsidR="00116AC0" w14:paraId="6D7BAED4"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7934915" w14:textId="77777777" w:rsidR="00116AC0" w:rsidRDefault="00770557">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6867B445" w14:textId="77777777" w:rsidR="00116AC0" w:rsidRDefault="00770557">
            <w:pPr>
              <w:rPr>
                <w:rFonts w:cs="Arial"/>
                <w:lang w:eastAsia="zh-CN"/>
              </w:rPr>
            </w:pPr>
            <w:r>
              <w:rPr>
                <w:rFonts w:cs="Arial"/>
                <w:lang w:eastAsia="zh-CN"/>
              </w:rPr>
              <w:t>NA</w:t>
            </w:r>
          </w:p>
        </w:tc>
      </w:tr>
      <w:tr w:rsidR="00116AC0" w14:paraId="01854DC8"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CEEED35" w14:textId="77777777" w:rsidR="00116AC0" w:rsidRDefault="00770557">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350EDD33" w14:textId="77777777" w:rsidR="00116AC0" w:rsidRDefault="00770557">
            <w:pPr>
              <w:rPr>
                <w:rFonts w:cs="Arial"/>
                <w:lang w:eastAsia="zh-CN"/>
              </w:rPr>
            </w:pPr>
            <w:r>
              <w:rPr>
                <w:rFonts w:cs="Arial"/>
                <w:lang w:eastAsia="zh-CN"/>
              </w:rPr>
              <w:t>G-HMI</w:t>
            </w:r>
          </w:p>
          <w:p w14:paraId="1648CA4B" w14:textId="77777777" w:rsidR="00116AC0" w:rsidRDefault="00770557">
            <w:pPr>
              <w:rPr>
                <w:rFonts w:cs="Arial"/>
                <w:lang w:eastAsia="zh-CN"/>
              </w:rPr>
            </w:pPr>
            <w:r>
              <w:rPr>
                <w:rFonts w:cs="Arial"/>
                <w:lang w:eastAsia="zh-CN"/>
              </w:rPr>
              <w:t>Vehicle System Interface</w:t>
            </w:r>
          </w:p>
        </w:tc>
      </w:tr>
    </w:tbl>
    <w:p w14:paraId="72059D69" w14:textId="77777777" w:rsidR="00116AC0" w:rsidRDefault="00000000">
      <w:pPr>
        <w:rPr>
          <w:rFonts w:cs="Arial"/>
        </w:rPr>
      </w:pPr>
    </w:p>
    <w:p w14:paraId="5C74C858" w14:textId="77777777" w:rsidR="00406F39" w:rsidRDefault="00770557" w:rsidP="00E52CBB">
      <w:pPr>
        <w:pStyle w:val="Heading5"/>
      </w:pPr>
      <w:r>
        <w:t>RVCv3-UC-REQ-128191/A-Enter CHMSL Delay Mode</w:t>
      </w:r>
    </w:p>
    <w:p w14:paraId="0736BF73"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AC0063" w14:paraId="4F06718C" w14:textId="77777777" w:rsidTr="004F569F">
        <w:trPr>
          <w:jc w:val="center"/>
        </w:trPr>
        <w:tc>
          <w:tcPr>
            <w:tcW w:w="1910" w:type="dxa"/>
            <w:shd w:val="clear" w:color="auto" w:fill="BFBFBF" w:themeFill="background1" w:themeFillShade="BF"/>
          </w:tcPr>
          <w:p w14:paraId="5A5B4C55" w14:textId="77777777" w:rsidR="00AC0063" w:rsidRPr="006E7D31" w:rsidRDefault="00770557" w:rsidP="00104F72">
            <w:pPr>
              <w:rPr>
                <w:b/>
              </w:rPr>
            </w:pPr>
            <w:r w:rsidRPr="006E7D31">
              <w:rPr>
                <w:b/>
              </w:rPr>
              <w:t>Actors</w:t>
            </w:r>
          </w:p>
        </w:tc>
        <w:tc>
          <w:tcPr>
            <w:tcW w:w="7666" w:type="dxa"/>
          </w:tcPr>
          <w:p w14:paraId="7B8C4380" w14:textId="77777777" w:rsidR="00AC0063" w:rsidRDefault="00770557" w:rsidP="00104F72">
            <w:r>
              <w:t>Vehicle Occupant</w:t>
            </w:r>
          </w:p>
        </w:tc>
      </w:tr>
      <w:tr w:rsidR="00AC0063" w14:paraId="529B0A17" w14:textId="77777777" w:rsidTr="004F569F">
        <w:trPr>
          <w:jc w:val="center"/>
        </w:trPr>
        <w:tc>
          <w:tcPr>
            <w:tcW w:w="1910" w:type="dxa"/>
            <w:tcBorders>
              <w:bottom w:val="single" w:sz="4" w:space="0" w:color="auto"/>
            </w:tcBorders>
            <w:shd w:val="clear" w:color="auto" w:fill="BFBFBF" w:themeFill="background1" w:themeFillShade="BF"/>
          </w:tcPr>
          <w:p w14:paraId="453EDF00" w14:textId="77777777" w:rsidR="00AC0063" w:rsidRPr="006E7D31" w:rsidRDefault="00770557" w:rsidP="00104F72">
            <w:pPr>
              <w:rPr>
                <w:b/>
              </w:rPr>
            </w:pPr>
            <w:r>
              <w:rPr>
                <w:b/>
              </w:rPr>
              <w:t>Pre-c</w:t>
            </w:r>
            <w:r w:rsidRPr="006E7D31">
              <w:rPr>
                <w:b/>
              </w:rPr>
              <w:t>onditions</w:t>
            </w:r>
          </w:p>
        </w:tc>
        <w:tc>
          <w:tcPr>
            <w:tcW w:w="7666" w:type="dxa"/>
            <w:tcBorders>
              <w:bottom w:val="single" w:sz="4" w:space="0" w:color="auto"/>
            </w:tcBorders>
          </w:tcPr>
          <w:p w14:paraId="17FDE65C" w14:textId="77777777" w:rsidR="00AC0063" w:rsidRDefault="00770557" w:rsidP="00104F72">
            <w:pPr>
              <w:numPr>
                <w:ilvl w:val="0"/>
                <w:numId w:val="210"/>
              </w:numPr>
            </w:pPr>
            <w:r>
              <w:t>The vehcile is configured with CHMSL camera</w:t>
            </w:r>
          </w:p>
          <w:p w14:paraId="027B055B" w14:textId="77777777" w:rsidR="00AC0063" w:rsidRDefault="00770557" w:rsidP="00104F72">
            <w:pPr>
              <w:numPr>
                <w:ilvl w:val="0"/>
                <w:numId w:val="210"/>
              </w:numPr>
            </w:pPr>
            <w:r>
              <w:t>The vehicle is  in Run/Start</w:t>
            </w:r>
          </w:p>
          <w:p w14:paraId="448934CC" w14:textId="77777777" w:rsidR="00AC0063" w:rsidRDefault="00770557" w:rsidP="00104F72">
            <w:pPr>
              <w:numPr>
                <w:ilvl w:val="0"/>
                <w:numId w:val="210"/>
              </w:numPr>
            </w:pPr>
            <w:r>
              <w:t>CHMSL or CHMSL Zoom shown</w:t>
            </w:r>
          </w:p>
          <w:p w14:paraId="5EBB4D8D" w14:textId="77777777" w:rsidR="00AC0063" w:rsidRDefault="00770557" w:rsidP="00104F72">
            <w:pPr>
              <w:numPr>
                <w:ilvl w:val="0"/>
                <w:numId w:val="210"/>
              </w:numPr>
            </w:pPr>
            <w:r>
              <w:t>Camera Delay is set On</w:t>
            </w:r>
          </w:p>
        </w:tc>
      </w:tr>
      <w:tr w:rsidR="00AC0063" w14:paraId="34B49B87" w14:textId="77777777" w:rsidTr="004F569F">
        <w:trPr>
          <w:jc w:val="center"/>
        </w:trPr>
        <w:tc>
          <w:tcPr>
            <w:tcW w:w="1910" w:type="dxa"/>
            <w:tcBorders>
              <w:left w:val="single" w:sz="4" w:space="0" w:color="auto"/>
            </w:tcBorders>
            <w:shd w:val="clear" w:color="auto" w:fill="BFBFBF" w:themeFill="background1" w:themeFillShade="BF"/>
          </w:tcPr>
          <w:p w14:paraId="20DEF577" w14:textId="77777777" w:rsidR="00AC0063" w:rsidRPr="006E7D31" w:rsidRDefault="00770557" w:rsidP="00104F72">
            <w:pPr>
              <w:rPr>
                <w:b/>
              </w:rPr>
            </w:pPr>
            <w:r w:rsidRPr="006E7D31">
              <w:rPr>
                <w:b/>
              </w:rPr>
              <w:t>Scenario Description</w:t>
            </w:r>
          </w:p>
        </w:tc>
        <w:tc>
          <w:tcPr>
            <w:tcW w:w="7666" w:type="dxa"/>
            <w:tcBorders>
              <w:right w:val="single" w:sz="4" w:space="0" w:color="auto"/>
            </w:tcBorders>
            <w:shd w:val="clear" w:color="auto" w:fill="auto"/>
          </w:tcPr>
          <w:p w14:paraId="247B994B" w14:textId="77777777" w:rsidR="00AC0063" w:rsidRPr="00482CB9" w:rsidRDefault="00770557" w:rsidP="001A6075">
            <w:r>
              <w:t>The driver shifts from Reverse to Neutral or Drive</w:t>
            </w:r>
            <w:r>
              <w:br/>
            </w:r>
          </w:p>
        </w:tc>
      </w:tr>
      <w:tr w:rsidR="00AC0063" w14:paraId="09668B39" w14:textId="77777777" w:rsidTr="004F569F">
        <w:trPr>
          <w:jc w:val="center"/>
        </w:trPr>
        <w:tc>
          <w:tcPr>
            <w:tcW w:w="1910" w:type="dxa"/>
            <w:tcBorders>
              <w:left w:val="single" w:sz="4" w:space="0" w:color="auto"/>
              <w:bottom w:val="single" w:sz="4" w:space="0" w:color="auto"/>
            </w:tcBorders>
            <w:shd w:val="clear" w:color="auto" w:fill="BFBFBF" w:themeFill="background1" w:themeFillShade="BF"/>
          </w:tcPr>
          <w:p w14:paraId="0FBF5640" w14:textId="77777777" w:rsidR="00AC0063" w:rsidRPr="006E7D31" w:rsidRDefault="00770557" w:rsidP="00104F72">
            <w:pPr>
              <w:rPr>
                <w:b/>
              </w:rPr>
            </w:pPr>
            <w:r w:rsidRPr="006E7D31">
              <w:rPr>
                <w:b/>
              </w:rPr>
              <w:t>Post-conditions</w:t>
            </w:r>
          </w:p>
        </w:tc>
        <w:tc>
          <w:tcPr>
            <w:tcW w:w="7666" w:type="dxa"/>
            <w:tcBorders>
              <w:bottom w:val="single" w:sz="4" w:space="0" w:color="auto"/>
              <w:right w:val="single" w:sz="4" w:space="0" w:color="auto"/>
            </w:tcBorders>
            <w:shd w:val="clear" w:color="auto" w:fill="auto"/>
          </w:tcPr>
          <w:p w14:paraId="3A5C7E50" w14:textId="77777777" w:rsidR="00AC0063" w:rsidRDefault="00770557" w:rsidP="001A6075">
            <w:r>
              <w:t>The vehicle shows CHMSL without zoom button</w:t>
            </w:r>
          </w:p>
        </w:tc>
      </w:tr>
      <w:tr w:rsidR="00AC0063" w14:paraId="7A512CF0" w14:textId="77777777" w:rsidTr="004F569F">
        <w:trPr>
          <w:jc w:val="center"/>
        </w:trPr>
        <w:tc>
          <w:tcPr>
            <w:tcW w:w="1910" w:type="dxa"/>
            <w:tcBorders>
              <w:left w:val="single" w:sz="4" w:space="0" w:color="auto"/>
            </w:tcBorders>
            <w:shd w:val="clear" w:color="auto" w:fill="BFBFBF" w:themeFill="background1" w:themeFillShade="BF"/>
          </w:tcPr>
          <w:p w14:paraId="3DF7BA1C" w14:textId="77777777" w:rsidR="00AC0063" w:rsidRPr="006E7D31" w:rsidRDefault="00770557" w:rsidP="00104F72">
            <w:pPr>
              <w:rPr>
                <w:b/>
              </w:rPr>
            </w:pPr>
            <w:r w:rsidRPr="006E7D31">
              <w:rPr>
                <w:b/>
              </w:rPr>
              <w:t>List of Exception Use Cases</w:t>
            </w:r>
          </w:p>
        </w:tc>
        <w:tc>
          <w:tcPr>
            <w:tcW w:w="7666" w:type="dxa"/>
            <w:tcBorders>
              <w:right w:val="single" w:sz="4" w:space="0" w:color="auto"/>
            </w:tcBorders>
            <w:shd w:val="clear" w:color="auto" w:fill="auto"/>
          </w:tcPr>
          <w:p w14:paraId="63ABAB0C" w14:textId="77777777" w:rsidR="00AC0063" w:rsidRDefault="00770557" w:rsidP="00104F72">
            <w:r>
              <w:t>E1</w:t>
            </w:r>
            <w:r w:rsidRPr="00B33438">
              <w:t xml:space="preserve"> </w:t>
            </w:r>
            <w:r>
              <w:t>– Vehicle is not RUN/START</w:t>
            </w:r>
          </w:p>
          <w:p w14:paraId="4BCDD442" w14:textId="77777777" w:rsidR="00AC0063" w:rsidRDefault="00770557" w:rsidP="00104F72">
            <w:r>
              <w:t>E2 – Loss of communication with Camera Server</w:t>
            </w:r>
          </w:p>
          <w:p w14:paraId="3254CD35" w14:textId="77777777" w:rsidR="00AC0063" w:rsidRDefault="00770557" w:rsidP="00104F72">
            <w:r>
              <w:t>E3 – Valid camera video signal not present</w:t>
            </w:r>
          </w:p>
        </w:tc>
      </w:tr>
      <w:tr w:rsidR="00AC0063" w14:paraId="6C350329" w14:textId="77777777" w:rsidTr="004F569F">
        <w:trPr>
          <w:jc w:val="center"/>
        </w:trPr>
        <w:tc>
          <w:tcPr>
            <w:tcW w:w="1910" w:type="dxa"/>
            <w:tcBorders>
              <w:left w:val="single" w:sz="4" w:space="0" w:color="auto"/>
            </w:tcBorders>
            <w:shd w:val="clear" w:color="auto" w:fill="BFBFBF" w:themeFill="background1" w:themeFillShade="BF"/>
          </w:tcPr>
          <w:p w14:paraId="1735E65B" w14:textId="77777777" w:rsidR="00AC0063" w:rsidRPr="006E7D31" w:rsidRDefault="00770557" w:rsidP="00104F72">
            <w:pPr>
              <w:rPr>
                <w:b/>
              </w:rPr>
            </w:pPr>
            <w:r>
              <w:rPr>
                <w:b/>
              </w:rPr>
              <w:t>Interface</w:t>
            </w:r>
            <w:r w:rsidRPr="006E7D31">
              <w:rPr>
                <w:b/>
              </w:rPr>
              <w:t>s</w:t>
            </w:r>
          </w:p>
        </w:tc>
        <w:tc>
          <w:tcPr>
            <w:tcW w:w="7666" w:type="dxa"/>
            <w:tcBorders>
              <w:right w:val="single" w:sz="4" w:space="0" w:color="auto"/>
            </w:tcBorders>
            <w:shd w:val="clear" w:color="auto" w:fill="auto"/>
          </w:tcPr>
          <w:p w14:paraId="09D2EB95" w14:textId="77777777" w:rsidR="0098500F" w:rsidRDefault="00770557" w:rsidP="0098500F">
            <w:r>
              <w:t>G-HMI</w:t>
            </w:r>
          </w:p>
          <w:p w14:paraId="7BA46148" w14:textId="77777777" w:rsidR="00AC0063" w:rsidRDefault="00770557" w:rsidP="0098500F">
            <w:r>
              <w:t>Vehicle System Interface</w:t>
            </w:r>
          </w:p>
        </w:tc>
      </w:tr>
    </w:tbl>
    <w:p w14:paraId="48C72D69" w14:textId="77777777" w:rsidR="00C4116E" w:rsidRPr="00D83AE9" w:rsidRDefault="00000000" w:rsidP="00EF13EE">
      <w:pPr>
        <w:rPr>
          <w:b/>
          <w:sz w:val="24"/>
        </w:rPr>
      </w:pPr>
    </w:p>
    <w:p w14:paraId="1C25F62E" w14:textId="77777777" w:rsidR="00406F39" w:rsidRDefault="00770557" w:rsidP="00E52CBB">
      <w:pPr>
        <w:pStyle w:val="Heading5"/>
      </w:pPr>
      <w:r>
        <w:t>RVC-UC-REQ-014100/B-Active Park Assist is Active (TcSE ROIN-290554)</w:t>
      </w:r>
    </w:p>
    <w:p w14:paraId="7761FECD" w14:textId="77777777" w:rsidR="00406F39" w:rsidRPr="005F5EF0" w:rsidRDefault="00770557" w:rsidP="00406F39">
      <w:pPr>
        <w:rPr>
          <w:b/>
          <w:sz w:val="16"/>
          <w:szCs w:val="16"/>
        </w:rPr>
      </w:pPr>
      <w:r w:rsidRPr="005F5EF0">
        <w:rPr>
          <w:b/>
          <w:sz w:val="16"/>
          <w:szCs w:val="16"/>
        </w:rPr>
        <w:t>Linked Elements</w:t>
      </w:r>
    </w:p>
    <w:p w14:paraId="0578F23E" w14:textId="77777777" w:rsidR="007C3C8E" w:rsidRPr="005F5EF0" w:rsidRDefault="00770557" w:rsidP="007C3C8E">
      <w:pPr>
        <w:rPr>
          <w:sz w:val="16"/>
          <w:szCs w:val="16"/>
        </w:rPr>
      </w:pPr>
      <w:r w:rsidRPr="005F5EF0">
        <w:rPr>
          <w:sz w:val="16"/>
          <w:szCs w:val="16"/>
        </w:rPr>
        <w:t>RVC-UC-REQ-014098/A-Deactivate Rear View Camera (TcSE ROIN-289797)</w:t>
      </w:r>
    </w:p>
    <w:p w14:paraId="0BF1DA11" w14:textId="77777777" w:rsidR="007C3C8E" w:rsidRPr="005F5EF0" w:rsidRDefault="00770557" w:rsidP="007C3C8E">
      <w:pPr>
        <w:rPr>
          <w:sz w:val="16"/>
          <w:szCs w:val="16"/>
        </w:rPr>
      </w:pPr>
      <w:r w:rsidRPr="005F5EF0">
        <w:rPr>
          <w:sz w:val="16"/>
          <w:szCs w:val="16"/>
        </w:rPr>
        <w:t>RVC-UC-REQ-128280/A-Deactivate Rear View Camera</w:t>
      </w:r>
    </w:p>
    <w:p w14:paraId="584771BA" w14:textId="77777777" w:rsidR="007C3C8E" w:rsidRPr="005F5EF0" w:rsidRDefault="00770557" w:rsidP="007C3C8E">
      <w:pPr>
        <w:rPr>
          <w:sz w:val="16"/>
          <w:szCs w:val="16"/>
        </w:rPr>
      </w:pPr>
      <w:r w:rsidRPr="005F5EF0">
        <w:rPr>
          <w:sz w:val="16"/>
          <w:szCs w:val="16"/>
        </w:rPr>
        <w:t>DAFVCv1-UC-REQ-128313/A-Deactivate Driver Assist Front View Camera</w:t>
      </w:r>
    </w:p>
    <w:p w14:paraId="47E2C536" w14:textId="77777777" w:rsidR="007C3C8E" w:rsidRPr="005F5EF0" w:rsidRDefault="00770557" w:rsidP="007C3C8E">
      <w:pPr>
        <w:rPr>
          <w:sz w:val="16"/>
          <w:szCs w:val="16"/>
        </w:rPr>
      </w:pPr>
      <w:r w:rsidRPr="005F5EF0">
        <w:rPr>
          <w:sz w:val="16"/>
          <w:szCs w:val="16"/>
        </w:rPr>
        <w:t>DAFVCv1-UC-REQ-014049/B-Deactivate Driver Assist Front View Camera (TcSE ROIN-290146)</w:t>
      </w:r>
    </w:p>
    <w:p w14:paraId="61B47DE2"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56DDD" w14:paraId="7DDF138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44E3C10" w14:textId="77777777" w:rsidR="00C56DDD" w:rsidRDefault="00770557">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28632069" w14:textId="77777777" w:rsidR="00C56DDD" w:rsidRDefault="00770557">
            <w:pPr>
              <w:rPr>
                <w:rFonts w:cs="Arial"/>
                <w:lang w:eastAsia="zh-CN"/>
              </w:rPr>
            </w:pPr>
            <w:r>
              <w:rPr>
                <w:rFonts w:cs="Arial"/>
                <w:lang w:eastAsia="zh-CN"/>
              </w:rPr>
              <w:t>Vehicle Occupant</w:t>
            </w:r>
          </w:p>
        </w:tc>
      </w:tr>
      <w:tr w:rsidR="00C56DDD" w14:paraId="0F4FCC12"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1FC91B5" w14:textId="77777777" w:rsidR="00C56DDD" w:rsidRDefault="00770557">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016EB62F" w14:textId="77777777" w:rsidR="00C56DDD" w:rsidRDefault="00770557">
            <w:pPr>
              <w:rPr>
                <w:rFonts w:cs="Arial"/>
                <w:lang w:eastAsia="zh-CN"/>
              </w:rPr>
            </w:pPr>
            <w:r>
              <w:rPr>
                <w:rFonts w:cs="Arial"/>
                <w:lang w:eastAsia="zh-CN"/>
              </w:rPr>
              <w:t>Same as Normal Usage Use Case.</w:t>
            </w:r>
          </w:p>
        </w:tc>
      </w:tr>
      <w:tr w:rsidR="00C56DDD" w14:paraId="176601E6"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3547B5A" w14:textId="77777777" w:rsidR="00C56DDD" w:rsidRDefault="00770557">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5B0CDC23" w14:textId="77777777" w:rsidR="00C56DDD" w:rsidRDefault="00770557">
            <w:pPr>
              <w:rPr>
                <w:rFonts w:cs="Arial"/>
                <w:lang w:eastAsia="zh-CN"/>
              </w:rPr>
            </w:pPr>
            <w:r>
              <w:rPr>
                <w:rFonts w:cs="Arial"/>
                <w:lang w:eastAsia="zh-CN"/>
              </w:rPr>
              <w:t xml:space="preserve">The driver shifts out of Reverse Gear and into any other gear while Active Park Assist (APA) is active. The camera image feed remains displayed to the driver as long as APA is active and vehicle speed does not exceed </w:t>
            </w:r>
            <w:ins w:id="75" w:author="WSTEPHE1" w:date="2015-04-21T17:13:00Z">
              <w:r>
                <w:rPr>
                  <w:rFonts w:cs="Arial"/>
                  <w:lang w:eastAsia="zh-CN"/>
                </w:rPr>
                <w:t>limit per CAMERA-REQ-014077-Feature Maximum Speed</w:t>
              </w:r>
            </w:ins>
            <w:del w:id="76" w:author="WSTEPHE1" w:date="2015-04-21T17:13:00Z">
              <w:r w:rsidDel="00B57454">
                <w:rPr>
                  <w:rFonts w:cs="Arial"/>
                  <w:lang w:eastAsia="zh-CN"/>
                </w:rPr>
                <w:delText>feature maximum</w:delText>
              </w:r>
            </w:del>
            <w:r>
              <w:rPr>
                <w:rFonts w:cs="Arial"/>
                <w:lang w:eastAsia="zh-CN"/>
              </w:rPr>
              <w:t>.</w:t>
            </w:r>
          </w:p>
        </w:tc>
      </w:tr>
      <w:tr w:rsidR="00C56DDD" w14:paraId="39FCEAAA"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F6398D1" w14:textId="77777777" w:rsidR="00C56DDD" w:rsidRDefault="00770557">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6AEA4F9B" w14:textId="77777777" w:rsidR="00C56DDD" w:rsidRDefault="00770557">
            <w:pPr>
              <w:rPr>
                <w:rFonts w:cs="Arial"/>
                <w:lang w:eastAsia="zh-CN"/>
              </w:rPr>
            </w:pPr>
            <w:r>
              <w:rPr>
                <w:rFonts w:cs="Arial"/>
                <w:lang w:eastAsia="zh-CN"/>
              </w:rPr>
              <w:t xml:space="preserve">The vehicle display stops showing Rear View Camera image when APA is no longer active or vehicle speed exceeds </w:t>
            </w:r>
            <w:ins w:id="77" w:author="WSTEPHE1" w:date="2015-04-21T17:13:00Z">
              <w:r>
                <w:rPr>
                  <w:rFonts w:cs="Arial"/>
                  <w:lang w:eastAsia="zh-CN"/>
                </w:rPr>
                <w:t>limit per CAMERA-REQ-014077-Feature Maximum Speed</w:t>
              </w:r>
            </w:ins>
            <w:del w:id="78" w:author="WSTEPHE1" w:date="2015-04-21T17:13:00Z">
              <w:r w:rsidDel="00B57454">
                <w:rPr>
                  <w:rFonts w:cs="Arial"/>
                  <w:lang w:eastAsia="zh-CN"/>
                </w:rPr>
                <w:delText>feature maximum</w:delText>
              </w:r>
            </w:del>
            <w:r>
              <w:rPr>
                <w:rFonts w:cs="Arial"/>
                <w:lang w:eastAsia="zh-CN"/>
              </w:rPr>
              <w:t>.</w:t>
            </w:r>
          </w:p>
        </w:tc>
      </w:tr>
      <w:tr w:rsidR="00C56DDD" w14:paraId="6997B958"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6C35140" w14:textId="77777777" w:rsidR="00C56DDD" w:rsidRDefault="00770557">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7E10E7C0" w14:textId="77777777" w:rsidR="00C56DDD" w:rsidRDefault="00770557">
            <w:pPr>
              <w:rPr>
                <w:rFonts w:cs="Arial"/>
                <w:lang w:eastAsia="zh-CN"/>
              </w:rPr>
            </w:pPr>
            <w:r>
              <w:rPr>
                <w:rFonts w:cs="Arial"/>
                <w:lang w:eastAsia="zh-CN"/>
              </w:rPr>
              <w:t>NA</w:t>
            </w:r>
          </w:p>
        </w:tc>
      </w:tr>
      <w:tr w:rsidR="00C56DDD" w14:paraId="3F8E3B2C"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CAE43E6" w14:textId="77777777" w:rsidR="00C56DDD" w:rsidRDefault="00770557">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446FD414" w14:textId="77777777" w:rsidR="00C56DDD" w:rsidRDefault="00770557">
            <w:pPr>
              <w:rPr>
                <w:rFonts w:cs="Arial"/>
                <w:lang w:eastAsia="zh-CN"/>
              </w:rPr>
            </w:pPr>
            <w:r>
              <w:rPr>
                <w:rFonts w:cs="Arial"/>
                <w:lang w:eastAsia="zh-CN"/>
              </w:rPr>
              <w:t>G-HMI</w:t>
            </w:r>
          </w:p>
          <w:p w14:paraId="1127D11F" w14:textId="77777777" w:rsidR="00C56DDD" w:rsidRDefault="00770557">
            <w:pPr>
              <w:rPr>
                <w:rFonts w:cs="Arial"/>
                <w:lang w:eastAsia="zh-CN"/>
              </w:rPr>
            </w:pPr>
            <w:r>
              <w:rPr>
                <w:rFonts w:cs="Arial"/>
                <w:lang w:eastAsia="zh-CN"/>
              </w:rPr>
              <w:t>Vehicle System Interface</w:t>
            </w:r>
          </w:p>
        </w:tc>
      </w:tr>
    </w:tbl>
    <w:p w14:paraId="4E80E791" w14:textId="77777777" w:rsidR="00C56DDD" w:rsidRDefault="00000000">
      <w:pPr>
        <w:rPr>
          <w:rFonts w:cs="Arial"/>
        </w:rPr>
      </w:pPr>
    </w:p>
    <w:p w14:paraId="424084AF" w14:textId="77777777" w:rsidR="00406F39" w:rsidRDefault="00770557" w:rsidP="00E52CBB">
      <w:pPr>
        <w:pStyle w:val="Heading5"/>
      </w:pPr>
      <w:r>
        <w:t>RVC-UC-REQ-014101/B-Trailer Backup Assist is Active (TcSE ROIN-290555)</w:t>
      </w:r>
    </w:p>
    <w:p w14:paraId="402F13B4" w14:textId="77777777" w:rsidR="00406F39" w:rsidRPr="005F5EF0" w:rsidRDefault="00770557" w:rsidP="00406F39">
      <w:pPr>
        <w:rPr>
          <w:b/>
          <w:sz w:val="16"/>
          <w:szCs w:val="16"/>
        </w:rPr>
      </w:pPr>
      <w:r w:rsidRPr="005F5EF0">
        <w:rPr>
          <w:b/>
          <w:sz w:val="16"/>
          <w:szCs w:val="16"/>
        </w:rPr>
        <w:t>Linked Elements</w:t>
      </w:r>
    </w:p>
    <w:p w14:paraId="6913A9F8" w14:textId="77777777" w:rsidR="007C3C8E" w:rsidRPr="005F5EF0" w:rsidRDefault="00770557" w:rsidP="007C3C8E">
      <w:pPr>
        <w:rPr>
          <w:sz w:val="16"/>
          <w:szCs w:val="16"/>
        </w:rPr>
      </w:pPr>
      <w:r w:rsidRPr="005F5EF0">
        <w:rPr>
          <w:sz w:val="16"/>
          <w:szCs w:val="16"/>
        </w:rPr>
        <w:t>RVC-UC-REQ-014098/A-Deactivate Rear View Camera (TcSE ROIN-289797)</w:t>
      </w:r>
    </w:p>
    <w:p w14:paraId="326C772C" w14:textId="77777777" w:rsidR="007C3C8E" w:rsidRPr="005F5EF0" w:rsidRDefault="00770557" w:rsidP="007C3C8E">
      <w:pPr>
        <w:rPr>
          <w:sz w:val="16"/>
          <w:szCs w:val="16"/>
        </w:rPr>
      </w:pPr>
      <w:r w:rsidRPr="005F5EF0">
        <w:rPr>
          <w:sz w:val="16"/>
          <w:szCs w:val="16"/>
        </w:rPr>
        <w:t>RVC-UC-REQ-128280/A-Deactivate Rear View Camera</w:t>
      </w:r>
    </w:p>
    <w:p w14:paraId="062491EE" w14:textId="77777777" w:rsidR="007C3C8E" w:rsidRPr="005F5EF0" w:rsidRDefault="00770557" w:rsidP="007C3C8E">
      <w:pPr>
        <w:rPr>
          <w:sz w:val="16"/>
          <w:szCs w:val="16"/>
        </w:rPr>
      </w:pPr>
      <w:r w:rsidRPr="005F5EF0">
        <w:rPr>
          <w:sz w:val="16"/>
          <w:szCs w:val="16"/>
        </w:rPr>
        <w:lastRenderedPageBreak/>
        <w:t>DAFVCv1-UC-REQ-128313/A-Deactivate Driver Assist Front View Camera</w:t>
      </w:r>
    </w:p>
    <w:p w14:paraId="43FEFAC1" w14:textId="77777777" w:rsidR="007C3C8E" w:rsidRPr="005F5EF0" w:rsidRDefault="00770557" w:rsidP="007C3C8E">
      <w:pPr>
        <w:rPr>
          <w:sz w:val="16"/>
          <w:szCs w:val="16"/>
        </w:rPr>
      </w:pPr>
      <w:r w:rsidRPr="005F5EF0">
        <w:rPr>
          <w:sz w:val="16"/>
          <w:szCs w:val="16"/>
        </w:rPr>
        <w:t>DAFVCv1-UC-REQ-014049/B-Deactivate Driver Assist Front View Camera (TcSE ROIN-290146)</w:t>
      </w:r>
    </w:p>
    <w:p w14:paraId="27E686CC"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EB3829" w14:paraId="7F3D14E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1CDFAED" w14:textId="77777777" w:rsidR="00EB3829" w:rsidRDefault="00770557">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6620467D" w14:textId="77777777" w:rsidR="00EB3829" w:rsidRDefault="00770557">
            <w:pPr>
              <w:rPr>
                <w:rFonts w:cs="Arial"/>
                <w:lang w:eastAsia="zh-CN"/>
              </w:rPr>
            </w:pPr>
            <w:r>
              <w:rPr>
                <w:rFonts w:cs="Arial"/>
                <w:lang w:eastAsia="zh-CN"/>
              </w:rPr>
              <w:t>Vehicle Occupant</w:t>
            </w:r>
          </w:p>
        </w:tc>
      </w:tr>
      <w:tr w:rsidR="00EB3829" w14:paraId="3507FB72"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558E166" w14:textId="77777777" w:rsidR="00EB3829" w:rsidRDefault="00770557">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1DCBF879" w14:textId="77777777" w:rsidR="00EB3829" w:rsidRDefault="00770557">
            <w:pPr>
              <w:rPr>
                <w:rFonts w:cs="Arial"/>
                <w:lang w:eastAsia="zh-CN"/>
              </w:rPr>
            </w:pPr>
            <w:r>
              <w:rPr>
                <w:rFonts w:cs="Arial"/>
                <w:lang w:eastAsia="zh-CN"/>
              </w:rPr>
              <w:t>Same as Normal Usage Use Case.</w:t>
            </w:r>
          </w:p>
        </w:tc>
      </w:tr>
      <w:tr w:rsidR="00EB3829" w14:paraId="600F2CAF"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E4614D1" w14:textId="77777777" w:rsidR="00EB3829" w:rsidRDefault="00770557">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31994595" w14:textId="77777777" w:rsidR="00EB3829" w:rsidRDefault="00770557">
            <w:pPr>
              <w:rPr>
                <w:rFonts w:cs="Arial"/>
                <w:lang w:eastAsia="zh-CN"/>
              </w:rPr>
            </w:pPr>
            <w:r>
              <w:rPr>
                <w:rFonts w:cs="Arial"/>
                <w:lang w:eastAsia="zh-CN"/>
              </w:rPr>
              <w:t xml:space="preserve">The driver shifts out of Reverse Gear and into any other gear while Trailer Backup Assist (TBA) is active. The camera image feed remains displayed to the driver as long as TBA is active and vehicle speed does not exceed </w:t>
            </w:r>
            <w:ins w:id="79" w:author="WSTEPHE1" w:date="2015-04-21T17:22:00Z">
              <w:r>
                <w:rPr>
                  <w:rFonts w:cs="Arial"/>
                  <w:lang w:eastAsia="zh-CN"/>
                </w:rPr>
                <w:t>limit per CAMERA-REQ-014077-Feature Maximum Speed</w:t>
              </w:r>
            </w:ins>
            <w:del w:id="80" w:author="WSTEPHE1" w:date="2015-04-21T17:22:00Z">
              <w:r w:rsidDel="00734794">
                <w:rPr>
                  <w:rFonts w:cs="Arial"/>
                  <w:lang w:eastAsia="zh-CN"/>
                </w:rPr>
                <w:delText>feature maximum</w:delText>
              </w:r>
            </w:del>
            <w:r>
              <w:rPr>
                <w:rFonts w:cs="Arial"/>
                <w:lang w:eastAsia="zh-CN"/>
              </w:rPr>
              <w:t>.</w:t>
            </w:r>
          </w:p>
        </w:tc>
      </w:tr>
      <w:tr w:rsidR="00EB3829" w14:paraId="0156C4F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1322152" w14:textId="77777777" w:rsidR="00EB3829" w:rsidRDefault="00770557">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3B352845" w14:textId="77777777" w:rsidR="00EB3829" w:rsidRDefault="00770557">
            <w:pPr>
              <w:rPr>
                <w:rFonts w:cs="Arial"/>
                <w:lang w:eastAsia="zh-CN"/>
              </w:rPr>
            </w:pPr>
            <w:r>
              <w:rPr>
                <w:rFonts w:cs="Arial"/>
                <w:lang w:eastAsia="zh-CN"/>
              </w:rPr>
              <w:t xml:space="preserve">The vehicle display stops showing Rear View Camera image when TBA is no longer active or vehicle speed exceeds </w:t>
            </w:r>
            <w:ins w:id="81" w:author="WSTEPHE1" w:date="2015-04-21T17:22:00Z">
              <w:r>
                <w:rPr>
                  <w:rFonts w:cs="Arial"/>
                  <w:lang w:eastAsia="zh-CN"/>
                </w:rPr>
                <w:t>limit per CAMERA-REQ-014077-Feature Maximum Speed</w:t>
              </w:r>
            </w:ins>
            <w:del w:id="82" w:author="WSTEPHE1" w:date="2015-04-21T17:22:00Z">
              <w:r w:rsidDel="00734794">
                <w:rPr>
                  <w:rFonts w:cs="Arial"/>
                  <w:lang w:eastAsia="zh-CN"/>
                </w:rPr>
                <w:delText>feature maximum</w:delText>
              </w:r>
            </w:del>
            <w:r>
              <w:rPr>
                <w:rFonts w:cs="Arial"/>
                <w:lang w:eastAsia="zh-CN"/>
              </w:rPr>
              <w:t>.</w:t>
            </w:r>
          </w:p>
        </w:tc>
      </w:tr>
      <w:tr w:rsidR="00EB3829" w14:paraId="778A9450"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8CF3921" w14:textId="77777777" w:rsidR="00EB3829" w:rsidRDefault="00770557">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40CF9B6E" w14:textId="77777777" w:rsidR="00EB3829" w:rsidRDefault="00770557">
            <w:pPr>
              <w:rPr>
                <w:rFonts w:cs="Arial"/>
                <w:lang w:eastAsia="zh-CN"/>
              </w:rPr>
            </w:pPr>
            <w:r>
              <w:rPr>
                <w:rFonts w:cs="Arial"/>
                <w:lang w:eastAsia="zh-CN"/>
              </w:rPr>
              <w:t>NA</w:t>
            </w:r>
          </w:p>
        </w:tc>
      </w:tr>
      <w:tr w:rsidR="00EB3829" w14:paraId="634713A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A68BA99" w14:textId="77777777" w:rsidR="00EB3829" w:rsidRDefault="00770557">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3ECB4B09" w14:textId="77777777" w:rsidR="00EB3829" w:rsidRDefault="00770557">
            <w:pPr>
              <w:rPr>
                <w:rFonts w:cs="Arial"/>
                <w:lang w:eastAsia="zh-CN"/>
              </w:rPr>
            </w:pPr>
            <w:r>
              <w:rPr>
                <w:rFonts w:cs="Arial"/>
                <w:lang w:eastAsia="zh-CN"/>
              </w:rPr>
              <w:t>G-HMI</w:t>
            </w:r>
          </w:p>
          <w:p w14:paraId="180A6EBD" w14:textId="77777777" w:rsidR="00EB3829" w:rsidRDefault="00770557">
            <w:pPr>
              <w:rPr>
                <w:rFonts w:cs="Arial"/>
                <w:lang w:eastAsia="zh-CN"/>
              </w:rPr>
            </w:pPr>
            <w:r>
              <w:rPr>
                <w:rFonts w:cs="Arial"/>
                <w:lang w:eastAsia="zh-CN"/>
              </w:rPr>
              <w:t>Vehicle System Interface</w:t>
            </w:r>
          </w:p>
        </w:tc>
      </w:tr>
    </w:tbl>
    <w:p w14:paraId="38CA33C7" w14:textId="77777777" w:rsidR="00EB3829" w:rsidRDefault="00000000">
      <w:pPr>
        <w:rPr>
          <w:rFonts w:cs="Arial"/>
        </w:rPr>
      </w:pPr>
    </w:p>
    <w:p w14:paraId="40313D06" w14:textId="77777777" w:rsidR="00406F39" w:rsidRDefault="00770557" w:rsidP="00E52CBB">
      <w:pPr>
        <w:pStyle w:val="Heading5"/>
      </w:pPr>
      <w:r>
        <w:t>TRG-UC-REQ-102959/A-Vehicle Not in RUN/START</w:t>
      </w:r>
    </w:p>
    <w:p w14:paraId="3BFEDFF4"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B82DBB" w:rsidRPr="001A5F2C" w14:paraId="6440C829" w14:textId="77777777" w:rsidTr="00C855A6">
        <w:trPr>
          <w:jc w:val="center"/>
        </w:trPr>
        <w:tc>
          <w:tcPr>
            <w:tcW w:w="1910" w:type="dxa"/>
            <w:shd w:val="clear" w:color="auto" w:fill="BFBFBF" w:themeFill="background1" w:themeFillShade="BF"/>
          </w:tcPr>
          <w:p w14:paraId="3BE26623" w14:textId="77777777" w:rsidR="00B82DBB" w:rsidRPr="001A5F2C" w:rsidRDefault="00770557" w:rsidP="00B82DBB">
            <w:pPr>
              <w:rPr>
                <w:b/>
              </w:rPr>
            </w:pPr>
            <w:r w:rsidRPr="001A5F2C">
              <w:rPr>
                <w:b/>
              </w:rPr>
              <w:t>Actors</w:t>
            </w:r>
          </w:p>
        </w:tc>
        <w:tc>
          <w:tcPr>
            <w:tcW w:w="7666" w:type="dxa"/>
          </w:tcPr>
          <w:p w14:paraId="77752607" w14:textId="77777777" w:rsidR="00B82DBB" w:rsidRPr="001A5F2C" w:rsidRDefault="00770557" w:rsidP="00B82DBB">
            <w:r w:rsidRPr="001A5F2C">
              <w:t>Vehicle Occupant</w:t>
            </w:r>
          </w:p>
        </w:tc>
      </w:tr>
      <w:tr w:rsidR="00B82DBB" w:rsidRPr="001A5F2C" w14:paraId="48256A53" w14:textId="77777777" w:rsidTr="00C855A6">
        <w:trPr>
          <w:jc w:val="center"/>
        </w:trPr>
        <w:tc>
          <w:tcPr>
            <w:tcW w:w="1910" w:type="dxa"/>
            <w:tcBorders>
              <w:bottom w:val="single" w:sz="4" w:space="0" w:color="auto"/>
            </w:tcBorders>
            <w:shd w:val="clear" w:color="auto" w:fill="BFBFBF" w:themeFill="background1" w:themeFillShade="BF"/>
          </w:tcPr>
          <w:p w14:paraId="244BC335" w14:textId="77777777" w:rsidR="00B82DBB" w:rsidRPr="001A5F2C" w:rsidRDefault="00770557" w:rsidP="00B82DBB">
            <w:pPr>
              <w:rPr>
                <w:b/>
              </w:rPr>
            </w:pPr>
            <w:r w:rsidRPr="001A5F2C">
              <w:rPr>
                <w:b/>
              </w:rPr>
              <w:t>Pre-conditions</w:t>
            </w:r>
          </w:p>
        </w:tc>
        <w:tc>
          <w:tcPr>
            <w:tcW w:w="7666" w:type="dxa"/>
            <w:tcBorders>
              <w:bottom w:val="single" w:sz="4" w:space="0" w:color="auto"/>
            </w:tcBorders>
          </w:tcPr>
          <w:p w14:paraId="098C9AD4" w14:textId="77777777" w:rsidR="00B82DBB" w:rsidRPr="001A5F2C" w:rsidRDefault="00770557" w:rsidP="001A5F2C">
            <w:r w:rsidRPr="001A5F2C">
              <w:t>Same as normal usage use case</w:t>
            </w:r>
          </w:p>
          <w:p w14:paraId="721C70EF" w14:textId="77777777" w:rsidR="00B82DBB" w:rsidRPr="001A5F2C" w:rsidRDefault="00000000" w:rsidP="003711A9"/>
        </w:tc>
      </w:tr>
      <w:tr w:rsidR="00B82DBB" w:rsidRPr="001A5F2C" w14:paraId="51284B4C" w14:textId="77777777" w:rsidTr="00C855A6">
        <w:trPr>
          <w:jc w:val="center"/>
        </w:trPr>
        <w:tc>
          <w:tcPr>
            <w:tcW w:w="1910" w:type="dxa"/>
            <w:tcBorders>
              <w:left w:val="single" w:sz="4" w:space="0" w:color="auto"/>
            </w:tcBorders>
            <w:shd w:val="clear" w:color="auto" w:fill="BFBFBF" w:themeFill="background1" w:themeFillShade="BF"/>
          </w:tcPr>
          <w:p w14:paraId="5E6CC266" w14:textId="77777777" w:rsidR="00B82DBB" w:rsidRPr="001A5F2C" w:rsidRDefault="00770557" w:rsidP="00B82DBB">
            <w:pPr>
              <w:rPr>
                <w:b/>
              </w:rPr>
            </w:pPr>
            <w:r w:rsidRPr="001A5F2C">
              <w:rPr>
                <w:b/>
              </w:rPr>
              <w:t>Scenario Description</w:t>
            </w:r>
          </w:p>
        </w:tc>
        <w:tc>
          <w:tcPr>
            <w:tcW w:w="7666" w:type="dxa"/>
            <w:tcBorders>
              <w:right w:val="single" w:sz="4" w:space="0" w:color="auto"/>
            </w:tcBorders>
            <w:shd w:val="clear" w:color="auto" w:fill="auto"/>
          </w:tcPr>
          <w:p w14:paraId="0D6AB181" w14:textId="77777777" w:rsidR="00B82DBB" w:rsidRPr="001A5F2C" w:rsidRDefault="00770557" w:rsidP="00A77468">
            <w:r>
              <w:t xml:space="preserve">Driver moves the ignition </w:t>
            </w:r>
            <w:r w:rsidRPr="001A5F2C">
              <w:t>out of Run/Start</w:t>
            </w:r>
          </w:p>
        </w:tc>
      </w:tr>
      <w:tr w:rsidR="00B82DBB" w:rsidRPr="001A5F2C" w14:paraId="1F65E322" w14:textId="77777777" w:rsidTr="00C855A6">
        <w:trPr>
          <w:jc w:val="center"/>
        </w:trPr>
        <w:tc>
          <w:tcPr>
            <w:tcW w:w="1910" w:type="dxa"/>
            <w:tcBorders>
              <w:left w:val="single" w:sz="4" w:space="0" w:color="auto"/>
              <w:bottom w:val="single" w:sz="4" w:space="0" w:color="auto"/>
            </w:tcBorders>
            <w:shd w:val="clear" w:color="auto" w:fill="BFBFBF" w:themeFill="background1" w:themeFillShade="BF"/>
          </w:tcPr>
          <w:p w14:paraId="11DD8D9C" w14:textId="77777777" w:rsidR="00B82DBB" w:rsidRPr="001A5F2C" w:rsidRDefault="00770557" w:rsidP="00B82DBB">
            <w:pPr>
              <w:rPr>
                <w:b/>
              </w:rPr>
            </w:pPr>
            <w:r w:rsidRPr="001A5F2C">
              <w:rPr>
                <w:b/>
              </w:rPr>
              <w:t>Post-conditions</w:t>
            </w:r>
          </w:p>
        </w:tc>
        <w:tc>
          <w:tcPr>
            <w:tcW w:w="7666" w:type="dxa"/>
            <w:tcBorders>
              <w:bottom w:val="single" w:sz="4" w:space="0" w:color="auto"/>
              <w:right w:val="single" w:sz="4" w:space="0" w:color="auto"/>
            </w:tcBorders>
            <w:shd w:val="clear" w:color="auto" w:fill="auto"/>
          </w:tcPr>
          <w:p w14:paraId="7B8E5BD5" w14:textId="77777777" w:rsidR="00B82DBB" w:rsidRPr="001A5F2C" w:rsidRDefault="00770557" w:rsidP="007C2F4A">
            <w:r>
              <w:t xml:space="preserve">The vehicle </w:t>
            </w:r>
            <w:r w:rsidRPr="001A5F2C">
              <w:t>return</w:t>
            </w:r>
            <w:r>
              <w:t>s</w:t>
            </w:r>
            <w:r w:rsidRPr="001A5F2C">
              <w:t xml:space="preserve"> to non-TRG behavior</w:t>
            </w:r>
          </w:p>
        </w:tc>
      </w:tr>
      <w:tr w:rsidR="00B82DBB" w:rsidRPr="001A5F2C" w14:paraId="4B792340" w14:textId="77777777" w:rsidTr="00C855A6">
        <w:trPr>
          <w:jc w:val="center"/>
        </w:trPr>
        <w:tc>
          <w:tcPr>
            <w:tcW w:w="1910" w:type="dxa"/>
            <w:tcBorders>
              <w:left w:val="single" w:sz="4" w:space="0" w:color="auto"/>
            </w:tcBorders>
            <w:shd w:val="clear" w:color="auto" w:fill="BFBFBF" w:themeFill="background1" w:themeFillShade="BF"/>
          </w:tcPr>
          <w:p w14:paraId="22C7406F" w14:textId="77777777" w:rsidR="00B82DBB" w:rsidRPr="001A5F2C" w:rsidRDefault="00770557" w:rsidP="00B82DBB">
            <w:pPr>
              <w:rPr>
                <w:b/>
              </w:rPr>
            </w:pPr>
            <w:r w:rsidRPr="001A5F2C">
              <w:rPr>
                <w:b/>
              </w:rPr>
              <w:t>List of Exception Use Cases</w:t>
            </w:r>
          </w:p>
        </w:tc>
        <w:tc>
          <w:tcPr>
            <w:tcW w:w="7666" w:type="dxa"/>
            <w:tcBorders>
              <w:right w:val="single" w:sz="4" w:space="0" w:color="auto"/>
            </w:tcBorders>
            <w:shd w:val="clear" w:color="auto" w:fill="auto"/>
          </w:tcPr>
          <w:p w14:paraId="50FF94D3" w14:textId="77777777" w:rsidR="00B82DBB" w:rsidRPr="001A5F2C" w:rsidRDefault="00770557" w:rsidP="00B82DBB">
            <w:r>
              <w:t>N/A</w:t>
            </w:r>
          </w:p>
          <w:p w14:paraId="77FD4CD3" w14:textId="77777777" w:rsidR="00B82DBB" w:rsidRPr="001A5F2C" w:rsidRDefault="00000000" w:rsidP="00B82DBB"/>
        </w:tc>
      </w:tr>
      <w:tr w:rsidR="00B82DBB" w:rsidRPr="001A5F2C" w14:paraId="2DF282C3" w14:textId="77777777" w:rsidTr="00C855A6">
        <w:trPr>
          <w:jc w:val="center"/>
        </w:trPr>
        <w:tc>
          <w:tcPr>
            <w:tcW w:w="1910" w:type="dxa"/>
            <w:tcBorders>
              <w:left w:val="single" w:sz="4" w:space="0" w:color="auto"/>
            </w:tcBorders>
            <w:shd w:val="clear" w:color="auto" w:fill="BFBFBF" w:themeFill="background1" w:themeFillShade="BF"/>
          </w:tcPr>
          <w:p w14:paraId="014A3DF9" w14:textId="77777777" w:rsidR="00B82DBB" w:rsidRPr="001A5F2C" w:rsidRDefault="00770557" w:rsidP="00B82DBB">
            <w:pPr>
              <w:rPr>
                <w:b/>
              </w:rPr>
            </w:pPr>
            <w:r w:rsidRPr="001A5F2C">
              <w:rPr>
                <w:b/>
              </w:rPr>
              <w:t>Interfaces</w:t>
            </w:r>
          </w:p>
        </w:tc>
        <w:tc>
          <w:tcPr>
            <w:tcW w:w="7666" w:type="dxa"/>
            <w:tcBorders>
              <w:right w:val="single" w:sz="4" w:space="0" w:color="auto"/>
            </w:tcBorders>
            <w:shd w:val="clear" w:color="auto" w:fill="auto"/>
          </w:tcPr>
          <w:p w14:paraId="18382644" w14:textId="77777777" w:rsidR="00B82DBB" w:rsidRPr="001A5F2C" w:rsidRDefault="00770557" w:rsidP="00B82DBB">
            <w:r w:rsidRPr="001A5F2C">
              <w:t>G-HMI</w:t>
            </w:r>
          </w:p>
          <w:p w14:paraId="3D20CA02" w14:textId="77777777" w:rsidR="00B82DBB" w:rsidRPr="001A5F2C" w:rsidRDefault="00770557" w:rsidP="00B82DBB">
            <w:r w:rsidRPr="001A5F2C">
              <w:t>Vehicle System Interface</w:t>
            </w:r>
          </w:p>
        </w:tc>
      </w:tr>
    </w:tbl>
    <w:p w14:paraId="4B8F2E55" w14:textId="77777777" w:rsidR="00B1330B" w:rsidRDefault="00000000"/>
    <w:p w14:paraId="4EF15542" w14:textId="77777777" w:rsidR="00406F39" w:rsidRDefault="00770557" w:rsidP="00E52CBB">
      <w:pPr>
        <w:pStyle w:val="Heading5"/>
      </w:pPr>
      <w:r>
        <w:t>TRG-UC-REQ-102960/A-Loss of communication with IPMB Module</w:t>
      </w:r>
    </w:p>
    <w:p w14:paraId="1B60B1C6"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1A5F2C" w14:paraId="4FD1E0FB" w14:textId="77777777" w:rsidTr="008C70DF">
        <w:trPr>
          <w:jc w:val="center"/>
        </w:trPr>
        <w:tc>
          <w:tcPr>
            <w:tcW w:w="1910" w:type="dxa"/>
            <w:shd w:val="clear" w:color="auto" w:fill="BFBFBF" w:themeFill="background1" w:themeFillShade="BF"/>
          </w:tcPr>
          <w:p w14:paraId="6790C8E0" w14:textId="77777777" w:rsidR="001A5F2C" w:rsidRPr="006E7D31" w:rsidRDefault="00770557" w:rsidP="004B67A2">
            <w:pPr>
              <w:rPr>
                <w:b/>
              </w:rPr>
            </w:pPr>
            <w:r w:rsidRPr="006E7D31">
              <w:rPr>
                <w:b/>
              </w:rPr>
              <w:t>Actors</w:t>
            </w:r>
          </w:p>
        </w:tc>
        <w:tc>
          <w:tcPr>
            <w:tcW w:w="7666" w:type="dxa"/>
          </w:tcPr>
          <w:p w14:paraId="3877324F" w14:textId="77777777" w:rsidR="001A5F2C" w:rsidRDefault="00770557" w:rsidP="004B67A2">
            <w:r>
              <w:t>Vehicle Occupant</w:t>
            </w:r>
          </w:p>
        </w:tc>
      </w:tr>
      <w:tr w:rsidR="001A5F2C" w14:paraId="0B6341BD" w14:textId="77777777" w:rsidTr="008C70DF">
        <w:trPr>
          <w:jc w:val="center"/>
        </w:trPr>
        <w:tc>
          <w:tcPr>
            <w:tcW w:w="1910" w:type="dxa"/>
            <w:tcBorders>
              <w:bottom w:val="single" w:sz="4" w:space="0" w:color="auto"/>
            </w:tcBorders>
            <w:shd w:val="clear" w:color="auto" w:fill="BFBFBF" w:themeFill="background1" w:themeFillShade="BF"/>
          </w:tcPr>
          <w:p w14:paraId="41B0E6AF" w14:textId="77777777" w:rsidR="001A5F2C" w:rsidRPr="006E7D31" w:rsidRDefault="00770557" w:rsidP="004B67A2">
            <w:pPr>
              <w:rPr>
                <w:b/>
              </w:rPr>
            </w:pPr>
            <w:r>
              <w:rPr>
                <w:b/>
              </w:rPr>
              <w:t>Pre-c</w:t>
            </w:r>
            <w:r w:rsidRPr="006E7D31">
              <w:rPr>
                <w:b/>
              </w:rPr>
              <w:t>onditions</w:t>
            </w:r>
          </w:p>
        </w:tc>
        <w:tc>
          <w:tcPr>
            <w:tcW w:w="7666" w:type="dxa"/>
            <w:tcBorders>
              <w:bottom w:val="single" w:sz="4" w:space="0" w:color="auto"/>
            </w:tcBorders>
          </w:tcPr>
          <w:p w14:paraId="3A8E97D3" w14:textId="77777777" w:rsidR="001A5F2C" w:rsidRDefault="00770557" w:rsidP="000E3B34">
            <w:r>
              <w:t>Same as normal usage use case</w:t>
            </w:r>
          </w:p>
        </w:tc>
      </w:tr>
      <w:tr w:rsidR="001A5F2C" w14:paraId="538C0D01" w14:textId="77777777" w:rsidTr="008C70DF">
        <w:trPr>
          <w:jc w:val="center"/>
        </w:trPr>
        <w:tc>
          <w:tcPr>
            <w:tcW w:w="1910" w:type="dxa"/>
            <w:tcBorders>
              <w:left w:val="single" w:sz="4" w:space="0" w:color="auto"/>
            </w:tcBorders>
            <w:shd w:val="clear" w:color="auto" w:fill="BFBFBF" w:themeFill="background1" w:themeFillShade="BF"/>
          </w:tcPr>
          <w:p w14:paraId="79DD9918" w14:textId="77777777" w:rsidR="001A5F2C" w:rsidRPr="006E7D31" w:rsidRDefault="00770557" w:rsidP="004B67A2">
            <w:pPr>
              <w:rPr>
                <w:b/>
              </w:rPr>
            </w:pPr>
            <w:r w:rsidRPr="006E7D31">
              <w:rPr>
                <w:b/>
              </w:rPr>
              <w:t>Scenario Description</w:t>
            </w:r>
          </w:p>
        </w:tc>
        <w:tc>
          <w:tcPr>
            <w:tcW w:w="7666" w:type="dxa"/>
            <w:tcBorders>
              <w:right w:val="single" w:sz="4" w:space="0" w:color="auto"/>
            </w:tcBorders>
            <w:shd w:val="clear" w:color="auto" w:fill="auto"/>
          </w:tcPr>
          <w:p w14:paraId="454718B7" w14:textId="77777777" w:rsidR="001A5F2C" w:rsidRPr="00482CB9" w:rsidRDefault="00770557" w:rsidP="00A77468">
            <w:r>
              <w:t>Driver attempts to do something in TRG and APIM has lost communication with IPMB</w:t>
            </w:r>
          </w:p>
        </w:tc>
      </w:tr>
      <w:tr w:rsidR="001A5F2C" w14:paraId="529CAAF1" w14:textId="77777777" w:rsidTr="008C70DF">
        <w:trPr>
          <w:jc w:val="center"/>
        </w:trPr>
        <w:tc>
          <w:tcPr>
            <w:tcW w:w="1910" w:type="dxa"/>
            <w:tcBorders>
              <w:left w:val="single" w:sz="4" w:space="0" w:color="auto"/>
              <w:bottom w:val="single" w:sz="4" w:space="0" w:color="auto"/>
            </w:tcBorders>
            <w:shd w:val="clear" w:color="auto" w:fill="BFBFBF" w:themeFill="background1" w:themeFillShade="BF"/>
          </w:tcPr>
          <w:p w14:paraId="3EDBC81D" w14:textId="77777777" w:rsidR="001A5F2C" w:rsidRPr="006E7D31" w:rsidRDefault="00770557" w:rsidP="004B67A2">
            <w:pPr>
              <w:rPr>
                <w:b/>
              </w:rPr>
            </w:pPr>
            <w:r w:rsidRPr="006E7D31">
              <w:rPr>
                <w:b/>
              </w:rPr>
              <w:t>Post-conditions</w:t>
            </w:r>
          </w:p>
        </w:tc>
        <w:tc>
          <w:tcPr>
            <w:tcW w:w="7666" w:type="dxa"/>
            <w:tcBorders>
              <w:bottom w:val="single" w:sz="4" w:space="0" w:color="auto"/>
              <w:right w:val="single" w:sz="4" w:space="0" w:color="auto"/>
            </w:tcBorders>
            <w:shd w:val="clear" w:color="auto" w:fill="auto"/>
          </w:tcPr>
          <w:p w14:paraId="1098D7D4" w14:textId="77777777" w:rsidR="001A5F2C" w:rsidRDefault="00770557" w:rsidP="001A5F2C">
            <w:r>
              <w:t>The vehicle shows camera view, without any overlays</w:t>
            </w:r>
          </w:p>
        </w:tc>
      </w:tr>
      <w:tr w:rsidR="001A5F2C" w14:paraId="479E9C87" w14:textId="77777777" w:rsidTr="008C70DF">
        <w:trPr>
          <w:jc w:val="center"/>
        </w:trPr>
        <w:tc>
          <w:tcPr>
            <w:tcW w:w="1910" w:type="dxa"/>
            <w:tcBorders>
              <w:left w:val="single" w:sz="4" w:space="0" w:color="auto"/>
            </w:tcBorders>
            <w:shd w:val="clear" w:color="auto" w:fill="BFBFBF" w:themeFill="background1" w:themeFillShade="BF"/>
          </w:tcPr>
          <w:p w14:paraId="5F56D1F7" w14:textId="77777777" w:rsidR="001A5F2C" w:rsidRPr="006E7D31" w:rsidRDefault="00770557" w:rsidP="004B67A2">
            <w:pPr>
              <w:rPr>
                <w:b/>
              </w:rPr>
            </w:pPr>
            <w:r w:rsidRPr="006E7D31">
              <w:rPr>
                <w:b/>
              </w:rPr>
              <w:t>List of Exception Use Cases</w:t>
            </w:r>
          </w:p>
        </w:tc>
        <w:tc>
          <w:tcPr>
            <w:tcW w:w="7666" w:type="dxa"/>
            <w:tcBorders>
              <w:right w:val="single" w:sz="4" w:space="0" w:color="auto"/>
            </w:tcBorders>
            <w:shd w:val="clear" w:color="auto" w:fill="auto"/>
          </w:tcPr>
          <w:p w14:paraId="20C1D895" w14:textId="77777777" w:rsidR="001A5F2C" w:rsidRDefault="00770557" w:rsidP="004B67A2">
            <w:r>
              <w:t>N/A</w:t>
            </w:r>
          </w:p>
        </w:tc>
      </w:tr>
      <w:tr w:rsidR="001A5F2C" w14:paraId="257695AD" w14:textId="77777777" w:rsidTr="008C70DF">
        <w:trPr>
          <w:jc w:val="center"/>
        </w:trPr>
        <w:tc>
          <w:tcPr>
            <w:tcW w:w="1910" w:type="dxa"/>
            <w:tcBorders>
              <w:left w:val="single" w:sz="4" w:space="0" w:color="auto"/>
            </w:tcBorders>
            <w:shd w:val="clear" w:color="auto" w:fill="BFBFBF" w:themeFill="background1" w:themeFillShade="BF"/>
          </w:tcPr>
          <w:p w14:paraId="2AE7BD10" w14:textId="77777777" w:rsidR="001A5F2C" w:rsidRPr="006E7D31" w:rsidRDefault="00770557" w:rsidP="004B67A2">
            <w:pPr>
              <w:rPr>
                <w:b/>
              </w:rPr>
            </w:pPr>
            <w:r w:rsidRPr="006E7D31">
              <w:rPr>
                <w:b/>
              </w:rPr>
              <w:t>Interfaces</w:t>
            </w:r>
          </w:p>
        </w:tc>
        <w:tc>
          <w:tcPr>
            <w:tcW w:w="7666" w:type="dxa"/>
            <w:tcBorders>
              <w:right w:val="single" w:sz="4" w:space="0" w:color="auto"/>
            </w:tcBorders>
            <w:shd w:val="clear" w:color="auto" w:fill="auto"/>
          </w:tcPr>
          <w:p w14:paraId="174CD65F" w14:textId="77777777" w:rsidR="001A5F2C" w:rsidRDefault="00770557" w:rsidP="004B67A2">
            <w:r>
              <w:t>G-HMI</w:t>
            </w:r>
          </w:p>
          <w:p w14:paraId="79C8BFE4" w14:textId="77777777" w:rsidR="001A5F2C" w:rsidRDefault="00770557" w:rsidP="004B67A2">
            <w:r>
              <w:t>Vehicle System Interface</w:t>
            </w:r>
          </w:p>
        </w:tc>
      </w:tr>
    </w:tbl>
    <w:p w14:paraId="5158CD76" w14:textId="77777777" w:rsidR="00D74CFC" w:rsidRDefault="00000000"/>
    <w:p w14:paraId="56CF09DF" w14:textId="77777777" w:rsidR="00406F39" w:rsidRDefault="00770557" w:rsidP="00E52CBB">
      <w:pPr>
        <w:pStyle w:val="Heading5"/>
      </w:pPr>
      <w:r>
        <w:t>TRG-UC-REQ-102961/A-Valid Camera Video Signal not present</w:t>
      </w:r>
    </w:p>
    <w:p w14:paraId="5FBAA054"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1A5F2C" w14:paraId="24A039B1" w14:textId="77777777" w:rsidTr="00AF674A">
        <w:trPr>
          <w:jc w:val="center"/>
        </w:trPr>
        <w:tc>
          <w:tcPr>
            <w:tcW w:w="1910" w:type="dxa"/>
            <w:shd w:val="clear" w:color="auto" w:fill="BFBFBF" w:themeFill="background1" w:themeFillShade="BF"/>
          </w:tcPr>
          <w:p w14:paraId="15A59B13" w14:textId="77777777" w:rsidR="001A5F2C" w:rsidRPr="006E7D31" w:rsidRDefault="00770557" w:rsidP="004B67A2">
            <w:pPr>
              <w:rPr>
                <w:b/>
              </w:rPr>
            </w:pPr>
            <w:r w:rsidRPr="006E7D31">
              <w:rPr>
                <w:b/>
              </w:rPr>
              <w:t>Actors</w:t>
            </w:r>
          </w:p>
        </w:tc>
        <w:tc>
          <w:tcPr>
            <w:tcW w:w="7666" w:type="dxa"/>
          </w:tcPr>
          <w:p w14:paraId="0D3AD23E" w14:textId="77777777" w:rsidR="001A5F2C" w:rsidRDefault="00770557" w:rsidP="004B67A2">
            <w:r>
              <w:t>Vehicle Occupant</w:t>
            </w:r>
          </w:p>
        </w:tc>
      </w:tr>
      <w:tr w:rsidR="001A5F2C" w14:paraId="12266739" w14:textId="77777777" w:rsidTr="00AF674A">
        <w:trPr>
          <w:jc w:val="center"/>
        </w:trPr>
        <w:tc>
          <w:tcPr>
            <w:tcW w:w="1910" w:type="dxa"/>
            <w:tcBorders>
              <w:bottom w:val="single" w:sz="4" w:space="0" w:color="auto"/>
            </w:tcBorders>
            <w:shd w:val="clear" w:color="auto" w:fill="BFBFBF" w:themeFill="background1" w:themeFillShade="BF"/>
          </w:tcPr>
          <w:p w14:paraId="31D1F260" w14:textId="77777777" w:rsidR="001A5F2C" w:rsidRPr="006E7D31" w:rsidRDefault="00770557" w:rsidP="004B67A2">
            <w:pPr>
              <w:rPr>
                <w:b/>
              </w:rPr>
            </w:pPr>
            <w:r>
              <w:rPr>
                <w:b/>
              </w:rPr>
              <w:t>Pre-c</w:t>
            </w:r>
            <w:r w:rsidRPr="006E7D31">
              <w:rPr>
                <w:b/>
              </w:rPr>
              <w:t>onditions</w:t>
            </w:r>
          </w:p>
        </w:tc>
        <w:tc>
          <w:tcPr>
            <w:tcW w:w="7666" w:type="dxa"/>
            <w:tcBorders>
              <w:bottom w:val="single" w:sz="4" w:space="0" w:color="auto"/>
            </w:tcBorders>
          </w:tcPr>
          <w:p w14:paraId="5E4C13C1" w14:textId="77777777" w:rsidR="001A5F2C" w:rsidRDefault="00770557" w:rsidP="004B67A2">
            <w:r>
              <w:t>Same as normal usage use case</w:t>
            </w:r>
          </w:p>
          <w:p w14:paraId="279ECCE0" w14:textId="77777777" w:rsidR="001A5F2C" w:rsidRDefault="00000000" w:rsidP="003711A9"/>
        </w:tc>
      </w:tr>
      <w:tr w:rsidR="001A5F2C" w14:paraId="509C1118" w14:textId="77777777" w:rsidTr="00AF674A">
        <w:trPr>
          <w:jc w:val="center"/>
        </w:trPr>
        <w:tc>
          <w:tcPr>
            <w:tcW w:w="1910" w:type="dxa"/>
            <w:tcBorders>
              <w:left w:val="single" w:sz="4" w:space="0" w:color="auto"/>
            </w:tcBorders>
            <w:shd w:val="clear" w:color="auto" w:fill="BFBFBF" w:themeFill="background1" w:themeFillShade="BF"/>
          </w:tcPr>
          <w:p w14:paraId="6652B1DF" w14:textId="77777777" w:rsidR="001A5F2C" w:rsidRPr="006E7D31" w:rsidRDefault="00770557" w:rsidP="004B67A2">
            <w:pPr>
              <w:rPr>
                <w:b/>
              </w:rPr>
            </w:pPr>
            <w:r w:rsidRPr="006E7D31">
              <w:rPr>
                <w:b/>
              </w:rPr>
              <w:t>Scenario Description</w:t>
            </w:r>
          </w:p>
        </w:tc>
        <w:tc>
          <w:tcPr>
            <w:tcW w:w="7666" w:type="dxa"/>
            <w:tcBorders>
              <w:right w:val="single" w:sz="4" w:space="0" w:color="auto"/>
            </w:tcBorders>
            <w:shd w:val="clear" w:color="auto" w:fill="auto"/>
          </w:tcPr>
          <w:p w14:paraId="0D7EB2BF" w14:textId="77777777" w:rsidR="001A5F2C" w:rsidRPr="00482CB9" w:rsidRDefault="00770557" w:rsidP="00A77468">
            <w:r>
              <w:t>Driver attempts to do something in TRG and APIM is not receiving valid video</w:t>
            </w:r>
          </w:p>
        </w:tc>
      </w:tr>
      <w:tr w:rsidR="001A5F2C" w14:paraId="07696AAB" w14:textId="77777777" w:rsidTr="00AF674A">
        <w:trPr>
          <w:jc w:val="center"/>
        </w:trPr>
        <w:tc>
          <w:tcPr>
            <w:tcW w:w="1910" w:type="dxa"/>
            <w:tcBorders>
              <w:left w:val="single" w:sz="4" w:space="0" w:color="auto"/>
              <w:bottom w:val="single" w:sz="4" w:space="0" w:color="auto"/>
            </w:tcBorders>
            <w:shd w:val="clear" w:color="auto" w:fill="BFBFBF" w:themeFill="background1" w:themeFillShade="BF"/>
          </w:tcPr>
          <w:p w14:paraId="0E48990B" w14:textId="77777777" w:rsidR="001A5F2C" w:rsidRPr="006E7D31" w:rsidRDefault="00770557" w:rsidP="004B67A2">
            <w:pPr>
              <w:rPr>
                <w:b/>
              </w:rPr>
            </w:pPr>
            <w:r w:rsidRPr="006E7D31">
              <w:rPr>
                <w:b/>
              </w:rPr>
              <w:t>Post-conditions</w:t>
            </w:r>
          </w:p>
        </w:tc>
        <w:tc>
          <w:tcPr>
            <w:tcW w:w="7666" w:type="dxa"/>
            <w:tcBorders>
              <w:bottom w:val="single" w:sz="4" w:space="0" w:color="auto"/>
              <w:right w:val="single" w:sz="4" w:space="0" w:color="auto"/>
            </w:tcBorders>
            <w:shd w:val="clear" w:color="auto" w:fill="auto"/>
          </w:tcPr>
          <w:p w14:paraId="1223EDE0" w14:textId="77777777" w:rsidR="001A5F2C" w:rsidRDefault="00770557" w:rsidP="004B67A2">
            <w:r>
              <w:t>The vehicle returns to non-TRG behavior</w:t>
            </w:r>
          </w:p>
        </w:tc>
      </w:tr>
      <w:tr w:rsidR="001A5F2C" w14:paraId="17CC7FC7" w14:textId="77777777" w:rsidTr="00AF674A">
        <w:trPr>
          <w:jc w:val="center"/>
        </w:trPr>
        <w:tc>
          <w:tcPr>
            <w:tcW w:w="1910" w:type="dxa"/>
            <w:tcBorders>
              <w:left w:val="single" w:sz="4" w:space="0" w:color="auto"/>
            </w:tcBorders>
            <w:shd w:val="clear" w:color="auto" w:fill="BFBFBF" w:themeFill="background1" w:themeFillShade="BF"/>
          </w:tcPr>
          <w:p w14:paraId="722DCFC0" w14:textId="77777777" w:rsidR="001A5F2C" w:rsidRPr="006E7D31" w:rsidRDefault="00770557" w:rsidP="004B67A2">
            <w:pPr>
              <w:rPr>
                <w:b/>
              </w:rPr>
            </w:pPr>
            <w:r w:rsidRPr="006E7D31">
              <w:rPr>
                <w:b/>
              </w:rPr>
              <w:t>List of Exception Use Cases</w:t>
            </w:r>
          </w:p>
        </w:tc>
        <w:tc>
          <w:tcPr>
            <w:tcW w:w="7666" w:type="dxa"/>
            <w:tcBorders>
              <w:right w:val="single" w:sz="4" w:space="0" w:color="auto"/>
            </w:tcBorders>
            <w:shd w:val="clear" w:color="auto" w:fill="auto"/>
          </w:tcPr>
          <w:p w14:paraId="6287EA57" w14:textId="77777777" w:rsidR="001A5F2C" w:rsidRDefault="00770557" w:rsidP="004B67A2">
            <w:r>
              <w:t>N/A</w:t>
            </w:r>
          </w:p>
          <w:p w14:paraId="1335F389" w14:textId="77777777" w:rsidR="001A5F2C" w:rsidRDefault="00000000" w:rsidP="004B67A2"/>
        </w:tc>
      </w:tr>
      <w:tr w:rsidR="001A5F2C" w14:paraId="4B5639F4" w14:textId="77777777" w:rsidTr="00AF674A">
        <w:trPr>
          <w:jc w:val="center"/>
        </w:trPr>
        <w:tc>
          <w:tcPr>
            <w:tcW w:w="1910" w:type="dxa"/>
            <w:tcBorders>
              <w:left w:val="single" w:sz="4" w:space="0" w:color="auto"/>
            </w:tcBorders>
            <w:shd w:val="clear" w:color="auto" w:fill="BFBFBF" w:themeFill="background1" w:themeFillShade="BF"/>
          </w:tcPr>
          <w:p w14:paraId="1B4EA0D4" w14:textId="77777777" w:rsidR="001A5F2C" w:rsidRPr="006E7D31" w:rsidRDefault="00770557" w:rsidP="004B67A2">
            <w:pPr>
              <w:rPr>
                <w:b/>
              </w:rPr>
            </w:pPr>
            <w:r w:rsidRPr="006E7D31">
              <w:rPr>
                <w:b/>
              </w:rPr>
              <w:t>Interfaces</w:t>
            </w:r>
          </w:p>
        </w:tc>
        <w:tc>
          <w:tcPr>
            <w:tcW w:w="7666" w:type="dxa"/>
            <w:tcBorders>
              <w:right w:val="single" w:sz="4" w:space="0" w:color="auto"/>
            </w:tcBorders>
            <w:shd w:val="clear" w:color="auto" w:fill="auto"/>
          </w:tcPr>
          <w:p w14:paraId="327CACF3" w14:textId="77777777" w:rsidR="001A5F2C" w:rsidRDefault="00770557" w:rsidP="004B67A2">
            <w:r>
              <w:t>G-HMI</w:t>
            </w:r>
          </w:p>
          <w:p w14:paraId="7403A823" w14:textId="77777777" w:rsidR="001A5F2C" w:rsidRDefault="00770557" w:rsidP="004B67A2">
            <w:r>
              <w:t>Vehicle System Interface</w:t>
            </w:r>
          </w:p>
        </w:tc>
      </w:tr>
    </w:tbl>
    <w:p w14:paraId="29B2EB0B" w14:textId="77777777" w:rsidR="00406F39" w:rsidRDefault="00770557" w:rsidP="00E52CBB">
      <w:pPr>
        <w:pStyle w:val="Heading4"/>
      </w:pPr>
      <w:r>
        <w:lastRenderedPageBreak/>
        <w:t>White Box View</w:t>
      </w:r>
    </w:p>
    <w:p w14:paraId="4FEFD6E4" w14:textId="77777777" w:rsidR="00406F39" w:rsidRDefault="00770557" w:rsidP="00E52CBB">
      <w:pPr>
        <w:pStyle w:val="Heading5"/>
      </w:pPr>
      <w:r>
        <w:t>Activity Diagrams</w:t>
      </w:r>
    </w:p>
    <w:p w14:paraId="3F13D71F" w14:textId="77777777" w:rsidR="00406F39" w:rsidRDefault="00770557" w:rsidP="00E52CBB">
      <w:pPr>
        <w:pStyle w:val="Heading6"/>
      </w:pPr>
      <w:r>
        <w:t>RVCv2-ACT-REQ-014102/A-Activate Rear View Camera (TcSE ROIN-282388-2)</w:t>
      </w:r>
    </w:p>
    <w:p w14:paraId="7730A87C" w14:textId="77777777" w:rsidR="00406F39" w:rsidRPr="00F8674E" w:rsidRDefault="00770557" w:rsidP="00406F39">
      <w:pPr>
        <w:rPr>
          <w:b/>
          <w:sz w:val="16"/>
          <w:szCs w:val="16"/>
        </w:rPr>
      </w:pPr>
      <w:r w:rsidRPr="00F8674E">
        <w:rPr>
          <w:b/>
          <w:sz w:val="16"/>
          <w:szCs w:val="16"/>
        </w:rPr>
        <w:t>Linked Elements</w:t>
      </w:r>
    </w:p>
    <w:p w14:paraId="20BC904A" w14:textId="77777777" w:rsidR="007C3C8E" w:rsidRPr="00F8674E" w:rsidRDefault="00770557" w:rsidP="007C3C8E">
      <w:pPr>
        <w:rPr>
          <w:sz w:val="16"/>
          <w:szCs w:val="16"/>
        </w:rPr>
      </w:pPr>
      <w:r w:rsidRPr="00F8674E">
        <w:rPr>
          <w:sz w:val="16"/>
          <w:szCs w:val="16"/>
        </w:rPr>
        <w:t>RVCv2-SD-REQ-014104/B-Activate Rear View Camera (TcSE ROIN-282316-2)</w:t>
      </w:r>
    </w:p>
    <w:p w14:paraId="7CF82871" w14:textId="77777777" w:rsidR="00406F39" w:rsidRPr="00760C18" w:rsidRDefault="00770557" w:rsidP="00D006E5">
      <w:pPr>
        <w:pStyle w:val="BoldText"/>
      </w:pPr>
      <w:r w:rsidRPr="00760C18">
        <w:t>Activity Diagram</w:t>
      </w:r>
    </w:p>
    <w:p w14:paraId="573474C8" w14:textId="77777777" w:rsidR="004D1976" w:rsidRDefault="00770557" w:rsidP="00E52CBB">
      <w:pPr>
        <w:jc w:val="center"/>
      </w:pPr>
      <w:r>
        <w:rPr>
          <w:noProof/>
        </w:rPr>
        <w:drawing>
          <wp:inline distT="0" distB="0" distL="0" distR="0" wp14:anchorId="15D89F07" wp14:editId="32598891">
            <wp:extent cx="6276975" cy="2619375"/>
            <wp:effectExtent l="0" t="0" r="9525" b="9525"/>
            <wp:docPr id="1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276975" cy="2619375"/>
                    </a:xfrm>
                    <a:prstGeom prst="rect">
                      <a:avLst/>
                    </a:prstGeom>
                    <a:noFill/>
                    <a:ln w="9525">
                      <a:noFill/>
                      <a:miter lim="800000"/>
                      <a:headEnd/>
                      <a:tailEnd/>
                    </a:ln>
                  </pic:spPr>
                </pic:pic>
              </a:graphicData>
            </a:graphic>
          </wp:inline>
        </w:drawing>
      </w:r>
    </w:p>
    <w:p w14:paraId="1270EEB5" w14:textId="77777777" w:rsidR="00406F39" w:rsidRDefault="00770557" w:rsidP="00E52CBB">
      <w:pPr>
        <w:pStyle w:val="Heading6"/>
      </w:pPr>
      <w:r>
        <w:t>RVCv2-ACT-REQ-014103/A-Deactivate Rear View Camera (TcSE ROIN-286992-1)</w:t>
      </w:r>
    </w:p>
    <w:p w14:paraId="11824543" w14:textId="77777777" w:rsidR="00406F39" w:rsidRPr="00F8674E" w:rsidRDefault="00770557" w:rsidP="00406F39">
      <w:pPr>
        <w:rPr>
          <w:b/>
          <w:sz w:val="16"/>
          <w:szCs w:val="16"/>
        </w:rPr>
      </w:pPr>
      <w:r w:rsidRPr="00F8674E">
        <w:rPr>
          <w:b/>
          <w:sz w:val="16"/>
          <w:szCs w:val="16"/>
        </w:rPr>
        <w:t>Linked Elements</w:t>
      </w:r>
    </w:p>
    <w:p w14:paraId="4DA7D4F6" w14:textId="77777777" w:rsidR="007C3C8E" w:rsidRPr="00F8674E" w:rsidRDefault="00770557" w:rsidP="007C3C8E">
      <w:pPr>
        <w:rPr>
          <w:sz w:val="16"/>
          <w:szCs w:val="16"/>
        </w:rPr>
      </w:pPr>
      <w:r w:rsidRPr="00F8674E">
        <w:rPr>
          <w:sz w:val="16"/>
          <w:szCs w:val="16"/>
        </w:rPr>
        <w:t>RVCv2-SD-REQ-014105/B-Deactivate Rear View Camera (TcSE ROIN-282323-2)</w:t>
      </w:r>
    </w:p>
    <w:p w14:paraId="3AA1AEFE" w14:textId="77777777" w:rsidR="00406F39" w:rsidRPr="00760C18" w:rsidRDefault="00770557" w:rsidP="00D006E5">
      <w:pPr>
        <w:pStyle w:val="BoldText"/>
      </w:pPr>
      <w:r w:rsidRPr="00760C18">
        <w:t>Activity Diagram</w:t>
      </w:r>
    </w:p>
    <w:p w14:paraId="67C32701" w14:textId="77777777" w:rsidR="004D1976" w:rsidRDefault="00770557" w:rsidP="00E52CBB">
      <w:pPr>
        <w:jc w:val="center"/>
      </w:pPr>
      <w:r>
        <w:rPr>
          <w:noProof/>
        </w:rPr>
        <w:drawing>
          <wp:inline distT="0" distB="0" distL="0" distR="0" wp14:anchorId="2FD8DEEB" wp14:editId="2DECB8B6">
            <wp:extent cx="6296025" cy="3086100"/>
            <wp:effectExtent l="0" t="0" r="9525" b="0"/>
            <wp:docPr id="1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296025" cy="3086100"/>
                    </a:xfrm>
                    <a:prstGeom prst="rect">
                      <a:avLst/>
                    </a:prstGeom>
                    <a:noFill/>
                    <a:ln w="9525">
                      <a:noFill/>
                      <a:miter lim="800000"/>
                      <a:headEnd/>
                      <a:tailEnd/>
                    </a:ln>
                  </pic:spPr>
                </pic:pic>
              </a:graphicData>
            </a:graphic>
          </wp:inline>
        </w:drawing>
      </w:r>
    </w:p>
    <w:p w14:paraId="44BC3E4F" w14:textId="77777777" w:rsidR="00406F39" w:rsidRDefault="00770557" w:rsidP="00E52CBB">
      <w:pPr>
        <w:pStyle w:val="Heading5"/>
      </w:pPr>
      <w:r>
        <w:lastRenderedPageBreak/>
        <w:t>Sequence Diagrams</w:t>
      </w:r>
    </w:p>
    <w:p w14:paraId="04AF3A97" w14:textId="77777777" w:rsidR="00406F39" w:rsidRDefault="00770557" w:rsidP="00E52CBB">
      <w:pPr>
        <w:pStyle w:val="Heading6"/>
      </w:pPr>
      <w:r>
        <w:t>RVCv2-SD-REQ-014104/B-Activate Rear View Camera (TcSE ROIN-282316-2)</w:t>
      </w:r>
    </w:p>
    <w:p w14:paraId="516756D2" w14:textId="77777777" w:rsidR="00406F39" w:rsidRPr="00760C18" w:rsidRDefault="00770557" w:rsidP="00D006E5">
      <w:pPr>
        <w:pStyle w:val="BoldText"/>
      </w:pPr>
      <w:r w:rsidRPr="00760C18">
        <w:t>Scenario</w:t>
      </w:r>
    </w:p>
    <w:p w14:paraId="047A9753" w14:textId="77777777" w:rsidR="00406F39" w:rsidRPr="00760C18" w:rsidRDefault="00770557" w:rsidP="00E52CBB">
      <w:pPr>
        <w:pStyle w:val="BoldText"/>
        <w:ind w:left="720"/>
      </w:pPr>
      <w:r w:rsidRPr="00760C18">
        <w:t>Normal Usage</w:t>
      </w:r>
    </w:p>
    <w:p w14:paraId="6E0C073E" w14:textId="77777777" w:rsidR="004D1976" w:rsidRDefault="00770557">
      <w:pPr>
        <w:ind w:left="720"/>
        <w:rPr>
          <w:rFonts w:cs="Arial"/>
        </w:rPr>
      </w:pPr>
      <w:r>
        <w:rPr>
          <w:rFonts w:cs="Arial"/>
        </w:rPr>
        <w:t>The user activates the Rear View Camera (RVC) by placing the vehicle in Reverse Gear.</w:t>
      </w:r>
    </w:p>
    <w:p w14:paraId="5E7EC949" w14:textId="77777777" w:rsidR="004D1976" w:rsidRDefault="004D1976"/>
    <w:p w14:paraId="40FCE7C9" w14:textId="77777777" w:rsidR="00406F39" w:rsidRPr="00760C18" w:rsidRDefault="00770557" w:rsidP="00D006E5">
      <w:pPr>
        <w:pStyle w:val="BoldText"/>
      </w:pPr>
      <w:r w:rsidRPr="00760C18">
        <w:t>Constraints</w:t>
      </w:r>
    </w:p>
    <w:p w14:paraId="4154E3EF" w14:textId="77777777" w:rsidR="00406F39" w:rsidRPr="00760C18" w:rsidRDefault="00770557" w:rsidP="00E52CBB">
      <w:pPr>
        <w:pStyle w:val="BoldText"/>
        <w:ind w:left="720"/>
      </w:pPr>
      <w:r w:rsidRPr="00760C18">
        <w:t>Pre-condition</w:t>
      </w:r>
    </w:p>
    <w:p w14:paraId="70B92076" w14:textId="77777777" w:rsidR="004D1976" w:rsidRDefault="00770557">
      <w:pPr>
        <w:ind w:left="720"/>
        <w:rPr>
          <w:rFonts w:cs="Arial"/>
        </w:rPr>
      </w:pPr>
      <w:r>
        <w:rPr>
          <w:rFonts w:cs="Arial"/>
        </w:rPr>
        <w:t>Ignition_Status = Run</w:t>
      </w:r>
    </w:p>
    <w:p w14:paraId="091F4A81" w14:textId="77777777" w:rsidR="004D1976" w:rsidRDefault="004D1976">
      <w:pPr>
        <w:ind w:left="720"/>
        <w:rPr>
          <w:rFonts w:cs="Arial"/>
        </w:rPr>
      </w:pPr>
    </w:p>
    <w:p w14:paraId="1079DF41" w14:textId="77777777" w:rsidR="00406F39" w:rsidRPr="00760C18" w:rsidRDefault="00770557" w:rsidP="00E52CBB">
      <w:pPr>
        <w:pStyle w:val="BoldText"/>
        <w:ind w:left="720"/>
      </w:pPr>
      <w:r w:rsidRPr="00760C18">
        <w:t>Post-condition</w:t>
      </w:r>
    </w:p>
    <w:p w14:paraId="2E76706B" w14:textId="77777777" w:rsidR="004D1976" w:rsidRDefault="00770557">
      <w:pPr>
        <w:ind w:left="720"/>
        <w:rPr>
          <w:rFonts w:cs="Arial"/>
        </w:rPr>
      </w:pPr>
      <w:r>
        <w:rPr>
          <w:rFonts w:cs="Arial"/>
        </w:rPr>
        <w:t>HMI Display shows the RVC image</w:t>
      </w:r>
    </w:p>
    <w:p w14:paraId="10C38E5E" w14:textId="77777777" w:rsidR="004D1976" w:rsidRDefault="004D1976">
      <w:pPr>
        <w:ind w:left="720"/>
        <w:rPr>
          <w:rFonts w:cs="Arial"/>
        </w:rPr>
      </w:pPr>
    </w:p>
    <w:p w14:paraId="3939694A" w14:textId="77777777" w:rsidR="00406F39" w:rsidRPr="00760C18" w:rsidRDefault="00770557" w:rsidP="00D006E5">
      <w:pPr>
        <w:pStyle w:val="BoldText"/>
      </w:pPr>
      <w:r w:rsidRPr="00760C18">
        <w:lastRenderedPageBreak/>
        <w:t>Sequence Diagram</w:t>
      </w:r>
    </w:p>
    <w:p w14:paraId="6A891E1D" w14:textId="77777777" w:rsidR="004C12D5" w:rsidRDefault="00770557" w:rsidP="00E52CBB">
      <w:pPr>
        <w:jc w:val="center"/>
      </w:pPr>
      <w:r w:rsidRPr="00C23D34">
        <w:rPr>
          <w:noProof/>
        </w:rPr>
        <w:drawing>
          <wp:inline distT="0" distB="0" distL="0" distR="0" wp14:anchorId="6D76E1B3" wp14:editId="04BD8A17">
            <wp:extent cx="4242782" cy="8272381"/>
            <wp:effectExtent l="0" t="0" r="5715" b="0"/>
            <wp:docPr id="1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332" cy="8285151"/>
                    </a:xfrm>
                    <a:prstGeom prst="rect">
                      <a:avLst/>
                    </a:prstGeom>
                    <a:noFill/>
                    <a:ln>
                      <a:noFill/>
                    </a:ln>
                  </pic:spPr>
                </pic:pic>
              </a:graphicData>
            </a:graphic>
          </wp:inline>
        </w:drawing>
      </w:r>
    </w:p>
    <w:p w14:paraId="29551D65" w14:textId="77777777" w:rsidR="00406F39" w:rsidRDefault="00770557" w:rsidP="00E52CBB">
      <w:pPr>
        <w:pStyle w:val="Heading6"/>
      </w:pPr>
      <w:r>
        <w:lastRenderedPageBreak/>
        <w:t>RVCv2-SD-REQ-014105/B-Deactivate Rear View Camera (TcSE ROIN-282323-2)</w:t>
      </w:r>
    </w:p>
    <w:p w14:paraId="415583E2" w14:textId="77777777" w:rsidR="00406F39" w:rsidRPr="00760C18" w:rsidRDefault="00770557" w:rsidP="00D006E5">
      <w:pPr>
        <w:pStyle w:val="BoldText"/>
      </w:pPr>
      <w:r w:rsidRPr="00760C18">
        <w:t>Scenario</w:t>
      </w:r>
    </w:p>
    <w:p w14:paraId="08B146ED" w14:textId="77777777" w:rsidR="00406F39" w:rsidRPr="00760C18" w:rsidRDefault="00770557" w:rsidP="00E52CBB">
      <w:pPr>
        <w:pStyle w:val="BoldText"/>
        <w:ind w:left="720"/>
      </w:pPr>
      <w:r w:rsidRPr="00760C18">
        <w:t>Normal Usage</w:t>
      </w:r>
    </w:p>
    <w:p w14:paraId="13FAB310" w14:textId="77777777" w:rsidR="004D1976" w:rsidRDefault="00770557">
      <w:pPr>
        <w:ind w:left="720"/>
        <w:rPr>
          <w:rFonts w:cs="Arial"/>
        </w:rPr>
      </w:pPr>
      <w:r>
        <w:rPr>
          <w:rFonts w:cs="Arial"/>
        </w:rPr>
        <w:t>The user deactivates the Rear View Camera (RVC) by taking the vehicle out of Reverse Gear.</w:t>
      </w:r>
    </w:p>
    <w:p w14:paraId="13B432CC" w14:textId="77777777" w:rsidR="004D1976" w:rsidRDefault="004D1976"/>
    <w:p w14:paraId="030D889D" w14:textId="77777777" w:rsidR="00406F39" w:rsidRPr="00760C18" w:rsidRDefault="00770557" w:rsidP="00D006E5">
      <w:pPr>
        <w:pStyle w:val="BoldText"/>
      </w:pPr>
      <w:r w:rsidRPr="00760C18">
        <w:t>Constraints</w:t>
      </w:r>
    </w:p>
    <w:p w14:paraId="393EB3F8" w14:textId="77777777" w:rsidR="00406F39" w:rsidRPr="00760C18" w:rsidRDefault="00770557" w:rsidP="00E52CBB">
      <w:pPr>
        <w:pStyle w:val="BoldText"/>
        <w:ind w:left="720"/>
      </w:pPr>
      <w:r w:rsidRPr="00760C18">
        <w:t>Pre-condition</w:t>
      </w:r>
    </w:p>
    <w:p w14:paraId="358B0F22" w14:textId="77777777" w:rsidR="004D1976" w:rsidRDefault="00770557">
      <w:pPr>
        <w:ind w:left="720"/>
        <w:rPr>
          <w:rFonts w:cs="Arial"/>
        </w:rPr>
      </w:pPr>
      <w:r>
        <w:rPr>
          <w:rFonts w:cs="Arial"/>
        </w:rPr>
        <w:t>Ignition_Status = Run</w:t>
      </w:r>
    </w:p>
    <w:p w14:paraId="32D05442" w14:textId="77777777" w:rsidR="004D1976" w:rsidRDefault="004D1976">
      <w:pPr>
        <w:ind w:left="720"/>
        <w:rPr>
          <w:rFonts w:cs="Arial"/>
        </w:rPr>
      </w:pPr>
    </w:p>
    <w:p w14:paraId="7D3D37B2" w14:textId="77777777" w:rsidR="00406F39" w:rsidRPr="00760C18" w:rsidRDefault="00770557" w:rsidP="00E52CBB">
      <w:pPr>
        <w:pStyle w:val="BoldText"/>
        <w:ind w:left="720"/>
      </w:pPr>
      <w:r w:rsidRPr="00760C18">
        <w:t>Post-condition</w:t>
      </w:r>
    </w:p>
    <w:p w14:paraId="308EB20F" w14:textId="77777777" w:rsidR="004D1976" w:rsidRDefault="00770557">
      <w:pPr>
        <w:ind w:left="720"/>
        <w:rPr>
          <w:rFonts w:cs="Arial"/>
        </w:rPr>
      </w:pPr>
      <w:r>
        <w:rPr>
          <w:rFonts w:cs="Arial"/>
        </w:rPr>
        <w:t>HMI Display stops showing the RVC image</w:t>
      </w:r>
    </w:p>
    <w:p w14:paraId="6D51AFCE" w14:textId="77777777" w:rsidR="004D1976" w:rsidRDefault="004D1976">
      <w:pPr>
        <w:ind w:left="720"/>
        <w:rPr>
          <w:rFonts w:cs="Arial"/>
        </w:rPr>
      </w:pPr>
    </w:p>
    <w:p w14:paraId="71D2612D" w14:textId="77777777" w:rsidR="00406F39" w:rsidRPr="00760C18" w:rsidRDefault="00770557" w:rsidP="00D006E5">
      <w:pPr>
        <w:pStyle w:val="BoldText"/>
      </w:pPr>
      <w:r w:rsidRPr="00760C18">
        <w:lastRenderedPageBreak/>
        <w:t>Sequence Diagram</w:t>
      </w:r>
    </w:p>
    <w:p w14:paraId="2EE6F88E" w14:textId="77777777" w:rsidR="008C565C" w:rsidRDefault="00770557" w:rsidP="00E52CBB">
      <w:pPr>
        <w:jc w:val="center"/>
      </w:pPr>
      <w:r w:rsidRPr="00972FD2">
        <w:rPr>
          <w:noProof/>
        </w:rPr>
        <w:lastRenderedPageBreak/>
        <w:drawing>
          <wp:inline distT="0" distB="0" distL="0" distR="0" wp14:anchorId="766743C8" wp14:editId="72A04F08">
            <wp:extent cx="5943600" cy="8672537"/>
            <wp:effectExtent l="0" t="0" r="0" b="0"/>
            <wp:docPr id="1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672537"/>
                    </a:xfrm>
                    <a:prstGeom prst="rect">
                      <a:avLst/>
                    </a:prstGeom>
                    <a:noFill/>
                    <a:ln>
                      <a:noFill/>
                    </a:ln>
                  </pic:spPr>
                </pic:pic>
              </a:graphicData>
            </a:graphic>
          </wp:inline>
        </w:drawing>
      </w:r>
    </w:p>
    <w:p w14:paraId="6DDA2724" w14:textId="77777777" w:rsidR="00406F39" w:rsidRDefault="00770557" w:rsidP="00E52CBB">
      <w:pPr>
        <w:pStyle w:val="Heading3"/>
      </w:pPr>
      <w:bookmarkStart w:id="83" w:name="_Toc100050047"/>
      <w:r w:rsidRPr="00B9479B">
        <w:lastRenderedPageBreak/>
        <w:t>RVCv2-FUN-REQ-014106/A-Rear View Camera Zoom Setting (TcSE ROIN-293363)</w:t>
      </w:r>
      <w:bookmarkEnd w:id="83"/>
    </w:p>
    <w:p w14:paraId="651C7BD3" w14:textId="77777777" w:rsidR="004D1976" w:rsidRDefault="00770557">
      <w:pPr>
        <w:rPr>
          <w:rFonts w:cs="Arial"/>
          <w:szCs w:val="20"/>
        </w:rPr>
      </w:pPr>
      <w:r>
        <w:rPr>
          <w:rFonts w:cs="Arial"/>
          <w:szCs w:val="20"/>
        </w:rPr>
        <w:t xml:space="preserve"> </w:t>
      </w:r>
    </w:p>
    <w:p w14:paraId="10C72F4A" w14:textId="77777777" w:rsidR="004D1976" w:rsidRDefault="004D1976">
      <w:pPr>
        <w:rPr>
          <w:rFonts w:cs="Arial"/>
          <w:szCs w:val="20"/>
        </w:rPr>
      </w:pPr>
    </w:p>
    <w:p w14:paraId="446DD0FF" w14:textId="77777777" w:rsidR="00406F39" w:rsidRDefault="00770557" w:rsidP="00E52CBB">
      <w:pPr>
        <w:pStyle w:val="Heading4"/>
      </w:pPr>
      <w:r>
        <w:t>Use Cases</w:t>
      </w:r>
    </w:p>
    <w:p w14:paraId="43F7996F" w14:textId="77777777" w:rsidR="00406F39" w:rsidRDefault="00770557" w:rsidP="00E52CBB">
      <w:pPr>
        <w:pStyle w:val="Heading5"/>
      </w:pPr>
      <w:r>
        <w:t>RVC-UC-REQ-014107/A-Select Manual Zoom Level X (TcSE ROIN-289799)</w:t>
      </w:r>
    </w:p>
    <w:p w14:paraId="0CC60627"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0C40539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3E6BCF1"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65EB3AEC" w14:textId="77777777" w:rsidR="004D1976" w:rsidRDefault="00770557">
            <w:pPr>
              <w:rPr>
                <w:rFonts w:cs="Arial"/>
                <w:szCs w:val="20"/>
                <w:lang w:eastAsia="zh-CN"/>
              </w:rPr>
            </w:pPr>
            <w:r>
              <w:rPr>
                <w:rFonts w:cs="Arial"/>
                <w:szCs w:val="20"/>
                <w:lang w:eastAsia="zh-CN"/>
              </w:rPr>
              <w:t>Vehicle Occupant</w:t>
            </w:r>
          </w:p>
        </w:tc>
      </w:tr>
      <w:tr w:rsidR="004D1976" w14:paraId="25590B8F"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AD48CBF"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672845A3" w14:textId="77777777" w:rsidR="004D1976" w:rsidRDefault="00770557">
            <w:pPr>
              <w:rPr>
                <w:rFonts w:cs="Arial"/>
                <w:szCs w:val="20"/>
                <w:lang w:eastAsia="zh-CN"/>
              </w:rPr>
            </w:pPr>
            <w:r>
              <w:rPr>
                <w:rFonts w:cs="Arial"/>
                <w:szCs w:val="20"/>
                <w:lang w:eastAsia="zh-CN"/>
              </w:rPr>
              <w:t>The infotainment system is powered on.</w:t>
            </w:r>
          </w:p>
          <w:p w14:paraId="0F047EA5" w14:textId="77777777" w:rsidR="004D1976" w:rsidRDefault="00770557">
            <w:pPr>
              <w:rPr>
                <w:rFonts w:cs="Arial"/>
                <w:szCs w:val="20"/>
                <w:lang w:eastAsia="zh-CN"/>
              </w:rPr>
            </w:pPr>
            <w:r>
              <w:rPr>
                <w:rFonts w:cs="Arial"/>
                <w:szCs w:val="20"/>
                <w:lang w:eastAsia="zh-CN"/>
              </w:rPr>
              <w:t>The ignition status is Run/Start.</w:t>
            </w:r>
          </w:p>
          <w:p w14:paraId="3A7B4028" w14:textId="77777777" w:rsidR="004D1976" w:rsidRDefault="00770557">
            <w:pPr>
              <w:rPr>
                <w:rFonts w:cs="Arial"/>
                <w:szCs w:val="20"/>
                <w:lang w:eastAsia="zh-CN"/>
              </w:rPr>
            </w:pPr>
            <w:r>
              <w:rPr>
                <w:rFonts w:cs="Arial"/>
                <w:szCs w:val="20"/>
                <w:lang w:eastAsia="zh-CN"/>
              </w:rPr>
              <w:t>The vehicle display is showing the Rear View Camera image.</w:t>
            </w:r>
          </w:p>
        </w:tc>
      </w:tr>
      <w:tr w:rsidR="004D1976" w14:paraId="02485AC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41D3C4C"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509F1729" w14:textId="77777777" w:rsidR="004D1976" w:rsidRDefault="00770557">
            <w:pPr>
              <w:rPr>
                <w:rFonts w:cs="Arial"/>
                <w:szCs w:val="20"/>
                <w:lang w:eastAsia="zh-CN"/>
              </w:rPr>
            </w:pPr>
            <w:r>
              <w:rPr>
                <w:rFonts w:cs="Arial"/>
                <w:szCs w:val="20"/>
                <w:lang w:eastAsia="zh-CN"/>
              </w:rPr>
              <w:t>The driver activates Manual Zoom Mode Level X via the HMI interface.</w:t>
            </w:r>
          </w:p>
        </w:tc>
      </w:tr>
      <w:tr w:rsidR="004D1976" w14:paraId="0A0DBD2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CCF9129"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320097F5" w14:textId="77777777" w:rsidR="004D1976" w:rsidRDefault="00770557">
            <w:pPr>
              <w:rPr>
                <w:rFonts w:cs="Arial"/>
                <w:szCs w:val="20"/>
                <w:lang w:eastAsia="zh-CN"/>
              </w:rPr>
            </w:pPr>
            <w:r>
              <w:rPr>
                <w:rFonts w:cs="Arial"/>
                <w:szCs w:val="20"/>
                <w:lang w:eastAsia="zh-CN"/>
              </w:rPr>
              <w:t>The vehicle display continues to show the Rear View Camera image.</w:t>
            </w:r>
          </w:p>
          <w:p w14:paraId="5BD2561D" w14:textId="77777777" w:rsidR="004D1976" w:rsidRDefault="00770557">
            <w:pPr>
              <w:rPr>
                <w:rFonts w:cs="Arial"/>
                <w:szCs w:val="20"/>
                <w:lang w:eastAsia="zh-CN"/>
              </w:rPr>
            </w:pPr>
            <w:r>
              <w:rPr>
                <w:rFonts w:cs="Arial"/>
                <w:szCs w:val="20"/>
                <w:lang w:eastAsia="zh-CN"/>
              </w:rPr>
              <w:t>The vehicle display indicates that a zoom level is selected.</w:t>
            </w:r>
          </w:p>
          <w:p w14:paraId="2F3E74A5" w14:textId="77777777" w:rsidR="004D1976" w:rsidRDefault="00770557">
            <w:pPr>
              <w:rPr>
                <w:rFonts w:cs="Arial"/>
                <w:szCs w:val="20"/>
                <w:lang w:eastAsia="zh-CN"/>
              </w:rPr>
            </w:pPr>
            <w:r>
              <w:rPr>
                <w:rFonts w:cs="Arial"/>
                <w:szCs w:val="20"/>
                <w:lang w:eastAsia="zh-CN"/>
              </w:rPr>
              <w:t>The video feed from the Rear View Camera contains a zoomed-in image.</w:t>
            </w:r>
          </w:p>
        </w:tc>
      </w:tr>
      <w:tr w:rsidR="004D1976" w14:paraId="0754A11C"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C1F3C04"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654E4908" w14:textId="77777777" w:rsidR="004D1976" w:rsidRDefault="00770557">
            <w:pPr>
              <w:rPr>
                <w:rFonts w:cs="Arial"/>
                <w:szCs w:val="20"/>
                <w:lang w:eastAsia="zh-CN"/>
              </w:rPr>
            </w:pPr>
            <w:r>
              <w:rPr>
                <w:rFonts w:cs="Arial"/>
                <w:szCs w:val="20"/>
                <w:lang w:eastAsia="zh-CN"/>
              </w:rPr>
              <w:t>NA</w:t>
            </w:r>
          </w:p>
        </w:tc>
      </w:tr>
      <w:tr w:rsidR="004D1976" w14:paraId="712F9B46"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4B5638C"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4DB8CA6D" w14:textId="77777777" w:rsidR="004D1976" w:rsidRDefault="00770557">
            <w:pPr>
              <w:rPr>
                <w:rFonts w:cs="Arial"/>
                <w:szCs w:val="20"/>
                <w:lang w:eastAsia="zh-CN"/>
              </w:rPr>
            </w:pPr>
            <w:r>
              <w:rPr>
                <w:rFonts w:cs="Arial"/>
                <w:szCs w:val="20"/>
                <w:lang w:eastAsia="zh-CN"/>
              </w:rPr>
              <w:t>G-HMI</w:t>
            </w:r>
          </w:p>
          <w:p w14:paraId="453A85E6" w14:textId="77777777" w:rsidR="004D1976" w:rsidRDefault="00770557">
            <w:pPr>
              <w:rPr>
                <w:rFonts w:cs="Arial"/>
                <w:szCs w:val="20"/>
                <w:lang w:eastAsia="zh-CN"/>
              </w:rPr>
            </w:pPr>
            <w:r>
              <w:rPr>
                <w:rFonts w:cs="Arial"/>
                <w:szCs w:val="20"/>
                <w:lang w:eastAsia="zh-CN"/>
              </w:rPr>
              <w:t>Vehicle System Interface</w:t>
            </w:r>
          </w:p>
        </w:tc>
      </w:tr>
      <w:tr w:rsidR="004D1976" w14:paraId="224503F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A64BAA6" w14:textId="77777777" w:rsidR="004D1976" w:rsidRDefault="00770557">
            <w:pPr>
              <w:rPr>
                <w:rFonts w:cs="Arial"/>
                <w:b/>
                <w:szCs w:val="20"/>
                <w:lang w:eastAsia="zh-CN"/>
              </w:rPr>
            </w:pPr>
            <w:r>
              <w:rPr>
                <w:rFonts w:cs="Arial"/>
                <w:b/>
                <w:szCs w:val="20"/>
                <w:lang w:eastAsia="zh-CN"/>
              </w:rPr>
              <w:t>Notes</w:t>
            </w:r>
          </w:p>
        </w:tc>
        <w:tc>
          <w:tcPr>
            <w:tcW w:w="7004" w:type="dxa"/>
            <w:tcBorders>
              <w:top w:val="single" w:sz="4" w:space="0" w:color="auto"/>
              <w:left w:val="single" w:sz="4" w:space="0" w:color="auto"/>
              <w:bottom w:val="single" w:sz="4" w:space="0" w:color="auto"/>
              <w:right w:val="single" w:sz="4" w:space="0" w:color="auto"/>
            </w:tcBorders>
            <w:hideMark/>
          </w:tcPr>
          <w:p w14:paraId="155953A4" w14:textId="77777777" w:rsidR="004D1976" w:rsidRDefault="00770557">
            <w:pPr>
              <w:rPr>
                <w:rFonts w:cs="Arial"/>
                <w:i/>
                <w:szCs w:val="20"/>
                <w:lang w:eastAsia="zh-CN"/>
              </w:rPr>
            </w:pPr>
            <w:r>
              <w:rPr>
                <w:rFonts w:cs="Arial"/>
                <w:i/>
                <w:szCs w:val="20"/>
                <w:lang w:eastAsia="zh-CN"/>
              </w:rPr>
              <w:t>There are three defined zoom levels and "Level X" is used to generically designate that one of the three is selected as described in this use case.</w:t>
            </w:r>
          </w:p>
          <w:p w14:paraId="1EEA6C2F" w14:textId="77777777" w:rsidR="004D1976" w:rsidRDefault="00770557">
            <w:pPr>
              <w:rPr>
                <w:rFonts w:cs="Arial"/>
                <w:szCs w:val="20"/>
                <w:lang w:eastAsia="zh-CN"/>
              </w:rPr>
            </w:pPr>
            <w:r>
              <w:rPr>
                <w:rFonts w:cs="Arial"/>
                <w:i/>
                <w:szCs w:val="20"/>
                <w:lang w:eastAsia="zh-CN"/>
              </w:rPr>
              <w:t>Refer to HMI documentation (requirements and/or screen-flow) for which level(s) of zoom will be utilized.</w:t>
            </w:r>
          </w:p>
        </w:tc>
      </w:tr>
    </w:tbl>
    <w:p w14:paraId="4CB6F499" w14:textId="77777777" w:rsidR="004D1976" w:rsidRDefault="004D1976">
      <w:pPr>
        <w:rPr>
          <w:rFonts w:cs="Arial"/>
          <w:szCs w:val="20"/>
        </w:rPr>
      </w:pPr>
    </w:p>
    <w:p w14:paraId="21D27CCE" w14:textId="77777777" w:rsidR="00406F39" w:rsidRDefault="00770557" w:rsidP="00E52CBB">
      <w:pPr>
        <w:pStyle w:val="Heading5"/>
      </w:pPr>
      <w:r>
        <w:t>RVC-UC-REQ-014108/A-Deactivate Manual Zoom (TcSE ROIN-289802)</w:t>
      </w:r>
    </w:p>
    <w:p w14:paraId="230AC1E8"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2B99A37A"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EBD974D"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7A6263C0" w14:textId="77777777" w:rsidR="004D1976" w:rsidRDefault="00770557">
            <w:pPr>
              <w:rPr>
                <w:rFonts w:cs="Arial"/>
                <w:szCs w:val="20"/>
                <w:lang w:eastAsia="zh-CN"/>
              </w:rPr>
            </w:pPr>
            <w:r>
              <w:rPr>
                <w:rFonts w:cs="Arial"/>
                <w:szCs w:val="20"/>
                <w:lang w:eastAsia="zh-CN"/>
              </w:rPr>
              <w:t>Vehicle Occupant</w:t>
            </w:r>
          </w:p>
        </w:tc>
      </w:tr>
      <w:tr w:rsidR="004D1976" w14:paraId="621B0E1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0215A5C"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5A94497F" w14:textId="77777777" w:rsidR="004D1976" w:rsidRDefault="00770557">
            <w:pPr>
              <w:rPr>
                <w:rFonts w:cs="Arial"/>
                <w:szCs w:val="20"/>
                <w:lang w:eastAsia="zh-CN"/>
              </w:rPr>
            </w:pPr>
            <w:r>
              <w:rPr>
                <w:rFonts w:cs="Arial"/>
                <w:szCs w:val="20"/>
                <w:lang w:eastAsia="zh-CN"/>
              </w:rPr>
              <w:t>The infotainment system is powered on.</w:t>
            </w:r>
          </w:p>
          <w:p w14:paraId="05D47152" w14:textId="77777777" w:rsidR="004D1976" w:rsidRDefault="00770557">
            <w:pPr>
              <w:rPr>
                <w:rFonts w:cs="Arial"/>
                <w:szCs w:val="20"/>
                <w:lang w:eastAsia="zh-CN"/>
              </w:rPr>
            </w:pPr>
            <w:r>
              <w:rPr>
                <w:rFonts w:cs="Arial"/>
                <w:szCs w:val="20"/>
                <w:lang w:eastAsia="zh-CN"/>
              </w:rPr>
              <w:t>The ignition status is Run/Start.</w:t>
            </w:r>
          </w:p>
          <w:p w14:paraId="420C04A5" w14:textId="77777777" w:rsidR="004D1976" w:rsidRDefault="00770557">
            <w:pPr>
              <w:rPr>
                <w:rFonts w:cs="Arial"/>
                <w:szCs w:val="20"/>
                <w:lang w:eastAsia="zh-CN"/>
              </w:rPr>
            </w:pPr>
            <w:r>
              <w:rPr>
                <w:rFonts w:cs="Arial"/>
                <w:szCs w:val="20"/>
                <w:lang w:eastAsia="zh-CN"/>
              </w:rPr>
              <w:t>The vehicle display is showing the Rear View Camera image with Zoom Level X selected.</w:t>
            </w:r>
          </w:p>
        </w:tc>
      </w:tr>
      <w:tr w:rsidR="004D1976" w14:paraId="624DCBF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2F7CA77"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371F0FB9" w14:textId="77777777" w:rsidR="004D1976" w:rsidRDefault="00770557">
            <w:pPr>
              <w:rPr>
                <w:rFonts w:cs="Arial"/>
                <w:szCs w:val="20"/>
                <w:lang w:eastAsia="zh-CN"/>
              </w:rPr>
            </w:pPr>
            <w:r>
              <w:rPr>
                <w:rFonts w:cs="Arial"/>
                <w:szCs w:val="20"/>
                <w:lang w:eastAsia="zh-CN"/>
              </w:rPr>
              <w:t>The user deactivates Manual Zoom Mode via HMI interface.</w:t>
            </w:r>
          </w:p>
          <w:p w14:paraId="3DAAF38A" w14:textId="77777777" w:rsidR="004D1976" w:rsidRDefault="004D1976">
            <w:pPr>
              <w:rPr>
                <w:rFonts w:cs="Arial"/>
                <w:szCs w:val="20"/>
                <w:lang w:eastAsia="zh-CN"/>
              </w:rPr>
            </w:pPr>
          </w:p>
        </w:tc>
      </w:tr>
      <w:tr w:rsidR="004D1976" w14:paraId="19A6F945"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D96FD4D"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048057C1" w14:textId="77777777" w:rsidR="004D1976" w:rsidRDefault="00770557">
            <w:pPr>
              <w:rPr>
                <w:rFonts w:cs="Arial"/>
                <w:szCs w:val="20"/>
                <w:lang w:eastAsia="zh-CN"/>
              </w:rPr>
            </w:pPr>
            <w:r>
              <w:rPr>
                <w:rFonts w:cs="Arial"/>
                <w:szCs w:val="20"/>
                <w:lang w:eastAsia="zh-CN"/>
              </w:rPr>
              <w:t>The vehicle display continues to show the Rear View Camera image.</w:t>
            </w:r>
          </w:p>
          <w:p w14:paraId="4AB3465A" w14:textId="77777777" w:rsidR="004D1976" w:rsidRDefault="00770557">
            <w:pPr>
              <w:rPr>
                <w:rFonts w:cs="Arial"/>
                <w:szCs w:val="20"/>
                <w:lang w:eastAsia="zh-CN"/>
              </w:rPr>
            </w:pPr>
            <w:r>
              <w:rPr>
                <w:rFonts w:cs="Arial"/>
                <w:szCs w:val="20"/>
                <w:lang w:eastAsia="zh-CN"/>
              </w:rPr>
              <w:t>The vehicle display indicates that no zoom level is selected.</w:t>
            </w:r>
          </w:p>
          <w:p w14:paraId="5A9ED039" w14:textId="77777777" w:rsidR="004D1976" w:rsidRDefault="00770557">
            <w:pPr>
              <w:rPr>
                <w:rFonts w:cs="Arial"/>
                <w:szCs w:val="20"/>
                <w:lang w:eastAsia="zh-CN"/>
              </w:rPr>
            </w:pPr>
            <w:r>
              <w:rPr>
                <w:rFonts w:cs="Arial"/>
                <w:szCs w:val="20"/>
                <w:lang w:eastAsia="zh-CN"/>
              </w:rPr>
              <w:t>The video feed from the Rear View Camera contains a normal (no zoom applied) image.</w:t>
            </w:r>
          </w:p>
        </w:tc>
      </w:tr>
      <w:tr w:rsidR="004D1976" w14:paraId="34A91F1C"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5B58862"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103DF9E9" w14:textId="77777777" w:rsidR="004D1976" w:rsidRDefault="00770557">
            <w:pPr>
              <w:rPr>
                <w:rFonts w:cs="Arial"/>
                <w:szCs w:val="20"/>
                <w:lang w:eastAsia="zh-CN"/>
              </w:rPr>
            </w:pPr>
            <w:r>
              <w:rPr>
                <w:rFonts w:cs="Arial"/>
                <w:szCs w:val="20"/>
                <w:lang w:eastAsia="zh-CN"/>
              </w:rPr>
              <w:t>NA</w:t>
            </w:r>
          </w:p>
        </w:tc>
      </w:tr>
      <w:tr w:rsidR="004D1976" w14:paraId="24F4FF0C"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71B493E"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4CD5A1B8" w14:textId="77777777" w:rsidR="004D1976" w:rsidRDefault="00770557">
            <w:pPr>
              <w:rPr>
                <w:rFonts w:cs="Arial"/>
                <w:szCs w:val="20"/>
                <w:lang w:eastAsia="zh-CN"/>
              </w:rPr>
            </w:pPr>
            <w:r>
              <w:rPr>
                <w:rFonts w:cs="Arial"/>
                <w:szCs w:val="20"/>
                <w:lang w:eastAsia="zh-CN"/>
              </w:rPr>
              <w:t>G-HMI</w:t>
            </w:r>
          </w:p>
          <w:p w14:paraId="3AA9F3A6" w14:textId="77777777" w:rsidR="004D1976" w:rsidRDefault="00770557">
            <w:pPr>
              <w:rPr>
                <w:rFonts w:cs="Arial"/>
                <w:szCs w:val="20"/>
                <w:lang w:eastAsia="zh-CN"/>
              </w:rPr>
            </w:pPr>
            <w:r>
              <w:rPr>
                <w:rFonts w:cs="Arial"/>
                <w:szCs w:val="20"/>
                <w:lang w:eastAsia="zh-CN"/>
              </w:rPr>
              <w:t>Vehicle System Interface</w:t>
            </w:r>
          </w:p>
        </w:tc>
      </w:tr>
      <w:tr w:rsidR="004D1976" w14:paraId="55589292"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5E93DBB" w14:textId="77777777" w:rsidR="004D1976" w:rsidRDefault="00770557">
            <w:pPr>
              <w:rPr>
                <w:rFonts w:cs="Arial"/>
                <w:b/>
                <w:szCs w:val="20"/>
                <w:lang w:eastAsia="zh-CN"/>
              </w:rPr>
            </w:pPr>
            <w:r>
              <w:rPr>
                <w:rFonts w:cs="Arial"/>
                <w:b/>
                <w:szCs w:val="20"/>
                <w:lang w:eastAsia="zh-CN"/>
              </w:rPr>
              <w:t>Notes</w:t>
            </w:r>
          </w:p>
        </w:tc>
        <w:tc>
          <w:tcPr>
            <w:tcW w:w="7004" w:type="dxa"/>
            <w:tcBorders>
              <w:top w:val="single" w:sz="4" w:space="0" w:color="auto"/>
              <w:left w:val="single" w:sz="4" w:space="0" w:color="auto"/>
              <w:bottom w:val="single" w:sz="4" w:space="0" w:color="auto"/>
              <w:right w:val="single" w:sz="4" w:space="0" w:color="auto"/>
            </w:tcBorders>
            <w:hideMark/>
          </w:tcPr>
          <w:p w14:paraId="3FF22EFD" w14:textId="77777777" w:rsidR="004D1976" w:rsidRDefault="00770557">
            <w:pPr>
              <w:rPr>
                <w:rFonts w:cs="Arial"/>
                <w:i/>
                <w:szCs w:val="20"/>
                <w:lang w:eastAsia="zh-CN"/>
              </w:rPr>
            </w:pPr>
            <w:r>
              <w:rPr>
                <w:rFonts w:cs="Arial"/>
                <w:i/>
                <w:szCs w:val="20"/>
                <w:lang w:eastAsia="zh-CN"/>
              </w:rPr>
              <w:t>There are three defined zoom levels and "Level X" is used to generically designate that one of the three is selected as described in this use case.</w:t>
            </w:r>
          </w:p>
          <w:p w14:paraId="490163A5" w14:textId="77777777" w:rsidR="004D1976" w:rsidRDefault="00770557">
            <w:pPr>
              <w:rPr>
                <w:rFonts w:cs="Arial"/>
                <w:szCs w:val="20"/>
                <w:lang w:eastAsia="zh-CN"/>
              </w:rPr>
            </w:pPr>
            <w:r>
              <w:rPr>
                <w:rFonts w:cs="Arial"/>
                <w:i/>
                <w:szCs w:val="20"/>
                <w:lang w:eastAsia="zh-CN"/>
              </w:rPr>
              <w:t>Refer to HMI documentation (requirements and/or screen-flow) for which level(s) of zoom will be utilized.</w:t>
            </w:r>
          </w:p>
        </w:tc>
      </w:tr>
    </w:tbl>
    <w:p w14:paraId="41FBDEE1" w14:textId="77777777" w:rsidR="004D1976" w:rsidRDefault="004D1976">
      <w:pPr>
        <w:rPr>
          <w:rFonts w:cs="Arial"/>
          <w:szCs w:val="20"/>
        </w:rPr>
      </w:pPr>
    </w:p>
    <w:p w14:paraId="76A23088" w14:textId="77777777" w:rsidR="00406F39" w:rsidRDefault="00770557" w:rsidP="00E52CBB">
      <w:pPr>
        <w:pStyle w:val="Heading4"/>
      </w:pPr>
      <w:r>
        <w:t>White Box View</w:t>
      </w:r>
    </w:p>
    <w:p w14:paraId="472CC698" w14:textId="77777777" w:rsidR="00406F39" w:rsidRDefault="00770557" w:rsidP="00E52CBB">
      <w:pPr>
        <w:pStyle w:val="Heading5"/>
      </w:pPr>
      <w:r>
        <w:t>Activity Diagrams</w:t>
      </w:r>
    </w:p>
    <w:p w14:paraId="1BCB925B" w14:textId="77777777" w:rsidR="00406F39" w:rsidRDefault="00770557" w:rsidP="00E52CBB">
      <w:pPr>
        <w:pStyle w:val="Heading6"/>
      </w:pPr>
      <w:r>
        <w:t>RVCv2-ACT-REQ-014109/A-Manual Zoom (TcSE ROIN-282390-1)</w:t>
      </w:r>
    </w:p>
    <w:p w14:paraId="6BBA7E6E" w14:textId="77777777" w:rsidR="00406F39" w:rsidRPr="00F8674E" w:rsidRDefault="00770557" w:rsidP="00406F39">
      <w:pPr>
        <w:rPr>
          <w:b/>
          <w:sz w:val="16"/>
          <w:szCs w:val="16"/>
        </w:rPr>
      </w:pPr>
      <w:r w:rsidRPr="00F8674E">
        <w:rPr>
          <w:b/>
          <w:sz w:val="16"/>
          <w:szCs w:val="16"/>
        </w:rPr>
        <w:t>Linked Elements</w:t>
      </w:r>
    </w:p>
    <w:p w14:paraId="6C9125D7" w14:textId="77777777" w:rsidR="007C3C8E" w:rsidRPr="00F8674E" w:rsidRDefault="00770557" w:rsidP="007C3C8E">
      <w:pPr>
        <w:rPr>
          <w:sz w:val="16"/>
          <w:szCs w:val="16"/>
        </w:rPr>
      </w:pPr>
      <w:r w:rsidRPr="00F8674E">
        <w:rPr>
          <w:sz w:val="16"/>
          <w:szCs w:val="16"/>
        </w:rPr>
        <w:t>RVCv2-SD-REQ-014110/A-Manual Zoom (TcSE ROIN-282356-1)</w:t>
      </w:r>
    </w:p>
    <w:p w14:paraId="176587E4" w14:textId="77777777" w:rsidR="00406F39" w:rsidRPr="00760C18" w:rsidRDefault="00770557" w:rsidP="00D006E5">
      <w:pPr>
        <w:pStyle w:val="BoldText"/>
      </w:pPr>
      <w:r w:rsidRPr="00760C18">
        <w:lastRenderedPageBreak/>
        <w:t>Activity Diagram</w:t>
      </w:r>
    </w:p>
    <w:p w14:paraId="2D1B0720" w14:textId="77777777" w:rsidR="004D1976" w:rsidRDefault="00770557" w:rsidP="00E52CBB">
      <w:pPr>
        <w:jc w:val="center"/>
      </w:pPr>
      <w:r>
        <w:rPr>
          <w:noProof/>
        </w:rPr>
        <w:drawing>
          <wp:inline distT="0" distB="0" distL="0" distR="0" wp14:anchorId="0B04DE05" wp14:editId="54C61FE3">
            <wp:extent cx="6276975" cy="3800475"/>
            <wp:effectExtent l="0" t="0" r="9525" b="9525"/>
            <wp:docPr id="1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276975" cy="3800475"/>
                    </a:xfrm>
                    <a:prstGeom prst="rect">
                      <a:avLst/>
                    </a:prstGeom>
                    <a:noFill/>
                    <a:ln w="9525">
                      <a:noFill/>
                      <a:miter lim="800000"/>
                      <a:headEnd/>
                      <a:tailEnd/>
                    </a:ln>
                  </pic:spPr>
                </pic:pic>
              </a:graphicData>
            </a:graphic>
          </wp:inline>
        </w:drawing>
      </w:r>
    </w:p>
    <w:p w14:paraId="00ED338A" w14:textId="77777777" w:rsidR="00406F39" w:rsidRDefault="00770557" w:rsidP="00E52CBB">
      <w:pPr>
        <w:pStyle w:val="Heading5"/>
      </w:pPr>
      <w:r>
        <w:t>Sequence Diagrams</w:t>
      </w:r>
    </w:p>
    <w:p w14:paraId="26DEF19A" w14:textId="77777777" w:rsidR="00406F39" w:rsidRDefault="00770557" w:rsidP="00E52CBB">
      <w:pPr>
        <w:pStyle w:val="Heading6"/>
      </w:pPr>
      <w:r>
        <w:t>RVCv2-SD-REQ-014110/A-Manual Zoom (TcSE ROIN-282356-1)</w:t>
      </w:r>
    </w:p>
    <w:p w14:paraId="51E76AD3" w14:textId="77777777" w:rsidR="00406F39" w:rsidRPr="00760C18" w:rsidRDefault="00770557" w:rsidP="00D006E5">
      <w:pPr>
        <w:pStyle w:val="BoldText"/>
      </w:pPr>
      <w:r w:rsidRPr="00760C18">
        <w:t>Scenario</w:t>
      </w:r>
    </w:p>
    <w:p w14:paraId="35FA09BD" w14:textId="77777777" w:rsidR="00406F39" w:rsidRPr="00760C18" w:rsidRDefault="00770557" w:rsidP="00E52CBB">
      <w:pPr>
        <w:pStyle w:val="BoldText"/>
        <w:ind w:left="720"/>
      </w:pPr>
      <w:r w:rsidRPr="00760C18">
        <w:t>Normal Usage</w:t>
      </w:r>
    </w:p>
    <w:p w14:paraId="54547B2A" w14:textId="77777777" w:rsidR="004D1976" w:rsidRDefault="00770557">
      <w:pPr>
        <w:ind w:left="720"/>
        <w:rPr>
          <w:rFonts w:cs="Arial"/>
          <w:szCs w:val="20"/>
        </w:rPr>
      </w:pPr>
      <w:r>
        <w:rPr>
          <w:rFonts w:cs="Arial"/>
          <w:szCs w:val="20"/>
        </w:rPr>
        <w:t>The user changes the manual zoom level setting via the HMI interface.</w:t>
      </w:r>
    </w:p>
    <w:p w14:paraId="4805DC7D" w14:textId="77777777" w:rsidR="004D1976" w:rsidRDefault="004D1976">
      <w:pPr>
        <w:ind w:left="720"/>
        <w:rPr>
          <w:rFonts w:cs="Arial"/>
          <w:szCs w:val="20"/>
        </w:rPr>
      </w:pPr>
    </w:p>
    <w:p w14:paraId="23E88645" w14:textId="77777777" w:rsidR="00406F39" w:rsidRPr="00760C18" w:rsidRDefault="00770557" w:rsidP="00D006E5">
      <w:pPr>
        <w:pStyle w:val="BoldText"/>
      </w:pPr>
      <w:r w:rsidRPr="00760C18">
        <w:t>Constraints</w:t>
      </w:r>
    </w:p>
    <w:p w14:paraId="2A73DD42" w14:textId="77777777" w:rsidR="00406F39" w:rsidRPr="00760C18" w:rsidRDefault="00770557" w:rsidP="00E52CBB">
      <w:pPr>
        <w:pStyle w:val="BoldText"/>
        <w:ind w:left="720"/>
      </w:pPr>
      <w:r w:rsidRPr="00760C18">
        <w:t>Pre-condition</w:t>
      </w:r>
    </w:p>
    <w:p w14:paraId="39FBFECD" w14:textId="77777777" w:rsidR="004D1976" w:rsidRDefault="00770557">
      <w:pPr>
        <w:ind w:left="720"/>
        <w:rPr>
          <w:rFonts w:cs="Arial"/>
        </w:rPr>
      </w:pPr>
      <w:r>
        <w:rPr>
          <w:rFonts w:cs="Arial"/>
        </w:rPr>
        <w:t>Ignition_Status = Run</w:t>
      </w:r>
    </w:p>
    <w:p w14:paraId="136ABF70" w14:textId="77777777" w:rsidR="004D1976" w:rsidRDefault="004D1976">
      <w:pPr>
        <w:ind w:left="720"/>
        <w:rPr>
          <w:rFonts w:cs="Arial"/>
        </w:rPr>
      </w:pPr>
    </w:p>
    <w:p w14:paraId="013EF1AD" w14:textId="77777777" w:rsidR="00406F39" w:rsidRPr="00760C18" w:rsidRDefault="00770557" w:rsidP="00E52CBB">
      <w:pPr>
        <w:pStyle w:val="BoldText"/>
        <w:ind w:left="720"/>
      </w:pPr>
      <w:r w:rsidRPr="00760C18">
        <w:t>Pre-condition</w:t>
      </w:r>
    </w:p>
    <w:p w14:paraId="66CA1FFC" w14:textId="77777777" w:rsidR="004D1976" w:rsidRDefault="00770557">
      <w:pPr>
        <w:ind w:left="720"/>
        <w:rPr>
          <w:rFonts w:cs="Arial"/>
        </w:rPr>
      </w:pPr>
      <w:r>
        <w:rPr>
          <w:rFonts w:cs="Arial"/>
        </w:rPr>
        <w:t>HMI Display is showing RVC Image.</w:t>
      </w:r>
    </w:p>
    <w:p w14:paraId="7339F1D8" w14:textId="77777777" w:rsidR="004D1976" w:rsidRDefault="004D1976">
      <w:pPr>
        <w:ind w:left="720"/>
        <w:rPr>
          <w:rFonts w:cs="Arial"/>
        </w:rPr>
      </w:pPr>
    </w:p>
    <w:p w14:paraId="10FFD4F9" w14:textId="77777777" w:rsidR="00406F39" w:rsidRPr="00760C18" w:rsidRDefault="00770557" w:rsidP="00E52CBB">
      <w:pPr>
        <w:pStyle w:val="BoldText"/>
        <w:ind w:left="720"/>
      </w:pPr>
      <w:r w:rsidRPr="00760C18">
        <w:t>Post-condition</w:t>
      </w:r>
    </w:p>
    <w:p w14:paraId="4199FE58" w14:textId="77777777" w:rsidR="004D1976" w:rsidRDefault="00770557">
      <w:pPr>
        <w:ind w:left="720"/>
        <w:rPr>
          <w:rFonts w:cs="Arial"/>
          <w:szCs w:val="20"/>
        </w:rPr>
      </w:pPr>
      <w:r>
        <w:rPr>
          <w:rFonts w:cs="Arial"/>
          <w:szCs w:val="20"/>
        </w:rPr>
        <w:t>The HMI display is showing the Rear Video Camera image that reflects the updated zoom setting.</w:t>
      </w:r>
    </w:p>
    <w:p w14:paraId="4BBF3E0D" w14:textId="77777777" w:rsidR="004D1976" w:rsidRDefault="004D1976">
      <w:pPr>
        <w:ind w:left="720"/>
        <w:rPr>
          <w:rFonts w:cs="Arial"/>
          <w:szCs w:val="20"/>
        </w:rPr>
      </w:pPr>
    </w:p>
    <w:p w14:paraId="02BC4886" w14:textId="77777777" w:rsidR="00406F39" w:rsidRPr="00760C18" w:rsidRDefault="00770557" w:rsidP="00D006E5">
      <w:pPr>
        <w:pStyle w:val="BoldText"/>
      </w:pPr>
      <w:r w:rsidRPr="00760C18">
        <w:lastRenderedPageBreak/>
        <w:t>Sequence Diagram</w:t>
      </w:r>
    </w:p>
    <w:p w14:paraId="0C370151" w14:textId="77777777" w:rsidR="004D1976" w:rsidRDefault="00770557" w:rsidP="00E52CBB">
      <w:pPr>
        <w:jc w:val="center"/>
      </w:pPr>
      <w:r>
        <w:rPr>
          <w:noProof/>
        </w:rPr>
        <w:drawing>
          <wp:inline distT="0" distB="0" distL="0" distR="0" wp14:anchorId="4FC21889" wp14:editId="64342E23">
            <wp:extent cx="5010150" cy="8010525"/>
            <wp:effectExtent l="0" t="0" r="0" b="9525"/>
            <wp:docPr id="1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010150" cy="8010525"/>
                    </a:xfrm>
                    <a:prstGeom prst="rect">
                      <a:avLst/>
                    </a:prstGeom>
                    <a:noFill/>
                    <a:ln w="9525">
                      <a:noFill/>
                      <a:miter lim="800000"/>
                      <a:headEnd/>
                      <a:tailEnd/>
                    </a:ln>
                  </pic:spPr>
                </pic:pic>
              </a:graphicData>
            </a:graphic>
          </wp:inline>
        </w:drawing>
      </w:r>
    </w:p>
    <w:p w14:paraId="353A4297" w14:textId="77777777" w:rsidR="00406F39" w:rsidRDefault="00770557" w:rsidP="00E52CBB">
      <w:pPr>
        <w:pStyle w:val="Heading3"/>
      </w:pPr>
      <w:bookmarkStart w:id="84" w:name="_Toc100050048"/>
      <w:r w:rsidRPr="00B9479B">
        <w:lastRenderedPageBreak/>
        <w:t>RVCv3-FUN-REQ-127106/A-Rear View Camera Zoom Setting v3</w:t>
      </w:r>
      <w:bookmarkEnd w:id="84"/>
    </w:p>
    <w:p w14:paraId="1719743D" w14:textId="77777777" w:rsidR="004D1976" w:rsidRDefault="00770557">
      <w:pPr>
        <w:rPr>
          <w:rFonts w:cs="Arial"/>
          <w:szCs w:val="20"/>
        </w:rPr>
      </w:pPr>
      <w:r>
        <w:rPr>
          <w:rFonts w:cs="Arial"/>
          <w:szCs w:val="20"/>
        </w:rPr>
        <w:t xml:space="preserve"> </w:t>
      </w:r>
    </w:p>
    <w:p w14:paraId="468D0723" w14:textId="77777777" w:rsidR="004D1976" w:rsidRDefault="004D1976">
      <w:pPr>
        <w:rPr>
          <w:rFonts w:cs="Arial"/>
          <w:szCs w:val="20"/>
        </w:rPr>
      </w:pPr>
    </w:p>
    <w:p w14:paraId="2B57AA09" w14:textId="77777777" w:rsidR="00406F39" w:rsidRDefault="00770557" w:rsidP="00E52CBB">
      <w:pPr>
        <w:pStyle w:val="Heading4"/>
      </w:pPr>
      <w:r>
        <w:t>Use Cases</w:t>
      </w:r>
    </w:p>
    <w:p w14:paraId="5D22F508" w14:textId="77777777" w:rsidR="00406F39" w:rsidRDefault="00770557" w:rsidP="00E52CBB">
      <w:pPr>
        <w:pStyle w:val="Heading5"/>
      </w:pPr>
      <w:r>
        <w:t>RVCv3-UC-REQ-128173/A-Press Zoom Button from Rear 360 View</w:t>
      </w:r>
    </w:p>
    <w:p w14:paraId="211F24FA"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722473" w14:paraId="055BD731" w14:textId="77777777" w:rsidTr="00831CF5">
        <w:trPr>
          <w:jc w:val="center"/>
        </w:trPr>
        <w:tc>
          <w:tcPr>
            <w:tcW w:w="1910" w:type="dxa"/>
            <w:shd w:val="clear" w:color="auto" w:fill="BFBFBF" w:themeFill="background1" w:themeFillShade="BF"/>
          </w:tcPr>
          <w:p w14:paraId="42DA41F8" w14:textId="77777777" w:rsidR="00722473" w:rsidRPr="006E7D31" w:rsidRDefault="00770557" w:rsidP="00BD797D">
            <w:pPr>
              <w:rPr>
                <w:b/>
              </w:rPr>
            </w:pPr>
            <w:r w:rsidRPr="006E7D31">
              <w:rPr>
                <w:b/>
              </w:rPr>
              <w:t>Actors</w:t>
            </w:r>
          </w:p>
        </w:tc>
        <w:tc>
          <w:tcPr>
            <w:tcW w:w="7666" w:type="dxa"/>
          </w:tcPr>
          <w:p w14:paraId="4A2194F2" w14:textId="77777777" w:rsidR="00722473" w:rsidRDefault="00770557" w:rsidP="00BD797D">
            <w:r>
              <w:t>Vehicle Occupant</w:t>
            </w:r>
          </w:p>
        </w:tc>
      </w:tr>
      <w:tr w:rsidR="00722473" w14:paraId="5F10D6DF" w14:textId="77777777" w:rsidTr="00831CF5">
        <w:trPr>
          <w:jc w:val="center"/>
        </w:trPr>
        <w:tc>
          <w:tcPr>
            <w:tcW w:w="1910" w:type="dxa"/>
            <w:tcBorders>
              <w:bottom w:val="single" w:sz="4" w:space="0" w:color="auto"/>
            </w:tcBorders>
            <w:shd w:val="clear" w:color="auto" w:fill="BFBFBF" w:themeFill="background1" w:themeFillShade="BF"/>
          </w:tcPr>
          <w:p w14:paraId="2F5B2D05" w14:textId="77777777" w:rsidR="00722473" w:rsidRPr="006E7D31" w:rsidRDefault="00770557" w:rsidP="00BD797D">
            <w:pPr>
              <w:rPr>
                <w:b/>
              </w:rPr>
            </w:pPr>
            <w:r>
              <w:rPr>
                <w:b/>
              </w:rPr>
              <w:t>Pre-c</w:t>
            </w:r>
            <w:r w:rsidRPr="006E7D31">
              <w:rPr>
                <w:b/>
              </w:rPr>
              <w:t>onditions</w:t>
            </w:r>
          </w:p>
        </w:tc>
        <w:tc>
          <w:tcPr>
            <w:tcW w:w="7666" w:type="dxa"/>
            <w:tcBorders>
              <w:bottom w:val="single" w:sz="4" w:space="0" w:color="auto"/>
            </w:tcBorders>
          </w:tcPr>
          <w:p w14:paraId="57DAF7D3" w14:textId="77777777" w:rsidR="00174913" w:rsidRDefault="00770557" w:rsidP="00174913">
            <w:pPr>
              <w:numPr>
                <w:ilvl w:val="0"/>
                <w:numId w:val="215"/>
              </w:numPr>
            </w:pPr>
            <w:r>
              <w:t>The vehicle is  configured with Multicamera</w:t>
            </w:r>
          </w:p>
          <w:p w14:paraId="06623FC9" w14:textId="77777777" w:rsidR="00722473" w:rsidRDefault="00770557" w:rsidP="00174913">
            <w:pPr>
              <w:numPr>
                <w:ilvl w:val="0"/>
                <w:numId w:val="215"/>
              </w:numPr>
            </w:pPr>
            <w:r>
              <w:t>The vehicle is  in RUN/START</w:t>
            </w:r>
          </w:p>
          <w:p w14:paraId="0235A53D" w14:textId="77777777" w:rsidR="00722473" w:rsidRDefault="00770557" w:rsidP="00BD797D">
            <w:pPr>
              <w:numPr>
                <w:ilvl w:val="0"/>
                <w:numId w:val="215"/>
              </w:numPr>
            </w:pPr>
            <w:r>
              <w:t xml:space="preserve">In reverse and  in Multicamera RVC view </w:t>
            </w:r>
          </w:p>
        </w:tc>
      </w:tr>
      <w:tr w:rsidR="00722473" w14:paraId="55728550" w14:textId="77777777" w:rsidTr="00831CF5">
        <w:trPr>
          <w:jc w:val="center"/>
        </w:trPr>
        <w:tc>
          <w:tcPr>
            <w:tcW w:w="1910" w:type="dxa"/>
            <w:tcBorders>
              <w:left w:val="single" w:sz="4" w:space="0" w:color="auto"/>
            </w:tcBorders>
            <w:shd w:val="clear" w:color="auto" w:fill="BFBFBF" w:themeFill="background1" w:themeFillShade="BF"/>
          </w:tcPr>
          <w:p w14:paraId="24100E52" w14:textId="77777777" w:rsidR="00722473" w:rsidRPr="006E7D31" w:rsidRDefault="00770557" w:rsidP="00BD797D">
            <w:pPr>
              <w:rPr>
                <w:b/>
              </w:rPr>
            </w:pPr>
            <w:r w:rsidRPr="006E7D31">
              <w:rPr>
                <w:b/>
              </w:rPr>
              <w:t>Scenario Description</w:t>
            </w:r>
          </w:p>
        </w:tc>
        <w:tc>
          <w:tcPr>
            <w:tcW w:w="7666" w:type="dxa"/>
            <w:tcBorders>
              <w:right w:val="single" w:sz="4" w:space="0" w:color="auto"/>
            </w:tcBorders>
            <w:shd w:val="clear" w:color="auto" w:fill="auto"/>
          </w:tcPr>
          <w:p w14:paraId="17021A16" w14:textId="77777777" w:rsidR="00722473" w:rsidRDefault="00770557" w:rsidP="00444268">
            <w:r>
              <w:t>The driver presses the Zoom button</w:t>
            </w:r>
          </w:p>
          <w:p w14:paraId="46AF7D9B" w14:textId="77777777" w:rsidR="00722473" w:rsidRPr="00482CB9" w:rsidRDefault="00000000" w:rsidP="00444268"/>
        </w:tc>
      </w:tr>
      <w:tr w:rsidR="00722473" w14:paraId="48FF8372" w14:textId="77777777" w:rsidTr="00831CF5">
        <w:trPr>
          <w:jc w:val="center"/>
        </w:trPr>
        <w:tc>
          <w:tcPr>
            <w:tcW w:w="1910" w:type="dxa"/>
            <w:tcBorders>
              <w:left w:val="single" w:sz="4" w:space="0" w:color="auto"/>
              <w:bottom w:val="single" w:sz="4" w:space="0" w:color="auto"/>
            </w:tcBorders>
            <w:shd w:val="clear" w:color="auto" w:fill="BFBFBF" w:themeFill="background1" w:themeFillShade="BF"/>
          </w:tcPr>
          <w:p w14:paraId="25713E62" w14:textId="77777777" w:rsidR="00722473" w:rsidRPr="006E7D31" w:rsidRDefault="00770557" w:rsidP="00BD797D">
            <w:pPr>
              <w:rPr>
                <w:b/>
              </w:rPr>
            </w:pPr>
            <w:r w:rsidRPr="006E7D31">
              <w:rPr>
                <w:b/>
              </w:rPr>
              <w:t>Post-conditions</w:t>
            </w:r>
          </w:p>
        </w:tc>
        <w:tc>
          <w:tcPr>
            <w:tcW w:w="7666" w:type="dxa"/>
            <w:tcBorders>
              <w:bottom w:val="single" w:sz="4" w:space="0" w:color="auto"/>
              <w:right w:val="single" w:sz="4" w:space="0" w:color="auto"/>
            </w:tcBorders>
            <w:shd w:val="clear" w:color="auto" w:fill="auto"/>
          </w:tcPr>
          <w:p w14:paraId="0472F3CC" w14:textId="77777777" w:rsidR="00BD797D" w:rsidRDefault="00770557" w:rsidP="00444268">
            <w:r>
              <w:t>The RVC zoom view appears with  Multicamera view still being highlighted</w:t>
            </w:r>
          </w:p>
        </w:tc>
      </w:tr>
      <w:tr w:rsidR="00722473" w14:paraId="40676149" w14:textId="77777777" w:rsidTr="00831CF5">
        <w:trPr>
          <w:jc w:val="center"/>
        </w:trPr>
        <w:tc>
          <w:tcPr>
            <w:tcW w:w="1910" w:type="dxa"/>
            <w:tcBorders>
              <w:left w:val="single" w:sz="4" w:space="0" w:color="auto"/>
            </w:tcBorders>
            <w:shd w:val="clear" w:color="auto" w:fill="BFBFBF" w:themeFill="background1" w:themeFillShade="BF"/>
          </w:tcPr>
          <w:p w14:paraId="0D6277F2" w14:textId="77777777" w:rsidR="00722473" w:rsidRPr="006E7D31" w:rsidRDefault="00770557" w:rsidP="00BD797D">
            <w:pPr>
              <w:rPr>
                <w:b/>
              </w:rPr>
            </w:pPr>
            <w:r w:rsidRPr="006E7D31">
              <w:rPr>
                <w:b/>
              </w:rPr>
              <w:t>List of Exception Use Cases</w:t>
            </w:r>
          </w:p>
        </w:tc>
        <w:tc>
          <w:tcPr>
            <w:tcW w:w="7666" w:type="dxa"/>
            <w:tcBorders>
              <w:right w:val="single" w:sz="4" w:space="0" w:color="auto"/>
            </w:tcBorders>
            <w:shd w:val="clear" w:color="auto" w:fill="auto"/>
          </w:tcPr>
          <w:p w14:paraId="15A035FD" w14:textId="77777777" w:rsidR="00261876" w:rsidRDefault="00770557" w:rsidP="00261876">
            <w:r>
              <w:t>E1</w:t>
            </w:r>
            <w:r w:rsidRPr="00B33438">
              <w:t xml:space="preserve"> </w:t>
            </w:r>
            <w:r>
              <w:t>– Vehicle is not RUN/START</w:t>
            </w:r>
          </w:p>
          <w:p w14:paraId="3E43F1CB" w14:textId="77777777" w:rsidR="00261876" w:rsidRDefault="00770557" w:rsidP="00261876">
            <w:r>
              <w:t>E2 – Loss of communication with Camera Server</w:t>
            </w:r>
          </w:p>
          <w:p w14:paraId="4F9FCC24" w14:textId="77777777" w:rsidR="00722473" w:rsidRDefault="00770557" w:rsidP="00261876">
            <w:r>
              <w:t>E3 – Valid camera video signal not present</w:t>
            </w:r>
          </w:p>
        </w:tc>
      </w:tr>
      <w:tr w:rsidR="00722473" w14:paraId="589197EB" w14:textId="77777777" w:rsidTr="00831CF5">
        <w:trPr>
          <w:jc w:val="center"/>
        </w:trPr>
        <w:tc>
          <w:tcPr>
            <w:tcW w:w="1910" w:type="dxa"/>
            <w:tcBorders>
              <w:left w:val="single" w:sz="4" w:space="0" w:color="auto"/>
            </w:tcBorders>
            <w:shd w:val="clear" w:color="auto" w:fill="BFBFBF" w:themeFill="background1" w:themeFillShade="BF"/>
          </w:tcPr>
          <w:p w14:paraId="590C100D" w14:textId="77777777" w:rsidR="00722473" w:rsidRPr="006E7D31" w:rsidRDefault="00770557" w:rsidP="00BD797D">
            <w:pPr>
              <w:rPr>
                <w:b/>
              </w:rPr>
            </w:pPr>
            <w:r>
              <w:rPr>
                <w:b/>
              </w:rPr>
              <w:t>Interface</w:t>
            </w:r>
            <w:r w:rsidRPr="006E7D31">
              <w:rPr>
                <w:b/>
              </w:rPr>
              <w:t>s</w:t>
            </w:r>
          </w:p>
        </w:tc>
        <w:tc>
          <w:tcPr>
            <w:tcW w:w="7666" w:type="dxa"/>
            <w:tcBorders>
              <w:right w:val="single" w:sz="4" w:space="0" w:color="auto"/>
            </w:tcBorders>
            <w:shd w:val="clear" w:color="auto" w:fill="auto"/>
          </w:tcPr>
          <w:p w14:paraId="3ED09718" w14:textId="77777777" w:rsidR="0098500F" w:rsidRDefault="00770557" w:rsidP="0098500F">
            <w:r>
              <w:t>G-HMI</w:t>
            </w:r>
          </w:p>
          <w:p w14:paraId="63413B6C" w14:textId="77777777" w:rsidR="00722473" w:rsidRDefault="00770557" w:rsidP="0098500F">
            <w:r>
              <w:t>Vehicle System Interface</w:t>
            </w:r>
          </w:p>
        </w:tc>
      </w:tr>
    </w:tbl>
    <w:p w14:paraId="647DEB9C" w14:textId="77777777" w:rsidR="00697849" w:rsidRDefault="00000000"/>
    <w:p w14:paraId="4DC4A653" w14:textId="77777777" w:rsidR="00406F39" w:rsidRDefault="00770557" w:rsidP="00E52CBB">
      <w:pPr>
        <w:pStyle w:val="Heading5"/>
      </w:pPr>
      <w:r>
        <w:t>RVCv3-UC-REQ-128176/A-Press Zoom Button from Rear Normal View</w:t>
      </w:r>
    </w:p>
    <w:p w14:paraId="0C2D9227"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BB7622" w14:paraId="5EE933BE" w14:textId="77777777" w:rsidTr="00144F86">
        <w:trPr>
          <w:jc w:val="center"/>
        </w:trPr>
        <w:tc>
          <w:tcPr>
            <w:tcW w:w="1910" w:type="dxa"/>
            <w:shd w:val="clear" w:color="auto" w:fill="BFBFBF" w:themeFill="background1" w:themeFillShade="BF"/>
          </w:tcPr>
          <w:p w14:paraId="4B4C8708" w14:textId="77777777" w:rsidR="00BB7622" w:rsidRPr="006E7D31" w:rsidRDefault="00770557" w:rsidP="00B82DBB">
            <w:pPr>
              <w:rPr>
                <w:b/>
              </w:rPr>
            </w:pPr>
            <w:r w:rsidRPr="006E7D31">
              <w:rPr>
                <w:b/>
              </w:rPr>
              <w:t>Actors</w:t>
            </w:r>
          </w:p>
        </w:tc>
        <w:tc>
          <w:tcPr>
            <w:tcW w:w="7666" w:type="dxa"/>
          </w:tcPr>
          <w:p w14:paraId="51E525D5" w14:textId="77777777" w:rsidR="00BB7622" w:rsidRDefault="00770557" w:rsidP="00B82DBB">
            <w:r>
              <w:t>Vehicle Occupant</w:t>
            </w:r>
          </w:p>
        </w:tc>
      </w:tr>
      <w:tr w:rsidR="00BB7622" w14:paraId="3BF5A6F0" w14:textId="77777777" w:rsidTr="00144F86">
        <w:trPr>
          <w:jc w:val="center"/>
        </w:trPr>
        <w:tc>
          <w:tcPr>
            <w:tcW w:w="1910" w:type="dxa"/>
            <w:tcBorders>
              <w:bottom w:val="single" w:sz="4" w:space="0" w:color="auto"/>
            </w:tcBorders>
            <w:shd w:val="clear" w:color="auto" w:fill="BFBFBF" w:themeFill="background1" w:themeFillShade="BF"/>
          </w:tcPr>
          <w:p w14:paraId="3372F849" w14:textId="77777777" w:rsidR="00BB7622" w:rsidRPr="006E7D31" w:rsidRDefault="00770557" w:rsidP="00B82DBB">
            <w:pPr>
              <w:rPr>
                <w:b/>
              </w:rPr>
            </w:pPr>
            <w:r>
              <w:rPr>
                <w:b/>
              </w:rPr>
              <w:t>Pre-c</w:t>
            </w:r>
            <w:r w:rsidRPr="006E7D31">
              <w:rPr>
                <w:b/>
              </w:rPr>
              <w:t>onditions</w:t>
            </w:r>
          </w:p>
        </w:tc>
        <w:tc>
          <w:tcPr>
            <w:tcW w:w="7666" w:type="dxa"/>
            <w:tcBorders>
              <w:bottom w:val="single" w:sz="4" w:space="0" w:color="auto"/>
            </w:tcBorders>
          </w:tcPr>
          <w:p w14:paraId="5CABD073" w14:textId="77777777" w:rsidR="00174913" w:rsidRDefault="00770557" w:rsidP="00174913">
            <w:pPr>
              <w:numPr>
                <w:ilvl w:val="0"/>
                <w:numId w:val="216"/>
              </w:numPr>
            </w:pPr>
            <w:r>
              <w:t>The vehicle is configured with camera</w:t>
            </w:r>
          </w:p>
          <w:p w14:paraId="4668B401" w14:textId="77777777" w:rsidR="00A46208" w:rsidRDefault="00770557" w:rsidP="00174913">
            <w:pPr>
              <w:numPr>
                <w:ilvl w:val="0"/>
                <w:numId w:val="216"/>
              </w:numPr>
            </w:pPr>
            <w:r>
              <w:t>The vehicle is in RUN/START</w:t>
            </w:r>
          </w:p>
          <w:p w14:paraId="39CE573E" w14:textId="77777777" w:rsidR="00BB7622" w:rsidRDefault="00770557" w:rsidP="00A46208">
            <w:pPr>
              <w:numPr>
                <w:ilvl w:val="0"/>
                <w:numId w:val="216"/>
              </w:numPr>
            </w:pPr>
            <w:r>
              <w:t>RVC view shown</w:t>
            </w:r>
          </w:p>
        </w:tc>
      </w:tr>
      <w:tr w:rsidR="00BB7622" w14:paraId="5541B255" w14:textId="77777777" w:rsidTr="00144F86">
        <w:trPr>
          <w:jc w:val="center"/>
        </w:trPr>
        <w:tc>
          <w:tcPr>
            <w:tcW w:w="1910" w:type="dxa"/>
            <w:tcBorders>
              <w:left w:val="single" w:sz="4" w:space="0" w:color="auto"/>
            </w:tcBorders>
            <w:shd w:val="clear" w:color="auto" w:fill="BFBFBF" w:themeFill="background1" w:themeFillShade="BF"/>
          </w:tcPr>
          <w:p w14:paraId="5A120E9E" w14:textId="77777777" w:rsidR="00BB7622" w:rsidRPr="006E7D31" w:rsidRDefault="00770557" w:rsidP="00B82DBB">
            <w:pPr>
              <w:rPr>
                <w:b/>
              </w:rPr>
            </w:pPr>
            <w:r w:rsidRPr="006E7D31">
              <w:rPr>
                <w:b/>
              </w:rPr>
              <w:t>Scenario Description</w:t>
            </w:r>
          </w:p>
        </w:tc>
        <w:tc>
          <w:tcPr>
            <w:tcW w:w="7666" w:type="dxa"/>
            <w:tcBorders>
              <w:right w:val="single" w:sz="4" w:space="0" w:color="auto"/>
            </w:tcBorders>
            <w:shd w:val="clear" w:color="auto" w:fill="auto"/>
          </w:tcPr>
          <w:p w14:paraId="01C79D8B" w14:textId="77777777" w:rsidR="00A46208" w:rsidRDefault="00770557" w:rsidP="00CD3ADE">
            <w:r>
              <w:t>The Driver presses the Zoom button</w:t>
            </w:r>
          </w:p>
          <w:p w14:paraId="61F37E50" w14:textId="77777777" w:rsidR="00482CB9" w:rsidRPr="00482CB9" w:rsidRDefault="00000000" w:rsidP="00CD3ADE"/>
        </w:tc>
      </w:tr>
      <w:tr w:rsidR="00BB7622" w14:paraId="359B2212" w14:textId="77777777" w:rsidTr="00144F86">
        <w:trPr>
          <w:jc w:val="center"/>
        </w:trPr>
        <w:tc>
          <w:tcPr>
            <w:tcW w:w="1910" w:type="dxa"/>
            <w:tcBorders>
              <w:left w:val="single" w:sz="4" w:space="0" w:color="auto"/>
              <w:bottom w:val="single" w:sz="4" w:space="0" w:color="auto"/>
            </w:tcBorders>
            <w:shd w:val="clear" w:color="auto" w:fill="BFBFBF" w:themeFill="background1" w:themeFillShade="BF"/>
          </w:tcPr>
          <w:p w14:paraId="54634D9B" w14:textId="77777777" w:rsidR="00BB7622" w:rsidRPr="006E7D31" w:rsidRDefault="00770557"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14:paraId="00A50E47" w14:textId="77777777" w:rsidR="00BB7622" w:rsidRDefault="00770557" w:rsidP="00482CB9">
            <w:r>
              <w:t>The RVC zoom view appears</w:t>
            </w:r>
          </w:p>
          <w:p w14:paraId="57215A89" w14:textId="77777777" w:rsidR="00C51276" w:rsidRDefault="00000000" w:rsidP="00CD3ADE"/>
        </w:tc>
      </w:tr>
      <w:tr w:rsidR="00B82DBB" w14:paraId="5B94D4D3" w14:textId="77777777" w:rsidTr="00144F86">
        <w:trPr>
          <w:jc w:val="center"/>
        </w:trPr>
        <w:tc>
          <w:tcPr>
            <w:tcW w:w="1910" w:type="dxa"/>
            <w:tcBorders>
              <w:left w:val="single" w:sz="4" w:space="0" w:color="auto"/>
            </w:tcBorders>
            <w:shd w:val="clear" w:color="auto" w:fill="BFBFBF" w:themeFill="background1" w:themeFillShade="BF"/>
          </w:tcPr>
          <w:p w14:paraId="1B76EBDA" w14:textId="77777777" w:rsidR="00B82DBB" w:rsidRPr="006E7D31" w:rsidRDefault="00770557" w:rsidP="00B82DBB">
            <w:pPr>
              <w:rPr>
                <w:b/>
              </w:rPr>
            </w:pPr>
            <w:r w:rsidRPr="006E7D31">
              <w:rPr>
                <w:b/>
              </w:rPr>
              <w:t>List of Exception Use Cases</w:t>
            </w:r>
          </w:p>
        </w:tc>
        <w:tc>
          <w:tcPr>
            <w:tcW w:w="7666" w:type="dxa"/>
            <w:tcBorders>
              <w:right w:val="single" w:sz="4" w:space="0" w:color="auto"/>
            </w:tcBorders>
            <w:shd w:val="clear" w:color="auto" w:fill="auto"/>
          </w:tcPr>
          <w:p w14:paraId="3C42BF78" w14:textId="77777777" w:rsidR="00261876" w:rsidRDefault="00770557" w:rsidP="00261876">
            <w:r>
              <w:t>E1</w:t>
            </w:r>
            <w:r w:rsidRPr="00B33438">
              <w:t xml:space="preserve"> </w:t>
            </w:r>
            <w:r>
              <w:t>– Vehicle is not RUN/START</w:t>
            </w:r>
          </w:p>
          <w:p w14:paraId="67B83E0D" w14:textId="77777777" w:rsidR="00261876" w:rsidRDefault="00770557" w:rsidP="00261876">
            <w:r>
              <w:t>E2 – Loss of communication with Camera Server</w:t>
            </w:r>
          </w:p>
          <w:p w14:paraId="2231624C" w14:textId="77777777" w:rsidR="00A46208" w:rsidRDefault="00770557" w:rsidP="00261876">
            <w:r>
              <w:t>E3 – Valid camera video signal not present</w:t>
            </w:r>
          </w:p>
        </w:tc>
      </w:tr>
      <w:tr w:rsidR="00BB7622" w14:paraId="4F6FC669" w14:textId="77777777" w:rsidTr="00144F86">
        <w:trPr>
          <w:jc w:val="center"/>
        </w:trPr>
        <w:tc>
          <w:tcPr>
            <w:tcW w:w="1910" w:type="dxa"/>
            <w:tcBorders>
              <w:left w:val="single" w:sz="4" w:space="0" w:color="auto"/>
            </w:tcBorders>
            <w:shd w:val="clear" w:color="auto" w:fill="BFBFBF" w:themeFill="background1" w:themeFillShade="BF"/>
          </w:tcPr>
          <w:p w14:paraId="77B58CF9" w14:textId="77777777" w:rsidR="00BB7622" w:rsidRPr="006E7D31" w:rsidRDefault="00770557" w:rsidP="00B82DBB">
            <w:pPr>
              <w:rPr>
                <w:b/>
              </w:rPr>
            </w:pPr>
            <w:r>
              <w:rPr>
                <w:b/>
              </w:rPr>
              <w:t>Interface</w:t>
            </w:r>
            <w:r w:rsidRPr="006E7D31">
              <w:rPr>
                <w:b/>
              </w:rPr>
              <w:t>s</w:t>
            </w:r>
          </w:p>
        </w:tc>
        <w:tc>
          <w:tcPr>
            <w:tcW w:w="7666" w:type="dxa"/>
            <w:tcBorders>
              <w:right w:val="single" w:sz="4" w:space="0" w:color="auto"/>
            </w:tcBorders>
            <w:shd w:val="clear" w:color="auto" w:fill="auto"/>
          </w:tcPr>
          <w:p w14:paraId="0AEE22FF" w14:textId="77777777" w:rsidR="0098500F" w:rsidRDefault="00770557" w:rsidP="0098500F">
            <w:r>
              <w:t>G-HMI</w:t>
            </w:r>
          </w:p>
          <w:p w14:paraId="6CC151E6" w14:textId="77777777" w:rsidR="00BB7622" w:rsidRDefault="00770557" w:rsidP="0098500F">
            <w:r>
              <w:t>Vehicle System Interface</w:t>
            </w:r>
          </w:p>
        </w:tc>
      </w:tr>
    </w:tbl>
    <w:p w14:paraId="0E1B8CAE" w14:textId="77777777" w:rsidR="00236FA4" w:rsidRDefault="00000000"/>
    <w:p w14:paraId="51F09D37" w14:textId="77777777" w:rsidR="00406F39" w:rsidRDefault="00770557" w:rsidP="00E52CBB">
      <w:pPr>
        <w:pStyle w:val="Heading5"/>
      </w:pPr>
      <w:r>
        <w:t>RVCv3-UC-REQ-128179/A-Press Zoom Button from CHMSL View</w:t>
      </w:r>
    </w:p>
    <w:p w14:paraId="16CC350E"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05303E" w14:paraId="21608673" w14:textId="77777777" w:rsidTr="00A9360D">
        <w:trPr>
          <w:jc w:val="center"/>
        </w:trPr>
        <w:tc>
          <w:tcPr>
            <w:tcW w:w="1910" w:type="dxa"/>
            <w:shd w:val="clear" w:color="auto" w:fill="BFBFBF" w:themeFill="background1" w:themeFillShade="BF"/>
          </w:tcPr>
          <w:p w14:paraId="331C070B" w14:textId="77777777" w:rsidR="0005303E" w:rsidRPr="006E7D31" w:rsidRDefault="00770557" w:rsidP="00B82DBB">
            <w:pPr>
              <w:rPr>
                <w:b/>
              </w:rPr>
            </w:pPr>
            <w:r w:rsidRPr="006E7D31">
              <w:rPr>
                <w:b/>
              </w:rPr>
              <w:t>Actors</w:t>
            </w:r>
          </w:p>
        </w:tc>
        <w:tc>
          <w:tcPr>
            <w:tcW w:w="7666" w:type="dxa"/>
          </w:tcPr>
          <w:p w14:paraId="55470A3C" w14:textId="77777777" w:rsidR="0005303E" w:rsidRDefault="00770557" w:rsidP="00B82DBB">
            <w:r>
              <w:t>Vehicle Occupant</w:t>
            </w:r>
          </w:p>
        </w:tc>
      </w:tr>
      <w:tr w:rsidR="00D35E25" w14:paraId="1DA47365" w14:textId="77777777" w:rsidTr="00A9360D">
        <w:trPr>
          <w:jc w:val="center"/>
        </w:trPr>
        <w:tc>
          <w:tcPr>
            <w:tcW w:w="1910" w:type="dxa"/>
            <w:tcBorders>
              <w:bottom w:val="single" w:sz="4" w:space="0" w:color="auto"/>
            </w:tcBorders>
            <w:shd w:val="clear" w:color="auto" w:fill="BFBFBF" w:themeFill="background1" w:themeFillShade="BF"/>
          </w:tcPr>
          <w:p w14:paraId="0F12BDC6" w14:textId="77777777" w:rsidR="00D35E25" w:rsidRPr="006E7D31" w:rsidRDefault="00770557" w:rsidP="00B82DBB">
            <w:pPr>
              <w:rPr>
                <w:b/>
              </w:rPr>
            </w:pPr>
            <w:r>
              <w:rPr>
                <w:b/>
              </w:rPr>
              <w:t>Pre-c</w:t>
            </w:r>
            <w:r w:rsidRPr="006E7D31">
              <w:rPr>
                <w:b/>
              </w:rPr>
              <w:t>onditions</w:t>
            </w:r>
          </w:p>
        </w:tc>
        <w:tc>
          <w:tcPr>
            <w:tcW w:w="7666" w:type="dxa"/>
            <w:tcBorders>
              <w:bottom w:val="single" w:sz="4" w:space="0" w:color="auto"/>
            </w:tcBorders>
          </w:tcPr>
          <w:p w14:paraId="5D072028" w14:textId="77777777" w:rsidR="00DD4A7D" w:rsidRDefault="00770557" w:rsidP="00DD4A7D">
            <w:pPr>
              <w:numPr>
                <w:ilvl w:val="0"/>
                <w:numId w:val="217"/>
              </w:numPr>
            </w:pPr>
            <w:r>
              <w:t>The vehicke  is configured  with CHMSL camera</w:t>
            </w:r>
          </w:p>
          <w:p w14:paraId="75698674" w14:textId="77777777" w:rsidR="00DD4A7D" w:rsidRDefault="00770557" w:rsidP="00DD4A7D">
            <w:pPr>
              <w:numPr>
                <w:ilvl w:val="0"/>
                <w:numId w:val="217"/>
              </w:numPr>
            </w:pPr>
            <w:r>
              <w:t>The vehicle is  in Run/Start</w:t>
            </w:r>
          </w:p>
          <w:p w14:paraId="6C580DDE" w14:textId="77777777" w:rsidR="00DD4A7D" w:rsidRDefault="00770557" w:rsidP="00DD4A7D">
            <w:pPr>
              <w:numPr>
                <w:ilvl w:val="0"/>
                <w:numId w:val="217"/>
              </w:numPr>
            </w:pPr>
            <w:r>
              <w:t xml:space="preserve"> The vehicle in Reverse </w:t>
            </w:r>
          </w:p>
          <w:p w14:paraId="0918F610" w14:textId="77777777" w:rsidR="00D35E25" w:rsidRDefault="00770557" w:rsidP="00722473">
            <w:pPr>
              <w:numPr>
                <w:ilvl w:val="0"/>
                <w:numId w:val="217"/>
              </w:numPr>
            </w:pPr>
            <w:r>
              <w:t>CHMSL View is shown</w:t>
            </w:r>
          </w:p>
        </w:tc>
      </w:tr>
      <w:tr w:rsidR="00D35E25" w14:paraId="252CB8ED" w14:textId="77777777" w:rsidTr="00A9360D">
        <w:trPr>
          <w:jc w:val="center"/>
        </w:trPr>
        <w:tc>
          <w:tcPr>
            <w:tcW w:w="1910" w:type="dxa"/>
            <w:tcBorders>
              <w:left w:val="single" w:sz="4" w:space="0" w:color="auto"/>
            </w:tcBorders>
            <w:shd w:val="clear" w:color="auto" w:fill="BFBFBF" w:themeFill="background1" w:themeFillShade="BF"/>
          </w:tcPr>
          <w:p w14:paraId="48EBAA48" w14:textId="77777777" w:rsidR="00D35E25" w:rsidRPr="006E7D31" w:rsidRDefault="00770557" w:rsidP="00B82DBB">
            <w:pPr>
              <w:rPr>
                <w:b/>
              </w:rPr>
            </w:pPr>
            <w:r w:rsidRPr="006E7D31">
              <w:rPr>
                <w:b/>
              </w:rPr>
              <w:t>Scenario Description</w:t>
            </w:r>
          </w:p>
        </w:tc>
        <w:tc>
          <w:tcPr>
            <w:tcW w:w="7666" w:type="dxa"/>
            <w:tcBorders>
              <w:right w:val="single" w:sz="4" w:space="0" w:color="auto"/>
            </w:tcBorders>
            <w:shd w:val="clear" w:color="auto" w:fill="auto"/>
          </w:tcPr>
          <w:p w14:paraId="13F055AA" w14:textId="77777777" w:rsidR="00D35E25" w:rsidRDefault="00770557" w:rsidP="00A9360D">
            <w:r>
              <w:t>The driver presses Zoom Button</w:t>
            </w:r>
          </w:p>
          <w:p w14:paraId="06131581" w14:textId="77777777" w:rsidR="00D35E25" w:rsidRPr="00482CB9" w:rsidRDefault="00000000" w:rsidP="00CC6A64">
            <w:pPr>
              <w:ind w:left="360"/>
            </w:pPr>
          </w:p>
        </w:tc>
      </w:tr>
      <w:tr w:rsidR="00D35E25" w14:paraId="490EAC79" w14:textId="77777777" w:rsidTr="00A9360D">
        <w:trPr>
          <w:jc w:val="center"/>
        </w:trPr>
        <w:tc>
          <w:tcPr>
            <w:tcW w:w="1910" w:type="dxa"/>
            <w:tcBorders>
              <w:left w:val="single" w:sz="4" w:space="0" w:color="auto"/>
              <w:bottom w:val="single" w:sz="4" w:space="0" w:color="auto"/>
            </w:tcBorders>
            <w:shd w:val="clear" w:color="auto" w:fill="BFBFBF" w:themeFill="background1" w:themeFillShade="BF"/>
          </w:tcPr>
          <w:p w14:paraId="3FBF2561" w14:textId="77777777" w:rsidR="00D35E25" w:rsidRPr="006E7D31" w:rsidRDefault="00770557"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14:paraId="2309C671" w14:textId="77777777" w:rsidR="00D35E25" w:rsidRDefault="00770557" w:rsidP="0005303E">
            <w:r>
              <w:t>CHMSL Zoom  view appears</w:t>
            </w:r>
          </w:p>
        </w:tc>
      </w:tr>
      <w:tr w:rsidR="00D35E25" w14:paraId="31BC6217" w14:textId="77777777" w:rsidTr="00A9360D">
        <w:trPr>
          <w:jc w:val="center"/>
        </w:trPr>
        <w:tc>
          <w:tcPr>
            <w:tcW w:w="1910" w:type="dxa"/>
            <w:tcBorders>
              <w:left w:val="single" w:sz="4" w:space="0" w:color="auto"/>
            </w:tcBorders>
            <w:shd w:val="clear" w:color="auto" w:fill="BFBFBF" w:themeFill="background1" w:themeFillShade="BF"/>
          </w:tcPr>
          <w:p w14:paraId="52FB8C7A" w14:textId="77777777" w:rsidR="00D35E25" w:rsidRPr="006E7D31" w:rsidRDefault="00770557" w:rsidP="00B82DBB">
            <w:pPr>
              <w:rPr>
                <w:b/>
              </w:rPr>
            </w:pPr>
            <w:r w:rsidRPr="006E7D31">
              <w:rPr>
                <w:b/>
              </w:rPr>
              <w:t>List of Exception Use Cases</w:t>
            </w:r>
          </w:p>
        </w:tc>
        <w:tc>
          <w:tcPr>
            <w:tcW w:w="7666" w:type="dxa"/>
            <w:tcBorders>
              <w:right w:val="single" w:sz="4" w:space="0" w:color="auto"/>
            </w:tcBorders>
            <w:shd w:val="clear" w:color="auto" w:fill="auto"/>
          </w:tcPr>
          <w:p w14:paraId="1748FB17" w14:textId="77777777" w:rsidR="00261876" w:rsidRDefault="00770557" w:rsidP="00261876">
            <w:r>
              <w:t>E1</w:t>
            </w:r>
            <w:r w:rsidRPr="00B33438">
              <w:t xml:space="preserve"> </w:t>
            </w:r>
            <w:r>
              <w:t>– Vehicle is not RUN/START</w:t>
            </w:r>
          </w:p>
          <w:p w14:paraId="65D561DE" w14:textId="77777777" w:rsidR="00261876" w:rsidRDefault="00770557" w:rsidP="00261876">
            <w:r>
              <w:t>E2 – Loss of communication with Camera Server</w:t>
            </w:r>
          </w:p>
          <w:p w14:paraId="46186A8C" w14:textId="77777777" w:rsidR="00D35E25" w:rsidRDefault="00770557" w:rsidP="00261876">
            <w:r>
              <w:t>E3 – Valid camera video signal not present</w:t>
            </w:r>
          </w:p>
        </w:tc>
      </w:tr>
      <w:tr w:rsidR="0005303E" w14:paraId="6958FBEB" w14:textId="77777777" w:rsidTr="00A9360D">
        <w:trPr>
          <w:jc w:val="center"/>
        </w:trPr>
        <w:tc>
          <w:tcPr>
            <w:tcW w:w="1910" w:type="dxa"/>
            <w:tcBorders>
              <w:left w:val="single" w:sz="4" w:space="0" w:color="auto"/>
            </w:tcBorders>
            <w:shd w:val="clear" w:color="auto" w:fill="BFBFBF" w:themeFill="background1" w:themeFillShade="BF"/>
          </w:tcPr>
          <w:p w14:paraId="230BCF0B" w14:textId="77777777" w:rsidR="0005303E" w:rsidRPr="006E7D31" w:rsidRDefault="00770557" w:rsidP="00B82DBB">
            <w:pPr>
              <w:rPr>
                <w:b/>
              </w:rPr>
            </w:pPr>
            <w:r>
              <w:rPr>
                <w:b/>
              </w:rPr>
              <w:t>Interface</w:t>
            </w:r>
            <w:r w:rsidRPr="006E7D31">
              <w:rPr>
                <w:b/>
              </w:rPr>
              <w:t>s</w:t>
            </w:r>
          </w:p>
        </w:tc>
        <w:tc>
          <w:tcPr>
            <w:tcW w:w="7666" w:type="dxa"/>
            <w:tcBorders>
              <w:right w:val="single" w:sz="4" w:space="0" w:color="auto"/>
            </w:tcBorders>
            <w:shd w:val="clear" w:color="auto" w:fill="auto"/>
          </w:tcPr>
          <w:p w14:paraId="1712A5CD" w14:textId="77777777" w:rsidR="0098500F" w:rsidRDefault="00770557" w:rsidP="0098500F">
            <w:r>
              <w:t>G-HMI</w:t>
            </w:r>
          </w:p>
          <w:p w14:paraId="416F63EB" w14:textId="77777777" w:rsidR="0005303E" w:rsidRDefault="00770557" w:rsidP="0098500F">
            <w:r>
              <w:t>Vehicle System Interface</w:t>
            </w:r>
          </w:p>
        </w:tc>
      </w:tr>
    </w:tbl>
    <w:p w14:paraId="15C56680" w14:textId="77777777" w:rsidR="006C17ED" w:rsidRDefault="00000000"/>
    <w:p w14:paraId="50FA0734" w14:textId="77777777" w:rsidR="00406F39" w:rsidRDefault="00770557" w:rsidP="00E52CBB">
      <w:pPr>
        <w:pStyle w:val="Heading5"/>
      </w:pPr>
      <w:r>
        <w:lastRenderedPageBreak/>
        <w:t>RVCv3-UC-REQ-128188/A-Press Rear 360 Unzoom</w:t>
      </w:r>
    </w:p>
    <w:p w14:paraId="22F33367"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571D36" w14:paraId="3EF39C30" w14:textId="77777777" w:rsidTr="000A5477">
        <w:trPr>
          <w:jc w:val="center"/>
        </w:trPr>
        <w:tc>
          <w:tcPr>
            <w:tcW w:w="1910" w:type="dxa"/>
            <w:shd w:val="clear" w:color="auto" w:fill="BFBFBF" w:themeFill="background1" w:themeFillShade="BF"/>
          </w:tcPr>
          <w:p w14:paraId="6707C444" w14:textId="77777777" w:rsidR="00571D36" w:rsidRPr="006E7D31" w:rsidRDefault="00770557" w:rsidP="00104F72">
            <w:pPr>
              <w:rPr>
                <w:b/>
              </w:rPr>
            </w:pPr>
            <w:r w:rsidRPr="006E7D31">
              <w:rPr>
                <w:b/>
              </w:rPr>
              <w:t>Actors</w:t>
            </w:r>
          </w:p>
        </w:tc>
        <w:tc>
          <w:tcPr>
            <w:tcW w:w="7666" w:type="dxa"/>
          </w:tcPr>
          <w:p w14:paraId="30015A58" w14:textId="77777777" w:rsidR="00571D36" w:rsidRDefault="00770557" w:rsidP="00104F72">
            <w:r>
              <w:t>Vehicle Occupant</w:t>
            </w:r>
          </w:p>
        </w:tc>
      </w:tr>
      <w:tr w:rsidR="00571D36" w14:paraId="000C8D21" w14:textId="77777777" w:rsidTr="000A5477">
        <w:trPr>
          <w:jc w:val="center"/>
        </w:trPr>
        <w:tc>
          <w:tcPr>
            <w:tcW w:w="1910" w:type="dxa"/>
            <w:tcBorders>
              <w:bottom w:val="single" w:sz="4" w:space="0" w:color="auto"/>
            </w:tcBorders>
            <w:shd w:val="clear" w:color="auto" w:fill="BFBFBF" w:themeFill="background1" w:themeFillShade="BF"/>
          </w:tcPr>
          <w:p w14:paraId="22BBBC73" w14:textId="77777777" w:rsidR="00571D36" w:rsidRPr="006E7D31" w:rsidRDefault="00770557" w:rsidP="00104F72">
            <w:pPr>
              <w:rPr>
                <w:b/>
              </w:rPr>
            </w:pPr>
            <w:r>
              <w:rPr>
                <w:b/>
              </w:rPr>
              <w:t>Pre-c</w:t>
            </w:r>
            <w:r w:rsidRPr="006E7D31">
              <w:rPr>
                <w:b/>
              </w:rPr>
              <w:t>onditions</w:t>
            </w:r>
          </w:p>
        </w:tc>
        <w:tc>
          <w:tcPr>
            <w:tcW w:w="7666" w:type="dxa"/>
            <w:tcBorders>
              <w:bottom w:val="single" w:sz="4" w:space="0" w:color="auto"/>
            </w:tcBorders>
          </w:tcPr>
          <w:p w14:paraId="1739478B" w14:textId="77777777" w:rsidR="00571D36" w:rsidRDefault="00770557" w:rsidP="00104F72">
            <w:pPr>
              <w:numPr>
                <w:ilvl w:val="0"/>
                <w:numId w:val="218"/>
              </w:numPr>
            </w:pPr>
            <w:r>
              <w:t>The vehicle is configured with Multicamera</w:t>
            </w:r>
          </w:p>
          <w:p w14:paraId="0B7A6914" w14:textId="77777777" w:rsidR="00571D36" w:rsidRDefault="00770557" w:rsidP="00571D36">
            <w:pPr>
              <w:numPr>
                <w:ilvl w:val="0"/>
                <w:numId w:val="218"/>
              </w:numPr>
            </w:pPr>
            <w:r>
              <w:t>The vehicle  is in Run/Start</w:t>
            </w:r>
          </w:p>
          <w:p w14:paraId="721DE5FA" w14:textId="77777777" w:rsidR="00571D36" w:rsidRDefault="00770557" w:rsidP="00571D36">
            <w:pPr>
              <w:numPr>
                <w:ilvl w:val="0"/>
                <w:numId w:val="218"/>
              </w:numPr>
            </w:pPr>
            <w:r>
              <w:t>Rear Zoom Shown  (from Rear Multicamera)</w:t>
            </w:r>
          </w:p>
        </w:tc>
      </w:tr>
      <w:tr w:rsidR="00571D36" w14:paraId="0C86C856" w14:textId="77777777" w:rsidTr="000A5477">
        <w:trPr>
          <w:jc w:val="center"/>
        </w:trPr>
        <w:tc>
          <w:tcPr>
            <w:tcW w:w="1910" w:type="dxa"/>
            <w:tcBorders>
              <w:left w:val="single" w:sz="4" w:space="0" w:color="auto"/>
            </w:tcBorders>
            <w:shd w:val="clear" w:color="auto" w:fill="BFBFBF" w:themeFill="background1" w:themeFillShade="BF"/>
          </w:tcPr>
          <w:p w14:paraId="7C8ECE47" w14:textId="77777777" w:rsidR="00571D36" w:rsidRPr="006E7D31" w:rsidRDefault="00770557" w:rsidP="00104F72">
            <w:pPr>
              <w:rPr>
                <w:b/>
              </w:rPr>
            </w:pPr>
            <w:r w:rsidRPr="006E7D31">
              <w:rPr>
                <w:b/>
              </w:rPr>
              <w:t>Scenario Description</w:t>
            </w:r>
          </w:p>
        </w:tc>
        <w:tc>
          <w:tcPr>
            <w:tcW w:w="7666" w:type="dxa"/>
            <w:tcBorders>
              <w:right w:val="single" w:sz="4" w:space="0" w:color="auto"/>
            </w:tcBorders>
            <w:shd w:val="clear" w:color="auto" w:fill="auto"/>
          </w:tcPr>
          <w:p w14:paraId="0D8C68D7" w14:textId="77777777" w:rsidR="00571D36" w:rsidRDefault="00770557" w:rsidP="0009724C">
            <w:r>
              <w:t>The driver presses soft Button to unzoom</w:t>
            </w:r>
          </w:p>
          <w:p w14:paraId="5E9EC8B6" w14:textId="77777777" w:rsidR="00571D36" w:rsidRPr="00482CB9" w:rsidRDefault="00770557" w:rsidP="0009724C">
            <w:pPr>
              <w:ind w:left="360"/>
            </w:pPr>
            <w:r>
              <w:br/>
            </w:r>
          </w:p>
        </w:tc>
      </w:tr>
      <w:tr w:rsidR="00571D36" w14:paraId="3C731C66" w14:textId="77777777" w:rsidTr="000A5477">
        <w:trPr>
          <w:jc w:val="center"/>
        </w:trPr>
        <w:tc>
          <w:tcPr>
            <w:tcW w:w="1910" w:type="dxa"/>
            <w:tcBorders>
              <w:left w:val="single" w:sz="4" w:space="0" w:color="auto"/>
              <w:bottom w:val="single" w:sz="4" w:space="0" w:color="auto"/>
            </w:tcBorders>
            <w:shd w:val="clear" w:color="auto" w:fill="BFBFBF" w:themeFill="background1" w:themeFillShade="BF"/>
          </w:tcPr>
          <w:p w14:paraId="29C03308" w14:textId="77777777" w:rsidR="00571D36" w:rsidRPr="006E7D31" w:rsidRDefault="00770557" w:rsidP="00104F72">
            <w:pPr>
              <w:rPr>
                <w:b/>
              </w:rPr>
            </w:pPr>
            <w:r w:rsidRPr="006E7D31">
              <w:rPr>
                <w:b/>
              </w:rPr>
              <w:t>Post-conditions</w:t>
            </w:r>
          </w:p>
        </w:tc>
        <w:tc>
          <w:tcPr>
            <w:tcW w:w="7666" w:type="dxa"/>
            <w:tcBorders>
              <w:bottom w:val="single" w:sz="4" w:space="0" w:color="auto"/>
              <w:right w:val="single" w:sz="4" w:space="0" w:color="auto"/>
            </w:tcBorders>
            <w:shd w:val="clear" w:color="auto" w:fill="auto"/>
          </w:tcPr>
          <w:p w14:paraId="4D727EB1" w14:textId="77777777" w:rsidR="00571D36" w:rsidRDefault="00770557" w:rsidP="00104F72">
            <w:r>
              <w:t>Rear Multicamera shows</w:t>
            </w:r>
          </w:p>
        </w:tc>
      </w:tr>
      <w:tr w:rsidR="00571D36" w14:paraId="30887A50" w14:textId="77777777" w:rsidTr="000A5477">
        <w:trPr>
          <w:jc w:val="center"/>
        </w:trPr>
        <w:tc>
          <w:tcPr>
            <w:tcW w:w="1910" w:type="dxa"/>
            <w:tcBorders>
              <w:left w:val="single" w:sz="4" w:space="0" w:color="auto"/>
            </w:tcBorders>
            <w:shd w:val="clear" w:color="auto" w:fill="BFBFBF" w:themeFill="background1" w:themeFillShade="BF"/>
          </w:tcPr>
          <w:p w14:paraId="27155590" w14:textId="77777777" w:rsidR="00571D36" w:rsidRPr="006E7D31" w:rsidRDefault="00770557" w:rsidP="00104F72">
            <w:pPr>
              <w:rPr>
                <w:b/>
              </w:rPr>
            </w:pPr>
            <w:r w:rsidRPr="006E7D31">
              <w:rPr>
                <w:b/>
              </w:rPr>
              <w:t>List of Exception Use Cases</w:t>
            </w:r>
          </w:p>
        </w:tc>
        <w:tc>
          <w:tcPr>
            <w:tcW w:w="7666" w:type="dxa"/>
            <w:tcBorders>
              <w:right w:val="single" w:sz="4" w:space="0" w:color="auto"/>
            </w:tcBorders>
            <w:shd w:val="clear" w:color="auto" w:fill="auto"/>
          </w:tcPr>
          <w:p w14:paraId="78804D5A" w14:textId="77777777" w:rsidR="00571D36" w:rsidRDefault="00770557" w:rsidP="00104F72">
            <w:r>
              <w:t>E1</w:t>
            </w:r>
            <w:r w:rsidRPr="00B33438">
              <w:t xml:space="preserve"> </w:t>
            </w:r>
            <w:r>
              <w:t>– Vehicle is not RUN/START</w:t>
            </w:r>
          </w:p>
          <w:p w14:paraId="6D245FF1" w14:textId="77777777" w:rsidR="00571D36" w:rsidRDefault="00770557" w:rsidP="00104F72">
            <w:r>
              <w:t>E2 – Loss of communication with Camera Server</w:t>
            </w:r>
          </w:p>
          <w:p w14:paraId="27819045" w14:textId="77777777" w:rsidR="00571D36" w:rsidRDefault="00770557" w:rsidP="00104F72">
            <w:r>
              <w:t>E3 – Valid camera video signal not present</w:t>
            </w:r>
          </w:p>
        </w:tc>
      </w:tr>
      <w:tr w:rsidR="00571D36" w14:paraId="355BBB81" w14:textId="77777777" w:rsidTr="000A5477">
        <w:trPr>
          <w:jc w:val="center"/>
        </w:trPr>
        <w:tc>
          <w:tcPr>
            <w:tcW w:w="1910" w:type="dxa"/>
            <w:tcBorders>
              <w:left w:val="single" w:sz="4" w:space="0" w:color="auto"/>
            </w:tcBorders>
            <w:shd w:val="clear" w:color="auto" w:fill="BFBFBF" w:themeFill="background1" w:themeFillShade="BF"/>
          </w:tcPr>
          <w:p w14:paraId="7EC92155" w14:textId="77777777" w:rsidR="00571D36" w:rsidRPr="006E7D31" w:rsidRDefault="00770557" w:rsidP="00104F72">
            <w:pPr>
              <w:rPr>
                <w:b/>
              </w:rPr>
            </w:pPr>
            <w:r>
              <w:rPr>
                <w:b/>
              </w:rPr>
              <w:t>Interface</w:t>
            </w:r>
            <w:r w:rsidRPr="006E7D31">
              <w:rPr>
                <w:b/>
              </w:rPr>
              <w:t>s</w:t>
            </w:r>
          </w:p>
        </w:tc>
        <w:tc>
          <w:tcPr>
            <w:tcW w:w="7666" w:type="dxa"/>
            <w:tcBorders>
              <w:right w:val="single" w:sz="4" w:space="0" w:color="auto"/>
            </w:tcBorders>
            <w:shd w:val="clear" w:color="auto" w:fill="auto"/>
          </w:tcPr>
          <w:p w14:paraId="0510A4A8" w14:textId="77777777" w:rsidR="0098500F" w:rsidRDefault="00770557" w:rsidP="0098500F">
            <w:r>
              <w:t>G-HMI</w:t>
            </w:r>
          </w:p>
          <w:p w14:paraId="6A896E5C" w14:textId="77777777" w:rsidR="00571D36" w:rsidRDefault="00770557" w:rsidP="0098500F">
            <w:r>
              <w:t>Vehicle System Interface</w:t>
            </w:r>
          </w:p>
        </w:tc>
      </w:tr>
    </w:tbl>
    <w:p w14:paraId="1B3515EA" w14:textId="77777777" w:rsidR="00046F46" w:rsidRDefault="00000000"/>
    <w:p w14:paraId="5E966183" w14:textId="77777777" w:rsidR="00406F39" w:rsidRDefault="00770557" w:rsidP="00E52CBB">
      <w:pPr>
        <w:pStyle w:val="Heading5"/>
      </w:pPr>
      <w:r>
        <w:t>RVCv3-UC-REQ-128189/A-Press Rear Normal Unzoom</w:t>
      </w:r>
    </w:p>
    <w:p w14:paraId="4A27BE93"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571D36" w14:paraId="0A257674" w14:textId="77777777" w:rsidTr="007D0CEF">
        <w:trPr>
          <w:jc w:val="center"/>
        </w:trPr>
        <w:tc>
          <w:tcPr>
            <w:tcW w:w="1910" w:type="dxa"/>
            <w:shd w:val="clear" w:color="auto" w:fill="BFBFBF" w:themeFill="background1" w:themeFillShade="BF"/>
          </w:tcPr>
          <w:p w14:paraId="71C6DB06" w14:textId="77777777" w:rsidR="00571D36" w:rsidRPr="006E7D31" w:rsidRDefault="00770557" w:rsidP="00104F72">
            <w:pPr>
              <w:rPr>
                <w:b/>
              </w:rPr>
            </w:pPr>
            <w:r w:rsidRPr="006E7D31">
              <w:rPr>
                <w:b/>
              </w:rPr>
              <w:t>Actors</w:t>
            </w:r>
          </w:p>
        </w:tc>
        <w:tc>
          <w:tcPr>
            <w:tcW w:w="7666" w:type="dxa"/>
          </w:tcPr>
          <w:p w14:paraId="74CD7C46" w14:textId="77777777" w:rsidR="00571D36" w:rsidRDefault="00770557" w:rsidP="00104F72">
            <w:r>
              <w:t>Vehicle Occupant</w:t>
            </w:r>
          </w:p>
        </w:tc>
      </w:tr>
      <w:tr w:rsidR="00571D36" w14:paraId="21A9474E" w14:textId="77777777" w:rsidTr="007D0CEF">
        <w:trPr>
          <w:jc w:val="center"/>
        </w:trPr>
        <w:tc>
          <w:tcPr>
            <w:tcW w:w="1910" w:type="dxa"/>
            <w:tcBorders>
              <w:bottom w:val="single" w:sz="4" w:space="0" w:color="auto"/>
            </w:tcBorders>
            <w:shd w:val="clear" w:color="auto" w:fill="BFBFBF" w:themeFill="background1" w:themeFillShade="BF"/>
          </w:tcPr>
          <w:p w14:paraId="5A3DFEB4" w14:textId="77777777" w:rsidR="00571D36" w:rsidRPr="006E7D31" w:rsidRDefault="00770557" w:rsidP="00104F72">
            <w:pPr>
              <w:rPr>
                <w:b/>
              </w:rPr>
            </w:pPr>
            <w:r>
              <w:rPr>
                <w:b/>
              </w:rPr>
              <w:t>Pre-c</w:t>
            </w:r>
            <w:r w:rsidRPr="006E7D31">
              <w:rPr>
                <w:b/>
              </w:rPr>
              <w:t>onditions</w:t>
            </w:r>
          </w:p>
        </w:tc>
        <w:tc>
          <w:tcPr>
            <w:tcW w:w="7666" w:type="dxa"/>
            <w:tcBorders>
              <w:bottom w:val="single" w:sz="4" w:space="0" w:color="auto"/>
            </w:tcBorders>
          </w:tcPr>
          <w:p w14:paraId="176132EF" w14:textId="77777777" w:rsidR="00571D36" w:rsidRDefault="00770557" w:rsidP="00104F72">
            <w:pPr>
              <w:numPr>
                <w:ilvl w:val="0"/>
                <w:numId w:val="219"/>
              </w:numPr>
            </w:pPr>
            <w:r>
              <w:t>The vehicle  is configured with any camera</w:t>
            </w:r>
          </w:p>
          <w:p w14:paraId="06EBB1C0" w14:textId="77777777" w:rsidR="00571D36" w:rsidRDefault="00770557" w:rsidP="00104F72">
            <w:pPr>
              <w:numPr>
                <w:ilvl w:val="0"/>
                <w:numId w:val="219"/>
              </w:numPr>
            </w:pPr>
            <w:r>
              <w:t>The vehicle is  in Run/Start</w:t>
            </w:r>
          </w:p>
          <w:p w14:paraId="1B0ECBB3" w14:textId="77777777" w:rsidR="00571D36" w:rsidRDefault="00770557" w:rsidP="00571D36">
            <w:pPr>
              <w:numPr>
                <w:ilvl w:val="0"/>
                <w:numId w:val="219"/>
              </w:numPr>
            </w:pPr>
            <w:r>
              <w:t>Rear Zoom Shown  (from Rear Normal)</w:t>
            </w:r>
          </w:p>
        </w:tc>
      </w:tr>
      <w:tr w:rsidR="00571D36" w14:paraId="5E3404D0" w14:textId="77777777" w:rsidTr="007D0CEF">
        <w:trPr>
          <w:jc w:val="center"/>
        </w:trPr>
        <w:tc>
          <w:tcPr>
            <w:tcW w:w="1910" w:type="dxa"/>
            <w:tcBorders>
              <w:left w:val="single" w:sz="4" w:space="0" w:color="auto"/>
            </w:tcBorders>
            <w:shd w:val="clear" w:color="auto" w:fill="BFBFBF" w:themeFill="background1" w:themeFillShade="BF"/>
          </w:tcPr>
          <w:p w14:paraId="7621346E" w14:textId="77777777" w:rsidR="00571D36" w:rsidRPr="006E7D31" w:rsidRDefault="00770557" w:rsidP="00104F72">
            <w:pPr>
              <w:rPr>
                <w:b/>
              </w:rPr>
            </w:pPr>
            <w:r w:rsidRPr="006E7D31">
              <w:rPr>
                <w:b/>
              </w:rPr>
              <w:t>Scenario Description</w:t>
            </w:r>
          </w:p>
        </w:tc>
        <w:tc>
          <w:tcPr>
            <w:tcW w:w="7666" w:type="dxa"/>
            <w:tcBorders>
              <w:right w:val="single" w:sz="4" w:space="0" w:color="auto"/>
            </w:tcBorders>
            <w:shd w:val="clear" w:color="auto" w:fill="auto"/>
          </w:tcPr>
          <w:p w14:paraId="72E54988" w14:textId="77777777" w:rsidR="00571D36" w:rsidRDefault="00770557" w:rsidP="007D0CEF">
            <w:r>
              <w:t>The driver presses soft Button to unzoom</w:t>
            </w:r>
          </w:p>
          <w:p w14:paraId="6142E40F" w14:textId="77777777" w:rsidR="00571D36" w:rsidRPr="00482CB9" w:rsidRDefault="00000000" w:rsidP="0009724C"/>
        </w:tc>
      </w:tr>
      <w:tr w:rsidR="00571D36" w14:paraId="562B0DB7" w14:textId="77777777" w:rsidTr="007D0CEF">
        <w:trPr>
          <w:jc w:val="center"/>
        </w:trPr>
        <w:tc>
          <w:tcPr>
            <w:tcW w:w="1910" w:type="dxa"/>
            <w:tcBorders>
              <w:left w:val="single" w:sz="4" w:space="0" w:color="auto"/>
              <w:bottom w:val="single" w:sz="4" w:space="0" w:color="auto"/>
            </w:tcBorders>
            <w:shd w:val="clear" w:color="auto" w:fill="BFBFBF" w:themeFill="background1" w:themeFillShade="BF"/>
          </w:tcPr>
          <w:p w14:paraId="0CA998F3" w14:textId="77777777" w:rsidR="00571D36" w:rsidRPr="006E7D31" w:rsidRDefault="00770557" w:rsidP="00104F72">
            <w:pPr>
              <w:rPr>
                <w:b/>
              </w:rPr>
            </w:pPr>
            <w:r w:rsidRPr="006E7D31">
              <w:rPr>
                <w:b/>
              </w:rPr>
              <w:t>Post-conditions</w:t>
            </w:r>
          </w:p>
        </w:tc>
        <w:tc>
          <w:tcPr>
            <w:tcW w:w="7666" w:type="dxa"/>
            <w:tcBorders>
              <w:bottom w:val="single" w:sz="4" w:space="0" w:color="auto"/>
              <w:right w:val="single" w:sz="4" w:space="0" w:color="auto"/>
            </w:tcBorders>
            <w:shd w:val="clear" w:color="auto" w:fill="auto"/>
          </w:tcPr>
          <w:p w14:paraId="615D5FA4" w14:textId="77777777" w:rsidR="00571D36" w:rsidRDefault="00770557" w:rsidP="00104F72">
            <w:r>
              <w:t>Rear Normal shows</w:t>
            </w:r>
          </w:p>
        </w:tc>
      </w:tr>
      <w:tr w:rsidR="00571D36" w14:paraId="53954C7B" w14:textId="77777777" w:rsidTr="007D0CEF">
        <w:trPr>
          <w:jc w:val="center"/>
        </w:trPr>
        <w:tc>
          <w:tcPr>
            <w:tcW w:w="1910" w:type="dxa"/>
            <w:tcBorders>
              <w:left w:val="single" w:sz="4" w:space="0" w:color="auto"/>
            </w:tcBorders>
            <w:shd w:val="clear" w:color="auto" w:fill="BFBFBF" w:themeFill="background1" w:themeFillShade="BF"/>
          </w:tcPr>
          <w:p w14:paraId="4CB9F7FA" w14:textId="77777777" w:rsidR="00571D36" w:rsidRPr="006E7D31" w:rsidRDefault="00770557" w:rsidP="00104F72">
            <w:pPr>
              <w:rPr>
                <w:b/>
              </w:rPr>
            </w:pPr>
            <w:r w:rsidRPr="006E7D31">
              <w:rPr>
                <w:b/>
              </w:rPr>
              <w:t>List of Exception Use Cases</w:t>
            </w:r>
          </w:p>
        </w:tc>
        <w:tc>
          <w:tcPr>
            <w:tcW w:w="7666" w:type="dxa"/>
            <w:tcBorders>
              <w:right w:val="single" w:sz="4" w:space="0" w:color="auto"/>
            </w:tcBorders>
            <w:shd w:val="clear" w:color="auto" w:fill="auto"/>
          </w:tcPr>
          <w:p w14:paraId="156B0B23" w14:textId="77777777" w:rsidR="00571D36" w:rsidRDefault="00770557" w:rsidP="00104F72">
            <w:r>
              <w:t>E1</w:t>
            </w:r>
            <w:r w:rsidRPr="00B33438">
              <w:t xml:space="preserve"> </w:t>
            </w:r>
            <w:r>
              <w:t>– Vehicle is not RUN/START</w:t>
            </w:r>
          </w:p>
          <w:p w14:paraId="469704F9" w14:textId="77777777" w:rsidR="00571D36" w:rsidRDefault="00770557" w:rsidP="00104F72">
            <w:r>
              <w:t>E2 – Loss of communication with Camera Server</w:t>
            </w:r>
          </w:p>
          <w:p w14:paraId="2AA69455" w14:textId="77777777" w:rsidR="00571D36" w:rsidRDefault="00770557" w:rsidP="00104F72">
            <w:r>
              <w:t>E3 – Valid camera video signal not present</w:t>
            </w:r>
          </w:p>
        </w:tc>
      </w:tr>
      <w:tr w:rsidR="00571D36" w14:paraId="7C638ECE" w14:textId="77777777" w:rsidTr="007D0CEF">
        <w:trPr>
          <w:jc w:val="center"/>
        </w:trPr>
        <w:tc>
          <w:tcPr>
            <w:tcW w:w="1910" w:type="dxa"/>
            <w:tcBorders>
              <w:left w:val="single" w:sz="4" w:space="0" w:color="auto"/>
            </w:tcBorders>
            <w:shd w:val="clear" w:color="auto" w:fill="BFBFBF" w:themeFill="background1" w:themeFillShade="BF"/>
          </w:tcPr>
          <w:p w14:paraId="21A3EF17" w14:textId="77777777" w:rsidR="00571D36" w:rsidRPr="006E7D31" w:rsidRDefault="00770557" w:rsidP="00104F72">
            <w:pPr>
              <w:rPr>
                <w:b/>
              </w:rPr>
            </w:pPr>
            <w:r>
              <w:rPr>
                <w:b/>
              </w:rPr>
              <w:t>Interface</w:t>
            </w:r>
            <w:r w:rsidRPr="006E7D31">
              <w:rPr>
                <w:b/>
              </w:rPr>
              <w:t>s</w:t>
            </w:r>
          </w:p>
        </w:tc>
        <w:tc>
          <w:tcPr>
            <w:tcW w:w="7666" w:type="dxa"/>
            <w:tcBorders>
              <w:right w:val="single" w:sz="4" w:space="0" w:color="auto"/>
            </w:tcBorders>
            <w:shd w:val="clear" w:color="auto" w:fill="auto"/>
          </w:tcPr>
          <w:p w14:paraId="2918081E" w14:textId="77777777" w:rsidR="0098500F" w:rsidRDefault="00770557" w:rsidP="0098500F">
            <w:r>
              <w:t>G-HMI</w:t>
            </w:r>
          </w:p>
          <w:p w14:paraId="19FC3AAC" w14:textId="77777777" w:rsidR="00571D36" w:rsidRDefault="00770557" w:rsidP="0098500F">
            <w:r>
              <w:t>Vehicle System Interface</w:t>
            </w:r>
          </w:p>
        </w:tc>
      </w:tr>
    </w:tbl>
    <w:p w14:paraId="126A6921" w14:textId="77777777" w:rsidR="009A284D" w:rsidRDefault="00000000"/>
    <w:p w14:paraId="174FC6DF" w14:textId="77777777" w:rsidR="00406F39" w:rsidRDefault="00770557" w:rsidP="00E52CBB">
      <w:pPr>
        <w:pStyle w:val="Heading5"/>
      </w:pPr>
      <w:r>
        <w:t>RVCv3-UC-REQ-128190/A-Press CHMSL Unzoom</w:t>
      </w:r>
    </w:p>
    <w:p w14:paraId="6A8D0F1C"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571D36" w14:paraId="37261924" w14:textId="77777777" w:rsidTr="00B145F0">
        <w:trPr>
          <w:jc w:val="center"/>
        </w:trPr>
        <w:tc>
          <w:tcPr>
            <w:tcW w:w="1910" w:type="dxa"/>
            <w:shd w:val="clear" w:color="auto" w:fill="BFBFBF" w:themeFill="background1" w:themeFillShade="BF"/>
          </w:tcPr>
          <w:p w14:paraId="4089848E" w14:textId="77777777" w:rsidR="00571D36" w:rsidRPr="006E7D31" w:rsidRDefault="00770557" w:rsidP="00104F72">
            <w:pPr>
              <w:rPr>
                <w:b/>
              </w:rPr>
            </w:pPr>
            <w:r w:rsidRPr="006E7D31">
              <w:rPr>
                <w:b/>
              </w:rPr>
              <w:t>Actors</w:t>
            </w:r>
          </w:p>
        </w:tc>
        <w:tc>
          <w:tcPr>
            <w:tcW w:w="7666" w:type="dxa"/>
          </w:tcPr>
          <w:p w14:paraId="76AF1E30" w14:textId="77777777" w:rsidR="00571D36" w:rsidRDefault="00770557" w:rsidP="00104F72">
            <w:r>
              <w:t>Vehicle Occupant</w:t>
            </w:r>
          </w:p>
        </w:tc>
      </w:tr>
      <w:tr w:rsidR="00571D36" w14:paraId="49125955" w14:textId="77777777" w:rsidTr="00B145F0">
        <w:trPr>
          <w:jc w:val="center"/>
        </w:trPr>
        <w:tc>
          <w:tcPr>
            <w:tcW w:w="1910" w:type="dxa"/>
            <w:tcBorders>
              <w:bottom w:val="single" w:sz="4" w:space="0" w:color="auto"/>
            </w:tcBorders>
            <w:shd w:val="clear" w:color="auto" w:fill="BFBFBF" w:themeFill="background1" w:themeFillShade="BF"/>
          </w:tcPr>
          <w:p w14:paraId="4B9F3DBD" w14:textId="77777777" w:rsidR="00571D36" w:rsidRPr="006E7D31" w:rsidRDefault="00770557" w:rsidP="00104F72">
            <w:pPr>
              <w:rPr>
                <w:b/>
              </w:rPr>
            </w:pPr>
            <w:r>
              <w:rPr>
                <w:b/>
              </w:rPr>
              <w:t>Pre-c</w:t>
            </w:r>
            <w:r w:rsidRPr="006E7D31">
              <w:rPr>
                <w:b/>
              </w:rPr>
              <w:t>onditions</w:t>
            </w:r>
          </w:p>
        </w:tc>
        <w:tc>
          <w:tcPr>
            <w:tcW w:w="7666" w:type="dxa"/>
            <w:tcBorders>
              <w:bottom w:val="single" w:sz="4" w:space="0" w:color="auto"/>
            </w:tcBorders>
          </w:tcPr>
          <w:p w14:paraId="37105653" w14:textId="77777777" w:rsidR="00571D36" w:rsidRDefault="00770557" w:rsidP="00104F72">
            <w:pPr>
              <w:numPr>
                <w:ilvl w:val="0"/>
                <w:numId w:val="220"/>
              </w:numPr>
            </w:pPr>
            <w:r>
              <w:t>The vehicle  is configured  with CHMSL camera</w:t>
            </w:r>
          </w:p>
          <w:p w14:paraId="08CC7FC1" w14:textId="77777777" w:rsidR="00571D36" w:rsidRDefault="00770557" w:rsidP="00104F72">
            <w:pPr>
              <w:numPr>
                <w:ilvl w:val="0"/>
                <w:numId w:val="220"/>
              </w:numPr>
            </w:pPr>
            <w:r>
              <w:t>The vehicle is  in Run/Start</w:t>
            </w:r>
          </w:p>
          <w:p w14:paraId="284DBB2C" w14:textId="77777777" w:rsidR="00571D36" w:rsidRDefault="00770557" w:rsidP="00571D36">
            <w:pPr>
              <w:numPr>
                <w:ilvl w:val="0"/>
                <w:numId w:val="220"/>
              </w:numPr>
            </w:pPr>
            <w:r>
              <w:t xml:space="preserve">CHMSL Zoom Shown </w:t>
            </w:r>
          </w:p>
        </w:tc>
      </w:tr>
      <w:tr w:rsidR="00571D36" w14:paraId="62561F0F" w14:textId="77777777" w:rsidTr="00B145F0">
        <w:trPr>
          <w:jc w:val="center"/>
        </w:trPr>
        <w:tc>
          <w:tcPr>
            <w:tcW w:w="1910" w:type="dxa"/>
            <w:tcBorders>
              <w:left w:val="single" w:sz="4" w:space="0" w:color="auto"/>
            </w:tcBorders>
            <w:shd w:val="clear" w:color="auto" w:fill="BFBFBF" w:themeFill="background1" w:themeFillShade="BF"/>
          </w:tcPr>
          <w:p w14:paraId="5FF9DD41" w14:textId="77777777" w:rsidR="00571D36" w:rsidRPr="006E7D31" w:rsidRDefault="00770557" w:rsidP="00104F72">
            <w:pPr>
              <w:rPr>
                <w:b/>
              </w:rPr>
            </w:pPr>
            <w:r w:rsidRPr="006E7D31">
              <w:rPr>
                <w:b/>
              </w:rPr>
              <w:t>Scenario Description</w:t>
            </w:r>
          </w:p>
        </w:tc>
        <w:tc>
          <w:tcPr>
            <w:tcW w:w="7666" w:type="dxa"/>
            <w:tcBorders>
              <w:right w:val="single" w:sz="4" w:space="0" w:color="auto"/>
            </w:tcBorders>
            <w:shd w:val="clear" w:color="auto" w:fill="auto"/>
          </w:tcPr>
          <w:p w14:paraId="0FA9FC7B" w14:textId="77777777" w:rsidR="00571D36" w:rsidRDefault="00770557" w:rsidP="0009724C">
            <w:r>
              <w:t>The driver presses soft Button to unzoom</w:t>
            </w:r>
          </w:p>
          <w:p w14:paraId="0747A373" w14:textId="77777777" w:rsidR="00571D36" w:rsidRPr="00482CB9" w:rsidRDefault="00000000" w:rsidP="0009724C">
            <w:pPr>
              <w:ind w:left="360"/>
            </w:pPr>
          </w:p>
        </w:tc>
      </w:tr>
      <w:tr w:rsidR="00571D36" w14:paraId="66B3AF67" w14:textId="77777777" w:rsidTr="00B145F0">
        <w:trPr>
          <w:jc w:val="center"/>
        </w:trPr>
        <w:tc>
          <w:tcPr>
            <w:tcW w:w="1910" w:type="dxa"/>
            <w:tcBorders>
              <w:left w:val="single" w:sz="4" w:space="0" w:color="auto"/>
              <w:bottom w:val="single" w:sz="4" w:space="0" w:color="auto"/>
            </w:tcBorders>
            <w:shd w:val="clear" w:color="auto" w:fill="BFBFBF" w:themeFill="background1" w:themeFillShade="BF"/>
          </w:tcPr>
          <w:p w14:paraId="1CF269B4" w14:textId="77777777" w:rsidR="00571D36" w:rsidRPr="006E7D31" w:rsidRDefault="00770557" w:rsidP="00104F72">
            <w:pPr>
              <w:rPr>
                <w:b/>
              </w:rPr>
            </w:pPr>
            <w:r w:rsidRPr="006E7D31">
              <w:rPr>
                <w:b/>
              </w:rPr>
              <w:t>Post-conditions</w:t>
            </w:r>
          </w:p>
        </w:tc>
        <w:tc>
          <w:tcPr>
            <w:tcW w:w="7666" w:type="dxa"/>
            <w:tcBorders>
              <w:bottom w:val="single" w:sz="4" w:space="0" w:color="auto"/>
              <w:right w:val="single" w:sz="4" w:space="0" w:color="auto"/>
            </w:tcBorders>
            <w:shd w:val="clear" w:color="auto" w:fill="auto"/>
          </w:tcPr>
          <w:p w14:paraId="1ACDDD68" w14:textId="77777777" w:rsidR="00571D36" w:rsidRDefault="00770557" w:rsidP="00104F72">
            <w:r>
              <w:t>Rear Normal shows</w:t>
            </w:r>
          </w:p>
        </w:tc>
      </w:tr>
      <w:tr w:rsidR="00571D36" w14:paraId="7F427EB5" w14:textId="77777777" w:rsidTr="00B145F0">
        <w:trPr>
          <w:jc w:val="center"/>
        </w:trPr>
        <w:tc>
          <w:tcPr>
            <w:tcW w:w="1910" w:type="dxa"/>
            <w:tcBorders>
              <w:left w:val="single" w:sz="4" w:space="0" w:color="auto"/>
            </w:tcBorders>
            <w:shd w:val="clear" w:color="auto" w:fill="BFBFBF" w:themeFill="background1" w:themeFillShade="BF"/>
          </w:tcPr>
          <w:p w14:paraId="165CED58" w14:textId="77777777" w:rsidR="00571D36" w:rsidRPr="006E7D31" w:rsidRDefault="00770557" w:rsidP="00104F72">
            <w:pPr>
              <w:rPr>
                <w:b/>
              </w:rPr>
            </w:pPr>
            <w:r w:rsidRPr="006E7D31">
              <w:rPr>
                <w:b/>
              </w:rPr>
              <w:t>List of Exception Use Cases</w:t>
            </w:r>
          </w:p>
        </w:tc>
        <w:tc>
          <w:tcPr>
            <w:tcW w:w="7666" w:type="dxa"/>
            <w:tcBorders>
              <w:right w:val="single" w:sz="4" w:space="0" w:color="auto"/>
            </w:tcBorders>
            <w:shd w:val="clear" w:color="auto" w:fill="auto"/>
          </w:tcPr>
          <w:p w14:paraId="060A042A" w14:textId="77777777" w:rsidR="00571D36" w:rsidRDefault="00770557" w:rsidP="00104F72">
            <w:r>
              <w:t>E1</w:t>
            </w:r>
            <w:r w:rsidRPr="00B33438">
              <w:t xml:space="preserve"> </w:t>
            </w:r>
            <w:r>
              <w:t>– Vehicle is not RUN/START</w:t>
            </w:r>
          </w:p>
          <w:p w14:paraId="494E85C4" w14:textId="77777777" w:rsidR="00571D36" w:rsidRDefault="00770557" w:rsidP="00104F72">
            <w:r>
              <w:t>E2 – Loss of communication with Camera Server</w:t>
            </w:r>
          </w:p>
          <w:p w14:paraId="646E871E" w14:textId="77777777" w:rsidR="00571D36" w:rsidRDefault="00770557" w:rsidP="00104F72">
            <w:r>
              <w:t>E3 – Valid camera video signal not present</w:t>
            </w:r>
          </w:p>
        </w:tc>
      </w:tr>
      <w:tr w:rsidR="00571D36" w14:paraId="788477C4" w14:textId="77777777" w:rsidTr="00B145F0">
        <w:trPr>
          <w:jc w:val="center"/>
        </w:trPr>
        <w:tc>
          <w:tcPr>
            <w:tcW w:w="1910" w:type="dxa"/>
            <w:tcBorders>
              <w:left w:val="single" w:sz="4" w:space="0" w:color="auto"/>
            </w:tcBorders>
            <w:shd w:val="clear" w:color="auto" w:fill="BFBFBF" w:themeFill="background1" w:themeFillShade="BF"/>
          </w:tcPr>
          <w:p w14:paraId="3503ECC7" w14:textId="77777777" w:rsidR="00571D36" w:rsidRPr="006E7D31" w:rsidRDefault="00770557" w:rsidP="00104F72">
            <w:pPr>
              <w:rPr>
                <w:b/>
              </w:rPr>
            </w:pPr>
            <w:r>
              <w:rPr>
                <w:b/>
              </w:rPr>
              <w:t>Interface</w:t>
            </w:r>
            <w:r w:rsidRPr="006E7D31">
              <w:rPr>
                <w:b/>
              </w:rPr>
              <w:t>s</w:t>
            </w:r>
          </w:p>
        </w:tc>
        <w:tc>
          <w:tcPr>
            <w:tcW w:w="7666" w:type="dxa"/>
            <w:tcBorders>
              <w:right w:val="single" w:sz="4" w:space="0" w:color="auto"/>
            </w:tcBorders>
            <w:shd w:val="clear" w:color="auto" w:fill="auto"/>
          </w:tcPr>
          <w:p w14:paraId="729F4E0E" w14:textId="77777777" w:rsidR="0098500F" w:rsidRDefault="00770557" w:rsidP="0098500F">
            <w:r>
              <w:t>G-HMI</w:t>
            </w:r>
          </w:p>
          <w:p w14:paraId="64825F07" w14:textId="77777777" w:rsidR="00571D36" w:rsidRDefault="00770557" w:rsidP="0098500F">
            <w:r>
              <w:t>Vehicle System Interface</w:t>
            </w:r>
          </w:p>
        </w:tc>
      </w:tr>
    </w:tbl>
    <w:p w14:paraId="0CF38D72" w14:textId="77777777" w:rsidR="006A58B0" w:rsidRDefault="00000000"/>
    <w:p w14:paraId="76860FF9" w14:textId="77777777" w:rsidR="00406F39" w:rsidRDefault="00770557" w:rsidP="00E52CBB">
      <w:pPr>
        <w:pStyle w:val="Heading4"/>
      </w:pPr>
      <w:r>
        <w:t>White Box View</w:t>
      </w:r>
    </w:p>
    <w:p w14:paraId="101FC131" w14:textId="77777777" w:rsidR="00406F39" w:rsidRDefault="00770557" w:rsidP="00E52CBB">
      <w:pPr>
        <w:pStyle w:val="Heading5"/>
      </w:pPr>
      <w:r>
        <w:t>Activity Diagrams</w:t>
      </w:r>
    </w:p>
    <w:p w14:paraId="2D43207C" w14:textId="77777777" w:rsidR="00406F39" w:rsidRDefault="00770557" w:rsidP="00E52CBB">
      <w:pPr>
        <w:pStyle w:val="Heading6"/>
      </w:pPr>
      <w:r>
        <w:t>RVCv3-ACT-REQ-127095/A-Manual Zoom</w:t>
      </w:r>
    </w:p>
    <w:p w14:paraId="03420AEB" w14:textId="77777777" w:rsidR="00406F39" w:rsidRPr="00F8674E" w:rsidRDefault="00770557" w:rsidP="00406F39">
      <w:pPr>
        <w:rPr>
          <w:b/>
          <w:sz w:val="16"/>
          <w:szCs w:val="16"/>
        </w:rPr>
      </w:pPr>
      <w:r w:rsidRPr="00F8674E">
        <w:rPr>
          <w:b/>
          <w:sz w:val="16"/>
          <w:szCs w:val="16"/>
        </w:rPr>
        <w:t>Linked Elements</w:t>
      </w:r>
    </w:p>
    <w:p w14:paraId="17A992FE" w14:textId="77777777" w:rsidR="007C3C8E" w:rsidRPr="00F8674E" w:rsidRDefault="00770557" w:rsidP="007C3C8E">
      <w:pPr>
        <w:rPr>
          <w:sz w:val="16"/>
          <w:szCs w:val="16"/>
        </w:rPr>
      </w:pPr>
      <w:r w:rsidRPr="00F8674E">
        <w:rPr>
          <w:sz w:val="16"/>
          <w:szCs w:val="16"/>
        </w:rPr>
        <w:t>RVCv2-SD-REQ-014110/A-Manual Zoom (TcSE ROIN-282356-1)</w:t>
      </w:r>
    </w:p>
    <w:p w14:paraId="5F78E7E6" w14:textId="77777777" w:rsidR="00406F39" w:rsidRPr="00760C18" w:rsidRDefault="00770557" w:rsidP="00D006E5">
      <w:pPr>
        <w:pStyle w:val="BoldText"/>
      </w:pPr>
      <w:r w:rsidRPr="00760C18">
        <w:lastRenderedPageBreak/>
        <w:t>Activity Diagram</w:t>
      </w:r>
    </w:p>
    <w:p w14:paraId="3C655A4A" w14:textId="77777777" w:rsidR="00D031F5" w:rsidRDefault="00770557" w:rsidP="00E52CBB">
      <w:pPr>
        <w:jc w:val="center"/>
      </w:pPr>
      <w:r>
        <w:rPr>
          <w:noProof/>
        </w:rPr>
        <w:drawing>
          <wp:inline distT="0" distB="0" distL="0" distR="0" wp14:anchorId="40DAE3E9" wp14:editId="28662A67">
            <wp:extent cx="6475229" cy="4457700"/>
            <wp:effectExtent l="0" t="0" r="1905" b="0"/>
            <wp:docPr id="18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3928" cy="4463688"/>
                    </a:xfrm>
                    <a:prstGeom prst="rect">
                      <a:avLst/>
                    </a:prstGeom>
                    <a:noFill/>
                    <a:ln>
                      <a:noFill/>
                    </a:ln>
                  </pic:spPr>
                </pic:pic>
              </a:graphicData>
            </a:graphic>
          </wp:inline>
        </w:drawing>
      </w:r>
    </w:p>
    <w:p w14:paraId="1745ACC4" w14:textId="77777777" w:rsidR="00406F39" w:rsidRDefault="00770557" w:rsidP="00E52CBB">
      <w:pPr>
        <w:pStyle w:val="Heading5"/>
      </w:pPr>
      <w:r>
        <w:t>Sequence Diagrams</w:t>
      </w:r>
    </w:p>
    <w:p w14:paraId="6701938C" w14:textId="77777777" w:rsidR="00406F39" w:rsidRDefault="00770557" w:rsidP="00E52CBB">
      <w:pPr>
        <w:pStyle w:val="Heading6"/>
      </w:pPr>
      <w:r>
        <w:t>RVCv3-SD-REQ-127097/A-Manual Zoom</w:t>
      </w:r>
    </w:p>
    <w:p w14:paraId="4286527A" w14:textId="77777777" w:rsidR="00406F39" w:rsidRPr="00760C18" w:rsidRDefault="00770557" w:rsidP="00D006E5">
      <w:pPr>
        <w:pStyle w:val="BoldText"/>
      </w:pPr>
      <w:r w:rsidRPr="00760C18">
        <w:t>Scenario</w:t>
      </w:r>
    </w:p>
    <w:p w14:paraId="3616EC63" w14:textId="77777777" w:rsidR="00406F39" w:rsidRPr="00760C18" w:rsidRDefault="00770557" w:rsidP="00E52CBB">
      <w:pPr>
        <w:pStyle w:val="BoldText"/>
        <w:ind w:left="720"/>
      </w:pPr>
      <w:r w:rsidRPr="00760C18">
        <w:t>Normal Usage</w:t>
      </w:r>
    </w:p>
    <w:p w14:paraId="2877522E" w14:textId="77777777" w:rsidR="00E24D3D" w:rsidRDefault="00770557">
      <w:pPr>
        <w:ind w:left="720"/>
        <w:rPr>
          <w:rFonts w:cs="Arial"/>
        </w:rPr>
      </w:pPr>
      <w:r>
        <w:rPr>
          <w:rFonts w:cs="Arial"/>
        </w:rPr>
        <w:t>The user changes the manual zoom setting via the HMI interface.</w:t>
      </w:r>
    </w:p>
    <w:p w14:paraId="04987BBE" w14:textId="77777777" w:rsidR="00E24D3D" w:rsidRDefault="00000000">
      <w:pPr>
        <w:ind w:left="720"/>
        <w:rPr>
          <w:rFonts w:cs="Arial"/>
        </w:rPr>
      </w:pPr>
    </w:p>
    <w:p w14:paraId="68CFD102" w14:textId="77777777" w:rsidR="00406F39" w:rsidRPr="00760C18" w:rsidRDefault="00770557" w:rsidP="00D006E5">
      <w:pPr>
        <w:pStyle w:val="BoldText"/>
      </w:pPr>
      <w:r w:rsidRPr="00760C18">
        <w:t>Constraints</w:t>
      </w:r>
    </w:p>
    <w:p w14:paraId="07922148" w14:textId="77777777" w:rsidR="00406F39" w:rsidRPr="00760C18" w:rsidRDefault="00770557" w:rsidP="00E52CBB">
      <w:pPr>
        <w:pStyle w:val="BoldText"/>
        <w:ind w:left="720"/>
      </w:pPr>
      <w:r w:rsidRPr="00760C18">
        <w:t>Pre-condition</w:t>
      </w:r>
    </w:p>
    <w:p w14:paraId="0C137BAF" w14:textId="77777777" w:rsidR="004D1976" w:rsidRDefault="00770557">
      <w:pPr>
        <w:ind w:left="720"/>
        <w:rPr>
          <w:rFonts w:cs="Arial"/>
        </w:rPr>
      </w:pPr>
      <w:r>
        <w:rPr>
          <w:rFonts w:cs="Arial"/>
        </w:rPr>
        <w:t>Ignition_Status = Run</w:t>
      </w:r>
    </w:p>
    <w:p w14:paraId="627CA8B6" w14:textId="77777777" w:rsidR="004D1976" w:rsidRDefault="004D1976">
      <w:pPr>
        <w:ind w:left="720"/>
        <w:rPr>
          <w:rFonts w:cs="Arial"/>
        </w:rPr>
      </w:pPr>
    </w:p>
    <w:p w14:paraId="63613A89" w14:textId="77777777" w:rsidR="00406F39" w:rsidRPr="00760C18" w:rsidRDefault="00770557" w:rsidP="00E52CBB">
      <w:pPr>
        <w:pStyle w:val="BoldText"/>
        <w:ind w:left="720"/>
      </w:pPr>
      <w:r w:rsidRPr="00760C18">
        <w:t>Pre-condition</w:t>
      </w:r>
    </w:p>
    <w:p w14:paraId="240F939B" w14:textId="77777777" w:rsidR="004D1976" w:rsidRDefault="00770557">
      <w:pPr>
        <w:ind w:left="720"/>
        <w:rPr>
          <w:rFonts w:cs="Arial"/>
        </w:rPr>
      </w:pPr>
      <w:r>
        <w:rPr>
          <w:rFonts w:cs="Arial"/>
        </w:rPr>
        <w:t>HMI Display is showing RVC Image.</w:t>
      </w:r>
    </w:p>
    <w:p w14:paraId="049E6220" w14:textId="77777777" w:rsidR="004D1976" w:rsidRDefault="004D1976">
      <w:pPr>
        <w:ind w:left="720"/>
        <w:rPr>
          <w:rFonts w:cs="Arial"/>
        </w:rPr>
      </w:pPr>
    </w:p>
    <w:p w14:paraId="4B271DAC" w14:textId="77777777" w:rsidR="00406F39" w:rsidRPr="00760C18" w:rsidRDefault="00770557" w:rsidP="00E52CBB">
      <w:pPr>
        <w:pStyle w:val="BoldText"/>
        <w:ind w:left="720"/>
      </w:pPr>
      <w:r w:rsidRPr="00760C18">
        <w:t>Post-condition</w:t>
      </w:r>
    </w:p>
    <w:p w14:paraId="36AA243B" w14:textId="77777777" w:rsidR="004D1976" w:rsidRDefault="00770557">
      <w:pPr>
        <w:ind w:left="720"/>
        <w:rPr>
          <w:rFonts w:cs="Arial"/>
          <w:szCs w:val="20"/>
        </w:rPr>
      </w:pPr>
      <w:r>
        <w:rPr>
          <w:rFonts w:cs="Arial"/>
          <w:szCs w:val="20"/>
        </w:rPr>
        <w:t>The HMI display is showing the Rear Video Camera image that reflects the updated zoom setting.</w:t>
      </w:r>
    </w:p>
    <w:p w14:paraId="383CAF9F" w14:textId="77777777" w:rsidR="004D1976" w:rsidRDefault="004D1976">
      <w:pPr>
        <w:ind w:left="720"/>
        <w:rPr>
          <w:rFonts w:cs="Arial"/>
          <w:szCs w:val="20"/>
        </w:rPr>
      </w:pPr>
    </w:p>
    <w:p w14:paraId="0B2A257B" w14:textId="77777777" w:rsidR="00406F39" w:rsidRPr="00760C18" w:rsidRDefault="00770557" w:rsidP="00D006E5">
      <w:pPr>
        <w:pStyle w:val="BoldText"/>
      </w:pPr>
      <w:r w:rsidRPr="00760C18">
        <w:lastRenderedPageBreak/>
        <w:t>Sequence Diagram</w:t>
      </w:r>
    </w:p>
    <w:p w14:paraId="6AEC946E" w14:textId="77777777" w:rsidR="000C677E" w:rsidRDefault="00770557" w:rsidP="00E52CBB">
      <w:pPr>
        <w:jc w:val="center"/>
      </w:pPr>
      <w:r>
        <w:rPr>
          <w:noProof/>
        </w:rPr>
        <w:drawing>
          <wp:inline distT="0" distB="0" distL="0" distR="0" wp14:anchorId="72757334" wp14:editId="1ED17E2A">
            <wp:extent cx="3800475" cy="8419734"/>
            <wp:effectExtent l="0" t="0" r="0" b="635"/>
            <wp:docPr id="19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757" cy="8420359"/>
                    </a:xfrm>
                    <a:prstGeom prst="rect">
                      <a:avLst/>
                    </a:prstGeom>
                    <a:noFill/>
                    <a:ln>
                      <a:noFill/>
                    </a:ln>
                  </pic:spPr>
                </pic:pic>
              </a:graphicData>
            </a:graphic>
          </wp:inline>
        </w:drawing>
      </w:r>
    </w:p>
    <w:p w14:paraId="11073B5F" w14:textId="77777777" w:rsidR="00406F39" w:rsidRDefault="00770557" w:rsidP="00E52CBB">
      <w:pPr>
        <w:pStyle w:val="Heading3"/>
      </w:pPr>
      <w:bookmarkStart w:id="85" w:name="_Toc100050049"/>
      <w:r w:rsidRPr="00B9479B">
        <w:lastRenderedPageBreak/>
        <w:t>RVCv2-FUN-REQ-014111/A-Rear View Camera Delay Mode Setting (TcSE ROIN-293368)</w:t>
      </w:r>
      <w:bookmarkEnd w:id="85"/>
    </w:p>
    <w:p w14:paraId="5D7D6548" w14:textId="77777777" w:rsidR="004D1976" w:rsidRDefault="00770557">
      <w:pPr>
        <w:rPr>
          <w:rFonts w:cs="Arial"/>
          <w:szCs w:val="20"/>
        </w:rPr>
      </w:pPr>
      <w:r>
        <w:rPr>
          <w:rFonts w:cs="Arial"/>
          <w:szCs w:val="20"/>
        </w:rPr>
        <w:t xml:space="preserve"> </w:t>
      </w:r>
    </w:p>
    <w:p w14:paraId="4B42A955" w14:textId="77777777" w:rsidR="00406F39" w:rsidRDefault="00770557" w:rsidP="00E52CBB">
      <w:pPr>
        <w:pStyle w:val="Heading4"/>
      </w:pPr>
      <w:r>
        <w:t>Use Cases</w:t>
      </w:r>
    </w:p>
    <w:p w14:paraId="57670F93" w14:textId="77777777" w:rsidR="00406F39" w:rsidRDefault="00770557" w:rsidP="00E52CBB">
      <w:pPr>
        <w:pStyle w:val="Heading5"/>
      </w:pPr>
      <w:r>
        <w:t>RVC-UC-REQ-014112/A-Activate/Deactivate Rear Camera Delay (TcSE ROIN-289803)</w:t>
      </w:r>
    </w:p>
    <w:p w14:paraId="27CD513F"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5A2DC8B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AB2A55F"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027EEBEE" w14:textId="77777777" w:rsidR="004D1976" w:rsidRDefault="00770557">
            <w:pPr>
              <w:rPr>
                <w:rFonts w:cs="Arial"/>
                <w:szCs w:val="20"/>
                <w:lang w:eastAsia="zh-CN"/>
              </w:rPr>
            </w:pPr>
            <w:r>
              <w:rPr>
                <w:rFonts w:cs="Arial"/>
                <w:szCs w:val="20"/>
                <w:lang w:eastAsia="zh-CN"/>
              </w:rPr>
              <w:t>Vehicle Occupant</w:t>
            </w:r>
          </w:p>
        </w:tc>
      </w:tr>
      <w:tr w:rsidR="004D1976" w14:paraId="0BC5300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979608F"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307A1D26" w14:textId="77777777" w:rsidR="004D1976" w:rsidRDefault="00770557">
            <w:pPr>
              <w:rPr>
                <w:rFonts w:cs="Arial"/>
                <w:szCs w:val="20"/>
                <w:lang w:eastAsia="zh-CN"/>
              </w:rPr>
            </w:pPr>
            <w:r>
              <w:rPr>
                <w:rFonts w:cs="Arial"/>
                <w:szCs w:val="20"/>
                <w:lang w:eastAsia="zh-CN"/>
              </w:rPr>
              <w:t>The infotainment system is powered on.</w:t>
            </w:r>
          </w:p>
          <w:p w14:paraId="57BD146B" w14:textId="77777777" w:rsidR="004D1976" w:rsidRDefault="00770557">
            <w:pPr>
              <w:rPr>
                <w:rFonts w:cs="Arial"/>
                <w:szCs w:val="20"/>
                <w:lang w:eastAsia="zh-CN"/>
              </w:rPr>
            </w:pPr>
            <w:r>
              <w:rPr>
                <w:rFonts w:cs="Arial"/>
                <w:szCs w:val="20"/>
                <w:lang w:eastAsia="zh-CN"/>
              </w:rPr>
              <w:t>The ignition status is Run/Start.</w:t>
            </w:r>
          </w:p>
        </w:tc>
      </w:tr>
      <w:tr w:rsidR="004D1976" w14:paraId="203E064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6CF55C1"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7B199A36" w14:textId="77777777" w:rsidR="004D1976" w:rsidRDefault="00770557">
            <w:pPr>
              <w:rPr>
                <w:rFonts w:cs="Arial"/>
                <w:szCs w:val="20"/>
                <w:lang w:eastAsia="zh-CN"/>
              </w:rPr>
            </w:pPr>
            <w:r>
              <w:rPr>
                <w:rFonts w:cs="Arial"/>
                <w:szCs w:val="20"/>
                <w:lang w:eastAsia="zh-CN"/>
              </w:rPr>
              <w:t>The driver activates/deactivates the Rear View Camera (RVC) Delay Mode via the HMI interface.</w:t>
            </w:r>
          </w:p>
        </w:tc>
      </w:tr>
      <w:tr w:rsidR="004D1976" w14:paraId="4422C32C"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684750B"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228ADBE6" w14:textId="77777777" w:rsidR="004D1976" w:rsidRDefault="00770557">
            <w:pPr>
              <w:rPr>
                <w:rFonts w:cs="Arial"/>
                <w:szCs w:val="20"/>
                <w:lang w:eastAsia="zh-CN"/>
              </w:rPr>
            </w:pPr>
            <w:r>
              <w:rPr>
                <w:rFonts w:cs="Arial"/>
                <w:szCs w:val="20"/>
                <w:lang w:eastAsia="zh-CN"/>
              </w:rPr>
              <w:t>The RVC Delay Mode is activated/deactivated.</w:t>
            </w:r>
          </w:p>
        </w:tc>
      </w:tr>
      <w:tr w:rsidR="004D1976" w14:paraId="1327567F"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4A646CE"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79F6FBD0" w14:textId="77777777" w:rsidR="004D1976" w:rsidRDefault="00770557">
            <w:pPr>
              <w:rPr>
                <w:rFonts w:cs="Arial"/>
                <w:szCs w:val="20"/>
                <w:lang w:eastAsia="zh-CN"/>
              </w:rPr>
            </w:pPr>
            <w:r>
              <w:rPr>
                <w:rFonts w:cs="Arial"/>
                <w:szCs w:val="20"/>
                <w:lang w:eastAsia="zh-CN"/>
              </w:rPr>
              <w:t>NA</w:t>
            </w:r>
          </w:p>
        </w:tc>
      </w:tr>
      <w:tr w:rsidR="004D1976" w14:paraId="4042F12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72E0A65"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6C51B0BC" w14:textId="77777777" w:rsidR="004D1976" w:rsidRDefault="00770557">
            <w:pPr>
              <w:rPr>
                <w:rFonts w:cs="Arial"/>
                <w:szCs w:val="20"/>
                <w:lang w:eastAsia="zh-CN"/>
              </w:rPr>
            </w:pPr>
            <w:r>
              <w:rPr>
                <w:rFonts w:cs="Arial"/>
                <w:szCs w:val="20"/>
                <w:lang w:eastAsia="zh-CN"/>
              </w:rPr>
              <w:t>G-HMI</w:t>
            </w:r>
          </w:p>
          <w:p w14:paraId="14F619A8" w14:textId="77777777" w:rsidR="004D1976" w:rsidRDefault="00770557">
            <w:pPr>
              <w:rPr>
                <w:rFonts w:cs="Arial"/>
                <w:szCs w:val="20"/>
                <w:lang w:eastAsia="zh-CN"/>
              </w:rPr>
            </w:pPr>
            <w:r>
              <w:rPr>
                <w:rFonts w:cs="Arial"/>
                <w:szCs w:val="20"/>
                <w:lang w:eastAsia="zh-CN"/>
              </w:rPr>
              <w:t>Vehicle System Interface</w:t>
            </w:r>
          </w:p>
        </w:tc>
      </w:tr>
    </w:tbl>
    <w:p w14:paraId="632A9566" w14:textId="77777777" w:rsidR="004D1976" w:rsidRDefault="004D1976">
      <w:pPr>
        <w:rPr>
          <w:rFonts w:cs="Arial"/>
          <w:szCs w:val="20"/>
        </w:rPr>
      </w:pPr>
    </w:p>
    <w:p w14:paraId="73B24C48" w14:textId="77777777" w:rsidR="00406F39" w:rsidRDefault="00770557" w:rsidP="00E52CBB">
      <w:pPr>
        <w:pStyle w:val="Heading3"/>
      </w:pPr>
      <w:bookmarkStart w:id="86" w:name="_Toc100050050"/>
      <w:r w:rsidRPr="00B9479B">
        <w:t>RVCv2-FUN-REQ-014113/A-Camera Image View (TcSE ROIN-293370)</w:t>
      </w:r>
      <w:bookmarkEnd w:id="86"/>
    </w:p>
    <w:p w14:paraId="1A256B62" w14:textId="77777777" w:rsidR="004D1976" w:rsidRDefault="004D1976"/>
    <w:p w14:paraId="28954095" w14:textId="77777777" w:rsidR="00406F39" w:rsidRDefault="00770557" w:rsidP="00E52CBB">
      <w:pPr>
        <w:pStyle w:val="Heading4"/>
      </w:pPr>
      <w:r>
        <w:t>Use Cases</w:t>
      </w:r>
    </w:p>
    <w:p w14:paraId="00DB4D87" w14:textId="77777777" w:rsidR="00406F39" w:rsidRDefault="00770557" w:rsidP="00E52CBB">
      <w:pPr>
        <w:pStyle w:val="Heading5"/>
      </w:pPr>
      <w:r>
        <w:t>RVCv2-UC-REQ-014114/A-Select Rear Camera Split-View (TcSE ROIN-289805)</w:t>
      </w:r>
    </w:p>
    <w:p w14:paraId="7839ECC3"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6366437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13CE1EF"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77B4852F" w14:textId="77777777" w:rsidR="004D1976" w:rsidRDefault="00770557">
            <w:pPr>
              <w:rPr>
                <w:rFonts w:cs="Arial"/>
                <w:szCs w:val="20"/>
                <w:lang w:eastAsia="zh-CN"/>
              </w:rPr>
            </w:pPr>
            <w:r>
              <w:rPr>
                <w:rFonts w:cs="Arial"/>
                <w:szCs w:val="20"/>
                <w:lang w:eastAsia="zh-CN"/>
              </w:rPr>
              <w:t>Vehicle Occupant</w:t>
            </w:r>
          </w:p>
        </w:tc>
      </w:tr>
      <w:tr w:rsidR="004D1976" w14:paraId="31ED04B4"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5376C45"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1A4181D0" w14:textId="77777777" w:rsidR="004D1976" w:rsidRDefault="00770557">
            <w:pPr>
              <w:rPr>
                <w:rFonts w:cs="Arial"/>
                <w:szCs w:val="20"/>
                <w:lang w:eastAsia="zh-CN"/>
              </w:rPr>
            </w:pPr>
            <w:r>
              <w:rPr>
                <w:rFonts w:cs="Arial"/>
                <w:szCs w:val="20"/>
                <w:lang w:eastAsia="zh-CN"/>
              </w:rPr>
              <w:t>The infotainment system is powered on.</w:t>
            </w:r>
          </w:p>
          <w:p w14:paraId="5E1DCDDF" w14:textId="77777777" w:rsidR="004D1976" w:rsidRDefault="00770557">
            <w:pPr>
              <w:rPr>
                <w:rFonts w:cs="Arial"/>
                <w:szCs w:val="20"/>
                <w:lang w:eastAsia="zh-CN"/>
              </w:rPr>
            </w:pPr>
            <w:r>
              <w:rPr>
                <w:rFonts w:cs="Arial"/>
                <w:szCs w:val="20"/>
                <w:lang w:eastAsia="zh-CN"/>
              </w:rPr>
              <w:t>The ignition status is Run/Start.</w:t>
            </w:r>
          </w:p>
          <w:p w14:paraId="386FBE87" w14:textId="77777777" w:rsidR="004D1976" w:rsidRDefault="00770557">
            <w:pPr>
              <w:rPr>
                <w:rFonts w:cs="Arial"/>
                <w:szCs w:val="20"/>
                <w:lang w:eastAsia="zh-CN"/>
              </w:rPr>
            </w:pPr>
            <w:r>
              <w:rPr>
                <w:rFonts w:cs="Arial"/>
                <w:szCs w:val="20"/>
                <w:lang w:eastAsia="zh-CN"/>
              </w:rPr>
              <w:t>The vehicle display is showing the Rear View Camera image.</w:t>
            </w:r>
          </w:p>
        </w:tc>
      </w:tr>
      <w:tr w:rsidR="004D1976" w14:paraId="1C0209D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CDA480D"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0D0B12B0" w14:textId="77777777" w:rsidR="004D1976" w:rsidRDefault="00770557">
            <w:pPr>
              <w:rPr>
                <w:rFonts w:cs="Arial"/>
                <w:szCs w:val="20"/>
                <w:lang w:eastAsia="zh-CN"/>
              </w:rPr>
            </w:pPr>
            <w:r>
              <w:rPr>
                <w:rFonts w:cs="Arial"/>
                <w:szCs w:val="20"/>
                <w:lang w:eastAsia="zh-CN"/>
              </w:rPr>
              <w:t xml:space="preserve">The driver selects split-view image via hard switch interface. </w:t>
            </w:r>
          </w:p>
          <w:p w14:paraId="7CD89611" w14:textId="77777777" w:rsidR="004D1976" w:rsidRDefault="004D1976">
            <w:pPr>
              <w:rPr>
                <w:rFonts w:cs="Arial"/>
                <w:szCs w:val="20"/>
                <w:lang w:eastAsia="zh-CN"/>
              </w:rPr>
            </w:pPr>
          </w:p>
        </w:tc>
      </w:tr>
      <w:tr w:rsidR="004D1976" w14:paraId="3665EB62"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540DDD1"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748A6ACC" w14:textId="77777777" w:rsidR="004D1976" w:rsidRDefault="00770557">
            <w:pPr>
              <w:rPr>
                <w:rFonts w:cs="Arial"/>
                <w:szCs w:val="20"/>
                <w:lang w:eastAsia="zh-CN"/>
              </w:rPr>
            </w:pPr>
            <w:r>
              <w:rPr>
                <w:rFonts w:cs="Arial"/>
                <w:szCs w:val="20"/>
                <w:lang w:eastAsia="zh-CN"/>
              </w:rPr>
              <w:t>The vehicle display continues to show the Rear View Camera image.</w:t>
            </w:r>
          </w:p>
          <w:p w14:paraId="7D300612" w14:textId="77777777" w:rsidR="004D1976" w:rsidRDefault="00770557">
            <w:pPr>
              <w:rPr>
                <w:rFonts w:cs="Arial"/>
                <w:szCs w:val="20"/>
                <w:lang w:eastAsia="zh-CN"/>
              </w:rPr>
            </w:pPr>
            <w:r>
              <w:rPr>
                <w:rFonts w:cs="Arial"/>
                <w:szCs w:val="20"/>
                <w:lang w:eastAsia="zh-CN"/>
              </w:rPr>
              <w:t>The video feed from the Rear View Camera contains a split-view image.</w:t>
            </w:r>
          </w:p>
        </w:tc>
      </w:tr>
      <w:tr w:rsidR="004D1976" w14:paraId="64F3F5F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F03D867"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5191E466" w14:textId="77777777" w:rsidR="004D1976" w:rsidRDefault="00770557">
            <w:pPr>
              <w:rPr>
                <w:rFonts w:cs="Arial"/>
                <w:szCs w:val="20"/>
                <w:lang w:eastAsia="zh-CN"/>
              </w:rPr>
            </w:pPr>
            <w:r>
              <w:rPr>
                <w:rFonts w:cs="Arial"/>
                <w:szCs w:val="20"/>
                <w:lang w:eastAsia="zh-CN"/>
              </w:rPr>
              <w:t>NA</w:t>
            </w:r>
          </w:p>
        </w:tc>
      </w:tr>
      <w:tr w:rsidR="004D1976" w14:paraId="7AA8FA05"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E310269"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393680FD" w14:textId="77777777" w:rsidR="004D1976" w:rsidRDefault="00770557">
            <w:pPr>
              <w:rPr>
                <w:rFonts w:cs="Arial"/>
                <w:szCs w:val="20"/>
                <w:lang w:eastAsia="zh-CN"/>
              </w:rPr>
            </w:pPr>
            <w:r>
              <w:rPr>
                <w:rFonts w:cs="Arial"/>
                <w:szCs w:val="20"/>
                <w:lang w:eastAsia="zh-CN"/>
              </w:rPr>
              <w:t>G-HMI</w:t>
            </w:r>
          </w:p>
          <w:p w14:paraId="7AFF33B6" w14:textId="77777777" w:rsidR="004D1976" w:rsidRDefault="00770557">
            <w:pPr>
              <w:rPr>
                <w:rFonts w:cs="Arial"/>
                <w:szCs w:val="20"/>
                <w:lang w:eastAsia="zh-CN"/>
              </w:rPr>
            </w:pPr>
            <w:r>
              <w:rPr>
                <w:rFonts w:cs="Arial"/>
                <w:szCs w:val="20"/>
                <w:lang w:eastAsia="zh-CN"/>
              </w:rPr>
              <w:t>Dedicated Hard Button</w:t>
            </w:r>
          </w:p>
          <w:p w14:paraId="2B6FCA19" w14:textId="77777777" w:rsidR="004D1976" w:rsidRDefault="00770557">
            <w:pPr>
              <w:rPr>
                <w:rFonts w:cs="Arial"/>
                <w:szCs w:val="20"/>
                <w:lang w:eastAsia="zh-CN"/>
              </w:rPr>
            </w:pPr>
            <w:r>
              <w:rPr>
                <w:rFonts w:cs="Arial"/>
                <w:szCs w:val="20"/>
                <w:lang w:eastAsia="zh-CN"/>
              </w:rPr>
              <w:t>Vehicle System Interface</w:t>
            </w:r>
          </w:p>
        </w:tc>
      </w:tr>
    </w:tbl>
    <w:p w14:paraId="3F8C82F5" w14:textId="77777777" w:rsidR="004D1976" w:rsidRDefault="004D1976">
      <w:pPr>
        <w:rPr>
          <w:rFonts w:cs="Arial"/>
          <w:szCs w:val="20"/>
        </w:rPr>
      </w:pPr>
    </w:p>
    <w:p w14:paraId="0C88D5A3" w14:textId="77777777" w:rsidR="00406F39" w:rsidRDefault="00770557" w:rsidP="00E52CBB">
      <w:pPr>
        <w:pStyle w:val="Heading5"/>
      </w:pPr>
      <w:r>
        <w:t>RVCv2-UC-REQ-014115/A-Select Rear Camera 360-View (TcSE ROIN-289806)</w:t>
      </w:r>
    </w:p>
    <w:p w14:paraId="78787F84"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271AD60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1C0D8B9"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1E470F18" w14:textId="77777777" w:rsidR="004D1976" w:rsidRDefault="00770557">
            <w:pPr>
              <w:rPr>
                <w:rFonts w:cs="Arial"/>
                <w:szCs w:val="20"/>
                <w:lang w:eastAsia="zh-CN"/>
              </w:rPr>
            </w:pPr>
            <w:r>
              <w:rPr>
                <w:rFonts w:cs="Arial"/>
                <w:szCs w:val="20"/>
                <w:lang w:eastAsia="zh-CN"/>
              </w:rPr>
              <w:t>Vehicle Occupant</w:t>
            </w:r>
          </w:p>
        </w:tc>
      </w:tr>
      <w:tr w:rsidR="004D1976" w14:paraId="1D5964C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B926B64"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4B2EBDC9" w14:textId="77777777" w:rsidR="004D1976" w:rsidRDefault="00770557">
            <w:pPr>
              <w:rPr>
                <w:rFonts w:cs="Arial"/>
                <w:szCs w:val="20"/>
                <w:lang w:eastAsia="zh-CN"/>
              </w:rPr>
            </w:pPr>
            <w:r>
              <w:rPr>
                <w:rFonts w:cs="Arial"/>
                <w:szCs w:val="20"/>
                <w:lang w:eastAsia="zh-CN"/>
              </w:rPr>
              <w:t>The infotainment system is powered on.</w:t>
            </w:r>
          </w:p>
          <w:p w14:paraId="5B33956B" w14:textId="77777777" w:rsidR="004D1976" w:rsidRDefault="00770557">
            <w:pPr>
              <w:rPr>
                <w:rFonts w:cs="Arial"/>
                <w:szCs w:val="20"/>
                <w:lang w:eastAsia="zh-CN"/>
              </w:rPr>
            </w:pPr>
            <w:r>
              <w:rPr>
                <w:rFonts w:cs="Arial"/>
                <w:szCs w:val="20"/>
                <w:lang w:eastAsia="zh-CN"/>
              </w:rPr>
              <w:t>The ignition status is Run/Start.</w:t>
            </w:r>
          </w:p>
          <w:p w14:paraId="64F81C0F" w14:textId="77777777" w:rsidR="004D1976" w:rsidRDefault="00770557">
            <w:pPr>
              <w:rPr>
                <w:rFonts w:cs="Arial"/>
                <w:szCs w:val="20"/>
                <w:lang w:eastAsia="zh-CN"/>
              </w:rPr>
            </w:pPr>
            <w:r>
              <w:rPr>
                <w:rFonts w:cs="Arial"/>
                <w:szCs w:val="20"/>
                <w:lang w:eastAsia="zh-CN"/>
              </w:rPr>
              <w:t>The vehicle display is showing the Rear View Camera image.</w:t>
            </w:r>
          </w:p>
        </w:tc>
      </w:tr>
      <w:tr w:rsidR="004D1976" w14:paraId="1F37FD18"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97B433E"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58CF500D" w14:textId="77777777" w:rsidR="004D1976" w:rsidRDefault="00770557">
            <w:pPr>
              <w:rPr>
                <w:rFonts w:cs="Arial"/>
                <w:szCs w:val="20"/>
                <w:lang w:eastAsia="zh-CN"/>
              </w:rPr>
            </w:pPr>
            <w:r>
              <w:rPr>
                <w:rFonts w:cs="Arial"/>
                <w:szCs w:val="20"/>
                <w:lang w:eastAsia="zh-CN"/>
              </w:rPr>
              <w:t xml:space="preserve">The driver selects 360-view image via hard switch interface. </w:t>
            </w:r>
          </w:p>
          <w:p w14:paraId="243EFB36" w14:textId="77777777" w:rsidR="004D1976" w:rsidRDefault="004D1976">
            <w:pPr>
              <w:rPr>
                <w:rFonts w:cs="Arial"/>
                <w:szCs w:val="20"/>
                <w:lang w:eastAsia="zh-CN"/>
              </w:rPr>
            </w:pPr>
          </w:p>
        </w:tc>
      </w:tr>
      <w:tr w:rsidR="004D1976" w14:paraId="3AC8CB0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1F53738"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77542D57" w14:textId="77777777" w:rsidR="004D1976" w:rsidRDefault="00770557">
            <w:pPr>
              <w:rPr>
                <w:rFonts w:cs="Arial"/>
                <w:szCs w:val="20"/>
                <w:lang w:eastAsia="zh-CN"/>
              </w:rPr>
            </w:pPr>
            <w:r>
              <w:rPr>
                <w:rFonts w:cs="Arial"/>
                <w:szCs w:val="20"/>
                <w:lang w:eastAsia="zh-CN"/>
              </w:rPr>
              <w:t>The vehicle display continues to show the Rear View Camera image.</w:t>
            </w:r>
          </w:p>
          <w:p w14:paraId="735C662D" w14:textId="77777777" w:rsidR="004D1976" w:rsidRDefault="00770557">
            <w:pPr>
              <w:rPr>
                <w:rFonts w:cs="Arial"/>
                <w:szCs w:val="20"/>
                <w:lang w:eastAsia="zh-CN"/>
              </w:rPr>
            </w:pPr>
            <w:r>
              <w:rPr>
                <w:rFonts w:cs="Arial"/>
                <w:szCs w:val="20"/>
                <w:lang w:eastAsia="zh-CN"/>
              </w:rPr>
              <w:t>The video feed from the Rear View Camera contains a 360-view image.</w:t>
            </w:r>
          </w:p>
        </w:tc>
      </w:tr>
      <w:tr w:rsidR="004D1976" w14:paraId="3C6E883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422918E"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7D36DAA3" w14:textId="77777777" w:rsidR="004D1976" w:rsidRDefault="00770557">
            <w:pPr>
              <w:rPr>
                <w:rFonts w:cs="Arial"/>
                <w:szCs w:val="20"/>
                <w:lang w:eastAsia="zh-CN"/>
              </w:rPr>
            </w:pPr>
            <w:r>
              <w:rPr>
                <w:rFonts w:cs="Arial"/>
                <w:szCs w:val="20"/>
                <w:lang w:eastAsia="zh-CN"/>
              </w:rPr>
              <w:t>NA</w:t>
            </w:r>
          </w:p>
        </w:tc>
      </w:tr>
      <w:tr w:rsidR="004D1976" w14:paraId="6D60D14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76B85B5"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72F55CA6" w14:textId="77777777" w:rsidR="004D1976" w:rsidRDefault="00770557">
            <w:pPr>
              <w:rPr>
                <w:rFonts w:cs="Arial"/>
                <w:szCs w:val="20"/>
                <w:lang w:eastAsia="zh-CN"/>
              </w:rPr>
            </w:pPr>
            <w:r>
              <w:rPr>
                <w:rFonts w:cs="Arial"/>
                <w:szCs w:val="20"/>
                <w:lang w:eastAsia="zh-CN"/>
              </w:rPr>
              <w:t>G-HMI</w:t>
            </w:r>
          </w:p>
          <w:p w14:paraId="49F03BB9" w14:textId="77777777" w:rsidR="004D1976" w:rsidRDefault="00770557">
            <w:pPr>
              <w:rPr>
                <w:rFonts w:cs="Arial"/>
                <w:szCs w:val="20"/>
                <w:lang w:eastAsia="zh-CN"/>
              </w:rPr>
            </w:pPr>
            <w:r>
              <w:rPr>
                <w:rFonts w:cs="Arial"/>
                <w:szCs w:val="20"/>
                <w:lang w:eastAsia="zh-CN"/>
              </w:rPr>
              <w:t>Dedicated Hard Button</w:t>
            </w:r>
          </w:p>
          <w:p w14:paraId="203005F2" w14:textId="77777777" w:rsidR="004D1976" w:rsidRDefault="00770557">
            <w:pPr>
              <w:rPr>
                <w:rFonts w:cs="Arial"/>
                <w:szCs w:val="20"/>
                <w:lang w:eastAsia="zh-CN"/>
              </w:rPr>
            </w:pPr>
            <w:r>
              <w:rPr>
                <w:rFonts w:cs="Arial"/>
                <w:szCs w:val="20"/>
                <w:lang w:eastAsia="zh-CN"/>
              </w:rPr>
              <w:t>Vehicle System Interface</w:t>
            </w:r>
          </w:p>
        </w:tc>
      </w:tr>
    </w:tbl>
    <w:p w14:paraId="641AF074" w14:textId="77777777" w:rsidR="00406F39" w:rsidRDefault="00770557" w:rsidP="00E52CBB">
      <w:pPr>
        <w:pStyle w:val="Heading5"/>
      </w:pPr>
      <w:r>
        <w:lastRenderedPageBreak/>
        <w:t>RVCv2-UC-REQ-014116/A-Select Rear Camera Normal View (TcSE ROIN-289807)</w:t>
      </w:r>
    </w:p>
    <w:p w14:paraId="78876D8D"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0654E3B6"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E82AB23"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75EC53B9" w14:textId="77777777" w:rsidR="004D1976" w:rsidRDefault="00770557">
            <w:pPr>
              <w:rPr>
                <w:rFonts w:cs="Arial"/>
                <w:szCs w:val="20"/>
                <w:lang w:eastAsia="zh-CN"/>
              </w:rPr>
            </w:pPr>
            <w:r>
              <w:rPr>
                <w:rFonts w:cs="Arial"/>
                <w:szCs w:val="20"/>
                <w:lang w:eastAsia="zh-CN"/>
              </w:rPr>
              <w:t>Vehicle Occupant</w:t>
            </w:r>
          </w:p>
        </w:tc>
      </w:tr>
      <w:tr w:rsidR="004D1976" w14:paraId="3AC1A1C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1B06835"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679A575F" w14:textId="77777777" w:rsidR="004D1976" w:rsidRDefault="00770557">
            <w:pPr>
              <w:rPr>
                <w:rFonts w:cs="Arial"/>
                <w:szCs w:val="20"/>
                <w:lang w:eastAsia="zh-CN"/>
              </w:rPr>
            </w:pPr>
            <w:r>
              <w:rPr>
                <w:rFonts w:cs="Arial"/>
                <w:szCs w:val="20"/>
                <w:lang w:eastAsia="zh-CN"/>
              </w:rPr>
              <w:t>The infotainment system is powered on.</w:t>
            </w:r>
          </w:p>
          <w:p w14:paraId="2716D878" w14:textId="77777777" w:rsidR="004D1976" w:rsidRDefault="00770557">
            <w:pPr>
              <w:rPr>
                <w:rFonts w:cs="Arial"/>
                <w:szCs w:val="20"/>
                <w:lang w:eastAsia="zh-CN"/>
              </w:rPr>
            </w:pPr>
            <w:r>
              <w:rPr>
                <w:rFonts w:cs="Arial"/>
                <w:szCs w:val="20"/>
                <w:lang w:eastAsia="zh-CN"/>
              </w:rPr>
              <w:t>The ignition status is Run/Start.</w:t>
            </w:r>
          </w:p>
          <w:p w14:paraId="327B2EDD" w14:textId="77777777" w:rsidR="004D1976" w:rsidRDefault="00770557">
            <w:pPr>
              <w:rPr>
                <w:rFonts w:cs="Arial"/>
                <w:szCs w:val="20"/>
                <w:lang w:eastAsia="zh-CN"/>
              </w:rPr>
            </w:pPr>
            <w:r>
              <w:rPr>
                <w:rFonts w:cs="Arial"/>
                <w:szCs w:val="20"/>
                <w:lang w:eastAsia="zh-CN"/>
              </w:rPr>
              <w:t>The vehicle display is showing the Rear View Camera image.</w:t>
            </w:r>
          </w:p>
        </w:tc>
      </w:tr>
      <w:tr w:rsidR="004D1976" w14:paraId="13D78704"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16788A3"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6BF1A409" w14:textId="77777777" w:rsidR="004D1976" w:rsidRDefault="00770557">
            <w:pPr>
              <w:rPr>
                <w:rFonts w:cs="Arial"/>
                <w:szCs w:val="20"/>
                <w:lang w:eastAsia="zh-CN"/>
              </w:rPr>
            </w:pPr>
            <w:r>
              <w:rPr>
                <w:rFonts w:cs="Arial"/>
                <w:szCs w:val="20"/>
                <w:lang w:eastAsia="zh-CN"/>
              </w:rPr>
              <w:t xml:space="preserve">The driver selects normal view image via hard switch interface. </w:t>
            </w:r>
          </w:p>
          <w:p w14:paraId="302EF0C5" w14:textId="77777777" w:rsidR="004D1976" w:rsidRDefault="004D1976">
            <w:pPr>
              <w:rPr>
                <w:rFonts w:cs="Arial"/>
                <w:szCs w:val="20"/>
                <w:lang w:eastAsia="zh-CN"/>
              </w:rPr>
            </w:pPr>
          </w:p>
        </w:tc>
      </w:tr>
      <w:tr w:rsidR="004D1976" w14:paraId="08A50148"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E6368F0"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56BD99C6" w14:textId="77777777" w:rsidR="004D1976" w:rsidRDefault="00770557">
            <w:pPr>
              <w:rPr>
                <w:rFonts w:cs="Arial"/>
                <w:szCs w:val="20"/>
                <w:lang w:eastAsia="zh-CN"/>
              </w:rPr>
            </w:pPr>
            <w:r>
              <w:rPr>
                <w:rFonts w:cs="Arial"/>
                <w:szCs w:val="20"/>
                <w:lang w:eastAsia="zh-CN"/>
              </w:rPr>
              <w:t>The vehicle display continues to show the Rear View Camera image.</w:t>
            </w:r>
          </w:p>
          <w:p w14:paraId="42C131EC" w14:textId="77777777" w:rsidR="004D1976" w:rsidRDefault="00770557">
            <w:pPr>
              <w:rPr>
                <w:rFonts w:cs="Arial"/>
                <w:szCs w:val="20"/>
                <w:lang w:eastAsia="zh-CN"/>
              </w:rPr>
            </w:pPr>
            <w:r>
              <w:rPr>
                <w:rFonts w:cs="Arial"/>
                <w:szCs w:val="20"/>
                <w:lang w:eastAsia="zh-CN"/>
              </w:rPr>
              <w:t>The video feed from the Rear View Camera contains a normal view image.</w:t>
            </w:r>
          </w:p>
        </w:tc>
      </w:tr>
      <w:tr w:rsidR="004D1976" w14:paraId="0504618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D2ED2C4"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4858781A" w14:textId="77777777" w:rsidR="004D1976" w:rsidRDefault="00770557">
            <w:pPr>
              <w:rPr>
                <w:rFonts w:cs="Arial"/>
                <w:szCs w:val="20"/>
                <w:lang w:eastAsia="zh-CN"/>
              </w:rPr>
            </w:pPr>
            <w:r>
              <w:rPr>
                <w:rFonts w:cs="Arial"/>
                <w:szCs w:val="20"/>
                <w:lang w:eastAsia="zh-CN"/>
              </w:rPr>
              <w:t>NA</w:t>
            </w:r>
          </w:p>
        </w:tc>
      </w:tr>
      <w:tr w:rsidR="004D1976" w14:paraId="4DD22DC5"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41F2B7A"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0AD3A537" w14:textId="77777777" w:rsidR="004D1976" w:rsidRDefault="00770557">
            <w:pPr>
              <w:rPr>
                <w:rFonts w:cs="Arial"/>
                <w:szCs w:val="20"/>
                <w:lang w:eastAsia="zh-CN"/>
              </w:rPr>
            </w:pPr>
            <w:r>
              <w:rPr>
                <w:rFonts w:cs="Arial"/>
                <w:szCs w:val="20"/>
                <w:lang w:eastAsia="zh-CN"/>
              </w:rPr>
              <w:t>G-HMI</w:t>
            </w:r>
          </w:p>
          <w:p w14:paraId="7475E3CD" w14:textId="77777777" w:rsidR="004D1976" w:rsidRDefault="00770557">
            <w:pPr>
              <w:rPr>
                <w:rFonts w:cs="Arial"/>
                <w:szCs w:val="20"/>
                <w:lang w:eastAsia="zh-CN"/>
              </w:rPr>
            </w:pPr>
            <w:r>
              <w:rPr>
                <w:rFonts w:cs="Arial"/>
                <w:szCs w:val="20"/>
                <w:lang w:eastAsia="zh-CN"/>
              </w:rPr>
              <w:t>Dedicated Hard Button</w:t>
            </w:r>
          </w:p>
          <w:p w14:paraId="69B131D8" w14:textId="77777777" w:rsidR="004D1976" w:rsidRDefault="00770557">
            <w:pPr>
              <w:rPr>
                <w:rFonts w:cs="Arial"/>
                <w:szCs w:val="20"/>
                <w:lang w:eastAsia="zh-CN"/>
              </w:rPr>
            </w:pPr>
            <w:r>
              <w:rPr>
                <w:rFonts w:cs="Arial"/>
                <w:szCs w:val="20"/>
                <w:lang w:eastAsia="zh-CN"/>
              </w:rPr>
              <w:t>Vehicle System Interface</w:t>
            </w:r>
          </w:p>
        </w:tc>
      </w:tr>
    </w:tbl>
    <w:p w14:paraId="1332B38A" w14:textId="77777777" w:rsidR="004D1976" w:rsidRDefault="004D1976">
      <w:pPr>
        <w:rPr>
          <w:rFonts w:cs="Arial"/>
          <w:szCs w:val="20"/>
        </w:rPr>
      </w:pPr>
    </w:p>
    <w:p w14:paraId="1B1E67DD" w14:textId="77777777" w:rsidR="00406F39" w:rsidRDefault="00770557" w:rsidP="00E52CBB">
      <w:pPr>
        <w:pStyle w:val="Heading4"/>
      </w:pPr>
      <w:r>
        <w:t>White Box View</w:t>
      </w:r>
    </w:p>
    <w:p w14:paraId="78833BA2" w14:textId="77777777" w:rsidR="00406F39" w:rsidRDefault="00770557" w:rsidP="00E52CBB">
      <w:pPr>
        <w:pStyle w:val="Heading5"/>
      </w:pPr>
      <w:r>
        <w:t>Activity Diagrams</w:t>
      </w:r>
    </w:p>
    <w:p w14:paraId="5D93B873" w14:textId="77777777" w:rsidR="00406F39" w:rsidRDefault="00770557" w:rsidP="00E52CBB">
      <w:pPr>
        <w:pStyle w:val="Heading6"/>
      </w:pPr>
      <w:r>
        <w:t>RVCv2-ACT-REQ-014117/A-Change Camera View Setting (TcSE ROIN-282392-2)</w:t>
      </w:r>
    </w:p>
    <w:p w14:paraId="071804B3" w14:textId="77777777" w:rsidR="00406F39" w:rsidRPr="00F8674E" w:rsidRDefault="00770557" w:rsidP="00406F39">
      <w:pPr>
        <w:rPr>
          <w:b/>
          <w:sz w:val="16"/>
          <w:szCs w:val="16"/>
        </w:rPr>
      </w:pPr>
      <w:r w:rsidRPr="00F8674E">
        <w:rPr>
          <w:b/>
          <w:sz w:val="16"/>
          <w:szCs w:val="16"/>
        </w:rPr>
        <w:t>Linked Elements</w:t>
      </w:r>
    </w:p>
    <w:p w14:paraId="3F78F03D" w14:textId="77777777" w:rsidR="007C3C8E" w:rsidRPr="00F8674E" w:rsidRDefault="00770557" w:rsidP="007C3C8E">
      <w:pPr>
        <w:rPr>
          <w:sz w:val="16"/>
          <w:szCs w:val="16"/>
        </w:rPr>
      </w:pPr>
      <w:r w:rsidRPr="00F8674E">
        <w:rPr>
          <w:sz w:val="16"/>
          <w:szCs w:val="16"/>
        </w:rPr>
        <w:t>RVCv2-SD-REQ-014118/A-Change Camera View Setting (TcSE ROIN-282363-3)</w:t>
      </w:r>
    </w:p>
    <w:p w14:paraId="1DA52A41" w14:textId="77777777" w:rsidR="00406F39" w:rsidRPr="00760C18" w:rsidRDefault="00770557" w:rsidP="00D006E5">
      <w:pPr>
        <w:pStyle w:val="BoldText"/>
      </w:pPr>
      <w:r w:rsidRPr="00760C18">
        <w:t>Activity Diagram</w:t>
      </w:r>
    </w:p>
    <w:p w14:paraId="6452CE23" w14:textId="77777777" w:rsidR="004D1976" w:rsidRDefault="00770557" w:rsidP="00E52CBB">
      <w:pPr>
        <w:jc w:val="center"/>
      </w:pPr>
      <w:r>
        <w:rPr>
          <w:noProof/>
        </w:rPr>
        <w:drawing>
          <wp:inline distT="0" distB="0" distL="0" distR="0" wp14:anchorId="65E1D6DD" wp14:editId="23FCD2AD">
            <wp:extent cx="6286500" cy="4162425"/>
            <wp:effectExtent l="0" t="0" r="0" b="9525"/>
            <wp:docPr id="2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6286500" cy="4162425"/>
                    </a:xfrm>
                    <a:prstGeom prst="rect">
                      <a:avLst/>
                    </a:prstGeom>
                    <a:noFill/>
                    <a:ln w="9525">
                      <a:noFill/>
                      <a:miter lim="800000"/>
                      <a:headEnd/>
                      <a:tailEnd/>
                    </a:ln>
                  </pic:spPr>
                </pic:pic>
              </a:graphicData>
            </a:graphic>
          </wp:inline>
        </w:drawing>
      </w:r>
    </w:p>
    <w:p w14:paraId="57BAFC57" w14:textId="77777777" w:rsidR="00406F39" w:rsidRDefault="00770557" w:rsidP="00E52CBB">
      <w:pPr>
        <w:pStyle w:val="Heading5"/>
      </w:pPr>
      <w:r>
        <w:lastRenderedPageBreak/>
        <w:t>Sequence Diagrams</w:t>
      </w:r>
    </w:p>
    <w:p w14:paraId="3B6F7776" w14:textId="77777777" w:rsidR="00406F39" w:rsidRDefault="00770557" w:rsidP="00E52CBB">
      <w:pPr>
        <w:pStyle w:val="Heading6"/>
      </w:pPr>
      <w:r>
        <w:t>RVCv2-SD-REQ-014118/A-Change Camera View Setting (TcSE ROIN-282363-3)</w:t>
      </w:r>
    </w:p>
    <w:p w14:paraId="3E46CC40" w14:textId="77777777" w:rsidR="00406F39" w:rsidRPr="00760C18" w:rsidRDefault="00770557" w:rsidP="00D006E5">
      <w:pPr>
        <w:pStyle w:val="BoldText"/>
      </w:pPr>
      <w:r w:rsidRPr="00760C18">
        <w:t>Scenario</w:t>
      </w:r>
    </w:p>
    <w:p w14:paraId="3D1679AF" w14:textId="77777777" w:rsidR="00406F39" w:rsidRPr="00760C18" w:rsidRDefault="00770557" w:rsidP="00E52CBB">
      <w:pPr>
        <w:pStyle w:val="BoldText"/>
        <w:ind w:left="720"/>
      </w:pPr>
      <w:r w:rsidRPr="00760C18">
        <w:t>Normal Usage</w:t>
      </w:r>
    </w:p>
    <w:p w14:paraId="2246FE86" w14:textId="77777777" w:rsidR="004D1976" w:rsidRDefault="00770557">
      <w:pPr>
        <w:ind w:left="720"/>
        <w:rPr>
          <w:rFonts w:cs="Arial"/>
          <w:szCs w:val="20"/>
        </w:rPr>
      </w:pPr>
      <w:r>
        <w:rPr>
          <w:rFonts w:cs="Arial"/>
          <w:szCs w:val="20"/>
        </w:rPr>
        <w:t xml:space="preserve">The user selects alternate view image setting via the HMI interface. </w:t>
      </w:r>
    </w:p>
    <w:p w14:paraId="189F2D41" w14:textId="77777777" w:rsidR="004D1976" w:rsidRDefault="004D1976"/>
    <w:p w14:paraId="2D97D089" w14:textId="77777777" w:rsidR="00406F39" w:rsidRPr="00760C18" w:rsidRDefault="00770557" w:rsidP="00D006E5">
      <w:pPr>
        <w:pStyle w:val="BoldText"/>
      </w:pPr>
      <w:r w:rsidRPr="00760C18">
        <w:t>Constraints</w:t>
      </w:r>
    </w:p>
    <w:p w14:paraId="3427DAE8" w14:textId="77777777" w:rsidR="00406F39" w:rsidRPr="00760C18" w:rsidRDefault="00770557" w:rsidP="00E52CBB">
      <w:pPr>
        <w:pStyle w:val="BoldText"/>
        <w:ind w:left="720"/>
      </w:pPr>
      <w:r w:rsidRPr="00760C18">
        <w:t>Pre-condition</w:t>
      </w:r>
    </w:p>
    <w:p w14:paraId="7805C687" w14:textId="77777777" w:rsidR="004D1976" w:rsidRDefault="00770557">
      <w:pPr>
        <w:ind w:left="720"/>
        <w:rPr>
          <w:rFonts w:cs="Arial"/>
        </w:rPr>
      </w:pPr>
      <w:r>
        <w:rPr>
          <w:rFonts w:cs="Arial"/>
        </w:rPr>
        <w:t>Ignition_Status = Run</w:t>
      </w:r>
    </w:p>
    <w:p w14:paraId="109E177E" w14:textId="77777777" w:rsidR="004D1976" w:rsidRDefault="004D1976">
      <w:pPr>
        <w:ind w:left="720"/>
        <w:rPr>
          <w:rFonts w:cs="Arial"/>
        </w:rPr>
      </w:pPr>
    </w:p>
    <w:p w14:paraId="1BF7E65C" w14:textId="77777777" w:rsidR="00406F39" w:rsidRPr="00760C18" w:rsidRDefault="00770557" w:rsidP="00E52CBB">
      <w:pPr>
        <w:pStyle w:val="BoldText"/>
        <w:ind w:left="720"/>
      </w:pPr>
      <w:r w:rsidRPr="00760C18">
        <w:t>Post-condition</w:t>
      </w:r>
    </w:p>
    <w:p w14:paraId="104D29FF" w14:textId="77777777" w:rsidR="004D1976" w:rsidRDefault="00770557">
      <w:pPr>
        <w:ind w:left="720"/>
        <w:rPr>
          <w:rFonts w:cs="Arial"/>
          <w:szCs w:val="20"/>
        </w:rPr>
      </w:pPr>
      <w:r>
        <w:rPr>
          <w:rFonts w:cs="Arial"/>
          <w:szCs w:val="20"/>
        </w:rPr>
        <w:t>The HMI display is showing the Rear Video Camera image that reflects the updated alternate view setting.</w:t>
      </w:r>
    </w:p>
    <w:p w14:paraId="7B50D58E" w14:textId="77777777" w:rsidR="004D1976" w:rsidRDefault="004D1976"/>
    <w:p w14:paraId="671D9215" w14:textId="77777777" w:rsidR="00406F39" w:rsidRPr="00760C18" w:rsidRDefault="00770557" w:rsidP="00D006E5">
      <w:pPr>
        <w:pStyle w:val="BoldText"/>
      </w:pPr>
      <w:r w:rsidRPr="00760C18">
        <w:lastRenderedPageBreak/>
        <w:t>Sequence Diagram</w:t>
      </w:r>
    </w:p>
    <w:p w14:paraId="747A263D" w14:textId="77777777" w:rsidR="004D1976" w:rsidRDefault="00770557" w:rsidP="00E52CBB">
      <w:pPr>
        <w:jc w:val="center"/>
      </w:pPr>
      <w:r>
        <w:rPr>
          <w:noProof/>
        </w:rPr>
        <w:drawing>
          <wp:inline distT="0" distB="0" distL="0" distR="0" wp14:anchorId="352AEA06" wp14:editId="4A60C457">
            <wp:extent cx="5476875" cy="7096125"/>
            <wp:effectExtent l="0" t="0" r="9525" b="9525"/>
            <wp:docPr id="2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476875" cy="7096125"/>
                    </a:xfrm>
                    <a:prstGeom prst="rect">
                      <a:avLst/>
                    </a:prstGeom>
                    <a:noFill/>
                    <a:ln w="9525">
                      <a:noFill/>
                      <a:miter lim="800000"/>
                      <a:headEnd/>
                      <a:tailEnd/>
                    </a:ln>
                  </pic:spPr>
                </pic:pic>
              </a:graphicData>
            </a:graphic>
          </wp:inline>
        </w:drawing>
      </w:r>
    </w:p>
    <w:p w14:paraId="0D19E09C" w14:textId="77777777" w:rsidR="00406F39" w:rsidRDefault="00770557" w:rsidP="00E52CBB">
      <w:pPr>
        <w:pStyle w:val="Heading3"/>
      </w:pPr>
      <w:bookmarkStart w:id="87" w:name="_Toc100050051"/>
      <w:r w:rsidRPr="00B9479B">
        <w:t>RVCv3-FUN-REQ-127111/A-Camera Image View v3</w:t>
      </w:r>
      <w:bookmarkEnd w:id="87"/>
    </w:p>
    <w:p w14:paraId="34CA6A42" w14:textId="77777777" w:rsidR="004D1976" w:rsidRDefault="004D1976"/>
    <w:p w14:paraId="545B388C" w14:textId="77777777" w:rsidR="00406F39" w:rsidRDefault="00770557" w:rsidP="00E52CBB">
      <w:pPr>
        <w:pStyle w:val="Heading4"/>
      </w:pPr>
      <w:r>
        <w:t>Use Cases</w:t>
      </w:r>
    </w:p>
    <w:p w14:paraId="4A953324" w14:textId="77777777" w:rsidR="00406F39" w:rsidRDefault="00770557" w:rsidP="00E52CBB">
      <w:pPr>
        <w:pStyle w:val="Heading5"/>
      </w:pPr>
      <w:r>
        <w:t>RVCv3-UC-REQ-127874/A-Press Rear 360 View Button</w:t>
      </w:r>
    </w:p>
    <w:p w14:paraId="58D7D593"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731037" w14:paraId="7B022BB7" w14:textId="77777777" w:rsidTr="0046196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295F03" w14:textId="77777777" w:rsidR="00731037" w:rsidRDefault="00770557">
            <w:pPr>
              <w:rPr>
                <w:b/>
                <w:szCs w:val="22"/>
                <w:lang w:eastAsia="zh-CN"/>
              </w:rPr>
            </w:pPr>
            <w:r>
              <w:rPr>
                <w:b/>
              </w:rPr>
              <w:lastRenderedPageBreak/>
              <w:t>Actors</w:t>
            </w:r>
          </w:p>
        </w:tc>
        <w:tc>
          <w:tcPr>
            <w:tcW w:w="7666" w:type="dxa"/>
            <w:tcBorders>
              <w:top w:val="single" w:sz="4" w:space="0" w:color="auto"/>
              <w:left w:val="single" w:sz="4" w:space="0" w:color="auto"/>
              <w:bottom w:val="single" w:sz="4" w:space="0" w:color="auto"/>
              <w:right w:val="single" w:sz="4" w:space="0" w:color="auto"/>
            </w:tcBorders>
            <w:hideMark/>
          </w:tcPr>
          <w:p w14:paraId="2D2EE489" w14:textId="77777777" w:rsidR="00731037" w:rsidRDefault="00770557">
            <w:pPr>
              <w:rPr>
                <w:szCs w:val="22"/>
                <w:lang w:eastAsia="zh-CN"/>
              </w:rPr>
            </w:pPr>
            <w:r>
              <w:t>Vehicle Occupant</w:t>
            </w:r>
          </w:p>
        </w:tc>
      </w:tr>
      <w:tr w:rsidR="00731037" w14:paraId="1BAC472F" w14:textId="77777777" w:rsidTr="0046196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54046B" w14:textId="77777777" w:rsidR="00731037" w:rsidRDefault="00770557">
            <w:pPr>
              <w:rPr>
                <w:b/>
                <w:szCs w:val="22"/>
                <w:lang w:eastAsia="zh-CN"/>
              </w:rPr>
            </w:pPr>
            <w:r>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B3A36F1" w14:textId="77777777" w:rsidR="00731037" w:rsidRDefault="00770557" w:rsidP="00731037">
            <w:pPr>
              <w:numPr>
                <w:ilvl w:val="0"/>
                <w:numId w:val="225"/>
              </w:numPr>
            </w:pPr>
            <w:r>
              <w:t>The vehicle is  configured with Multicamera</w:t>
            </w:r>
          </w:p>
          <w:p w14:paraId="435A8CA0" w14:textId="77777777" w:rsidR="00731037" w:rsidRDefault="00770557" w:rsidP="00731037">
            <w:pPr>
              <w:numPr>
                <w:ilvl w:val="0"/>
                <w:numId w:val="225"/>
              </w:numPr>
            </w:pPr>
            <w:r>
              <w:t>The vehicle is  in RUN/START</w:t>
            </w:r>
          </w:p>
          <w:p w14:paraId="03D19E23" w14:textId="77777777" w:rsidR="00731037" w:rsidRDefault="00770557" w:rsidP="00731037">
            <w:pPr>
              <w:numPr>
                <w:ilvl w:val="0"/>
                <w:numId w:val="225"/>
              </w:numPr>
            </w:pPr>
            <w:r>
              <w:t>Reverse camera shown and not in Rear Multicamera view.</w:t>
            </w:r>
          </w:p>
        </w:tc>
      </w:tr>
      <w:tr w:rsidR="00731037" w14:paraId="65850CF0" w14:textId="77777777" w:rsidTr="0046196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339ED5" w14:textId="77777777" w:rsidR="00731037" w:rsidRDefault="00770557">
            <w:pPr>
              <w:rPr>
                <w:b/>
                <w:szCs w:val="22"/>
                <w:lang w:eastAsia="zh-CN"/>
              </w:rPr>
            </w:pPr>
            <w:r>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4661132A" w14:textId="77777777" w:rsidR="00731037" w:rsidRDefault="00770557">
            <w:r>
              <w:t>The driver presses Multicamera rear button</w:t>
            </w:r>
          </w:p>
          <w:p w14:paraId="15291E88" w14:textId="77777777" w:rsidR="00731037" w:rsidRDefault="00000000">
            <w:pPr>
              <w:ind w:left="360"/>
            </w:pPr>
          </w:p>
        </w:tc>
      </w:tr>
      <w:tr w:rsidR="00731037" w14:paraId="3D80CF22" w14:textId="77777777" w:rsidTr="0046196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4E429B" w14:textId="77777777" w:rsidR="00731037" w:rsidRDefault="00770557">
            <w:pPr>
              <w:rPr>
                <w:b/>
                <w:szCs w:val="22"/>
                <w:lang w:eastAsia="zh-CN"/>
              </w:rPr>
            </w:pPr>
            <w:r>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215E11F9" w14:textId="77777777" w:rsidR="00731037" w:rsidRDefault="00770557">
            <w:r>
              <w:t>Multicamera RVC view appears with overlays</w:t>
            </w:r>
          </w:p>
          <w:p w14:paraId="30E432E2" w14:textId="77777777" w:rsidR="00731037" w:rsidRDefault="00000000">
            <w:pPr>
              <w:ind w:left="360"/>
            </w:pPr>
          </w:p>
        </w:tc>
      </w:tr>
      <w:tr w:rsidR="00731037" w14:paraId="3A276379" w14:textId="77777777" w:rsidTr="0046196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972CB0" w14:textId="77777777" w:rsidR="00731037" w:rsidRDefault="00770557">
            <w:pPr>
              <w:rPr>
                <w:b/>
                <w:szCs w:val="22"/>
                <w:lang w:eastAsia="zh-CN"/>
              </w:rPr>
            </w:pPr>
            <w:r>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F9A0D8A" w14:textId="77777777" w:rsidR="00731037" w:rsidRDefault="00770557">
            <w:r>
              <w:t>E1 – Vehicle is not RUN/START</w:t>
            </w:r>
          </w:p>
          <w:p w14:paraId="04064A6B" w14:textId="77777777" w:rsidR="00731037" w:rsidRDefault="00770557">
            <w:r>
              <w:t>E2 – Loss of communication with Camera Server</w:t>
            </w:r>
          </w:p>
          <w:p w14:paraId="006191EA" w14:textId="77777777" w:rsidR="00731037" w:rsidRDefault="00770557">
            <w:pPr>
              <w:rPr>
                <w:szCs w:val="22"/>
                <w:lang w:eastAsia="zh-CN"/>
              </w:rPr>
            </w:pPr>
            <w:r>
              <w:t>E3 – Valid camera video signal not present</w:t>
            </w:r>
          </w:p>
        </w:tc>
      </w:tr>
      <w:tr w:rsidR="00731037" w14:paraId="6402F1EF" w14:textId="77777777" w:rsidTr="0046196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1FEBE8" w14:textId="77777777" w:rsidR="00731037" w:rsidRDefault="00770557">
            <w:pPr>
              <w:rPr>
                <w:b/>
                <w:szCs w:val="22"/>
                <w:lang w:eastAsia="zh-CN"/>
              </w:rPr>
            </w:pPr>
            <w:r>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7A9E811" w14:textId="77777777" w:rsidR="00731037" w:rsidRDefault="00770557">
            <w:r>
              <w:t>G-HMI</w:t>
            </w:r>
          </w:p>
          <w:p w14:paraId="3C38A446" w14:textId="77777777" w:rsidR="00731037" w:rsidRDefault="00770557">
            <w:pPr>
              <w:rPr>
                <w:szCs w:val="22"/>
                <w:lang w:eastAsia="zh-CN"/>
              </w:rPr>
            </w:pPr>
            <w:r>
              <w:t>Vehicle System Interface</w:t>
            </w:r>
          </w:p>
        </w:tc>
      </w:tr>
    </w:tbl>
    <w:p w14:paraId="60085C3A" w14:textId="77777777" w:rsidR="00500605" w:rsidRDefault="00000000" w:rsidP="00CD0F64"/>
    <w:p w14:paraId="3BC70752" w14:textId="77777777" w:rsidR="00406F39" w:rsidRDefault="00770557" w:rsidP="00E52CBB">
      <w:pPr>
        <w:pStyle w:val="Heading5"/>
      </w:pPr>
      <w:r>
        <w:t>RVCv3-UC-REQ-128175/A-Press RVC Normal View Button</w:t>
      </w:r>
    </w:p>
    <w:p w14:paraId="5D709DFE"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8F66F0" w14:paraId="5053DFBB" w14:textId="77777777" w:rsidTr="00762C21">
        <w:trPr>
          <w:jc w:val="center"/>
        </w:trPr>
        <w:tc>
          <w:tcPr>
            <w:tcW w:w="1910" w:type="dxa"/>
            <w:shd w:val="clear" w:color="auto" w:fill="BFBFBF" w:themeFill="background1" w:themeFillShade="BF"/>
          </w:tcPr>
          <w:p w14:paraId="446A04DF" w14:textId="77777777" w:rsidR="008F66F0" w:rsidRPr="006E7D31" w:rsidRDefault="00770557" w:rsidP="00B82DBB">
            <w:pPr>
              <w:rPr>
                <w:b/>
              </w:rPr>
            </w:pPr>
            <w:r w:rsidRPr="006E7D31">
              <w:rPr>
                <w:b/>
              </w:rPr>
              <w:t>Actors</w:t>
            </w:r>
          </w:p>
        </w:tc>
        <w:tc>
          <w:tcPr>
            <w:tcW w:w="7666" w:type="dxa"/>
          </w:tcPr>
          <w:p w14:paraId="3249B28F" w14:textId="77777777" w:rsidR="008F66F0" w:rsidRDefault="00770557" w:rsidP="00B82DBB">
            <w:r>
              <w:t>Vehicle Occupant</w:t>
            </w:r>
          </w:p>
        </w:tc>
      </w:tr>
      <w:tr w:rsidR="008F66F0" w14:paraId="59AA288F" w14:textId="77777777" w:rsidTr="00762C21">
        <w:trPr>
          <w:jc w:val="center"/>
        </w:trPr>
        <w:tc>
          <w:tcPr>
            <w:tcW w:w="1910" w:type="dxa"/>
            <w:tcBorders>
              <w:bottom w:val="single" w:sz="4" w:space="0" w:color="auto"/>
            </w:tcBorders>
            <w:shd w:val="clear" w:color="auto" w:fill="BFBFBF" w:themeFill="background1" w:themeFillShade="BF"/>
          </w:tcPr>
          <w:p w14:paraId="3CBAE339" w14:textId="77777777" w:rsidR="008F66F0" w:rsidRPr="006E7D31" w:rsidRDefault="00770557" w:rsidP="00B82DBB">
            <w:pPr>
              <w:rPr>
                <w:b/>
              </w:rPr>
            </w:pPr>
            <w:r>
              <w:rPr>
                <w:b/>
              </w:rPr>
              <w:t>Pre-c</w:t>
            </w:r>
            <w:r w:rsidRPr="006E7D31">
              <w:rPr>
                <w:b/>
              </w:rPr>
              <w:t>onditions</w:t>
            </w:r>
          </w:p>
        </w:tc>
        <w:tc>
          <w:tcPr>
            <w:tcW w:w="7666" w:type="dxa"/>
            <w:tcBorders>
              <w:bottom w:val="single" w:sz="4" w:space="0" w:color="auto"/>
            </w:tcBorders>
          </w:tcPr>
          <w:p w14:paraId="68ABD6D3" w14:textId="77777777" w:rsidR="00174913" w:rsidRDefault="00770557" w:rsidP="00174913">
            <w:pPr>
              <w:numPr>
                <w:ilvl w:val="0"/>
                <w:numId w:val="226"/>
              </w:numPr>
            </w:pPr>
            <w:r>
              <w:t>The vehicle is  configured with non- Multicamera</w:t>
            </w:r>
          </w:p>
          <w:p w14:paraId="235D43AE" w14:textId="77777777" w:rsidR="007246EC" w:rsidRDefault="00770557" w:rsidP="00174913">
            <w:pPr>
              <w:numPr>
                <w:ilvl w:val="0"/>
                <w:numId w:val="226"/>
              </w:numPr>
            </w:pPr>
            <w:r>
              <w:t>The vehicle is  in RUN/START</w:t>
            </w:r>
          </w:p>
          <w:p w14:paraId="4BFA3AAF" w14:textId="77777777" w:rsidR="008F66F0" w:rsidRDefault="00770557" w:rsidP="00482CB9">
            <w:pPr>
              <w:numPr>
                <w:ilvl w:val="0"/>
                <w:numId w:val="226"/>
              </w:numPr>
            </w:pPr>
            <w:r>
              <w:t>In reverse and not in RVC view</w:t>
            </w:r>
          </w:p>
        </w:tc>
      </w:tr>
      <w:tr w:rsidR="008F66F0" w14:paraId="31F0B5AE" w14:textId="77777777" w:rsidTr="00762C21">
        <w:trPr>
          <w:jc w:val="center"/>
        </w:trPr>
        <w:tc>
          <w:tcPr>
            <w:tcW w:w="1910" w:type="dxa"/>
            <w:tcBorders>
              <w:left w:val="single" w:sz="4" w:space="0" w:color="auto"/>
            </w:tcBorders>
            <w:shd w:val="clear" w:color="auto" w:fill="BFBFBF" w:themeFill="background1" w:themeFillShade="BF"/>
          </w:tcPr>
          <w:p w14:paraId="6FE2DFBF" w14:textId="77777777" w:rsidR="008F66F0" w:rsidRPr="006E7D31" w:rsidRDefault="00770557" w:rsidP="00B82DBB">
            <w:pPr>
              <w:rPr>
                <w:b/>
              </w:rPr>
            </w:pPr>
            <w:r w:rsidRPr="006E7D31">
              <w:rPr>
                <w:b/>
              </w:rPr>
              <w:t>Scenario Description</w:t>
            </w:r>
          </w:p>
        </w:tc>
        <w:tc>
          <w:tcPr>
            <w:tcW w:w="7666" w:type="dxa"/>
            <w:tcBorders>
              <w:right w:val="single" w:sz="4" w:space="0" w:color="auto"/>
            </w:tcBorders>
            <w:shd w:val="clear" w:color="auto" w:fill="auto"/>
          </w:tcPr>
          <w:p w14:paraId="6DAE8E81" w14:textId="77777777" w:rsidR="007246EC" w:rsidRDefault="00770557" w:rsidP="005713E6">
            <w:r>
              <w:t>The Driver presses the RVC button</w:t>
            </w:r>
          </w:p>
          <w:p w14:paraId="5C9DEF43" w14:textId="77777777" w:rsidR="00D8422B" w:rsidRDefault="00000000" w:rsidP="005713E6">
            <w:pPr>
              <w:ind w:left="360"/>
            </w:pPr>
          </w:p>
        </w:tc>
      </w:tr>
      <w:tr w:rsidR="008F66F0" w14:paraId="3FF07B85" w14:textId="77777777" w:rsidTr="00762C21">
        <w:trPr>
          <w:jc w:val="center"/>
        </w:trPr>
        <w:tc>
          <w:tcPr>
            <w:tcW w:w="1910" w:type="dxa"/>
            <w:tcBorders>
              <w:left w:val="single" w:sz="4" w:space="0" w:color="auto"/>
              <w:bottom w:val="single" w:sz="4" w:space="0" w:color="auto"/>
            </w:tcBorders>
            <w:shd w:val="clear" w:color="auto" w:fill="BFBFBF" w:themeFill="background1" w:themeFillShade="BF"/>
          </w:tcPr>
          <w:p w14:paraId="7A76B3F7" w14:textId="77777777" w:rsidR="008F66F0" w:rsidRPr="006E7D31" w:rsidRDefault="00770557"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14:paraId="36E3102E" w14:textId="77777777" w:rsidR="008F66F0" w:rsidRDefault="00770557" w:rsidP="005713E6">
            <w:r>
              <w:t>RVC view appears with overlays</w:t>
            </w:r>
          </w:p>
        </w:tc>
      </w:tr>
      <w:tr w:rsidR="00B82DBB" w14:paraId="131F174F" w14:textId="77777777" w:rsidTr="00762C21">
        <w:trPr>
          <w:jc w:val="center"/>
        </w:trPr>
        <w:tc>
          <w:tcPr>
            <w:tcW w:w="1910" w:type="dxa"/>
            <w:tcBorders>
              <w:left w:val="single" w:sz="4" w:space="0" w:color="auto"/>
            </w:tcBorders>
            <w:shd w:val="clear" w:color="auto" w:fill="BFBFBF" w:themeFill="background1" w:themeFillShade="BF"/>
          </w:tcPr>
          <w:p w14:paraId="07BF69BF" w14:textId="77777777" w:rsidR="00B82DBB" w:rsidRPr="006E7D31" w:rsidRDefault="00770557" w:rsidP="00B82DBB">
            <w:pPr>
              <w:rPr>
                <w:b/>
              </w:rPr>
            </w:pPr>
            <w:r w:rsidRPr="006E7D31">
              <w:rPr>
                <w:b/>
              </w:rPr>
              <w:t>List of Exception Use Cases</w:t>
            </w:r>
          </w:p>
        </w:tc>
        <w:tc>
          <w:tcPr>
            <w:tcW w:w="7666" w:type="dxa"/>
            <w:tcBorders>
              <w:right w:val="single" w:sz="4" w:space="0" w:color="auto"/>
            </w:tcBorders>
            <w:shd w:val="clear" w:color="auto" w:fill="auto"/>
          </w:tcPr>
          <w:p w14:paraId="5548825A" w14:textId="77777777" w:rsidR="00261876" w:rsidRDefault="00770557" w:rsidP="00261876">
            <w:r>
              <w:t>E1</w:t>
            </w:r>
            <w:r w:rsidRPr="00B33438">
              <w:t xml:space="preserve"> </w:t>
            </w:r>
            <w:r>
              <w:t>– Vehicle is not RUN/START</w:t>
            </w:r>
          </w:p>
          <w:p w14:paraId="59BD98DA" w14:textId="77777777" w:rsidR="00261876" w:rsidRDefault="00770557" w:rsidP="00261876">
            <w:r>
              <w:t>E2 – Loss of communication with Camera Server</w:t>
            </w:r>
          </w:p>
          <w:p w14:paraId="599DBB16" w14:textId="77777777" w:rsidR="00B82DBB" w:rsidRDefault="00770557" w:rsidP="00261876">
            <w:r>
              <w:t>E3 – Valid camera video signal not present</w:t>
            </w:r>
          </w:p>
        </w:tc>
      </w:tr>
      <w:tr w:rsidR="008F66F0" w14:paraId="15F1C6C6" w14:textId="77777777" w:rsidTr="00762C21">
        <w:trPr>
          <w:jc w:val="center"/>
        </w:trPr>
        <w:tc>
          <w:tcPr>
            <w:tcW w:w="1910" w:type="dxa"/>
            <w:tcBorders>
              <w:left w:val="single" w:sz="4" w:space="0" w:color="auto"/>
            </w:tcBorders>
            <w:shd w:val="clear" w:color="auto" w:fill="BFBFBF" w:themeFill="background1" w:themeFillShade="BF"/>
          </w:tcPr>
          <w:p w14:paraId="2ACDDCC9" w14:textId="77777777" w:rsidR="008F66F0" w:rsidRPr="006E7D31" w:rsidRDefault="00770557" w:rsidP="00B82DBB">
            <w:pPr>
              <w:rPr>
                <w:b/>
              </w:rPr>
            </w:pPr>
            <w:r>
              <w:rPr>
                <w:b/>
              </w:rPr>
              <w:t>Interface</w:t>
            </w:r>
            <w:r w:rsidRPr="006E7D31">
              <w:rPr>
                <w:b/>
              </w:rPr>
              <w:t>s</w:t>
            </w:r>
          </w:p>
        </w:tc>
        <w:tc>
          <w:tcPr>
            <w:tcW w:w="7666" w:type="dxa"/>
            <w:tcBorders>
              <w:right w:val="single" w:sz="4" w:space="0" w:color="auto"/>
            </w:tcBorders>
            <w:shd w:val="clear" w:color="auto" w:fill="auto"/>
          </w:tcPr>
          <w:p w14:paraId="369BCF81" w14:textId="77777777" w:rsidR="0098500F" w:rsidRDefault="00770557" w:rsidP="0098500F">
            <w:r>
              <w:t>G-HMI</w:t>
            </w:r>
          </w:p>
          <w:p w14:paraId="12746274" w14:textId="77777777" w:rsidR="008F66F0" w:rsidRDefault="00770557" w:rsidP="0098500F">
            <w:r>
              <w:t>Vehicle System Interface</w:t>
            </w:r>
          </w:p>
        </w:tc>
      </w:tr>
    </w:tbl>
    <w:p w14:paraId="77634A1B" w14:textId="77777777" w:rsidR="008F66F0" w:rsidRDefault="00000000" w:rsidP="00187593">
      <w:pPr>
        <w:rPr>
          <w:b/>
          <w:sz w:val="24"/>
        </w:rPr>
      </w:pPr>
    </w:p>
    <w:p w14:paraId="371EE625" w14:textId="77777777" w:rsidR="00DC76F7" w:rsidRDefault="00770557">
      <w:pPr>
        <w:rPr>
          <w:b/>
          <w:sz w:val="24"/>
        </w:rPr>
      </w:pPr>
      <w:r>
        <w:rPr>
          <w:b/>
          <w:sz w:val="24"/>
        </w:rPr>
        <w:br w:type="page"/>
      </w:r>
    </w:p>
    <w:p w14:paraId="376FE87E" w14:textId="77777777" w:rsidR="00406F39" w:rsidRDefault="00770557" w:rsidP="00E52CBB">
      <w:pPr>
        <w:pStyle w:val="Heading5"/>
      </w:pPr>
      <w:r>
        <w:lastRenderedPageBreak/>
        <w:t>RVCv3-UC-REQ-128177/A-Press RVC Split View Button</w:t>
      </w:r>
    </w:p>
    <w:p w14:paraId="5B36F573"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05303E" w14:paraId="0022BF59" w14:textId="77777777" w:rsidTr="005A2360">
        <w:trPr>
          <w:jc w:val="center"/>
        </w:trPr>
        <w:tc>
          <w:tcPr>
            <w:tcW w:w="1910" w:type="dxa"/>
            <w:shd w:val="clear" w:color="auto" w:fill="BFBFBF" w:themeFill="background1" w:themeFillShade="BF"/>
          </w:tcPr>
          <w:p w14:paraId="66732826" w14:textId="77777777" w:rsidR="0005303E" w:rsidRPr="006E7D31" w:rsidRDefault="00770557" w:rsidP="00B82DBB">
            <w:pPr>
              <w:rPr>
                <w:b/>
              </w:rPr>
            </w:pPr>
            <w:r w:rsidRPr="006E7D31">
              <w:rPr>
                <w:b/>
              </w:rPr>
              <w:t>Actors</w:t>
            </w:r>
          </w:p>
        </w:tc>
        <w:tc>
          <w:tcPr>
            <w:tcW w:w="7666" w:type="dxa"/>
          </w:tcPr>
          <w:p w14:paraId="6AD81ECE" w14:textId="77777777" w:rsidR="0005303E" w:rsidRDefault="00770557" w:rsidP="00B82DBB">
            <w:r>
              <w:t>Vehicle Occupant</w:t>
            </w:r>
          </w:p>
        </w:tc>
      </w:tr>
      <w:tr w:rsidR="0005303E" w14:paraId="3A201CC0" w14:textId="77777777" w:rsidTr="005A2360">
        <w:trPr>
          <w:jc w:val="center"/>
        </w:trPr>
        <w:tc>
          <w:tcPr>
            <w:tcW w:w="1910" w:type="dxa"/>
            <w:tcBorders>
              <w:bottom w:val="single" w:sz="4" w:space="0" w:color="auto"/>
            </w:tcBorders>
            <w:shd w:val="clear" w:color="auto" w:fill="BFBFBF" w:themeFill="background1" w:themeFillShade="BF"/>
          </w:tcPr>
          <w:p w14:paraId="50136C35" w14:textId="77777777" w:rsidR="0005303E" w:rsidRPr="006E7D31" w:rsidRDefault="00770557" w:rsidP="00B82DBB">
            <w:pPr>
              <w:rPr>
                <w:b/>
              </w:rPr>
            </w:pPr>
            <w:r>
              <w:rPr>
                <w:b/>
              </w:rPr>
              <w:t>Pre-c</w:t>
            </w:r>
            <w:r w:rsidRPr="006E7D31">
              <w:rPr>
                <w:b/>
              </w:rPr>
              <w:t>onditions</w:t>
            </w:r>
          </w:p>
        </w:tc>
        <w:tc>
          <w:tcPr>
            <w:tcW w:w="7666" w:type="dxa"/>
            <w:tcBorders>
              <w:bottom w:val="single" w:sz="4" w:space="0" w:color="auto"/>
            </w:tcBorders>
          </w:tcPr>
          <w:p w14:paraId="142B13E9" w14:textId="77777777" w:rsidR="00D8196B" w:rsidRDefault="00770557" w:rsidP="00D8196B">
            <w:pPr>
              <w:numPr>
                <w:ilvl w:val="0"/>
                <w:numId w:val="227"/>
              </w:numPr>
            </w:pPr>
            <w:r>
              <w:t xml:space="preserve">The vehicle is configured  as </w:t>
            </w:r>
            <w:r w:rsidRPr="00232871">
              <w:t>Multicamera</w:t>
            </w:r>
            <w:r>
              <w:t xml:space="preserve"> with  Rear Split View</w:t>
            </w:r>
          </w:p>
          <w:p w14:paraId="53A78DA9" w14:textId="77777777" w:rsidR="0005303E" w:rsidRDefault="00770557" w:rsidP="00B82DBB">
            <w:pPr>
              <w:numPr>
                <w:ilvl w:val="0"/>
                <w:numId w:val="227"/>
              </w:numPr>
            </w:pPr>
            <w:r>
              <w:t>The Vehicle is  in Run/Start</w:t>
            </w:r>
          </w:p>
          <w:p w14:paraId="5DF27930" w14:textId="77777777" w:rsidR="00D8196B" w:rsidRDefault="00770557" w:rsidP="00FC7CAF">
            <w:pPr>
              <w:numPr>
                <w:ilvl w:val="0"/>
                <w:numId w:val="227"/>
              </w:numPr>
            </w:pPr>
            <w:r>
              <w:t>RVC View being shown, and not in RVC Split view</w:t>
            </w:r>
          </w:p>
        </w:tc>
      </w:tr>
      <w:tr w:rsidR="0005303E" w14:paraId="1FB3A9C1" w14:textId="77777777" w:rsidTr="005A2360">
        <w:trPr>
          <w:jc w:val="center"/>
        </w:trPr>
        <w:tc>
          <w:tcPr>
            <w:tcW w:w="1910" w:type="dxa"/>
            <w:tcBorders>
              <w:left w:val="single" w:sz="4" w:space="0" w:color="auto"/>
            </w:tcBorders>
            <w:shd w:val="clear" w:color="auto" w:fill="BFBFBF" w:themeFill="background1" w:themeFillShade="BF"/>
          </w:tcPr>
          <w:p w14:paraId="7CFBC451" w14:textId="77777777" w:rsidR="0005303E" w:rsidRPr="006E7D31" w:rsidRDefault="00770557" w:rsidP="00B82DBB">
            <w:pPr>
              <w:rPr>
                <w:b/>
              </w:rPr>
            </w:pPr>
            <w:r w:rsidRPr="006E7D31">
              <w:rPr>
                <w:b/>
              </w:rPr>
              <w:t>Scenario Description</w:t>
            </w:r>
          </w:p>
        </w:tc>
        <w:tc>
          <w:tcPr>
            <w:tcW w:w="7666" w:type="dxa"/>
            <w:tcBorders>
              <w:right w:val="single" w:sz="4" w:space="0" w:color="auto"/>
            </w:tcBorders>
            <w:shd w:val="clear" w:color="auto" w:fill="auto"/>
          </w:tcPr>
          <w:p w14:paraId="61A75E12" w14:textId="77777777" w:rsidR="00D8196B" w:rsidRDefault="00770557" w:rsidP="005A2360">
            <w:r>
              <w:t>The Driver presses RVC Split view button</w:t>
            </w:r>
          </w:p>
          <w:p w14:paraId="6CD0C21C" w14:textId="77777777" w:rsidR="0005303E" w:rsidRPr="00482CB9" w:rsidRDefault="00000000" w:rsidP="00275CFD">
            <w:pPr>
              <w:ind w:left="360"/>
            </w:pPr>
          </w:p>
        </w:tc>
      </w:tr>
      <w:tr w:rsidR="0005303E" w14:paraId="730BA260" w14:textId="77777777" w:rsidTr="005A2360">
        <w:trPr>
          <w:jc w:val="center"/>
        </w:trPr>
        <w:tc>
          <w:tcPr>
            <w:tcW w:w="1910" w:type="dxa"/>
            <w:tcBorders>
              <w:left w:val="single" w:sz="4" w:space="0" w:color="auto"/>
              <w:bottom w:val="single" w:sz="4" w:space="0" w:color="auto"/>
            </w:tcBorders>
            <w:shd w:val="clear" w:color="auto" w:fill="BFBFBF" w:themeFill="background1" w:themeFillShade="BF"/>
          </w:tcPr>
          <w:p w14:paraId="4A841513" w14:textId="77777777" w:rsidR="0005303E" w:rsidRPr="006E7D31" w:rsidRDefault="00770557"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14:paraId="48294A13" w14:textId="77777777" w:rsidR="0005303E" w:rsidRDefault="00770557" w:rsidP="0005303E">
            <w:r>
              <w:t>RVC Split view appears</w:t>
            </w:r>
          </w:p>
        </w:tc>
      </w:tr>
      <w:tr w:rsidR="0005303E" w14:paraId="3027C1F4" w14:textId="77777777" w:rsidTr="005A2360">
        <w:trPr>
          <w:jc w:val="center"/>
        </w:trPr>
        <w:tc>
          <w:tcPr>
            <w:tcW w:w="1910" w:type="dxa"/>
            <w:tcBorders>
              <w:left w:val="single" w:sz="4" w:space="0" w:color="auto"/>
            </w:tcBorders>
            <w:shd w:val="clear" w:color="auto" w:fill="BFBFBF" w:themeFill="background1" w:themeFillShade="BF"/>
          </w:tcPr>
          <w:p w14:paraId="20613729" w14:textId="77777777" w:rsidR="0005303E" w:rsidRPr="006E7D31" w:rsidRDefault="00770557" w:rsidP="00B82DBB">
            <w:pPr>
              <w:rPr>
                <w:b/>
              </w:rPr>
            </w:pPr>
            <w:r w:rsidRPr="006E7D31">
              <w:rPr>
                <w:b/>
              </w:rPr>
              <w:t>List of Exception Use Cases</w:t>
            </w:r>
          </w:p>
        </w:tc>
        <w:tc>
          <w:tcPr>
            <w:tcW w:w="7666" w:type="dxa"/>
            <w:tcBorders>
              <w:right w:val="single" w:sz="4" w:space="0" w:color="auto"/>
            </w:tcBorders>
            <w:shd w:val="clear" w:color="auto" w:fill="auto"/>
          </w:tcPr>
          <w:p w14:paraId="4C8DE427" w14:textId="77777777" w:rsidR="00261876" w:rsidRDefault="00770557" w:rsidP="00261876">
            <w:r>
              <w:t>E1</w:t>
            </w:r>
            <w:r w:rsidRPr="00B33438">
              <w:t xml:space="preserve"> </w:t>
            </w:r>
            <w:r>
              <w:t>– Vehicle is not RUN/START</w:t>
            </w:r>
          </w:p>
          <w:p w14:paraId="7A769836" w14:textId="77777777" w:rsidR="00261876" w:rsidRDefault="00770557" w:rsidP="00261876">
            <w:r>
              <w:t>E2 – Loss of communication with Camera Server</w:t>
            </w:r>
          </w:p>
          <w:p w14:paraId="32BA4CF9" w14:textId="77777777" w:rsidR="0005303E" w:rsidRDefault="00770557" w:rsidP="00261876">
            <w:r>
              <w:t>E3 – Valid camera video signal not present</w:t>
            </w:r>
          </w:p>
        </w:tc>
      </w:tr>
      <w:tr w:rsidR="0005303E" w14:paraId="00A509BC" w14:textId="77777777" w:rsidTr="005A2360">
        <w:trPr>
          <w:jc w:val="center"/>
        </w:trPr>
        <w:tc>
          <w:tcPr>
            <w:tcW w:w="1910" w:type="dxa"/>
            <w:tcBorders>
              <w:left w:val="single" w:sz="4" w:space="0" w:color="auto"/>
            </w:tcBorders>
            <w:shd w:val="clear" w:color="auto" w:fill="BFBFBF" w:themeFill="background1" w:themeFillShade="BF"/>
          </w:tcPr>
          <w:p w14:paraId="00486AC9" w14:textId="77777777" w:rsidR="0005303E" w:rsidRPr="006E7D31" w:rsidRDefault="00770557" w:rsidP="00B82DBB">
            <w:pPr>
              <w:rPr>
                <w:b/>
              </w:rPr>
            </w:pPr>
            <w:r>
              <w:rPr>
                <w:b/>
              </w:rPr>
              <w:t>Interface</w:t>
            </w:r>
            <w:r w:rsidRPr="006E7D31">
              <w:rPr>
                <w:b/>
              </w:rPr>
              <w:t>s</w:t>
            </w:r>
          </w:p>
        </w:tc>
        <w:tc>
          <w:tcPr>
            <w:tcW w:w="7666" w:type="dxa"/>
            <w:tcBorders>
              <w:right w:val="single" w:sz="4" w:space="0" w:color="auto"/>
            </w:tcBorders>
            <w:shd w:val="clear" w:color="auto" w:fill="auto"/>
          </w:tcPr>
          <w:p w14:paraId="75355CE2" w14:textId="77777777" w:rsidR="0098500F" w:rsidRDefault="00770557" w:rsidP="0098500F">
            <w:r>
              <w:t>G-HMI</w:t>
            </w:r>
          </w:p>
          <w:p w14:paraId="1B394F54" w14:textId="77777777" w:rsidR="0005303E" w:rsidRDefault="00770557" w:rsidP="0098500F">
            <w:r>
              <w:t>Vehicle System Interface</w:t>
            </w:r>
          </w:p>
        </w:tc>
      </w:tr>
    </w:tbl>
    <w:p w14:paraId="567317F5" w14:textId="77777777" w:rsidR="00214492" w:rsidRDefault="00000000"/>
    <w:p w14:paraId="186B07B8" w14:textId="77777777" w:rsidR="00406F39" w:rsidRDefault="00770557" w:rsidP="00E52CBB">
      <w:pPr>
        <w:pStyle w:val="Heading5"/>
      </w:pPr>
      <w:r>
        <w:t>RVCv3-UC-REQ-128178/A-Press CHMSL Camera View Button</w:t>
      </w:r>
    </w:p>
    <w:p w14:paraId="5D13EA7E"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D8196B" w14:paraId="55D7A655" w14:textId="77777777" w:rsidTr="004F3ECF">
        <w:trPr>
          <w:jc w:val="center"/>
        </w:trPr>
        <w:tc>
          <w:tcPr>
            <w:tcW w:w="1910" w:type="dxa"/>
            <w:shd w:val="clear" w:color="auto" w:fill="BFBFBF" w:themeFill="background1" w:themeFillShade="BF"/>
          </w:tcPr>
          <w:p w14:paraId="6017DD01" w14:textId="77777777" w:rsidR="00D8196B" w:rsidRPr="006E7D31" w:rsidRDefault="00770557" w:rsidP="00B82DBB">
            <w:pPr>
              <w:rPr>
                <w:b/>
              </w:rPr>
            </w:pPr>
            <w:r w:rsidRPr="006E7D31">
              <w:rPr>
                <w:b/>
              </w:rPr>
              <w:t>Actors</w:t>
            </w:r>
          </w:p>
        </w:tc>
        <w:tc>
          <w:tcPr>
            <w:tcW w:w="7666" w:type="dxa"/>
          </w:tcPr>
          <w:p w14:paraId="0E866B86" w14:textId="77777777" w:rsidR="00D8196B" w:rsidRDefault="00770557" w:rsidP="00B82DBB">
            <w:r>
              <w:t>Vehicle Occupant</w:t>
            </w:r>
          </w:p>
        </w:tc>
      </w:tr>
      <w:tr w:rsidR="00D8196B" w14:paraId="5D8E3510" w14:textId="77777777" w:rsidTr="004F3ECF">
        <w:trPr>
          <w:jc w:val="center"/>
        </w:trPr>
        <w:tc>
          <w:tcPr>
            <w:tcW w:w="1910" w:type="dxa"/>
            <w:tcBorders>
              <w:bottom w:val="single" w:sz="4" w:space="0" w:color="auto"/>
            </w:tcBorders>
            <w:shd w:val="clear" w:color="auto" w:fill="BFBFBF" w:themeFill="background1" w:themeFillShade="BF"/>
          </w:tcPr>
          <w:p w14:paraId="4D14DCA0" w14:textId="77777777" w:rsidR="00D8196B" w:rsidRPr="006E7D31" w:rsidRDefault="00770557" w:rsidP="00B82DBB">
            <w:pPr>
              <w:rPr>
                <w:b/>
              </w:rPr>
            </w:pPr>
            <w:r>
              <w:rPr>
                <w:b/>
              </w:rPr>
              <w:t>Pre-c</w:t>
            </w:r>
            <w:r w:rsidRPr="006E7D31">
              <w:rPr>
                <w:b/>
              </w:rPr>
              <w:t>onditions</w:t>
            </w:r>
          </w:p>
        </w:tc>
        <w:tc>
          <w:tcPr>
            <w:tcW w:w="7666" w:type="dxa"/>
            <w:tcBorders>
              <w:bottom w:val="single" w:sz="4" w:space="0" w:color="auto"/>
            </w:tcBorders>
          </w:tcPr>
          <w:p w14:paraId="3460C67C" w14:textId="77777777" w:rsidR="00D8196B" w:rsidRDefault="00770557" w:rsidP="00BD797D">
            <w:pPr>
              <w:numPr>
                <w:ilvl w:val="0"/>
                <w:numId w:val="228"/>
              </w:numPr>
            </w:pPr>
            <w:r>
              <w:t>The vehicke  is configured  with CHMSL camera</w:t>
            </w:r>
          </w:p>
          <w:p w14:paraId="7FAB4D26" w14:textId="77777777" w:rsidR="00D8196B" w:rsidRDefault="00770557" w:rsidP="00BD797D">
            <w:pPr>
              <w:numPr>
                <w:ilvl w:val="0"/>
                <w:numId w:val="228"/>
              </w:numPr>
            </w:pPr>
            <w:r>
              <w:t>Vehicle is  in Run/Start</w:t>
            </w:r>
          </w:p>
          <w:p w14:paraId="69BB9D4B" w14:textId="77777777" w:rsidR="00D8196B" w:rsidRDefault="00770557" w:rsidP="00D8196B">
            <w:pPr>
              <w:numPr>
                <w:ilvl w:val="0"/>
                <w:numId w:val="228"/>
              </w:numPr>
            </w:pPr>
            <w:r>
              <w:t>Rear Camera shown and Not in CHMSL</w:t>
            </w:r>
          </w:p>
        </w:tc>
      </w:tr>
      <w:tr w:rsidR="00D8196B" w14:paraId="0DF0E9FB" w14:textId="77777777" w:rsidTr="004F3ECF">
        <w:trPr>
          <w:jc w:val="center"/>
        </w:trPr>
        <w:tc>
          <w:tcPr>
            <w:tcW w:w="1910" w:type="dxa"/>
            <w:tcBorders>
              <w:left w:val="single" w:sz="4" w:space="0" w:color="auto"/>
            </w:tcBorders>
            <w:shd w:val="clear" w:color="auto" w:fill="BFBFBF" w:themeFill="background1" w:themeFillShade="BF"/>
          </w:tcPr>
          <w:p w14:paraId="33969974" w14:textId="77777777" w:rsidR="00D8196B" w:rsidRPr="006E7D31" w:rsidRDefault="00770557" w:rsidP="00B82DBB">
            <w:pPr>
              <w:rPr>
                <w:b/>
              </w:rPr>
            </w:pPr>
            <w:r w:rsidRPr="006E7D31">
              <w:rPr>
                <w:b/>
              </w:rPr>
              <w:t>Scenario Description</w:t>
            </w:r>
          </w:p>
        </w:tc>
        <w:tc>
          <w:tcPr>
            <w:tcW w:w="7666" w:type="dxa"/>
            <w:tcBorders>
              <w:right w:val="single" w:sz="4" w:space="0" w:color="auto"/>
            </w:tcBorders>
            <w:shd w:val="clear" w:color="auto" w:fill="auto"/>
          </w:tcPr>
          <w:p w14:paraId="3389CD89" w14:textId="77777777" w:rsidR="003D093C" w:rsidRDefault="00770557" w:rsidP="004F3ECF">
            <w:r>
              <w:t xml:space="preserve">The driver presses CHMSL view button </w:t>
            </w:r>
          </w:p>
          <w:p w14:paraId="489EC4CE" w14:textId="77777777" w:rsidR="00D8196B" w:rsidRPr="00482CB9" w:rsidRDefault="00000000" w:rsidP="00275CFD"/>
        </w:tc>
      </w:tr>
      <w:tr w:rsidR="00D8196B" w14:paraId="0CA4BBC2" w14:textId="77777777" w:rsidTr="004F3ECF">
        <w:trPr>
          <w:jc w:val="center"/>
        </w:trPr>
        <w:tc>
          <w:tcPr>
            <w:tcW w:w="1910" w:type="dxa"/>
            <w:tcBorders>
              <w:left w:val="single" w:sz="4" w:space="0" w:color="auto"/>
              <w:bottom w:val="single" w:sz="4" w:space="0" w:color="auto"/>
            </w:tcBorders>
            <w:shd w:val="clear" w:color="auto" w:fill="BFBFBF" w:themeFill="background1" w:themeFillShade="BF"/>
          </w:tcPr>
          <w:p w14:paraId="6E4CFF2C" w14:textId="77777777" w:rsidR="00D8196B" w:rsidRPr="006E7D31" w:rsidRDefault="00770557"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14:paraId="1AE635A5" w14:textId="77777777" w:rsidR="00D8196B" w:rsidRDefault="00770557" w:rsidP="0005303E">
            <w:r>
              <w:t>CHMSL view appears</w:t>
            </w:r>
          </w:p>
        </w:tc>
      </w:tr>
      <w:tr w:rsidR="00D8196B" w14:paraId="10BC876A" w14:textId="77777777" w:rsidTr="004F3ECF">
        <w:trPr>
          <w:jc w:val="center"/>
        </w:trPr>
        <w:tc>
          <w:tcPr>
            <w:tcW w:w="1910" w:type="dxa"/>
            <w:tcBorders>
              <w:left w:val="single" w:sz="4" w:space="0" w:color="auto"/>
            </w:tcBorders>
            <w:shd w:val="clear" w:color="auto" w:fill="BFBFBF" w:themeFill="background1" w:themeFillShade="BF"/>
          </w:tcPr>
          <w:p w14:paraId="26C3B986" w14:textId="77777777" w:rsidR="00D8196B" w:rsidRPr="006E7D31" w:rsidRDefault="00770557" w:rsidP="00B82DBB">
            <w:pPr>
              <w:rPr>
                <w:b/>
              </w:rPr>
            </w:pPr>
            <w:r w:rsidRPr="006E7D31">
              <w:rPr>
                <w:b/>
              </w:rPr>
              <w:t>List of Exception Use Cases</w:t>
            </w:r>
          </w:p>
        </w:tc>
        <w:tc>
          <w:tcPr>
            <w:tcW w:w="7666" w:type="dxa"/>
            <w:tcBorders>
              <w:right w:val="single" w:sz="4" w:space="0" w:color="auto"/>
            </w:tcBorders>
            <w:shd w:val="clear" w:color="auto" w:fill="auto"/>
          </w:tcPr>
          <w:p w14:paraId="3DB11E6D" w14:textId="77777777" w:rsidR="00261876" w:rsidRDefault="00770557" w:rsidP="00261876">
            <w:r>
              <w:t>E1</w:t>
            </w:r>
            <w:r w:rsidRPr="00B33438">
              <w:t xml:space="preserve"> </w:t>
            </w:r>
            <w:r>
              <w:t>– Vehicle is not RUN/START</w:t>
            </w:r>
          </w:p>
          <w:p w14:paraId="4EE8FFC8" w14:textId="77777777" w:rsidR="00261876" w:rsidRDefault="00770557" w:rsidP="00261876">
            <w:r>
              <w:t>E2 – Loss of communication with Camera Server</w:t>
            </w:r>
          </w:p>
          <w:p w14:paraId="5BA980BC" w14:textId="77777777" w:rsidR="00261876" w:rsidRDefault="00770557" w:rsidP="00261876">
            <w:r>
              <w:t xml:space="preserve">E3 – Valid camera video signal not present </w:t>
            </w:r>
          </w:p>
        </w:tc>
      </w:tr>
      <w:tr w:rsidR="0005303E" w14:paraId="32C4338C" w14:textId="77777777" w:rsidTr="004F3ECF">
        <w:trPr>
          <w:jc w:val="center"/>
        </w:trPr>
        <w:tc>
          <w:tcPr>
            <w:tcW w:w="1910" w:type="dxa"/>
            <w:tcBorders>
              <w:left w:val="single" w:sz="4" w:space="0" w:color="auto"/>
            </w:tcBorders>
            <w:shd w:val="clear" w:color="auto" w:fill="BFBFBF" w:themeFill="background1" w:themeFillShade="BF"/>
          </w:tcPr>
          <w:p w14:paraId="2BA39C31" w14:textId="77777777" w:rsidR="0005303E" w:rsidRPr="006E7D31" w:rsidRDefault="00770557" w:rsidP="00B82DBB">
            <w:pPr>
              <w:rPr>
                <w:b/>
              </w:rPr>
            </w:pPr>
            <w:r>
              <w:rPr>
                <w:b/>
              </w:rPr>
              <w:t>Interface</w:t>
            </w:r>
            <w:r w:rsidRPr="006E7D31">
              <w:rPr>
                <w:b/>
              </w:rPr>
              <w:t>s</w:t>
            </w:r>
          </w:p>
        </w:tc>
        <w:tc>
          <w:tcPr>
            <w:tcW w:w="7666" w:type="dxa"/>
            <w:tcBorders>
              <w:right w:val="single" w:sz="4" w:space="0" w:color="auto"/>
            </w:tcBorders>
            <w:shd w:val="clear" w:color="auto" w:fill="auto"/>
          </w:tcPr>
          <w:p w14:paraId="3EABBD7F" w14:textId="77777777" w:rsidR="0098500F" w:rsidRDefault="00770557" w:rsidP="0098500F">
            <w:r>
              <w:t>G-HMI</w:t>
            </w:r>
          </w:p>
          <w:p w14:paraId="5D9185BB" w14:textId="77777777" w:rsidR="0005303E" w:rsidRDefault="00770557" w:rsidP="0098500F">
            <w:r>
              <w:t>Vehicle System Interface</w:t>
            </w:r>
          </w:p>
        </w:tc>
      </w:tr>
    </w:tbl>
    <w:p w14:paraId="2BFA48D1" w14:textId="77777777" w:rsidR="00751731" w:rsidRDefault="00000000"/>
    <w:p w14:paraId="3BC8544A" w14:textId="77777777" w:rsidR="00406F39" w:rsidRDefault="00770557" w:rsidP="00E52CBB">
      <w:pPr>
        <w:pStyle w:val="Heading5"/>
      </w:pPr>
      <w:r>
        <w:t>RVCv3-UC-REQ-128180/B-Press Aux Camera view Button</w:t>
      </w:r>
    </w:p>
    <w:p w14:paraId="0F5676F9"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05303E" w14:paraId="717A714C" w14:textId="77777777" w:rsidTr="002D5C78">
        <w:trPr>
          <w:jc w:val="center"/>
        </w:trPr>
        <w:tc>
          <w:tcPr>
            <w:tcW w:w="1910" w:type="dxa"/>
            <w:shd w:val="clear" w:color="auto" w:fill="BFBFBF" w:themeFill="background1" w:themeFillShade="BF"/>
          </w:tcPr>
          <w:p w14:paraId="031EEB01" w14:textId="77777777" w:rsidR="0005303E" w:rsidRPr="006E7D31" w:rsidRDefault="00770557" w:rsidP="00B82DBB">
            <w:pPr>
              <w:rPr>
                <w:b/>
              </w:rPr>
            </w:pPr>
            <w:r w:rsidRPr="006E7D31">
              <w:rPr>
                <w:b/>
              </w:rPr>
              <w:t>Actors</w:t>
            </w:r>
          </w:p>
        </w:tc>
        <w:tc>
          <w:tcPr>
            <w:tcW w:w="7666" w:type="dxa"/>
          </w:tcPr>
          <w:p w14:paraId="542A2FD9" w14:textId="77777777" w:rsidR="0005303E" w:rsidRDefault="00770557" w:rsidP="00B82DBB">
            <w:r>
              <w:t>Vehicle Occupant</w:t>
            </w:r>
          </w:p>
        </w:tc>
      </w:tr>
      <w:tr w:rsidR="00D35E25" w14:paraId="2ECFA6D2" w14:textId="77777777" w:rsidTr="002D5C78">
        <w:trPr>
          <w:jc w:val="center"/>
        </w:trPr>
        <w:tc>
          <w:tcPr>
            <w:tcW w:w="1910" w:type="dxa"/>
            <w:tcBorders>
              <w:bottom w:val="single" w:sz="4" w:space="0" w:color="auto"/>
            </w:tcBorders>
            <w:shd w:val="clear" w:color="auto" w:fill="BFBFBF" w:themeFill="background1" w:themeFillShade="BF"/>
          </w:tcPr>
          <w:p w14:paraId="01595CCF" w14:textId="77777777" w:rsidR="00D35E25" w:rsidRPr="006E7D31" w:rsidRDefault="00770557" w:rsidP="00B82DBB">
            <w:pPr>
              <w:rPr>
                <w:b/>
              </w:rPr>
            </w:pPr>
            <w:r>
              <w:rPr>
                <w:b/>
              </w:rPr>
              <w:t>Pre-c</w:t>
            </w:r>
            <w:r w:rsidRPr="006E7D31">
              <w:rPr>
                <w:b/>
              </w:rPr>
              <w:t>onditions</w:t>
            </w:r>
          </w:p>
        </w:tc>
        <w:tc>
          <w:tcPr>
            <w:tcW w:w="7666" w:type="dxa"/>
            <w:tcBorders>
              <w:bottom w:val="single" w:sz="4" w:space="0" w:color="auto"/>
            </w:tcBorders>
          </w:tcPr>
          <w:p w14:paraId="5C4A2FC3" w14:textId="77777777" w:rsidR="000940AC" w:rsidRDefault="00770557" w:rsidP="000940AC">
            <w:pPr>
              <w:numPr>
                <w:ilvl w:val="0"/>
                <w:numId w:val="229"/>
              </w:numPr>
            </w:pPr>
            <w:r>
              <w:t>Vehicle in Run/Start</w:t>
            </w:r>
          </w:p>
          <w:p w14:paraId="25173F62" w14:textId="77777777" w:rsidR="000940AC" w:rsidRDefault="00770557" w:rsidP="000940AC">
            <w:pPr>
              <w:numPr>
                <w:ilvl w:val="0"/>
                <w:numId w:val="229"/>
              </w:numPr>
            </w:pPr>
            <w:r>
              <w:t>Vehicle is in Reverse, Park, Netural, or Drive</w:t>
            </w:r>
          </w:p>
          <w:p w14:paraId="07E754FE" w14:textId="77777777" w:rsidR="000940AC" w:rsidRDefault="00770557" w:rsidP="000940AC">
            <w:pPr>
              <w:numPr>
                <w:ilvl w:val="0"/>
                <w:numId w:val="229"/>
              </w:numPr>
            </w:pPr>
            <w:r>
              <w:t xml:space="preserve">The CHMSL view is not showing </w:t>
            </w:r>
          </w:p>
          <w:p w14:paraId="50B44533" w14:textId="77777777" w:rsidR="00D35E25" w:rsidRDefault="00770557" w:rsidP="000940AC">
            <w:pPr>
              <w:numPr>
                <w:ilvl w:val="0"/>
                <w:numId w:val="229"/>
              </w:numPr>
            </w:pPr>
            <w:r>
              <w:t>Vehicle below 10kph</w:t>
            </w:r>
          </w:p>
        </w:tc>
      </w:tr>
      <w:tr w:rsidR="00D35E25" w14:paraId="5FE43EC0" w14:textId="77777777" w:rsidTr="002D5C78">
        <w:trPr>
          <w:jc w:val="center"/>
        </w:trPr>
        <w:tc>
          <w:tcPr>
            <w:tcW w:w="1910" w:type="dxa"/>
            <w:tcBorders>
              <w:left w:val="single" w:sz="4" w:space="0" w:color="auto"/>
            </w:tcBorders>
            <w:shd w:val="clear" w:color="auto" w:fill="BFBFBF" w:themeFill="background1" w:themeFillShade="BF"/>
          </w:tcPr>
          <w:p w14:paraId="6F3F9257" w14:textId="77777777" w:rsidR="00D35E25" w:rsidRPr="006E7D31" w:rsidRDefault="00770557" w:rsidP="00B82DBB">
            <w:pPr>
              <w:rPr>
                <w:b/>
              </w:rPr>
            </w:pPr>
            <w:r w:rsidRPr="006E7D31">
              <w:rPr>
                <w:b/>
              </w:rPr>
              <w:t>Scenario Description</w:t>
            </w:r>
          </w:p>
        </w:tc>
        <w:tc>
          <w:tcPr>
            <w:tcW w:w="7666" w:type="dxa"/>
            <w:tcBorders>
              <w:right w:val="single" w:sz="4" w:space="0" w:color="auto"/>
            </w:tcBorders>
            <w:shd w:val="clear" w:color="auto" w:fill="auto"/>
          </w:tcPr>
          <w:p w14:paraId="74DDFB74" w14:textId="77777777" w:rsidR="000940AC" w:rsidRDefault="00770557" w:rsidP="000940AC">
            <w:pPr>
              <w:numPr>
                <w:ilvl w:val="0"/>
                <w:numId w:val="231"/>
              </w:numPr>
            </w:pPr>
            <w:r>
              <w:t>User presses camera hard button</w:t>
            </w:r>
          </w:p>
          <w:p w14:paraId="0304880E" w14:textId="77777777" w:rsidR="00D35E25" w:rsidRPr="00482CB9" w:rsidRDefault="00770557" w:rsidP="000940AC">
            <w:pPr>
              <w:ind w:left="360"/>
            </w:pPr>
            <w:r>
              <w:t xml:space="preserve">IPMB sends “Camera Showing (81B): 0x0D” </w:t>
            </w:r>
          </w:p>
        </w:tc>
      </w:tr>
      <w:tr w:rsidR="00D35E25" w14:paraId="555FD649" w14:textId="77777777" w:rsidTr="002D5C78">
        <w:trPr>
          <w:jc w:val="center"/>
        </w:trPr>
        <w:tc>
          <w:tcPr>
            <w:tcW w:w="1910" w:type="dxa"/>
            <w:tcBorders>
              <w:left w:val="single" w:sz="4" w:space="0" w:color="auto"/>
              <w:bottom w:val="single" w:sz="4" w:space="0" w:color="auto"/>
            </w:tcBorders>
            <w:shd w:val="clear" w:color="auto" w:fill="BFBFBF" w:themeFill="background1" w:themeFillShade="BF"/>
          </w:tcPr>
          <w:p w14:paraId="52483866" w14:textId="77777777" w:rsidR="00D35E25" w:rsidRPr="006E7D31" w:rsidRDefault="00770557"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14:paraId="37A87A12" w14:textId="77777777" w:rsidR="00D35E25" w:rsidRDefault="00770557" w:rsidP="00B82DBB">
            <w:r>
              <w:t>The Aux view appears</w:t>
            </w:r>
          </w:p>
        </w:tc>
      </w:tr>
      <w:tr w:rsidR="00D35E25" w14:paraId="0A35D6EA" w14:textId="77777777" w:rsidTr="002D5C78">
        <w:trPr>
          <w:jc w:val="center"/>
        </w:trPr>
        <w:tc>
          <w:tcPr>
            <w:tcW w:w="1910" w:type="dxa"/>
            <w:tcBorders>
              <w:left w:val="single" w:sz="4" w:space="0" w:color="auto"/>
            </w:tcBorders>
            <w:shd w:val="clear" w:color="auto" w:fill="BFBFBF" w:themeFill="background1" w:themeFillShade="BF"/>
          </w:tcPr>
          <w:p w14:paraId="58AC8EE0" w14:textId="77777777" w:rsidR="00D35E25" w:rsidRPr="006E7D31" w:rsidRDefault="00770557" w:rsidP="00B82DBB">
            <w:pPr>
              <w:rPr>
                <w:b/>
              </w:rPr>
            </w:pPr>
            <w:r w:rsidRPr="006E7D31">
              <w:rPr>
                <w:b/>
              </w:rPr>
              <w:t>List of Exception Use Cases</w:t>
            </w:r>
          </w:p>
        </w:tc>
        <w:tc>
          <w:tcPr>
            <w:tcW w:w="7666" w:type="dxa"/>
            <w:tcBorders>
              <w:right w:val="single" w:sz="4" w:space="0" w:color="auto"/>
            </w:tcBorders>
            <w:shd w:val="clear" w:color="auto" w:fill="auto"/>
          </w:tcPr>
          <w:p w14:paraId="6EF217D7" w14:textId="77777777" w:rsidR="00261876" w:rsidRDefault="00770557" w:rsidP="00261876">
            <w:r>
              <w:t>E1</w:t>
            </w:r>
            <w:r w:rsidRPr="00B33438">
              <w:t xml:space="preserve"> </w:t>
            </w:r>
            <w:r>
              <w:t>– Vehicle is not RUN/START</w:t>
            </w:r>
          </w:p>
          <w:p w14:paraId="58898598" w14:textId="77777777" w:rsidR="00261876" w:rsidRDefault="00770557" w:rsidP="00261876">
            <w:r>
              <w:t>E2 – Loss of communication with Camera Server</w:t>
            </w:r>
          </w:p>
          <w:p w14:paraId="2ED7070A" w14:textId="77777777" w:rsidR="00D35E25" w:rsidRDefault="00770557" w:rsidP="00261876">
            <w:r>
              <w:t>E3 – Valid camera video signal not present</w:t>
            </w:r>
          </w:p>
        </w:tc>
      </w:tr>
      <w:tr w:rsidR="0005303E" w14:paraId="19283EC6" w14:textId="77777777" w:rsidTr="002D5C78">
        <w:trPr>
          <w:jc w:val="center"/>
        </w:trPr>
        <w:tc>
          <w:tcPr>
            <w:tcW w:w="1910" w:type="dxa"/>
            <w:tcBorders>
              <w:left w:val="single" w:sz="4" w:space="0" w:color="auto"/>
            </w:tcBorders>
            <w:shd w:val="clear" w:color="auto" w:fill="BFBFBF" w:themeFill="background1" w:themeFillShade="BF"/>
          </w:tcPr>
          <w:p w14:paraId="4E827F09" w14:textId="77777777" w:rsidR="0005303E" w:rsidRPr="006E7D31" w:rsidRDefault="00770557" w:rsidP="00B82DBB">
            <w:pPr>
              <w:rPr>
                <w:b/>
              </w:rPr>
            </w:pPr>
            <w:r>
              <w:rPr>
                <w:b/>
              </w:rPr>
              <w:t>Interface</w:t>
            </w:r>
            <w:r w:rsidRPr="006E7D31">
              <w:rPr>
                <w:b/>
              </w:rPr>
              <w:t>s</w:t>
            </w:r>
          </w:p>
        </w:tc>
        <w:tc>
          <w:tcPr>
            <w:tcW w:w="7666" w:type="dxa"/>
            <w:tcBorders>
              <w:right w:val="single" w:sz="4" w:space="0" w:color="auto"/>
            </w:tcBorders>
            <w:shd w:val="clear" w:color="auto" w:fill="auto"/>
          </w:tcPr>
          <w:p w14:paraId="7F5066AA" w14:textId="77777777" w:rsidR="0098500F" w:rsidRDefault="00770557" w:rsidP="0098500F">
            <w:r>
              <w:t>G-HMI</w:t>
            </w:r>
          </w:p>
          <w:p w14:paraId="4A7F8543" w14:textId="77777777" w:rsidR="0005303E" w:rsidRDefault="00770557" w:rsidP="0098500F">
            <w:r>
              <w:t>Vehicle System Interface</w:t>
            </w:r>
          </w:p>
        </w:tc>
      </w:tr>
    </w:tbl>
    <w:p w14:paraId="37FCE6D4" w14:textId="77777777" w:rsidR="0030203D" w:rsidRDefault="00000000"/>
    <w:p w14:paraId="7C3035FE" w14:textId="77777777" w:rsidR="00406F39" w:rsidRDefault="00770557" w:rsidP="00E52CBB">
      <w:pPr>
        <w:pStyle w:val="Heading5"/>
      </w:pPr>
      <w:r>
        <w:t>RVCv3-UC-REQ-128181/A-Press Trailer Reverse Guidance Button</w:t>
      </w:r>
    </w:p>
    <w:p w14:paraId="60944F73"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E90772" w14:paraId="1F3BAD83" w14:textId="77777777" w:rsidTr="00B94F89">
        <w:trPr>
          <w:jc w:val="center"/>
        </w:trPr>
        <w:tc>
          <w:tcPr>
            <w:tcW w:w="1910" w:type="dxa"/>
            <w:shd w:val="clear" w:color="auto" w:fill="BFBFBF" w:themeFill="background1" w:themeFillShade="BF"/>
          </w:tcPr>
          <w:p w14:paraId="34B8EA7C" w14:textId="77777777" w:rsidR="00E90772" w:rsidRPr="006E7D31" w:rsidRDefault="00770557" w:rsidP="00B82DBB">
            <w:pPr>
              <w:rPr>
                <w:b/>
              </w:rPr>
            </w:pPr>
            <w:r w:rsidRPr="006E7D31">
              <w:rPr>
                <w:b/>
              </w:rPr>
              <w:t>Actors</w:t>
            </w:r>
          </w:p>
        </w:tc>
        <w:tc>
          <w:tcPr>
            <w:tcW w:w="7666" w:type="dxa"/>
          </w:tcPr>
          <w:p w14:paraId="35086C9E" w14:textId="77777777" w:rsidR="00E90772" w:rsidRDefault="00770557" w:rsidP="00B82DBB">
            <w:r>
              <w:t>Vehicle Occupant</w:t>
            </w:r>
          </w:p>
        </w:tc>
      </w:tr>
      <w:tr w:rsidR="00D35E25" w14:paraId="6479FC68" w14:textId="77777777" w:rsidTr="00B94F89">
        <w:trPr>
          <w:jc w:val="center"/>
        </w:trPr>
        <w:tc>
          <w:tcPr>
            <w:tcW w:w="1910" w:type="dxa"/>
            <w:tcBorders>
              <w:bottom w:val="single" w:sz="4" w:space="0" w:color="auto"/>
            </w:tcBorders>
            <w:shd w:val="clear" w:color="auto" w:fill="BFBFBF" w:themeFill="background1" w:themeFillShade="BF"/>
          </w:tcPr>
          <w:p w14:paraId="4F7C3256" w14:textId="77777777" w:rsidR="00D35E25" w:rsidRPr="006E7D31" w:rsidRDefault="00770557" w:rsidP="00B82DBB">
            <w:pPr>
              <w:rPr>
                <w:b/>
              </w:rPr>
            </w:pPr>
            <w:r>
              <w:rPr>
                <w:b/>
              </w:rPr>
              <w:t>Pre-c</w:t>
            </w:r>
            <w:r w:rsidRPr="006E7D31">
              <w:rPr>
                <w:b/>
              </w:rPr>
              <w:t>onditions</w:t>
            </w:r>
          </w:p>
        </w:tc>
        <w:tc>
          <w:tcPr>
            <w:tcW w:w="7666" w:type="dxa"/>
            <w:tcBorders>
              <w:bottom w:val="single" w:sz="4" w:space="0" w:color="auto"/>
            </w:tcBorders>
          </w:tcPr>
          <w:p w14:paraId="6AA3EC79" w14:textId="77777777" w:rsidR="00D35E25" w:rsidRDefault="00770557" w:rsidP="00BD797D">
            <w:pPr>
              <w:numPr>
                <w:ilvl w:val="0"/>
                <w:numId w:val="232"/>
              </w:numPr>
            </w:pPr>
            <w:r>
              <w:t>The vehicle is configured with TRG</w:t>
            </w:r>
          </w:p>
          <w:p w14:paraId="2DB3D8FE" w14:textId="77777777" w:rsidR="00D35E25" w:rsidRDefault="00770557" w:rsidP="00BD797D">
            <w:pPr>
              <w:numPr>
                <w:ilvl w:val="0"/>
                <w:numId w:val="232"/>
              </w:numPr>
            </w:pPr>
            <w:r>
              <w:t>The vehicle  is in Run/Start</w:t>
            </w:r>
          </w:p>
          <w:p w14:paraId="6798457D" w14:textId="77777777" w:rsidR="00D35E25" w:rsidRDefault="00770557" w:rsidP="00BD797D">
            <w:pPr>
              <w:numPr>
                <w:ilvl w:val="0"/>
                <w:numId w:val="232"/>
              </w:numPr>
            </w:pPr>
            <w:r>
              <w:t xml:space="preserve">The vehicle is  in Reverse </w:t>
            </w:r>
          </w:p>
          <w:p w14:paraId="57AEB59C" w14:textId="77777777" w:rsidR="00D35E25" w:rsidRDefault="00770557" w:rsidP="00D35E25">
            <w:pPr>
              <w:numPr>
                <w:ilvl w:val="0"/>
                <w:numId w:val="232"/>
              </w:numPr>
            </w:pPr>
            <w:r>
              <w:t>TRG is not activated</w:t>
            </w:r>
          </w:p>
        </w:tc>
      </w:tr>
      <w:tr w:rsidR="00D35E25" w14:paraId="05867214" w14:textId="77777777" w:rsidTr="00B94F89">
        <w:trPr>
          <w:jc w:val="center"/>
        </w:trPr>
        <w:tc>
          <w:tcPr>
            <w:tcW w:w="1910" w:type="dxa"/>
            <w:tcBorders>
              <w:left w:val="single" w:sz="4" w:space="0" w:color="auto"/>
            </w:tcBorders>
            <w:shd w:val="clear" w:color="auto" w:fill="BFBFBF" w:themeFill="background1" w:themeFillShade="BF"/>
          </w:tcPr>
          <w:p w14:paraId="36D520B6" w14:textId="77777777" w:rsidR="00D35E25" w:rsidRPr="006E7D31" w:rsidRDefault="00770557" w:rsidP="00B82DBB">
            <w:pPr>
              <w:rPr>
                <w:b/>
              </w:rPr>
            </w:pPr>
            <w:r w:rsidRPr="006E7D31">
              <w:rPr>
                <w:b/>
              </w:rPr>
              <w:lastRenderedPageBreak/>
              <w:t>Scenario Description</w:t>
            </w:r>
          </w:p>
        </w:tc>
        <w:tc>
          <w:tcPr>
            <w:tcW w:w="7666" w:type="dxa"/>
            <w:tcBorders>
              <w:right w:val="single" w:sz="4" w:space="0" w:color="auto"/>
            </w:tcBorders>
            <w:shd w:val="clear" w:color="auto" w:fill="auto"/>
          </w:tcPr>
          <w:p w14:paraId="2954B46B" w14:textId="77777777" w:rsidR="00D35E25" w:rsidRDefault="00770557" w:rsidP="008D4B02">
            <w:r>
              <w:t>The driver presses TRG view button</w:t>
            </w:r>
          </w:p>
          <w:p w14:paraId="319A3F98" w14:textId="77777777" w:rsidR="00D35E25" w:rsidRPr="00482CB9" w:rsidRDefault="00000000" w:rsidP="008D4B02">
            <w:pPr>
              <w:ind w:left="360"/>
            </w:pPr>
          </w:p>
        </w:tc>
      </w:tr>
      <w:tr w:rsidR="00D35E25" w14:paraId="7DCB573A" w14:textId="77777777" w:rsidTr="00B94F89">
        <w:trPr>
          <w:jc w:val="center"/>
        </w:trPr>
        <w:tc>
          <w:tcPr>
            <w:tcW w:w="1910" w:type="dxa"/>
            <w:tcBorders>
              <w:left w:val="single" w:sz="4" w:space="0" w:color="auto"/>
              <w:bottom w:val="single" w:sz="4" w:space="0" w:color="auto"/>
            </w:tcBorders>
            <w:shd w:val="clear" w:color="auto" w:fill="BFBFBF" w:themeFill="background1" w:themeFillShade="BF"/>
          </w:tcPr>
          <w:p w14:paraId="11D3242A" w14:textId="77777777" w:rsidR="00D35E25" w:rsidRPr="006E7D31" w:rsidRDefault="00770557"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14:paraId="6C1F09E4" w14:textId="77777777" w:rsidR="00D35E25" w:rsidRDefault="00770557" w:rsidP="003D093C">
            <w:r>
              <w:t>TRG scenarios enter; see TRG Use cases for more details</w:t>
            </w:r>
          </w:p>
        </w:tc>
      </w:tr>
      <w:tr w:rsidR="00D35E25" w14:paraId="3BC5A458" w14:textId="77777777" w:rsidTr="00B94F89">
        <w:trPr>
          <w:jc w:val="center"/>
        </w:trPr>
        <w:tc>
          <w:tcPr>
            <w:tcW w:w="1910" w:type="dxa"/>
            <w:tcBorders>
              <w:left w:val="single" w:sz="4" w:space="0" w:color="auto"/>
            </w:tcBorders>
            <w:shd w:val="clear" w:color="auto" w:fill="BFBFBF" w:themeFill="background1" w:themeFillShade="BF"/>
          </w:tcPr>
          <w:p w14:paraId="7CDE3F62" w14:textId="77777777" w:rsidR="00D35E25" w:rsidRPr="006E7D31" w:rsidRDefault="00770557" w:rsidP="00B82DBB">
            <w:pPr>
              <w:rPr>
                <w:b/>
              </w:rPr>
            </w:pPr>
            <w:r w:rsidRPr="006E7D31">
              <w:rPr>
                <w:b/>
              </w:rPr>
              <w:t>List of Exception Use Cases</w:t>
            </w:r>
          </w:p>
        </w:tc>
        <w:tc>
          <w:tcPr>
            <w:tcW w:w="7666" w:type="dxa"/>
            <w:tcBorders>
              <w:right w:val="single" w:sz="4" w:space="0" w:color="auto"/>
            </w:tcBorders>
            <w:shd w:val="clear" w:color="auto" w:fill="auto"/>
          </w:tcPr>
          <w:p w14:paraId="7532816B" w14:textId="77777777" w:rsidR="00261876" w:rsidRDefault="00770557" w:rsidP="00261876">
            <w:r>
              <w:t>E1</w:t>
            </w:r>
            <w:r w:rsidRPr="00B33438">
              <w:t xml:space="preserve"> </w:t>
            </w:r>
            <w:r>
              <w:t>– Vehicle is not RUN/START</w:t>
            </w:r>
          </w:p>
          <w:p w14:paraId="2D9BD896" w14:textId="77777777" w:rsidR="00261876" w:rsidRDefault="00770557" w:rsidP="00261876">
            <w:r>
              <w:t>E2 – Loss of communication with Camera Server</w:t>
            </w:r>
          </w:p>
          <w:p w14:paraId="4ED0CFED" w14:textId="77777777" w:rsidR="00D35E25" w:rsidRDefault="00770557" w:rsidP="00261876">
            <w:r>
              <w:t>E3 – Valid camera video signal not present</w:t>
            </w:r>
          </w:p>
        </w:tc>
      </w:tr>
      <w:tr w:rsidR="00E90772" w14:paraId="34AA1735" w14:textId="77777777" w:rsidTr="00B94F89">
        <w:trPr>
          <w:jc w:val="center"/>
        </w:trPr>
        <w:tc>
          <w:tcPr>
            <w:tcW w:w="1910" w:type="dxa"/>
            <w:tcBorders>
              <w:left w:val="single" w:sz="4" w:space="0" w:color="auto"/>
            </w:tcBorders>
            <w:shd w:val="clear" w:color="auto" w:fill="BFBFBF" w:themeFill="background1" w:themeFillShade="BF"/>
          </w:tcPr>
          <w:p w14:paraId="283E975E" w14:textId="77777777" w:rsidR="00E90772" w:rsidRPr="006E7D31" w:rsidRDefault="00770557" w:rsidP="00B82DBB">
            <w:pPr>
              <w:rPr>
                <w:b/>
              </w:rPr>
            </w:pPr>
            <w:r>
              <w:rPr>
                <w:b/>
              </w:rPr>
              <w:t>Interface</w:t>
            </w:r>
            <w:r w:rsidRPr="006E7D31">
              <w:rPr>
                <w:b/>
              </w:rPr>
              <w:t>s</w:t>
            </w:r>
          </w:p>
        </w:tc>
        <w:tc>
          <w:tcPr>
            <w:tcW w:w="7666" w:type="dxa"/>
            <w:tcBorders>
              <w:right w:val="single" w:sz="4" w:space="0" w:color="auto"/>
            </w:tcBorders>
            <w:shd w:val="clear" w:color="auto" w:fill="auto"/>
          </w:tcPr>
          <w:p w14:paraId="0441AAFF" w14:textId="77777777" w:rsidR="0098500F" w:rsidRDefault="00770557" w:rsidP="0098500F">
            <w:r>
              <w:t>G-HMI</w:t>
            </w:r>
          </w:p>
          <w:p w14:paraId="6649B4CD" w14:textId="77777777" w:rsidR="00E90772" w:rsidRDefault="00770557" w:rsidP="0098500F">
            <w:r>
              <w:t>Vehicle System Interface</w:t>
            </w:r>
          </w:p>
        </w:tc>
      </w:tr>
    </w:tbl>
    <w:p w14:paraId="7C4913F5" w14:textId="77777777" w:rsidR="00BD616A" w:rsidRDefault="00000000"/>
    <w:p w14:paraId="1A8F97B1" w14:textId="77777777" w:rsidR="00406F39" w:rsidRDefault="00770557" w:rsidP="00E52CBB">
      <w:pPr>
        <w:pStyle w:val="Heading5"/>
      </w:pPr>
      <w:r>
        <w:t>RVCv3-UC-REQ-128396/B-Press Hard Button to Enter CHMSL View</w:t>
      </w:r>
    </w:p>
    <w:p w14:paraId="11BB142E"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571D36" w14:paraId="30B299DE" w14:textId="77777777" w:rsidTr="00B145F0">
        <w:trPr>
          <w:jc w:val="center"/>
        </w:trPr>
        <w:tc>
          <w:tcPr>
            <w:tcW w:w="1910" w:type="dxa"/>
            <w:shd w:val="clear" w:color="auto" w:fill="BFBFBF" w:themeFill="background1" w:themeFillShade="BF"/>
          </w:tcPr>
          <w:p w14:paraId="5101E900" w14:textId="77777777" w:rsidR="00571D36" w:rsidRPr="006E7D31" w:rsidRDefault="00770557" w:rsidP="00104F72">
            <w:pPr>
              <w:rPr>
                <w:b/>
              </w:rPr>
            </w:pPr>
            <w:r w:rsidRPr="006E7D31">
              <w:rPr>
                <w:b/>
              </w:rPr>
              <w:t>Actors</w:t>
            </w:r>
          </w:p>
        </w:tc>
        <w:tc>
          <w:tcPr>
            <w:tcW w:w="7666" w:type="dxa"/>
          </w:tcPr>
          <w:p w14:paraId="515478FE" w14:textId="77777777" w:rsidR="00571D36" w:rsidRDefault="00770557" w:rsidP="00104F72">
            <w:r>
              <w:t>Vehicle Occupant</w:t>
            </w:r>
          </w:p>
        </w:tc>
      </w:tr>
      <w:tr w:rsidR="00535CA8" w14:paraId="14BC3E1E" w14:textId="77777777" w:rsidTr="00B145F0">
        <w:trPr>
          <w:jc w:val="center"/>
        </w:trPr>
        <w:tc>
          <w:tcPr>
            <w:tcW w:w="1910" w:type="dxa"/>
            <w:tcBorders>
              <w:bottom w:val="single" w:sz="4" w:space="0" w:color="auto"/>
            </w:tcBorders>
            <w:shd w:val="clear" w:color="auto" w:fill="BFBFBF" w:themeFill="background1" w:themeFillShade="BF"/>
          </w:tcPr>
          <w:p w14:paraId="4EC59B36" w14:textId="77777777" w:rsidR="00535CA8" w:rsidRPr="006E7D31" w:rsidRDefault="00770557" w:rsidP="00104F72">
            <w:pPr>
              <w:rPr>
                <w:b/>
              </w:rPr>
            </w:pPr>
            <w:r>
              <w:rPr>
                <w:b/>
              </w:rPr>
              <w:t>Pre-c</w:t>
            </w:r>
            <w:r w:rsidRPr="006E7D31">
              <w:rPr>
                <w:b/>
              </w:rPr>
              <w:t>onditions</w:t>
            </w:r>
          </w:p>
        </w:tc>
        <w:tc>
          <w:tcPr>
            <w:tcW w:w="7666" w:type="dxa"/>
            <w:tcBorders>
              <w:bottom w:val="single" w:sz="4" w:space="0" w:color="auto"/>
            </w:tcBorders>
          </w:tcPr>
          <w:p w14:paraId="0DE03DFD" w14:textId="77777777" w:rsidR="00535CA8" w:rsidRDefault="00770557" w:rsidP="00535CA8">
            <w:pPr>
              <w:numPr>
                <w:ilvl w:val="0"/>
                <w:numId w:val="233"/>
              </w:numPr>
            </w:pPr>
            <w:r>
              <w:t>Vehicle in Run/Start</w:t>
            </w:r>
          </w:p>
          <w:p w14:paraId="6EB6BE71" w14:textId="77777777" w:rsidR="00535CA8" w:rsidRDefault="00770557" w:rsidP="00535CA8">
            <w:pPr>
              <w:numPr>
                <w:ilvl w:val="0"/>
                <w:numId w:val="233"/>
              </w:numPr>
            </w:pPr>
            <w:r>
              <w:t>Vehicle is in Reverse, Park, Neutral, or Drive.</w:t>
            </w:r>
          </w:p>
          <w:p w14:paraId="73B4E358" w14:textId="77777777" w:rsidR="00535CA8" w:rsidRDefault="00770557" w:rsidP="00535CA8">
            <w:pPr>
              <w:numPr>
                <w:ilvl w:val="0"/>
                <w:numId w:val="233"/>
              </w:numPr>
            </w:pPr>
            <w:r>
              <w:t>The CHMSL view is not showing.</w:t>
            </w:r>
          </w:p>
          <w:p w14:paraId="7D828F31" w14:textId="77777777" w:rsidR="00535CA8" w:rsidRDefault="00770557" w:rsidP="00535CA8">
            <w:pPr>
              <w:numPr>
                <w:ilvl w:val="0"/>
                <w:numId w:val="233"/>
              </w:numPr>
            </w:pPr>
            <w:r>
              <w:t>Vehicle below 10kph.</w:t>
            </w:r>
          </w:p>
        </w:tc>
      </w:tr>
      <w:tr w:rsidR="00535CA8" w14:paraId="58168E40" w14:textId="77777777" w:rsidTr="00B145F0">
        <w:trPr>
          <w:jc w:val="center"/>
        </w:trPr>
        <w:tc>
          <w:tcPr>
            <w:tcW w:w="1910" w:type="dxa"/>
            <w:tcBorders>
              <w:left w:val="single" w:sz="4" w:space="0" w:color="auto"/>
            </w:tcBorders>
            <w:shd w:val="clear" w:color="auto" w:fill="BFBFBF" w:themeFill="background1" w:themeFillShade="BF"/>
          </w:tcPr>
          <w:p w14:paraId="14A7CD5B" w14:textId="77777777" w:rsidR="00535CA8" w:rsidRPr="006E7D31" w:rsidRDefault="00770557" w:rsidP="00104F72">
            <w:pPr>
              <w:rPr>
                <w:b/>
              </w:rPr>
            </w:pPr>
            <w:r w:rsidRPr="006E7D31">
              <w:rPr>
                <w:b/>
              </w:rPr>
              <w:t>Scenario Description</w:t>
            </w:r>
          </w:p>
        </w:tc>
        <w:tc>
          <w:tcPr>
            <w:tcW w:w="7666" w:type="dxa"/>
            <w:tcBorders>
              <w:right w:val="single" w:sz="4" w:space="0" w:color="auto"/>
            </w:tcBorders>
            <w:shd w:val="clear" w:color="auto" w:fill="auto"/>
          </w:tcPr>
          <w:p w14:paraId="047DE857" w14:textId="77777777" w:rsidR="00535CA8" w:rsidRDefault="00770557" w:rsidP="00535CA8">
            <w:pPr>
              <w:numPr>
                <w:ilvl w:val="0"/>
                <w:numId w:val="235"/>
              </w:numPr>
            </w:pPr>
            <w:r>
              <w:t>User presses camera hard button</w:t>
            </w:r>
          </w:p>
          <w:p w14:paraId="6D4701A2" w14:textId="77777777" w:rsidR="00535CA8" w:rsidRDefault="00770557" w:rsidP="00535CA8">
            <w:pPr>
              <w:numPr>
                <w:ilvl w:val="0"/>
                <w:numId w:val="235"/>
              </w:numPr>
            </w:pPr>
            <w:r>
              <w:t xml:space="preserve">IPMB sends “Camera Showing (81B): 0x0D” </w:t>
            </w:r>
          </w:p>
        </w:tc>
      </w:tr>
      <w:tr w:rsidR="00535CA8" w14:paraId="5E943504" w14:textId="77777777" w:rsidTr="00B145F0">
        <w:trPr>
          <w:jc w:val="center"/>
        </w:trPr>
        <w:tc>
          <w:tcPr>
            <w:tcW w:w="1910" w:type="dxa"/>
            <w:tcBorders>
              <w:left w:val="single" w:sz="4" w:space="0" w:color="auto"/>
              <w:bottom w:val="single" w:sz="4" w:space="0" w:color="auto"/>
            </w:tcBorders>
            <w:shd w:val="clear" w:color="auto" w:fill="BFBFBF" w:themeFill="background1" w:themeFillShade="BF"/>
          </w:tcPr>
          <w:p w14:paraId="745C0464" w14:textId="77777777" w:rsidR="00535CA8" w:rsidRPr="006E7D31" w:rsidRDefault="00770557" w:rsidP="00104F72">
            <w:pPr>
              <w:rPr>
                <w:b/>
              </w:rPr>
            </w:pPr>
            <w:r w:rsidRPr="006E7D31">
              <w:rPr>
                <w:b/>
              </w:rPr>
              <w:t>Post-conditions</w:t>
            </w:r>
          </w:p>
        </w:tc>
        <w:tc>
          <w:tcPr>
            <w:tcW w:w="7666" w:type="dxa"/>
            <w:tcBorders>
              <w:bottom w:val="single" w:sz="4" w:space="0" w:color="auto"/>
              <w:right w:val="single" w:sz="4" w:space="0" w:color="auto"/>
            </w:tcBorders>
            <w:shd w:val="clear" w:color="auto" w:fill="auto"/>
          </w:tcPr>
          <w:p w14:paraId="092153B0" w14:textId="77777777" w:rsidR="00535CA8" w:rsidRDefault="00770557" w:rsidP="00104F72">
            <w:r>
              <w:t>CHMSL view is shown</w:t>
            </w:r>
          </w:p>
        </w:tc>
      </w:tr>
      <w:tr w:rsidR="00535CA8" w14:paraId="770B79C3" w14:textId="77777777" w:rsidTr="00B145F0">
        <w:trPr>
          <w:jc w:val="center"/>
        </w:trPr>
        <w:tc>
          <w:tcPr>
            <w:tcW w:w="1910" w:type="dxa"/>
            <w:tcBorders>
              <w:left w:val="single" w:sz="4" w:space="0" w:color="auto"/>
            </w:tcBorders>
            <w:shd w:val="clear" w:color="auto" w:fill="BFBFBF" w:themeFill="background1" w:themeFillShade="BF"/>
          </w:tcPr>
          <w:p w14:paraId="76C2CF7D" w14:textId="77777777" w:rsidR="00535CA8" w:rsidRPr="006E7D31" w:rsidRDefault="00770557" w:rsidP="00104F72">
            <w:pPr>
              <w:rPr>
                <w:b/>
              </w:rPr>
            </w:pPr>
            <w:r w:rsidRPr="006E7D31">
              <w:rPr>
                <w:b/>
              </w:rPr>
              <w:t>List of Exception Use Cases</w:t>
            </w:r>
          </w:p>
        </w:tc>
        <w:tc>
          <w:tcPr>
            <w:tcW w:w="7666" w:type="dxa"/>
            <w:tcBorders>
              <w:right w:val="single" w:sz="4" w:space="0" w:color="auto"/>
            </w:tcBorders>
            <w:shd w:val="clear" w:color="auto" w:fill="auto"/>
          </w:tcPr>
          <w:p w14:paraId="2A9EE3F9" w14:textId="77777777" w:rsidR="00535CA8" w:rsidRDefault="00770557" w:rsidP="00104F72">
            <w:r>
              <w:t>E1</w:t>
            </w:r>
            <w:r w:rsidRPr="00B33438">
              <w:t xml:space="preserve"> </w:t>
            </w:r>
            <w:r>
              <w:t>– Vehicle is not RUN/START</w:t>
            </w:r>
          </w:p>
          <w:p w14:paraId="2C9CA126" w14:textId="77777777" w:rsidR="00535CA8" w:rsidRDefault="00770557" w:rsidP="00104F72">
            <w:r>
              <w:t>E2 – Loss of communication with Camera Server</w:t>
            </w:r>
          </w:p>
          <w:p w14:paraId="0FDEF28B" w14:textId="77777777" w:rsidR="00535CA8" w:rsidRDefault="00770557" w:rsidP="00104F72">
            <w:r>
              <w:t>E3 – Valid camera video signal not present</w:t>
            </w:r>
          </w:p>
        </w:tc>
      </w:tr>
      <w:tr w:rsidR="00535CA8" w14:paraId="0D0BDC4B" w14:textId="77777777" w:rsidTr="00B145F0">
        <w:trPr>
          <w:jc w:val="center"/>
        </w:trPr>
        <w:tc>
          <w:tcPr>
            <w:tcW w:w="1910" w:type="dxa"/>
            <w:tcBorders>
              <w:left w:val="single" w:sz="4" w:space="0" w:color="auto"/>
            </w:tcBorders>
            <w:shd w:val="clear" w:color="auto" w:fill="BFBFBF" w:themeFill="background1" w:themeFillShade="BF"/>
          </w:tcPr>
          <w:p w14:paraId="0E4B21AF" w14:textId="77777777" w:rsidR="00535CA8" w:rsidRPr="006E7D31" w:rsidRDefault="00770557" w:rsidP="00104F72">
            <w:pPr>
              <w:rPr>
                <w:b/>
              </w:rPr>
            </w:pPr>
            <w:r>
              <w:rPr>
                <w:b/>
              </w:rPr>
              <w:t>Interface</w:t>
            </w:r>
            <w:r w:rsidRPr="006E7D31">
              <w:rPr>
                <w:b/>
              </w:rPr>
              <w:t>s</w:t>
            </w:r>
          </w:p>
        </w:tc>
        <w:tc>
          <w:tcPr>
            <w:tcW w:w="7666" w:type="dxa"/>
            <w:tcBorders>
              <w:right w:val="single" w:sz="4" w:space="0" w:color="auto"/>
            </w:tcBorders>
            <w:shd w:val="clear" w:color="auto" w:fill="auto"/>
          </w:tcPr>
          <w:p w14:paraId="7357E327" w14:textId="77777777" w:rsidR="00535CA8" w:rsidRDefault="00770557" w:rsidP="0098500F">
            <w:r>
              <w:t>G-HMI</w:t>
            </w:r>
          </w:p>
          <w:p w14:paraId="0DB2524C" w14:textId="77777777" w:rsidR="00535CA8" w:rsidRDefault="00770557" w:rsidP="0098500F">
            <w:r>
              <w:t>Vehicle System Interface</w:t>
            </w:r>
          </w:p>
        </w:tc>
      </w:tr>
    </w:tbl>
    <w:p w14:paraId="1B0EE2F2" w14:textId="77777777" w:rsidR="006A58B0" w:rsidRDefault="00000000"/>
    <w:p w14:paraId="25250C26" w14:textId="77777777" w:rsidR="00406F39" w:rsidRDefault="00770557" w:rsidP="00E52CBB">
      <w:pPr>
        <w:pStyle w:val="Heading5"/>
      </w:pPr>
      <w:r>
        <w:t>RVCv3-UC-REQ-128397/A-Press Hard Button to Enter RVC View</w:t>
      </w:r>
    </w:p>
    <w:p w14:paraId="194FC40E"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571D36" w14:paraId="4C1BD982" w14:textId="77777777" w:rsidTr="00B145F0">
        <w:trPr>
          <w:jc w:val="center"/>
        </w:trPr>
        <w:tc>
          <w:tcPr>
            <w:tcW w:w="1910" w:type="dxa"/>
            <w:shd w:val="clear" w:color="auto" w:fill="BFBFBF" w:themeFill="background1" w:themeFillShade="BF"/>
          </w:tcPr>
          <w:p w14:paraId="2421140C" w14:textId="77777777" w:rsidR="00571D36" w:rsidRPr="006E7D31" w:rsidRDefault="00770557" w:rsidP="00104F72">
            <w:pPr>
              <w:rPr>
                <w:b/>
              </w:rPr>
            </w:pPr>
            <w:r w:rsidRPr="006E7D31">
              <w:rPr>
                <w:b/>
              </w:rPr>
              <w:t>Actors</w:t>
            </w:r>
          </w:p>
        </w:tc>
        <w:tc>
          <w:tcPr>
            <w:tcW w:w="7666" w:type="dxa"/>
          </w:tcPr>
          <w:p w14:paraId="240AC45D" w14:textId="77777777" w:rsidR="00571D36" w:rsidRDefault="00770557" w:rsidP="00104F72">
            <w:r>
              <w:t>Vehicle Occupant</w:t>
            </w:r>
          </w:p>
        </w:tc>
      </w:tr>
      <w:tr w:rsidR="00C72F96" w14:paraId="13C308F8" w14:textId="77777777" w:rsidTr="00B145F0">
        <w:trPr>
          <w:jc w:val="center"/>
        </w:trPr>
        <w:tc>
          <w:tcPr>
            <w:tcW w:w="1910" w:type="dxa"/>
            <w:tcBorders>
              <w:bottom w:val="single" w:sz="4" w:space="0" w:color="auto"/>
            </w:tcBorders>
            <w:shd w:val="clear" w:color="auto" w:fill="BFBFBF" w:themeFill="background1" w:themeFillShade="BF"/>
          </w:tcPr>
          <w:p w14:paraId="63743321" w14:textId="77777777" w:rsidR="00C72F96" w:rsidRPr="006E7D31" w:rsidRDefault="00770557" w:rsidP="00104F72">
            <w:pPr>
              <w:rPr>
                <w:b/>
              </w:rPr>
            </w:pPr>
            <w:r>
              <w:rPr>
                <w:b/>
              </w:rPr>
              <w:t>Pre-c</w:t>
            </w:r>
            <w:r w:rsidRPr="006E7D31">
              <w:rPr>
                <w:b/>
              </w:rPr>
              <w:t>onditions</w:t>
            </w:r>
          </w:p>
        </w:tc>
        <w:tc>
          <w:tcPr>
            <w:tcW w:w="7666" w:type="dxa"/>
            <w:tcBorders>
              <w:bottom w:val="single" w:sz="4" w:space="0" w:color="auto"/>
            </w:tcBorders>
          </w:tcPr>
          <w:p w14:paraId="7BDA7032" w14:textId="77777777" w:rsidR="00C72F96" w:rsidRDefault="00770557" w:rsidP="00C72F96">
            <w:pPr>
              <w:numPr>
                <w:ilvl w:val="0"/>
                <w:numId w:val="237"/>
              </w:numPr>
            </w:pPr>
            <w:r>
              <w:t>The vehicle  is configured  with CHMSL, Rear Camera and Soft button strategy</w:t>
            </w:r>
          </w:p>
          <w:p w14:paraId="060F2DFF" w14:textId="77777777" w:rsidR="00C72F96" w:rsidRDefault="00770557" w:rsidP="00C72F96">
            <w:pPr>
              <w:numPr>
                <w:ilvl w:val="0"/>
                <w:numId w:val="237"/>
              </w:numPr>
            </w:pPr>
            <w:r>
              <w:t>The vehicle is in Run/Start</w:t>
            </w:r>
          </w:p>
          <w:p w14:paraId="0F643E9F" w14:textId="77777777" w:rsidR="00C72F96" w:rsidRDefault="00770557" w:rsidP="00C72F96">
            <w:pPr>
              <w:numPr>
                <w:ilvl w:val="0"/>
                <w:numId w:val="237"/>
              </w:numPr>
            </w:pPr>
            <w:r>
              <w:t>CHMSL or CHMSL Zoom is shown</w:t>
            </w:r>
          </w:p>
        </w:tc>
      </w:tr>
      <w:tr w:rsidR="00C72F96" w14:paraId="4135B477" w14:textId="77777777" w:rsidTr="00B145F0">
        <w:trPr>
          <w:jc w:val="center"/>
        </w:trPr>
        <w:tc>
          <w:tcPr>
            <w:tcW w:w="1910" w:type="dxa"/>
            <w:tcBorders>
              <w:left w:val="single" w:sz="4" w:space="0" w:color="auto"/>
            </w:tcBorders>
            <w:shd w:val="clear" w:color="auto" w:fill="BFBFBF" w:themeFill="background1" w:themeFillShade="BF"/>
          </w:tcPr>
          <w:p w14:paraId="3C3BD634" w14:textId="77777777" w:rsidR="00C72F96" w:rsidRPr="006E7D31" w:rsidRDefault="00770557" w:rsidP="00104F72">
            <w:pPr>
              <w:rPr>
                <w:b/>
              </w:rPr>
            </w:pPr>
            <w:r w:rsidRPr="006E7D31">
              <w:rPr>
                <w:b/>
              </w:rPr>
              <w:t>Scenario Description</w:t>
            </w:r>
          </w:p>
        </w:tc>
        <w:tc>
          <w:tcPr>
            <w:tcW w:w="7666" w:type="dxa"/>
            <w:tcBorders>
              <w:right w:val="single" w:sz="4" w:space="0" w:color="auto"/>
            </w:tcBorders>
            <w:shd w:val="clear" w:color="auto" w:fill="auto"/>
          </w:tcPr>
          <w:p w14:paraId="5E956700" w14:textId="77777777" w:rsidR="00C72F96" w:rsidRDefault="00770557">
            <w:r>
              <w:t>The driver presses Hard Camera Button to enter Rear Normal View</w:t>
            </w:r>
          </w:p>
          <w:p w14:paraId="249D4A3C" w14:textId="77777777" w:rsidR="00C72F96" w:rsidRDefault="00000000">
            <w:pPr>
              <w:ind w:left="360"/>
            </w:pPr>
          </w:p>
        </w:tc>
      </w:tr>
      <w:tr w:rsidR="00571D36" w14:paraId="570895CB" w14:textId="77777777" w:rsidTr="00B145F0">
        <w:trPr>
          <w:jc w:val="center"/>
        </w:trPr>
        <w:tc>
          <w:tcPr>
            <w:tcW w:w="1910" w:type="dxa"/>
            <w:tcBorders>
              <w:left w:val="single" w:sz="4" w:space="0" w:color="auto"/>
              <w:bottom w:val="single" w:sz="4" w:space="0" w:color="auto"/>
            </w:tcBorders>
            <w:shd w:val="clear" w:color="auto" w:fill="BFBFBF" w:themeFill="background1" w:themeFillShade="BF"/>
          </w:tcPr>
          <w:p w14:paraId="44591CCF" w14:textId="77777777" w:rsidR="00571D36" w:rsidRPr="006E7D31" w:rsidRDefault="00770557" w:rsidP="00104F72">
            <w:pPr>
              <w:rPr>
                <w:b/>
              </w:rPr>
            </w:pPr>
            <w:r w:rsidRPr="006E7D31">
              <w:rPr>
                <w:b/>
              </w:rPr>
              <w:t>Post-conditions</w:t>
            </w:r>
          </w:p>
        </w:tc>
        <w:tc>
          <w:tcPr>
            <w:tcW w:w="7666" w:type="dxa"/>
            <w:tcBorders>
              <w:bottom w:val="single" w:sz="4" w:space="0" w:color="auto"/>
              <w:right w:val="single" w:sz="4" w:space="0" w:color="auto"/>
            </w:tcBorders>
            <w:shd w:val="clear" w:color="auto" w:fill="auto"/>
          </w:tcPr>
          <w:p w14:paraId="29B31A66" w14:textId="77777777" w:rsidR="00571D36" w:rsidRDefault="00770557" w:rsidP="00104F72">
            <w:r>
              <w:t>Rear Normal shows</w:t>
            </w:r>
          </w:p>
        </w:tc>
      </w:tr>
      <w:tr w:rsidR="00571D36" w14:paraId="695D85C6" w14:textId="77777777" w:rsidTr="00B145F0">
        <w:trPr>
          <w:jc w:val="center"/>
        </w:trPr>
        <w:tc>
          <w:tcPr>
            <w:tcW w:w="1910" w:type="dxa"/>
            <w:tcBorders>
              <w:left w:val="single" w:sz="4" w:space="0" w:color="auto"/>
            </w:tcBorders>
            <w:shd w:val="clear" w:color="auto" w:fill="BFBFBF" w:themeFill="background1" w:themeFillShade="BF"/>
          </w:tcPr>
          <w:p w14:paraId="7F67654F" w14:textId="77777777" w:rsidR="00571D36" w:rsidRPr="006E7D31" w:rsidRDefault="00770557" w:rsidP="00104F72">
            <w:pPr>
              <w:rPr>
                <w:b/>
              </w:rPr>
            </w:pPr>
            <w:r w:rsidRPr="006E7D31">
              <w:rPr>
                <w:b/>
              </w:rPr>
              <w:t>List of Exception Use Cases</w:t>
            </w:r>
          </w:p>
        </w:tc>
        <w:tc>
          <w:tcPr>
            <w:tcW w:w="7666" w:type="dxa"/>
            <w:tcBorders>
              <w:right w:val="single" w:sz="4" w:space="0" w:color="auto"/>
            </w:tcBorders>
            <w:shd w:val="clear" w:color="auto" w:fill="auto"/>
          </w:tcPr>
          <w:p w14:paraId="3CA67C5D" w14:textId="77777777" w:rsidR="00571D36" w:rsidRDefault="00770557" w:rsidP="00104F72">
            <w:r>
              <w:t>E1</w:t>
            </w:r>
            <w:r w:rsidRPr="00B33438">
              <w:t xml:space="preserve"> </w:t>
            </w:r>
            <w:r>
              <w:t>– Vehicle is not RUN/START</w:t>
            </w:r>
          </w:p>
          <w:p w14:paraId="59FDCE94" w14:textId="77777777" w:rsidR="00571D36" w:rsidRDefault="00770557" w:rsidP="00104F72">
            <w:r>
              <w:t>E2 – Loss of communication with Camera Server</w:t>
            </w:r>
          </w:p>
          <w:p w14:paraId="78EAF8F3" w14:textId="77777777" w:rsidR="00571D36" w:rsidRDefault="00770557" w:rsidP="00104F72">
            <w:r>
              <w:t>E3 – Valid camera video signal not present</w:t>
            </w:r>
          </w:p>
        </w:tc>
      </w:tr>
      <w:tr w:rsidR="00571D36" w14:paraId="00FCA68F" w14:textId="77777777" w:rsidTr="00B145F0">
        <w:trPr>
          <w:jc w:val="center"/>
        </w:trPr>
        <w:tc>
          <w:tcPr>
            <w:tcW w:w="1910" w:type="dxa"/>
            <w:tcBorders>
              <w:left w:val="single" w:sz="4" w:space="0" w:color="auto"/>
            </w:tcBorders>
            <w:shd w:val="clear" w:color="auto" w:fill="BFBFBF" w:themeFill="background1" w:themeFillShade="BF"/>
          </w:tcPr>
          <w:p w14:paraId="43E1F4BD" w14:textId="77777777" w:rsidR="00571D36" w:rsidRPr="006E7D31" w:rsidRDefault="00770557" w:rsidP="00104F72">
            <w:pPr>
              <w:rPr>
                <w:b/>
              </w:rPr>
            </w:pPr>
            <w:r>
              <w:rPr>
                <w:b/>
              </w:rPr>
              <w:t>Interface</w:t>
            </w:r>
            <w:r w:rsidRPr="006E7D31">
              <w:rPr>
                <w:b/>
              </w:rPr>
              <w:t>s</w:t>
            </w:r>
          </w:p>
        </w:tc>
        <w:tc>
          <w:tcPr>
            <w:tcW w:w="7666" w:type="dxa"/>
            <w:tcBorders>
              <w:right w:val="single" w:sz="4" w:space="0" w:color="auto"/>
            </w:tcBorders>
            <w:shd w:val="clear" w:color="auto" w:fill="auto"/>
          </w:tcPr>
          <w:p w14:paraId="4E76E182" w14:textId="77777777" w:rsidR="0098500F" w:rsidRDefault="00770557" w:rsidP="0098500F">
            <w:r>
              <w:t>G-HMI</w:t>
            </w:r>
          </w:p>
          <w:p w14:paraId="41B612D1" w14:textId="77777777" w:rsidR="00571D36" w:rsidRDefault="00770557" w:rsidP="0098500F">
            <w:r>
              <w:t>Vehicle System Interface</w:t>
            </w:r>
          </w:p>
        </w:tc>
      </w:tr>
    </w:tbl>
    <w:p w14:paraId="778E6C20" w14:textId="77777777" w:rsidR="006A58B0" w:rsidRDefault="00000000"/>
    <w:p w14:paraId="2DD6FFF6" w14:textId="77777777" w:rsidR="00406F39" w:rsidRDefault="00770557" w:rsidP="00E52CBB">
      <w:pPr>
        <w:pStyle w:val="Heading4"/>
      </w:pPr>
      <w:r>
        <w:t>White Box View</w:t>
      </w:r>
    </w:p>
    <w:p w14:paraId="2C265ACF" w14:textId="77777777" w:rsidR="00406F39" w:rsidRDefault="00770557" w:rsidP="00E52CBB">
      <w:pPr>
        <w:pStyle w:val="Heading5"/>
      </w:pPr>
      <w:r>
        <w:t>Activity Diagrams</w:t>
      </w:r>
    </w:p>
    <w:p w14:paraId="567673E4" w14:textId="77777777" w:rsidR="00406F39" w:rsidRDefault="00770557" w:rsidP="00E52CBB">
      <w:pPr>
        <w:pStyle w:val="Heading6"/>
      </w:pPr>
      <w:r>
        <w:t>RVCv3-ACT-REQ-127096/A-Change Camera View Setting</w:t>
      </w:r>
    </w:p>
    <w:p w14:paraId="1948D09D" w14:textId="77777777" w:rsidR="00406F39" w:rsidRPr="00F8674E" w:rsidRDefault="00770557" w:rsidP="00406F39">
      <w:pPr>
        <w:rPr>
          <w:b/>
          <w:sz w:val="16"/>
          <w:szCs w:val="16"/>
        </w:rPr>
      </w:pPr>
      <w:r w:rsidRPr="00F8674E">
        <w:rPr>
          <w:b/>
          <w:sz w:val="16"/>
          <w:szCs w:val="16"/>
        </w:rPr>
        <w:t>Linked Elements</w:t>
      </w:r>
    </w:p>
    <w:p w14:paraId="1977E843" w14:textId="77777777" w:rsidR="007C3C8E" w:rsidRPr="00F8674E" w:rsidRDefault="00770557" w:rsidP="007C3C8E">
      <w:pPr>
        <w:rPr>
          <w:sz w:val="16"/>
          <w:szCs w:val="16"/>
        </w:rPr>
      </w:pPr>
      <w:r w:rsidRPr="00F8674E">
        <w:rPr>
          <w:sz w:val="16"/>
          <w:szCs w:val="16"/>
        </w:rPr>
        <w:t>RVCv2-SD-REQ-014118/A-Change Camera View Setting (TcSE ROIN-282363-3)</w:t>
      </w:r>
    </w:p>
    <w:p w14:paraId="281601EC" w14:textId="77777777" w:rsidR="00406F39" w:rsidRPr="00760C18" w:rsidRDefault="00770557" w:rsidP="00D006E5">
      <w:pPr>
        <w:pStyle w:val="BoldText"/>
      </w:pPr>
      <w:r w:rsidRPr="00760C18">
        <w:lastRenderedPageBreak/>
        <w:t>Activity Diagram</w:t>
      </w:r>
    </w:p>
    <w:p w14:paraId="6F547B52" w14:textId="77777777" w:rsidR="00123649" w:rsidRDefault="00770557" w:rsidP="00E52CBB">
      <w:pPr>
        <w:jc w:val="center"/>
      </w:pPr>
      <w:r>
        <w:rPr>
          <w:noProof/>
        </w:rPr>
        <w:drawing>
          <wp:inline distT="0" distB="0" distL="0" distR="0" wp14:anchorId="7D59277A" wp14:editId="604C6669">
            <wp:extent cx="6305550" cy="4635936"/>
            <wp:effectExtent l="0" t="0" r="0" b="0"/>
            <wp:docPr id="22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2763" cy="4641239"/>
                    </a:xfrm>
                    <a:prstGeom prst="rect">
                      <a:avLst/>
                    </a:prstGeom>
                    <a:noFill/>
                    <a:ln>
                      <a:noFill/>
                    </a:ln>
                  </pic:spPr>
                </pic:pic>
              </a:graphicData>
            </a:graphic>
          </wp:inline>
        </w:drawing>
      </w:r>
    </w:p>
    <w:p w14:paraId="170BE8A9" w14:textId="77777777" w:rsidR="00406F39" w:rsidRDefault="00770557" w:rsidP="00E52CBB">
      <w:pPr>
        <w:pStyle w:val="Heading5"/>
      </w:pPr>
      <w:r>
        <w:t>Sequence Diagrams</w:t>
      </w:r>
    </w:p>
    <w:p w14:paraId="3EE95637" w14:textId="77777777" w:rsidR="00406F39" w:rsidRDefault="00770557" w:rsidP="00E52CBB">
      <w:pPr>
        <w:pStyle w:val="Heading6"/>
      </w:pPr>
      <w:r>
        <w:t>RVCv3-SD-REQ-127098/A-Change Camera View Setting</w:t>
      </w:r>
    </w:p>
    <w:p w14:paraId="189D4603" w14:textId="77777777" w:rsidR="00406F39" w:rsidRPr="00760C18" w:rsidRDefault="00770557" w:rsidP="00D006E5">
      <w:pPr>
        <w:pStyle w:val="BoldText"/>
      </w:pPr>
      <w:r w:rsidRPr="00760C18">
        <w:t>Scenario</w:t>
      </w:r>
    </w:p>
    <w:p w14:paraId="6493A63F" w14:textId="77777777" w:rsidR="00406F39" w:rsidRPr="00760C18" w:rsidRDefault="00770557" w:rsidP="00E52CBB">
      <w:pPr>
        <w:pStyle w:val="BoldText"/>
        <w:ind w:left="720"/>
      </w:pPr>
      <w:r w:rsidRPr="00760C18">
        <w:t>Normal Usage</w:t>
      </w:r>
    </w:p>
    <w:p w14:paraId="0F5DB1D4" w14:textId="77777777" w:rsidR="004D1976" w:rsidRDefault="00770557">
      <w:pPr>
        <w:ind w:left="720"/>
        <w:rPr>
          <w:rFonts w:cs="Arial"/>
          <w:szCs w:val="20"/>
        </w:rPr>
      </w:pPr>
      <w:r>
        <w:rPr>
          <w:rFonts w:cs="Arial"/>
          <w:szCs w:val="20"/>
        </w:rPr>
        <w:t xml:space="preserve">The user selects alternate view image setting via the HMI interface. </w:t>
      </w:r>
    </w:p>
    <w:p w14:paraId="187BDDEC" w14:textId="77777777" w:rsidR="004D1976" w:rsidRDefault="004D1976"/>
    <w:p w14:paraId="62FD5A49" w14:textId="77777777" w:rsidR="00406F39" w:rsidRPr="00760C18" w:rsidRDefault="00770557" w:rsidP="00D006E5">
      <w:pPr>
        <w:pStyle w:val="BoldText"/>
      </w:pPr>
      <w:r w:rsidRPr="00760C18">
        <w:t>Constraints</w:t>
      </w:r>
    </w:p>
    <w:p w14:paraId="2C7D7B29" w14:textId="77777777" w:rsidR="00406F39" w:rsidRPr="00760C18" w:rsidRDefault="00770557" w:rsidP="00E52CBB">
      <w:pPr>
        <w:pStyle w:val="BoldText"/>
        <w:ind w:left="720"/>
      </w:pPr>
      <w:r w:rsidRPr="00760C18">
        <w:t>Pre-condition</w:t>
      </w:r>
    </w:p>
    <w:p w14:paraId="64EAA929" w14:textId="77777777" w:rsidR="004D1976" w:rsidRDefault="00770557">
      <w:pPr>
        <w:ind w:left="720"/>
        <w:rPr>
          <w:rFonts w:cs="Arial"/>
        </w:rPr>
      </w:pPr>
      <w:r>
        <w:rPr>
          <w:rFonts w:cs="Arial"/>
        </w:rPr>
        <w:t>Ignition_Status = Run</w:t>
      </w:r>
    </w:p>
    <w:p w14:paraId="19687EDC" w14:textId="77777777" w:rsidR="004D1976" w:rsidRDefault="004D1976">
      <w:pPr>
        <w:ind w:left="720"/>
        <w:rPr>
          <w:rFonts w:cs="Arial"/>
        </w:rPr>
      </w:pPr>
    </w:p>
    <w:p w14:paraId="58D78627" w14:textId="77777777" w:rsidR="00406F39" w:rsidRPr="00760C18" w:rsidRDefault="00770557" w:rsidP="00E52CBB">
      <w:pPr>
        <w:pStyle w:val="BoldText"/>
        <w:ind w:left="720"/>
      </w:pPr>
      <w:r w:rsidRPr="00760C18">
        <w:t>Post-condition</w:t>
      </w:r>
    </w:p>
    <w:p w14:paraId="5F4263E7" w14:textId="77777777" w:rsidR="004D1976" w:rsidRDefault="00770557">
      <w:pPr>
        <w:ind w:left="720"/>
        <w:rPr>
          <w:rFonts w:cs="Arial"/>
          <w:szCs w:val="20"/>
        </w:rPr>
      </w:pPr>
      <w:r>
        <w:rPr>
          <w:rFonts w:cs="Arial"/>
          <w:szCs w:val="20"/>
        </w:rPr>
        <w:t>The HMI display is showing the Rear Video Camera image that reflects the updated alternate view setting.</w:t>
      </w:r>
    </w:p>
    <w:p w14:paraId="10FF77AD" w14:textId="77777777" w:rsidR="004D1976" w:rsidRDefault="004D1976"/>
    <w:p w14:paraId="339EEAC2" w14:textId="77777777" w:rsidR="00406F39" w:rsidRPr="00760C18" w:rsidRDefault="00770557" w:rsidP="00D006E5">
      <w:pPr>
        <w:pStyle w:val="BoldText"/>
      </w:pPr>
      <w:r w:rsidRPr="00760C18">
        <w:lastRenderedPageBreak/>
        <w:t>Sequence Diagram</w:t>
      </w:r>
    </w:p>
    <w:p w14:paraId="72A0F62E" w14:textId="77777777" w:rsidR="003D2254" w:rsidRDefault="00770557" w:rsidP="00E52CBB">
      <w:pPr>
        <w:jc w:val="center"/>
      </w:pPr>
      <w:r>
        <w:rPr>
          <w:noProof/>
        </w:rPr>
        <w:drawing>
          <wp:inline distT="0" distB="0" distL="0" distR="0" wp14:anchorId="6E01A3FB" wp14:editId="4FFCCC38">
            <wp:extent cx="3562350" cy="8267841"/>
            <wp:effectExtent l="0" t="0" r="0" b="0"/>
            <wp:docPr id="23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0420" cy="8286570"/>
                    </a:xfrm>
                    <a:prstGeom prst="rect">
                      <a:avLst/>
                    </a:prstGeom>
                    <a:noFill/>
                    <a:ln>
                      <a:noFill/>
                    </a:ln>
                  </pic:spPr>
                </pic:pic>
              </a:graphicData>
            </a:graphic>
          </wp:inline>
        </w:drawing>
      </w:r>
    </w:p>
    <w:p w14:paraId="24113D85" w14:textId="77777777" w:rsidR="00406F39" w:rsidRDefault="00770557" w:rsidP="00E52CBB">
      <w:pPr>
        <w:pStyle w:val="Heading3"/>
      </w:pPr>
      <w:bookmarkStart w:id="88" w:name="_Toc100050052"/>
      <w:r w:rsidRPr="00B9479B">
        <w:lastRenderedPageBreak/>
        <w:t>RVCv2-FUN-REQ-014119/A-Activate/Deactivate Enhanced Park Aids (TcSE ROIN-293375)</w:t>
      </w:r>
      <w:bookmarkEnd w:id="88"/>
    </w:p>
    <w:p w14:paraId="4471E611" w14:textId="77777777" w:rsidR="004D1976" w:rsidRDefault="004D1976"/>
    <w:p w14:paraId="6093F057" w14:textId="77777777" w:rsidR="00406F39" w:rsidRDefault="00770557" w:rsidP="00E52CBB">
      <w:pPr>
        <w:pStyle w:val="Heading4"/>
      </w:pPr>
      <w:r>
        <w:t>Requirements</w:t>
      </w:r>
    </w:p>
    <w:p w14:paraId="26783577" w14:textId="77777777" w:rsidR="00E52CBB" w:rsidRPr="00E52CBB" w:rsidRDefault="00E52CBB" w:rsidP="00E52CBB">
      <w:pPr>
        <w:pStyle w:val="Heading5"/>
        <w:rPr>
          <w:b w:val="0"/>
          <w:u w:val="single"/>
        </w:rPr>
      </w:pPr>
      <w:r w:rsidRPr="00E52CBB">
        <w:rPr>
          <w:b w:val="0"/>
          <w:u w:val="single"/>
        </w:rPr>
        <w:t>RVCv2-REQ-014120/A-Visual Park Aid Alert Availability (TcSE ROIN-281600-2)</w:t>
      </w:r>
    </w:p>
    <w:p w14:paraId="6CA7D35F" w14:textId="77777777" w:rsidR="004D1976" w:rsidRDefault="00770557">
      <w:pPr>
        <w:rPr>
          <w:rFonts w:cs="Arial"/>
        </w:rPr>
      </w:pPr>
      <w:r>
        <w:rPr>
          <w:rFonts w:cs="Arial"/>
        </w:rPr>
        <w:t>The Rear Video Camera and the HMI Display must both be configured with Park Aid Module present in order to enable the Visual Park Aid Alert setting options</w:t>
      </w:r>
      <w:r>
        <w:rPr>
          <w:rStyle w:val="msoins0"/>
          <w:rFonts w:cs="Arial"/>
        </w:rPr>
        <w:t xml:space="preserve"> (HMI refers to this as Enhanced Park Aids and this refers to Visual Park Aid Alert or Visual Park Assist depending on vehicle configuration. See HMI specification for implementation details)</w:t>
      </w:r>
      <w:r>
        <w:rPr>
          <w:rFonts w:cs="Arial"/>
        </w:rPr>
        <w:t>.</w:t>
      </w:r>
    </w:p>
    <w:p w14:paraId="7D64C5BD" w14:textId="77777777" w:rsidR="00406F39" w:rsidRDefault="00770557" w:rsidP="00E52CBB">
      <w:pPr>
        <w:pStyle w:val="Heading4"/>
      </w:pPr>
      <w:r>
        <w:t>Use Cases</w:t>
      </w:r>
    </w:p>
    <w:p w14:paraId="1E02E8F6" w14:textId="77777777" w:rsidR="00406F39" w:rsidRDefault="00770557" w:rsidP="00E52CBB">
      <w:pPr>
        <w:pStyle w:val="Heading5"/>
      </w:pPr>
      <w:r>
        <w:t>RVC-UC-REQ-014121/A-Activate/Deactivate Enhanced Park Aids (TcSE ROIN-289804)</w:t>
      </w:r>
    </w:p>
    <w:p w14:paraId="70AFDE3C"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3289862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5ED9ED5"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27F30EBF" w14:textId="77777777" w:rsidR="004D1976" w:rsidRDefault="00770557">
            <w:pPr>
              <w:rPr>
                <w:rFonts w:cs="Arial"/>
                <w:szCs w:val="20"/>
                <w:lang w:eastAsia="zh-CN"/>
              </w:rPr>
            </w:pPr>
            <w:r>
              <w:rPr>
                <w:rFonts w:cs="Arial"/>
                <w:szCs w:val="20"/>
                <w:lang w:eastAsia="zh-CN"/>
              </w:rPr>
              <w:t>Vehicle Occupant</w:t>
            </w:r>
          </w:p>
        </w:tc>
      </w:tr>
      <w:tr w:rsidR="004D1976" w14:paraId="0D7CC77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0ECA564"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7191C6A4" w14:textId="77777777" w:rsidR="004D1976" w:rsidRDefault="00770557">
            <w:pPr>
              <w:rPr>
                <w:rFonts w:cs="Arial"/>
                <w:szCs w:val="20"/>
                <w:lang w:eastAsia="zh-CN"/>
              </w:rPr>
            </w:pPr>
            <w:r>
              <w:rPr>
                <w:rFonts w:cs="Arial"/>
                <w:szCs w:val="20"/>
                <w:lang w:eastAsia="zh-CN"/>
              </w:rPr>
              <w:t>The infotainment system is powered on.</w:t>
            </w:r>
          </w:p>
          <w:p w14:paraId="007E6F34" w14:textId="77777777" w:rsidR="004D1976" w:rsidRDefault="00770557">
            <w:pPr>
              <w:rPr>
                <w:rFonts w:cs="Arial"/>
                <w:szCs w:val="20"/>
                <w:lang w:eastAsia="zh-CN"/>
              </w:rPr>
            </w:pPr>
            <w:r>
              <w:rPr>
                <w:rFonts w:cs="Arial"/>
                <w:szCs w:val="20"/>
                <w:lang w:eastAsia="zh-CN"/>
              </w:rPr>
              <w:t>The ignition status is Run/Start.</w:t>
            </w:r>
          </w:p>
        </w:tc>
      </w:tr>
      <w:tr w:rsidR="004D1976" w14:paraId="6408A3D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6FD65E5"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423AC79D" w14:textId="77777777" w:rsidR="004D1976" w:rsidRDefault="00770557">
            <w:pPr>
              <w:rPr>
                <w:rFonts w:cs="Arial"/>
                <w:szCs w:val="20"/>
                <w:lang w:eastAsia="zh-CN"/>
              </w:rPr>
            </w:pPr>
            <w:r>
              <w:rPr>
                <w:rFonts w:cs="Arial"/>
                <w:szCs w:val="20"/>
                <w:lang w:eastAsia="zh-CN"/>
              </w:rPr>
              <w:t>The driver activates/deactivates the Enhanced Park Aids via the HMI interface.</w:t>
            </w:r>
          </w:p>
        </w:tc>
      </w:tr>
      <w:tr w:rsidR="004D1976" w14:paraId="2A5F284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A817FEA"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1514F892" w14:textId="77777777" w:rsidR="004D1976" w:rsidRDefault="00770557">
            <w:pPr>
              <w:rPr>
                <w:rFonts w:cs="Arial"/>
                <w:szCs w:val="20"/>
                <w:lang w:eastAsia="zh-CN"/>
              </w:rPr>
            </w:pPr>
            <w:r>
              <w:rPr>
                <w:rFonts w:cs="Arial"/>
                <w:szCs w:val="20"/>
                <w:lang w:eastAsia="zh-CN"/>
              </w:rPr>
              <w:t xml:space="preserve">The Enhance Park Aids are activated/deactivated. </w:t>
            </w:r>
          </w:p>
          <w:p w14:paraId="6090B43B" w14:textId="77777777" w:rsidR="004D1976" w:rsidRDefault="00770557">
            <w:pPr>
              <w:rPr>
                <w:rFonts w:cs="Arial"/>
                <w:szCs w:val="20"/>
                <w:lang w:eastAsia="zh-CN"/>
              </w:rPr>
            </w:pPr>
            <w:r>
              <w:rPr>
                <w:rFonts w:cs="Arial"/>
                <w:szCs w:val="20"/>
                <w:lang w:eastAsia="zh-CN"/>
              </w:rPr>
              <w:t>The HMI indicates the setting change determined by vehicle system interface signal.</w:t>
            </w:r>
          </w:p>
        </w:tc>
      </w:tr>
      <w:tr w:rsidR="004D1976" w14:paraId="0910E97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F9A0F41"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7447FF0F" w14:textId="77777777" w:rsidR="004D1976" w:rsidRDefault="00770557">
            <w:pPr>
              <w:rPr>
                <w:rFonts w:cs="Arial"/>
                <w:szCs w:val="20"/>
                <w:lang w:eastAsia="zh-CN"/>
              </w:rPr>
            </w:pPr>
            <w:r>
              <w:rPr>
                <w:rFonts w:cs="Arial"/>
                <w:szCs w:val="20"/>
                <w:lang w:eastAsia="zh-CN"/>
              </w:rPr>
              <w:t>NA</w:t>
            </w:r>
          </w:p>
        </w:tc>
      </w:tr>
      <w:tr w:rsidR="004D1976" w14:paraId="0473B91A"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8D986B8"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7C1230C9" w14:textId="77777777" w:rsidR="004D1976" w:rsidRDefault="00770557">
            <w:pPr>
              <w:rPr>
                <w:rFonts w:cs="Arial"/>
                <w:szCs w:val="20"/>
                <w:lang w:eastAsia="zh-CN"/>
              </w:rPr>
            </w:pPr>
            <w:r>
              <w:rPr>
                <w:rFonts w:cs="Arial"/>
                <w:szCs w:val="20"/>
                <w:lang w:eastAsia="zh-CN"/>
              </w:rPr>
              <w:t>G-HMI</w:t>
            </w:r>
          </w:p>
          <w:p w14:paraId="60E67718" w14:textId="77777777" w:rsidR="004D1976" w:rsidRDefault="00770557">
            <w:pPr>
              <w:rPr>
                <w:rFonts w:cs="Arial"/>
                <w:szCs w:val="20"/>
                <w:lang w:eastAsia="zh-CN"/>
              </w:rPr>
            </w:pPr>
            <w:r>
              <w:rPr>
                <w:rFonts w:cs="Arial"/>
                <w:szCs w:val="20"/>
                <w:lang w:eastAsia="zh-CN"/>
              </w:rPr>
              <w:t>Vehicle System Interface</w:t>
            </w:r>
          </w:p>
        </w:tc>
      </w:tr>
    </w:tbl>
    <w:p w14:paraId="6690C4B4" w14:textId="77777777" w:rsidR="004D1976" w:rsidRDefault="004D1976">
      <w:pPr>
        <w:rPr>
          <w:rFonts w:cs="Arial"/>
          <w:szCs w:val="20"/>
        </w:rPr>
      </w:pPr>
    </w:p>
    <w:p w14:paraId="5AD71850" w14:textId="77777777" w:rsidR="00406F39" w:rsidRDefault="00770557" w:rsidP="00E52CBB">
      <w:pPr>
        <w:pStyle w:val="Heading4"/>
      </w:pPr>
      <w:r>
        <w:t>White Box View</w:t>
      </w:r>
    </w:p>
    <w:p w14:paraId="08CC969F" w14:textId="77777777" w:rsidR="00406F39" w:rsidRDefault="00770557" w:rsidP="00E52CBB">
      <w:pPr>
        <w:pStyle w:val="Heading5"/>
      </w:pPr>
      <w:r>
        <w:t>Activity Diagrams</w:t>
      </w:r>
    </w:p>
    <w:p w14:paraId="2BBB1845" w14:textId="77777777" w:rsidR="00406F39" w:rsidRDefault="00770557" w:rsidP="00E52CBB">
      <w:pPr>
        <w:pStyle w:val="Heading6"/>
      </w:pPr>
      <w:r>
        <w:t>RVCv2-ACT-REQ-014122/A-Activate/Deactivate Enhanced Park Aids (TcSE ROIN-286990-1)</w:t>
      </w:r>
    </w:p>
    <w:p w14:paraId="439EE5FC" w14:textId="77777777" w:rsidR="00406F39" w:rsidRPr="00F8674E" w:rsidRDefault="00770557" w:rsidP="00406F39">
      <w:pPr>
        <w:rPr>
          <w:b/>
          <w:sz w:val="16"/>
          <w:szCs w:val="16"/>
        </w:rPr>
      </w:pPr>
      <w:r w:rsidRPr="00F8674E">
        <w:rPr>
          <w:b/>
          <w:sz w:val="16"/>
          <w:szCs w:val="16"/>
        </w:rPr>
        <w:t>Linked Elements</w:t>
      </w:r>
    </w:p>
    <w:p w14:paraId="41E9C2FF" w14:textId="77777777" w:rsidR="007C3C8E" w:rsidRPr="00F8674E" w:rsidRDefault="00770557" w:rsidP="007C3C8E">
      <w:pPr>
        <w:rPr>
          <w:sz w:val="16"/>
          <w:szCs w:val="16"/>
        </w:rPr>
      </w:pPr>
      <w:r w:rsidRPr="00F8674E">
        <w:rPr>
          <w:sz w:val="16"/>
          <w:szCs w:val="16"/>
        </w:rPr>
        <w:t>RVCv2-SD-REQ-014123/A-Activate/Deactivate Enhanced Park Aids (TcSE ROIN-286982-2)</w:t>
      </w:r>
    </w:p>
    <w:p w14:paraId="3FEA914B" w14:textId="77777777" w:rsidR="00406F39" w:rsidRPr="00760C18" w:rsidRDefault="00770557" w:rsidP="00D006E5">
      <w:pPr>
        <w:pStyle w:val="BoldText"/>
      </w:pPr>
      <w:r w:rsidRPr="00760C18">
        <w:t>Activity Diagram</w:t>
      </w:r>
    </w:p>
    <w:p w14:paraId="24D4D03A" w14:textId="77777777" w:rsidR="004D1976" w:rsidRDefault="00770557" w:rsidP="00E52CBB">
      <w:pPr>
        <w:jc w:val="center"/>
      </w:pPr>
      <w:r>
        <w:rPr>
          <w:noProof/>
        </w:rPr>
        <w:drawing>
          <wp:inline distT="0" distB="0" distL="0" distR="0" wp14:anchorId="303359E2" wp14:editId="3D0C0F44">
            <wp:extent cx="6276975" cy="2752725"/>
            <wp:effectExtent l="0" t="0" r="9525" b="9525"/>
            <wp:docPr id="2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276975" cy="2752725"/>
                    </a:xfrm>
                    <a:prstGeom prst="rect">
                      <a:avLst/>
                    </a:prstGeom>
                    <a:noFill/>
                    <a:ln w="9525">
                      <a:noFill/>
                      <a:miter lim="800000"/>
                      <a:headEnd/>
                      <a:tailEnd/>
                    </a:ln>
                  </pic:spPr>
                </pic:pic>
              </a:graphicData>
            </a:graphic>
          </wp:inline>
        </w:drawing>
      </w:r>
    </w:p>
    <w:p w14:paraId="1344FCB7" w14:textId="77777777" w:rsidR="00406F39" w:rsidRDefault="00770557" w:rsidP="00E52CBB">
      <w:pPr>
        <w:pStyle w:val="Heading5"/>
      </w:pPr>
      <w:r>
        <w:lastRenderedPageBreak/>
        <w:t>Sequence Diagrams</w:t>
      </w:r>
    </w:p>
    <w:p w14:paraId="589FC26F" w14:textId="77777777" w:rsidR="00406F39" w:rsidRDefault="00770557" w:rsidP="00E52CBB">
      <w:pPr>
        <w:pStyle w:val="Heading6"/>
      </w:pPr>
      <w:r>
        <w:t>RVCv2-SD-REQ-014123/A-Activate/Deactivate Enhanced Park Aids (TcSE ROIN-286982-2)</w:t>
      </w:r>
    </w:p>
    <w:p w14:paraId="03F300E2" w14:textId="77777777" w:rsidR="00406F39" w:rsidRPr="00760C18" w:rsidRDefault="00770557" w:rsidP="00D006E5">
      <w:pPr>
        <w:pStyle w:val="BoldText"/>
      </w:pPr>
      <w:r w:rsidRPr="00760C18">
        <w:t>Scenario</w:t>
      </w:r>
    </w:p>
    <w:p w14:paraId="1C758870" w14:textId="77777777" w:rsidR="00406F39" w:rsidRPr="00760C18" w:rsidRDefault="00770557" w:rsidP="00E52CBB">
      <w:pPr>
        <w:pStyle w:val="BoldText"/>
        <w:ind w:left="720"/>
      </w:pPr>
      <w:r w:rsidRPr="00760C18">
        <w:t>Normal Usage</w:t>
      </w:r>
    </w:p>
    <w:p w14:paraId="63FFFC37" w14:textId="77777777" w:rsidR="004D1976" w:rsidRDefault="00770557">
      <w:pPr>
        <w:ind w:left="720"/>
        <w:rPr>
          <w:rFonts w:cs="Arial"/>
          <w:szCs w:val="20"/>
        </w:rPr>
      </w:pPr>
      <w:r>
        <w:rPr>
          <w:rFonts w:cs="Arial"/>
          <w:szCs w:val="20"/>
        </w:rPr>
        <w:t>The user activates/deactivates Enhanced Park Aids via the HMI interface.</w:t>
      </w:r>
    </w:p>
    <w:p w14:paraId="6E7BA76A" w14:textId="77777777" w:rsidR="004D1976" w:rsidRDefault="004D1976"/>
    <w:p w14:paraId="18D27AC2" w14:textId="77777777" w:rsidR="00406F39" w:rsidRPr="00760C18" w:rsidRDefault="00770557" w:rsidP="00D006E5">
      <w:pPr>
        <w:pStyle w:val="BoldText"/>
      </w:pPr>
      <w:r w:rsidRPr="00760C18">
        <w:t>Constraints</w:t>
      </w:r>
    </w:p>
    <w:p w14:paraId="5DBC11A8" w14:textId="77777777" w:rsidR="00406F39" w:rsidRPr="00760C18" w:rsidRDefault="00770557" w:rsidP="00E52CBB">
      <w:pPr>
        <w:pStyle w:val="BoldText"/>
        <w:ind w:left="720"/>
      </w:pPr>
      <w:r w:rsidRPr="00760C18">
        <w:t>Pre-condition</w:t>
      </w:r>
    </w:p>
    <w:p w14:paraId="12FE482E" w14:textId="77777777" w:rsidR="004D1976" w:rsidRDefault="00770557">
      <w:pPr>
        <w:ind w:left="720"/>
        <w:rPr>
          <w:rFonts w:cs="Arial"/>
        </w:rPr>
      </w:pPr>
      <w:r>
        <w:rPr>
          <w:rFonts w:cs="Arial"/>
        </w:rPr>
        <w:t>Ignition_Status = Run</w:t>
      </w:r>
    </w:p>
    <w:p w14:paraId="4023C0A3" w14:textId="77777777" w:rsidR="004D1976" w:rsidRDefault="004D1976">
      <w:pPr>
        <w:ind w:left="720"/>
        <w:rPr>
          <w:rFonts w:cs="Arial"/>
        </w:rPr>
      </w:pPr>
    </w:p>
    <w:p w14:paraId="36A20256" w14:textId="77777777" w:rsidR="00406F39" w:rsidRPr="00760C18" w:rsidRDefault="00770557" w:rsidP="00E52CBB">
      <w:pPr>
        <w:pStyle w:val="BoldText"/>
        <w:ind w:left="720"/>
      </w:pPr>
      <w:r w:rsidRPr="00760C18">
        <w:t>Post-condition</w:t>
      </w:r>
    </w:p>
    <w:p w14:paraId="00405DE9" w14:textId="77777777" w:rsidR="004D1976" w:rsidRDefault="00770557">
      <w:pPr>
        <w:ind w:left="720"/>
        <w:rPr>
          <w:rFonts w:cs="Arial"/>
        </w:rPr>
      </w:pPr>
      <w:r>
        <w:rPr>
          <w:rFonts w:cs="Arial"/>
        </w:rPr>
        <w:t>Enhanced Park Aids are enabled/disabled.</w:t>
      </w:r>
    </w:p>
    <w:p w14:paraId="405F5DC1" w14:textId="77777777" w:rsidR="004D1976" w:rsidRDefault="004D1976"/>
    <w:p w14:paraId="259C921A" w14:textId="77777777" w:rsidR="00406F39" w:rsidRPr="00760C18" w:rsidRDefault="00770557" w:rsidP="00D006E5">
      <w:pPr>
        <w:pStyle w:val="BoldText"/>
      </w:pPr>
      <w:r w:rsidRPr="00760C18">
        <w:t>Sequence Diagram</w:t>
      </w:r>
    </w:p>
    <w:p w14:paraId="029DC145" w14:textId="77777777" w:rsidR="004D1976" w:rsidRDefault="00770557" w:rsidP="00E52CBB">
      <w:pPr>
        <w:jc w:val="center"/>
      </w:pPr>
      <w:r>
        <w:rPr>
          <w:noProof/>
        </w:rPr>
        <w:drawing>
          <wp:inline distT="0" distB="0" distL="0" distR="0" wp14:anchorId="12B26737" wp14:editId="612E75B5">
            <wp:extent cx="6286500" cy="4476750"/>
            <wp:effectExtent l="0" t="0" r="0" b="0"/>
            <wp:docPr id="2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286500" cy="4476750"/>
                    </a:xfrm>
                    <a:prstGeom prst="rect">
                      <a:avLst/>
                    </a:prstGeom>
                    <a:noFill/>
                    <a:ln w="9525">
                      <a:noFill/>
                      <a:miter lim="800000"/>
                      <a:headEnd/>
                      <a:tailEnd/>
                    </a:ln>
                  </pic:spPr>
                </pic:pic>
              </a:graphicData>
            </a:graphic>
          </wp:inline>
        </w:drawing>
      </w:r>
    </w:p>
    <w:p w14:paraId="790C3507" w14:textId="77777777" w:rsidR="00406F39" w:rsidRDefault="00770557" w:rsidP="00E52CBB">
      <w:pPr>
        <w:pStyle w:val="Heading3"/>
      </w:pPr>
      <w:bookmarkStart w:id="89" w:name="_Toc100050053"/>
      <w:r w:rsidRPr="00B9479B">
        <w:t>RVCv2-FUN-REQ-014124/A-Camera Overlay Setting (TcSE ROIN-293357)</w:t>
      </w:r>
      <w:bookmarkEnd w:id="89"/>
    </w:p>
    <w:p w14:paraId="645B39E4" w14:textId="77777777" w:rsidR="004D1976" w:rsidRDefault="004D1976"/>
    <w:p w14:paraId="1AC8C369" w14:textId="77777777" w:rsidR="00406F39" w:rsidRDefault="00770557" w:rsidP="00E52CBB">
      <w:pPr>
        <w:pStyle w:val="Heading4"/>
      </w:pPr>
      <w:r>
        <w:t>Requirements</w:t>
      </w:r>
    </w:p>
    <w:p w14:paraId="22FD55FC" w14:textId="77777777" w:rsidR="00E52CBB" w:rsidRPr="00E52CBB" w:rsidRDefault="00E52CBB" w:rsidP="00E52CBB">
      <w:pPr>
        <w:pStyle w:val="Heading5"/>
        <w:rPr>
          <w:b w:val="0"/>
          <w:u w:val="single"/>
        </w:rPr>
      </w:pPr>
      <w:r w:rsidRPr="00E52CBB">
        <w:rPr>
          <w:b w:val="0"/>
          <w:u w:val="single"/>
        </w:rPr>
        <w:t>RVC-FUR-REQ-014125/A-Guideline Availability (TcSE ROIN-264660-2)</w:t>
      </w:r>
    </w:p>
    <w:p w14:paraId="6BD858EB" w14:textId="77777777" w:rsidR="004D1976" w:rsidRDefault="00770557">
      <w:pPr>
        <w:ind w:left="720" w:hanging="360"/>
        <w:rPr>
          <w:rStyle w:val="msoins0"/>
          <w:rFonts w:cs="Arial"/>
          <w:szCs w:val="20"/>
        </w:rPr>
      </w:pPr>
      <w:r>
        <w:rPr>
          <w:rStyle w:val="msoins0"/>
          <w:rFonts w:ascii="Symbol" w:eastAsia="Symbol" w:hAnsi="Symbol" w:cs="Symbol"/>
          <w:szCs w:val="20"/>
        </w:rPr>
        <w:t></w:t>
      </w:r>
      <w:r>
        <w:rPr>
          <w:rStyle w:val="msoins00"/>
          <w:rFonts w:eastAsia="Symbol"/>
          <w:sz w:val="14"/>
          <w:szCs w:val="14"/>
        </w:rPr>
        <w:tab/>
      </w:r>
      <w:r>
        <w:rPr>
          <w:rStyle w:val="msoins0"/>
          <w:rFonts w:cs="Arial"/>
          <w:szCs w:val="20"/>
        </w:rPr>
        <w:t>In order for Active (Dynamic) Guidelines to be available, the vehicle must be equipped with an Absolute Steering Angle Sensor</w:t>
      </w:r>
      <w:r>
        <w:rPr>
          <w:rStyle w:val="msoins1"/>
          <w:rFonts w:cs="Arial"/>
          <w:szCs w:val="20"/>
        </w:rPr>
        <w:t xml:space="preserve"> and both </w:t>
      </w:r>
      <w:r>
        <w:rPr>
          <w:rStyle w:val="msoins1"/>
          <w:rFonts w:cs="Arial"/>
        </w:rPr>
        <w:t>the Rear Video Camera and the HMI Display must be configured with Absolute Steering Angle Sensor present</w:t>
      </w:r>
      <w:r>
        <w:rPr>
          <w:rStyle w:val="msoins0"/>
          <w:rFonts w:cs="Arial"/>
          <w:szCs w:val="20"/>
        </w:rPr>
        <w:t>.</w:t>
      </w:r>
    </w:p>
    <w:p w14:paraId="65D82E4C" w14:textId="77777777" w:rsidR="004D1976" w:rsidRDefault="00770557">
      <w:pPr>
        <w:ind w:left="720" w:hanging="360"/>
        <w:rPr>
          <w:rStyle w:val="msoins0"/>
          <w:rFonts w:cs="Arial"/>
          <w:szCs w:val="20"/>
        </w:rPr>
      </w:pPr>
      <w:r>
        <w:rPr>
          <w:rStyle w:val="msoins0"/>
          <w:rFonts w:ascii="Symbol" w:eastAsia="Symbol" w:hAnsi="Symbol" w:cs="Symbol"/>
          <w:szCs w:val="20"/>
        </w:rPr>
        <w:t></w:t>
      </w:r>
      <w:r>
        <w:rPr>
          <w:rStyle w:val="msoins00"/>
          <w:rFonts w:ascii="Symbol" w:eastAsia="Symbol" w:hAnsi="Symbol" w:cs="Symbol"/>
          <w:szCs w:val="20"/>
        </w:rPr>
        <w:tab/>
      </w:r>
      <w:r>
        <w:rPr>
          <w:rStyle w:val="msoins0"/>
          <w:rFonts w:cs="Arial"/>
          <w:szCs w:val="20"/>
        </w:rPr>
        <w:t>When Active (Dynamic) Guidelines are active, Fixed (Static) Guidelines must also be active.</w:t>
      </w:r>
    </w:p>
    <w:p w14:paraId="31750E6C" w14:textId="77777777" w:rsidR="004D1976" w:rsidRDefault="00770557">
      <w:pPr>
        <w:ind w:left="720" w:hanging="360"/>
      </w:pPr>
      <w:r>
        <w:rPr>
          <w:rStyle w:val="msoins0"/>
          <w:rFonts w:ascii="Symbol" w:eastAsia="Symbol" w:hAnsi="Symbol" w:cs="Symbol"/>
          <w:szCs w:val="20"/>
        </w:rPr>
        <w:t></w:t>
      </w:r>
      <w:r>
        <w:rPr>
          <w:rStyle w:val="msoins00"/>
          <w:rFonts w:eastAsia="Symbol"/>
          <w:sz w:val="14"/>
          <w:szCs w:val="14"/>
        </w:rPr>
        <w:tab/>
      </w:r>
      <w:r>
        <w:rPr>
          <w:rStyle w:val="msoins0"/>
          <w:rFonts w:cs="Arial"/>
          <w:szCs w:val="20"/>
        </w:rPr>
        <w:t>When Fixed (Static) Guidelines are inactive, Active (Dynamic) Guidelines must also be inactive.</w:t>
      </w:r>
    </w:p>
    <w:p w14:paraId="72B725E4" w14:textId="77777777" w:rsidR="00406F39" w:rsidRDefault="00770557" w:rsidP="00E52CBB">
      <w:pPr>
        <w:pStyle w:val="Heading4"/>
      </w:pPr>
      <w:r>
        <w:lastRenderedPageBreak/>
        <w:t>Use Cases</w:t>
      </w:r>
    </w:p>
    <w:p w14:paraId="773581CD" w14:textId="77777777" w:rsidR="00406F39" w:rsidRDefault="00770557" w:rsidP="00E52CBB">
      <w:pPr>
        <w:pStyle w:val="Heading5"/>
      </w:pPr>
      <w:r>
        <w:t>RVCv2-UC-REQ-014126/A-Select Global Overlay Setting (All Guidelines) (TcSE ROIN-289808)</w:t>
      </w:r>
    </w:p>
    <w:p w14:paraId="5AC19DEA"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2B8C302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0D4115E"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72AB2A8C" w14:textId="77777777" w:rsidR="004D1976" w:rsidRDefault="00770557">
            <w:pPr>
              <w:rPr>
                <w:rFonts w:cs="Arial"/>
                <w:szCs w:val="20"/>
                <w:lang w:eastAsia="zh-CN"/>
              </w:rPr>
            </w:pPr>
            <w:r>
              <w:rPr>
                <w:rFonts w:cs="Arial"/>
                <w:szCs w:val="20"/>
                <w:lang w:eastAsia="zh-CN"/>
              </w:rPr>
              <w:t>Vehicle Occupant</w:t>
            </w:r>
          </w:p>
        </w:tc>
      </w:tr>
      <w:tr w:rsidR="004D1976" w14:paraId="539F357F"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C20F6CE"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57A9091D" w14:textId="77777777" w:rsidR="004D1976" w:rsidRDefault="00770557">
            <w:pPr>
              <w:rPr>
                <w:rFonts w:cs="Arial"/>
                <w:szCs w:val="20"/>
                <w:lang w:eastAsia="zh-CN"/>
              </w:rPr>
            </w:pPr>
            <w:r>
              <w:rPr>
                <w:rFonts w:cs="Arial"/>
                <w:szCs w:val="20"/>
                <w:lang w:eastAsia="zh-CN"/>
              </w:rPr>
              <w:t>The infotainment system is powered on.</w:t>
            </w:r>
          </w:p>
          <w:p w14:paraId="0ACF73EE" w14:textId="77777777" w:rsidR="004D1976" w:rsidRDefault="00770557">
            <w:pPr>
              <w:rPr>
                <w:rFonts w:cs="Arial"/>
                <w:szCs w:val="20"/>
                <w:lang w:eastAsia="zh-CN"/>
              </w:rPr>
            </w:pPr>
            <w:r>
              <w:rPr>
                <w:rFonts w:cs="Arial"/>
                <w:szCs w:val="20"/>
                <w:lang w:eastAsia="zh-CN"/>
              </w:rPr>
              <w:t>The ignition status is Run/Start.</w:t>
            </w:r>
          </w:p>
        </w:tc>
      </w:tr>
      <w:tr w:rsidR="004D1976" w14:paraId="57D5B11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DD42048"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6DE72725" w14:textId="77777777" w:rsidR="004D1976" w:rsidRDefault="00770557">
            <w:pPr>
              <w:rPr>
                <w:rFonts w:cs="Arial"/>
                <w:szCs w:val="20"/>
                <w:lang w:eastAsia="zh-CN"/>
              </w:rPr>
            </w:pPr>
            <w:r>
              <w:rPr>
                <w:rFonts w:cs="Arial"/>
                <w:szCs w:val="20"/>
                <w:lang w:eastAsia="zh-CN"/>
              </w:rPr>
              <w:t>The driver activates/deactivates all Rear View Camera overlays (guidelines) via the HMI interface.</w:t>
            </w:r>
          </w:p>
        </w:tc>
      </w:tr>
      <w:tr w:rsidR="004D1976" w14:paraId="0A38DD4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BF7F342"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323C0963" w14:textId="77777777" w:rsidR="004D1976" w:rsidRDefault="00770557">
            <w:pPr>
              <w:rPr>
                <w:rFonts w:cs="Arial"/>
                <w:szCs w:val="20"/>
                <w:lang w:eastAsia="zh-CN"/>
              </w:rPr>
            </w:pPr>
            <w:r>
              <w:rPr>
                <w:rFonts w:cs="Arial"/>
                <w:szCs w:val="20"/>
                <w:lang w:eastAsia="zh-CN"/>
              </w:rPr>
              <w:t>The vehicle display indicates the selected overlay setting.</w:t>
            </w:r>
          </w:p>
          <w:p w14:paraId="4440EFB5" w14:textId="77777777" w:rsidR="004D1976" w:rsidRDefault="00770557">
            <w:pPr>
              <w:rPr>
                <w:rFonts w:cs="Arial"/>
                <w:szCs w:val="20"/>
                <w:lang w:eastAsia="zh-CN"/>
              </w:rPr>
            </w:pPr>
            <w:r>
              <w:rPr>
                <w:rFonts w:cs="Arial"/>
                <w:szCs w:val="20"/>
                <w:lang w:eastAsia="zh-CN"/>
              </w:rPr>
              <w:t>The video feed from the Rear View Camera contains an image with or without all guideline overlays as indicated by the selected setting.</w:t>
            </w:r>
          </w:p>
        </w:tc>
      </w:tr>
      <w:tr w:rsidR="004D1976" w14:paraId="09E1D7CA"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28EB80D"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7837A5D5" w14:textId="77777777" w:rsidR="004D1976" w:rsidRDefault="00770557">
            <w:pPr>
              <w:rPr>
                <w:rFonts w:cs="Arial"/>
                <w:szCs w:val="20"/>
                <w:lang w:eastAsia="zh-CN"/>
              </w:rPr>
            </w:pPr>
            <w:r>
              <w:rPr>
                <w:rFonts w:cs="Arial"/>
                <w:szCs w:val="20"/>
                <w:lang w:eastAsia="zh-CN"/>
              </w:rPr>
              <w:t>NA</w:t>
            </w:r>
          </w:p>
        </w:tc>
      </w:tr>
      <w:tr w:rsidR="004D1976" w14:paraId="41AFCFE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8201A27"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429825BB" w14:textId="77777777" w:rsidR="004D1976" w:rsidRDefault="00770557">
            <w:pPr>
              <w:rPr>
                <w:rFonts w:cs="Arial"/>
                <w:szCs w:val="20"/>
                <w:lang w:eastAsia="zh-CN"/>
              </w:rPr>
            </w:pPr>
            <w:r>
              <w:rPr>
                <w:rFonts w:cs="Arial"/>
                <w:szCs w:val="20"/>
                <w:lang w:eastAsia="zh-CN"/>
              </w:rPr>
              <w:t>G-HMI</w:t>
            </w:r>
          </w:p>
          <w:p w14:paraId="61EC4F6C" w14:textId="77777777" w:rsidR="004D1976" w:rsidRDefault="00770557">
            <w:pPr>
              <w:rPr>
                <w:rFonts w:cs="Arial"/>
                <w:szCs w:val="20"/>
                <w:lang w:eastAsia="zh-CN"/>
              </w:rPr>
            </w:pPr>
            <w:r>
              <w:rPr>
                <w:rFonts w:cs="Arial"/>
                <w:szCs w:val="20"/>
                <w:lang w:eastAsia="zh-CN"/>
              </w:rPr>
              <w:t>Vehicle System Interface</w:t>
            </w:r>
          </w:p>
        </w:tc>
      </w:tr>
      <w:tr w:rsidR="004D1976" w14:paraId="25D77012"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0C8B44E" w14:textId="77777777" w:rsidR="004D1976" w:rsidRDefault="00770557">
            <w:pPr>
              <w:rPr>
                <w:rFonts w:cs="Arial"/>
                <w:b/>
                <w:szCs w:val="20"/>
                <w:lang w:eastAsia="zh-CN"/>
              </w:rPr>
            </w:pPr>
            <w:r>
              <w:rPr>
                <w:rFonts w:cs="Arial"/>
                <w:b/>
                <w:szCs w:val="20"/>
                <w:lang w:eastAsia="zh-CN"/>
              </w:rPr>
              <w:t>Notes</w:t>
            </w:r>
          </w:p>
        </w:tc>
        <w:tc>
          <w:tcPr>
            <w:tcW w:w="7004" w:type="dxa"/>
            <w:tcBorders>
              <w:top w:val="single" w:sz="4" w:space="0" w:color="auto"/>
              <w:left w:val="single" w:sz="4" w:space="0" w:color="auto"/>
              <w:bottom w:val="single" w:sz="4" w:space="0" w:color="auto"/>
              <w:right w:val="single" w:sz="4" w:space="0" w:color="auto"/>
            </w:tcBorders>
            <w:hideMark/>
          </w:tcPr>
          <w:p w14:paraId="7EB9DBD0" w14:textId="77777777" w:rsidR="004D1976" w:rsidRDefault="00770557">
            <w:pPr>
              <w:rPr>
                <w:rFonts w:cs="Arial"/>
                <w:i/>
                <w:szCs w:val="20"/>
                <w:lang w:eastAsia="zh-CN"/>
              </w:rPr>
            </w:pPr>
            <w:r>
              <w:rPr>
                <w:rFonts w:cs="Arial"/>
                <w:i/>
                <w:szCs w:val="20"/>
                <w:lang w:eastAsia="zh-CN"/>
              </w:rPr>
              <w:t>Use Case is optional.</w:t>
            </w:r>
          </w:p>
          <w:p w14:paraId="3B32C5B4" w14:textId="77777777" w:rsidR="004D1976" w:rsidRDefault="00770557">
            <w:pPr>
              <w:rPr>
                <w:rFonts w:cs="Arial"/>
                <w:szCs w:val="20"/>
                <w:lang w:eastAsia="zh-CN"/>
              </w:rPr>
            </w:pPr>
            <w:r>
              <w:rPr>
                <w:rFonts w:cs="Arial"/>
                <w:i/>
                <w:szCs w:val="20"/>
                <w:lang w:eastAsia="zh-CN"/>
              </w:rPr>
              <w:t>Current direction is to not apply guideline related use cases.</w:t>
            </w:r>
          </w:p>
        </w:tc>
      </w:tr>
    </w:tbl>
    <w:p w14:paraId="54F328AC" w14:textId="77777777" w:rsidR="004D1976" w:rsidRDefault="004D1976">
      <w:pPr>
        <w:rPr>
          <w:rFonts w:cs="Arial"/>
          <w:szCs w:val="20"/>
        </w:rPr>
      </w:pPr>
    </w:p>
    <w:p w14:paraId="0F6C28ED" w14:textId="77777777" w:rsidR="00406F39" w:rsidRDefault="00770557" w:rsidP="00E52CBB">
      <w:pPr>
        <w:pStyle w:val="Heading5"/>
      </w:pPr>
      <w:r>
        <w:t>RVCv2-UC-REQ-014127/A-Select Active Guideline Setting (TcSE ROIN-289809)</w:t>
      </w:r>
    </w:p>
    <w:p w14:paraId="436AC8CA"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6CC15A6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2A5CC2A"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5D965ED8" w14:textId="77777777" w:rsidR="004D1976" w:rsidRDefault="00770557">
            <w:pPr>
              <w:rPr>
                <w:rFonts w:cs="Arial"/>
                <w:szCs w:val="20"/>
                <w:lang w:eastAsia="zh-CN"/>
              </w:rPr>
            </w:pPr>
            <w:r>
              <w:rPr>
                <w:rFonts w:cs="Arial"/>
                <w:szCs w:val="20"/>
                <w:lang w:eastAsia="zh-CN"/>
              </w:rPr>
              <w:t>Vehicle Occupant</w:t>
            </w:r>
          </w:p>
        </w:tc>
      </w:tr>
      <w:tr w:rsidR="004D1976" w14:paraId="14652AF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0B65518"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7DEB69BC" w14:textId="77777777" w:rsidR="004D1976" w:rsidRDefault="00770557">
            <w:pPr>
              <w:rPr>
                <w:rFonts w:cs="Arial"/>
                <w:szCs w:val="20"/>
                <w:lang w:eastAsia="zh-CN"/>
              </w:rPr>
            </w:pPr>
            <w:r>
              <w:rPr>
                <w:rFonts w:cs="Arial"/>
                <w:szCs w:val="20"/>
                <w:lang w:eastAsia="zh-CN"/>
              </w:rPr>
              <w:t>The infotainment system is powered on.</w:t>
            </w:r>
          </w:p>
          <w:p w14:paraId="4B444057" w14:textId="77777777" w:rsidR="004D1976" w:rsidRDefault="00770557">
            <w:pPr>
              <w:rPr>
                <w:rFonts w:cs="Arial"/>
                <w:szCs w:val="20"/>
                <w:lang w:eastAsia="zh-CN"/>
              </w:rPr>
            </w:pPr>
            <w:r>
              <w:rPr>
                <w:rFonts w:cs="Arial"/>
                <w:szCs w:val="20"/>
                <w:lang w:eastAsia="zh-CN"/>
              </w:rPr>
              <w:t>The ignition status is Run/Start.</w:t>
            </w:r>
          </w:p>
        </w:tc>
      </w:tr>
      <w:tr w:rsidR="004D1976" w14:paraId="189D511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82D1128"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43F7E873" w14:textId="77777777" w:rsidR="004D1976" w:rsidRDefault="00770557">
            <w:pPr>
              <w:rPr>
                <w:rFonts w:cs="Arial"/>
                <w:szCs w:val="20"/>
                <w:lang w:eastAsia="zh-CN"/>
              </w:rPr>
            </w:pPr>
            <w:r>
              <w:rPr>
                <w:rFonts w:cs="Arial"/>
                <w:szCs w:val="20"/>
                <w:lang w:eastAsia="zh-CN"/>
              </w:rPr>
              <w:t>The driver activates/deactivates the Active (Dynamic) Guidelines Setting via the HMI interface.</w:t>
            </w:r>
          </w:p>
        </w:tc>
      </w:tr>
      <w:tr w:rsidR="004D1976" w14:paraId="094BD012"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63D3DAA"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5673A030" w14:textId="77777777" w:rsidR="004D1976" w:rsidRDefault="00770557">
            <w:pPr>
              <w:rPr>
                <w:rFonts w:cs="Arial"/>
                <w:szCs w:val="20"/>
                <w:lang w:eastAsia="zh-CN"/>
              </w:rPr>
            </w:pPr>
            <w:r>
              <w:rPr>
                <w:rFonts w:cs="Arial"/>
                <w:szCs w:val="20"/>
                <w:lang w:eastAsia="zh-CN"/>
              </w:rPr>
              <w:t>The vehicle display indicates the selected Active Guideline setting.</w:t>
            </w:r>
          </w:p>
          <w:p w14:paraId="2CD52DD3" w14:textId="77777777" w:rsidR="004D1976" w:rsidRDefault="00770557">
            <w:pPr>
              <w:rPr>
                <w:rFonts w:cs="Arial"/>
                <w:szCs w:val="20"/>
                <w:lang w:eastAsia="zh-CN"/>
              </w:rPr>
            </w:pPr>
            <w:r>
              <w:rPr>
                <w:rFonts w:cs="Arial"/>
                <w:szCs w:val="20"/>
                <w:lang w:eastAsia="zh-CN"/>
              </w:rPr>
              <w:t>The video feed from the Rear View Camera contains an image with or without Active guideline overlays as indicated by the selected setting.</w:t>
            </w:r>
          </w:p>
        </w:tc>
      </w:tr>
      <w:tr w:rsidR="004D1976" w14:paraId="1482CF36"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C7A02E7"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2FCE32E2" w14:textId="77777777" w:rsidR="004D1976" w:rsidRDefault="00770557">
            <w:pPr>
              <w:rPr>
                <w:rFonts w:cs="Arial"/>
                <w:szCs w:val="20"/>
                <w:lang w:eastAsia="zh-CN"/>
              </w:rPr>
            </w:pPr>
            <w:r>
              <w:rPr>
                <w:rFonts w:cs="Arial"/>
                <w:szCs w:val="20"/>
                <w:lang w:eastAsia="zh-CN"/>
              </w:rPr>
              <w:t>NA</w:t>
            </w:r>
          </w:p>
        </w:tc>
      </w:tr>
      <w:tr w:rsidR="004D1976" w14:paraId="5DA74912"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9540C8D"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2872776F" w14:textId="77777777" w:rsidR="004D1976" w:rsidRDefault="00770557">
            <w:pPr>
              <w:rPr>
                <w:rFonts w:cs="Arial"/>
                <w:szCs w:val="20"/>
                <w:lang w:eastAsia="zh-CN"/>
              </w:rPr>
            </w:pPr>
            <w:r>
              <w:rPr>
                <w:rFonts w:cs="Arial"/>
                <w:szCs w:val="20"/>
                <w:lang w:eastAsia="zh-CN"/>
              </w:rPr>
              <w:t>G-HMI</w:t>
            </w:r>
          </w:p>
          <w:p w14:paraId="4A5C9AB1" w14:textId="77777777" w:rsidR="004D1976" w:rsidRDefault="00770557">
            <w:pPr>
              <w:rPr>
                <w:rFonts w:cs="Arial"/>
                <w:szCs w:val="20"/>
                <w:lang w:eastAsia="zh-CN"/>
              </w:rPr>
            </w:pPr>
            <w:r>
              <w:rPr>
                <w:rFonts w:cs="Arial"/>
                <w:szCs w:val="20"/>
                <w:lang w:eastAsia="zh-CN"/>
              </w:rPr>
              <w:t>Vehicle System Interface</w:t>
            </w:r>
          </w:p>
        </w:tc>
      </w:tr>
      <w:tr w:rsidR="004D1976" w14:paraId="7C750E70"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5AB3065" w14:textId="77777777" w:rsidR="004D1976" w:rsidRDefault="00770557">
            <w:pPr>
              <w:rPr>
                <w:rFonts w:cs="Arial"/>
                <w:b/>
                <w:szCs w:val="20"/>
                <w:lang w:eastAsia="zh-CN"/>
              </w:rPr>
            </w:pPr>
            <w:r>
              <w:rPr>
                <w:rFonts w:cs="Arial"/>
                <w:b/>
                <w:szCs w:val="20"/>
                <w:lang w:eastAsia="zh-CN"/>
              </w:rPr>
              <w:t>Notes</w:t>
            </w:r>
          </w:p>
        </w:tc>
        <w:tc>
          <w:tcPr>
            <w:tcW w:w="7004" w:type="dxa"/>
            <w:tcBorders>
              <w:top w:val="single" w:sz="4" w:space="0" w:color="auto"/>
              <w:left w:val="single" w:sz="4" w:space="0" w:color="auto"/>
              <w:bottom w:val="single" w:sz="4" w:space="0" w:color="auto"/>
              <w:right w:val="single" w:sz="4" w:space="0" w:color="auto"/>
            </w:tcBorders>
            <w:hideMark/>
          </w:tcPr>
          <w:p w14:paraId="436C925F" w14:textId="77777777" w:rsidR="004D1976" w:rsidRDefault="00770557">
            <w:pPr>
              <w:rPr>
                <w:rFonts w:cs="Arial"/>
                <w:i/>
                <w:szCs w:val="20"/>
                <w:lang w:eastAsia="zh-CN"/>
              </w:rPr>
            </w:pPr>
            <w:r>
              <w:rPr>
                <w:rFonts w:cs="Arial"/>
                <w:i/>
                <w:szCs w:val="20"/>
                <w:lang w:eastAsia="zh-CN"/>
              </w:rPr>
              <w:t>Use Case is optional.</w:t>
            </w:r>
          </w:p>
          <w:p w14:paraId="37380DC5" w14:textId="77777777" w:rsidR="004D1976" w:rsidRDefault="00770557">
            <w:pPr>
              <w:rPr>
                <w:rFonts w:cs="Arial"/>
                <w:szCs w:val="20"/>
                <w:lang w:eastAsia="zh-CN"/>
              </w:rPr>
            </w:pPr>
            <w:r>
              <w:rPr>
                <w:rFonts w:cs="Arial"/>
                <w:i/>
                <w:szCs w:val="20"/>
                <w:lang w:eastAsia="zh-CN"/>
              </w:rPr>
              <w:t>Current direction is to not apply guideline related use cases.</w:t>
            </w:r>
          </w:p>
        </w:tc>
      </w:tr>
    </w:tbl>
    <w:p w14:paraId="31B7D0A8" w14:textId="77777777" w:rsidR="004D1976" w:rsidRDefault="004D1976">
      <w:pPr>
        <w:rPr>
          <w:rFonts w:cs="Arial"/>
          <w:szCs w:val="20"/>
        </w:rPr>
      </w:pPr>
    </w:p>
    <w:p w14:paraId="73CC7B25" w14:textId="77777777" w:rsidR="00406F39" w:rsidRDefault="00770557" w:rsidP="00E52CBB">
      <w:pPr>
        <w:pStyle w:val="Heading5"/>
      </w:pPr>
      <w:r>
        <w:t>RVCv2-UC-REQ-014128/A-Select Fixed Guideline Setting (TcSE ROIN-289810)</w:t>
      </w:r>
    </w:p>
    <w:p w14:paraId="069D2A8A"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19F7ED3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675996B"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788B7AEE" w14:textId="77777777" w:rsidR="004D1976" w:rsidRDefault="00770557">
            <w:pPr>
              <w:rPr>
                <w:rFonts w:cs="Arial"/>
                <w:szCs w:val="20"/>
                <w:lang w:eastAsia="zh-CN"/>
              </w:rPr>
            </w:pPr>
            <w:r>
              <w:rPr>
                <w:rFonts w:cs="Arial"/>
                <w:szCs w:val="20"/>
                <w:lang w:eastAsia="zh-CN"/>
              </w:rPr>
              <w:t>Vehicle Occupant</w:t>
            </w:r>
          </w:p>
        </w:tc>
      </w:tr>
      <w:tr w:rsidR="004D1976" w14:paraId="2290FDA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754B225"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67431ABE" w14:textId="77777777" w:rsidR="004D1976" w:rsidRDefault="00770557">
            <w:pPr>
              <w:rPr>
                <w:rFonts w:cs="Arial"/>
                <w:szCs w:val="20"/>
                <w:lang w:eastAsia="zh-CN"/>
              </w:rPr>
            </w:pPr>
            <w:r>
              <w:rPr>
                <w:rFonts w:cs="Arial"/>
                <w:szCs w:val="20"/>
                <w:lang w:eastAsia="zh-CN"/>
              </w:rPr>
              <w:t>The infotainment system is powered on.</w:t>
            </w:r>
          </w:p>
          <w:p w14:paraId="1465DB0B" w14:textId="77777777" w:rsidR="004D1976" w:rsidRDefault="00770557">
            <w:pPr>
              <w:rPr>
                <w:rFonts w:cs="Arial"/>
                <w:szCs w:val="20"/>
                <w:lang w:eastAsia="zh-CN"/>
              </w:rPr>
            </w:pPr>
            <w:r>
              <w:rPr>
                <w:rFonts w:cs="Arial"/>
                <w:szCs w:val="20"/>
                <w:lang w:eastAsia="zh-CN"/>
              </w:rPr>
              <w:t>The ignition status is Run/Start.</w:t>
            </w:r>
          </w:p>
        </w:tc>
      </w:tr>
      <w:tr w:rsidR="004D1976" w14:paraId="1D98DDE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F60B708"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2C5A77F0" w14:textId="77777777" w:rsidR="004D1976" w:rsidRDefault="00770557">
            <w:pPr>
              <w:rPr>
                <w:rFonts w:cs="Arial"/>
                <w:szCs w:val="20"/>
                <w:lang w:eastAsia="zh-CN"/>
              </w:rPr>
            </w:pPr>
            <w:r>
              <w:rPr>
                <w:rFonts w:cs="Arial"/>
                <w:szCs w:val="20"/>
                <w:lang w:eastAsia="zh-CN"/>
              </w:rPr>
              <w:t>The driver activates/deactivates the Fixed (Static) Guidelines Setting via the HMI interface.</w:t>
            </w:r>
          </w:p>
          <w:p w14:paraId="25B7F759" w14:textId="77777777" w:rsidR="004D1976" w:rsidRDefault="004D1976">
            <w:pPr>
              <w:rPr>
                <w:rFonts w:cs="Arial"/>
                <w:szCs w:val="20"/>
                <w:lang w:eastAsia="zh-CN"/>
              </w:rPr>
            </w:pPr>
          </w:p>
        </w:tc>
      </w:tr>
      <w:tr w:rsidR="004D1976" w14:paraId="5716194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C85FF8D"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0BA977C7" w14:textId="77777777" w:rsidR="004D1976" w:rsidRDefault="00770557">
            <w:pPr>
              <w:rPr>
                <w:rFonts w:cs="Arial"/>
                <w:szCs w:val="20"/>
                <w:lang w:eastAsia="zh-CN"/>
              </w:rPr>
            </w:pPr>
            <w:r>
              <w:rPr>
                <w:rFonts w:cs="Arial"/>
                <w:szCs w:val="20"/>
                <w:lang w:eastAsia="zh-CN"/>
              </w:rPr>
              <w:t>The vehicle display indicates the selected Fixed Guideline setting.</w:t>
            </w:r>
          </w:p>
          <w:p w14:paraId="7F64BF91" w14:textId="77777777" w:rsidR="004D1976" w:rsidRDefault="00770557">
            <w:pPr>
              <w:rPr>
                <w:rFonts w:cs="Arial"/>
                <w:szCs w:val="20"/>
                <w:lang w:eastAsia="zh-CN"/>
              </w:rPr>
            </w:pPr>
            <w:r>
              <w:rPr>
                <w:rFonts w:cs="Arial"/>
                <w:szCs w:val="20"/>
                <w:lang w:eastAsia="zh-CN"/>
              </w:rPr>
              <w:t>The video feed from the Rear View Camera contains an image with or without Fixed guideline overlays as indicated by the selected setting.</w:t>
            </w:r>
          </w:p>
        </w:tc>
      </w:tr>
      <w:tr w:rsidR="004D1976" w14:paraId="10C4506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5D5BA74"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735EA3F1" w14:textId="77777777" w:rsidR="004D1976" w:rsidRDefault="00770557">
            <w:pPr>
              <w:rPr>
                <w:rFonts w:cs="Arial"/>
                <w:szCs w:val="20"/>
                <w:lang w:eastAsia="zh-CN"/>
              </w:rPr>
            </w:pPr>
            <w:r>
              <w:rPr>
                <w:rFonts w:cs="Arial"/>
                <w:szCs w:val="20"/>
                <w:lang w:eastAsia="zh-CN"/>
              </w:rPr>
              <w:t>NA</w:t>
            </w:r>
          </w:p>
        </w:tc>
      </w:tr>
      <w:tr w:rsidR="004D1976" w14:paraId="6232AC2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64D895C"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779B779E" w14:textId="77777777" w:rsidR="004D1976" w:rsidRDefault="00770557">
            <w:pPr>
              <w:rPr>
                <w:rFonts w:cs="Arial"/>
                <w:szCs w:val="20"/>
                <w:lang w:eastAsia="zh-CN"/>
              </w:rPr>
            </w:pPr>
            <w:r>
              <w:rPr>
                <w:rFonts w:cs="Arial"/>
                <w:szCs w:val="20"/>
                <w:lang w:eastAsia="zh-CN"/>
              </w:rPr>
              <w:t>G-HMI</w:t>
            </w:r>
          </w:p>
          <w:p w14:paraId="2248E981" w14:textId="77777777" w:rsidR="004D1976" w:rsidRDefault="00770557">
            <w:pPr>
              <w:rPr>
                <w:rFonts w:cs="Arial"/>
                <w:szCs w:val="20"/>
                <w:lang w:eastAsia="zh-CN"/>
              </w:rPr>
            </w:pPr>
            <w:r>
              <w:rPr>
                <w:rFonts w:cs="Arial"/>
                <w:szCs w:val="20"/>
                <w:lang w:eastAsia="zh-CN"/>
              </w:rPr>
              <w:t>Vehicle System Interface</w:t>
            </w:r>
          </w:p>
        </w:tc>
      </w:tr>
      <w:tr w:rsidR="004D1976" w14:paraId="43C45DD2"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D02B659" w14:textId="77777777" w:rsidR="004D1976" w:rsidRDefault="00770557">
            <w:pPr>
              <w:rPr>
                <w:rFonts w:cs="Arial"/>
                <w:b/>
                <w:szCs w:val="20"/>
                <w:lang w:eastAsia="zh-CN"/>
              </w:rPr>
            </w:pPr>
            <w:r>
              <w:rPr>
                <w:rFonts w:cs="Arial"/>
                <w:b/>
                <w:szCs w:val="20"/>
                <w:lang w:eastAsia="zh-CN"/>
              </w:rPr>
              <w:t>Notes</w:t>
            </w:r>
          </w:p>
        </w:tc>
        <w:tc>
          <w:tcPr>
            <w:tcW w:w="7004" w:type="dxa"/>
            <w:tcBorders>
              <w:top w:val="single" w:sz="4" w:space="0" w:color="auto"/>
              <w:left w:val="single" w:sz="4" w:space="0" w:color="auto"/>
              <w:bottom w:val="single" w:sz="4" w:space="0" w:color="auto"/>
              <w:right w:val="single" w:sz="4" w:space="0" w:color="auto"/>
            </w:tcBorders>
            <w:hideMark/>
          </w:tcPr>
          <w:p w14:paraId="7C1A42EE" w14:textId="77777777" w:rsidR="004D1976" w:rsidRDefault="00770557">
            <w:pPr>
              <w:rPr>
                <w:rFonts w:cs="Arial"/>
                <w:i/>
                <w:szCs w:val="20"/>
                <w:lang w:eastAsia="zh-CN"/>
              </w:rPr>
            </w:pPr>
            <w:r>
              <w:rPr>
                <w:rFonts w:cs="Arial"/>
                <w:i/>
                <w:szCs w:val="20"/>
                <w:lang w:eastAsia="zh-CN"/>
              </w:rPr>
              <w:t>Use Case is optional.</w:t>
            </w:r>
          </w:p>
          <w:p w14:paraId="1686930F" w14:textId="77777777" w:rsidR="004D1976" w:rsidRDefault="00770557">
            <w:pPr>
              <w:rPr>
                <w:rFonts w:cs="Arial"/>
                <w:szCs w:val="20"/>
                <w:lang w:eastAsia="zh-CN"/>
              </w:rPr>
            </w:pPr>
            <w:r>
              <w:rPr>
                <w:rFonts w:cs="Arial"/>
                <w:i/>
                <w:szCs w:val="20"/>
                <w:lang w:eastAsia="zh-CN"/>
              </w:rPr>
              <w:t>Current direction is to not apply guideline related use cases.</w:t>
            </w:r>
          </w:p>
        </w:tc>
      </w:tr>
    </w:tbl>
    <w:p w14:paraId="5F50240B" w14:textId="77777777" w:rsidR="004D1976" w:rsidRDefault="004D1976">
      <w:pPr>
        <w:rPr>
          <w:rFonts w:cs="Arial"/>
          <w:szCs w:val="20"/>
        </w:rPr>
      </w:pPr>
    </w:p>
    <w:p w14:paraId="2083A346" w14:textId="77777777" w:rsidR="00406F39" w:rsidRDefault="00770557" w:rsidP="00E52CBB">
      <w:pPr>
        <w:pStyle w:val="Heading4"/>
      </w:pPr>
      <w:r>
        <w:lastRenderedPageBreak/>
        <w:t>White Box View</w:t>
      </w:r>
    </w:p>
    <w:p w14:paraId="751B6FC5" w14:textId="77777777" w:rsidR="00406F39" w:rsidRDefault="00770557" w:rsidP="00E52CBB">
      <w:pPr>
        <w:pStyle w:val="Heading5"/>
      </w:pPr>
      <w:r>
        <w:t>Activity Diagrams</w:t>
      </w:r>
    </w:p>
    <w:p w14:paraId="389BD360" w14:textId="77777777" w:rsidR="00406F39" w:rsidRDefault="00770557" w:rsidP="00E52CBB">
      <w:pPr>
        <w:pStyle w:val="Heading6"/>
      </w:pPr>
      <w:r>
        <w:t>RVCv2-ACT-REQ-014129/A-Change Camera Overlay Setting (TcSE ROIN-282386-2)</w:t>
      </w:r>
    </w:p>
    <w:p w14:paraId="4D08D8A0" w14:textId="77777777" w:rsidR="00406F39" w:rsidRPr="00F8674E" w:rsidRDefault="00770557" w:rsidP="00406F39">
      <w:pPr>
        <w:rPr>
          <w:b/>
          <w:sz w:val="16"/>
          <w:szCs w:val="16"/>
        </w:rPr>
      </w:pPr>
      <w:r w:rsidRPr="00F8674E">
        <w:rPr>
          <w:b/>
          <w:sz w:val="16"/>
          <w:szCs w:val="16"/>
        </w:rPr>
        <w:t>Linked Elements</w:t>
      </w:r>
    </w:p>
    <w:p w14:paraId="676B484A" w14:textId="77777777" w:rsidR="007C3C8E" w:rsidRPr="00F8674E" w:rsidRDefault="00770557" w:rsidP="007C3C8E">
      <w:pPr>
        <w:rPr>
          <w:sz w:val="16"/>
          <w:szCs w:val="16"/>
        </w:rPr>
      </w:pPr>
      <w:r w:rsidRPr="00F8674E">
        <w:rPr>
          <w:sz w:val="16"/>
          <w:szCs w:val="16"/>
        </w:rPr>
        <w:t>RVCv2-SD-REQ-014130/A-Activate Overlays (TcSE ROIN-282334-2)</w:t>
      </w:r>
    </w:p>
    <w:p w14:paraId="19C13ABE" w14:textId="77777777" w:rsidR="007C3C8E" w:rsidRPr="00F8674E" w:rsidRDefault="00770557" w:rsidP="007C3C8E">
      <w:pPr>
        <w:rPr>
          <w:sz w:val="16"/>
          <w:szCs w:val="16"/>
        </w:rPr>
      </w:pPr>
      <w:r w:rsidRPr="00F8674E">
        <w:rPr>
          <w:sz w:val="16"/>
          <w:szCs w:val="16"/>
        </w:rPr>
        <w:t>RVCv2-SD-REQ-014131/A-Deactivate Overlays (TcSE ROIN-282341-2)</w:t>
      </w:r>
    </w:p>
    <w:p w14:paraId="24F7482B" w14:textId="77777777" w:rsidR="00406F39" w:rsidRPr="00760C18" w:rsidRDefault="00770557" w:rsidP="00D006E5">
      <w:pPr>
        <w:pStyle w:val="BoldText"/>
      </w:pPr>
      <w:r w:rsidRPr="00760C18">
        <w:t>Activity Diagram</w:t>
      </w:r>
    </w:p>
    <w:p w14:paraId="3D98557D" w14:textId="77777777" w:rsidR="004D1976" w:rsidRDefault="00770557" w:rsidP="00E52CBB">
      <w:pPr>
        <w:jc w:val="center"/>
      </w:pPr>
      <w:r>
        <w:rPr>
          <w:noProof/>
        </w:rPr>
        <w:drawing>
          <wp:inline distT="0" distB="0" distL="0" distR="0" wp14:anchorId="4E667A98" wp14:editId="4C79EAE4">
            <wp:extent cx="6286500" cy="5381625"/>
            <wp:effectExtent l="0" t="0" r="0" b="9525"/>
            <wp:docPr id="2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6286500" cy="5381625"/>
                    </a:xfrm>
                    <a:prstGeom prst="rect">
                      <a:avLst/>
                    </a:prstGeom>
                    <a:noFill/>
                    <a:ln w="9525">
                      <a:noFill/>
                      <a:miter lim="800000"/>
                      <a:headEnd/>
                      <a:tailEnd/>
                    </a:ln>
                  </pic:spPr>
                </pic:pic>
              </a:graphicData>
            </a:graphic>
          </wp:inline>
        </w:drawing>
      </w:r>
    </w:p>
    <w:p w14:paraId="18147B46" w14:textId="77777777" w:rsidR="00406F39" w:rsidRDefault="00770557" w:rsidP="00E52CBB">
      <w:pPr>
        <w:pStyle w:val="Heading5"/>
      </w:pPr>
      <w:r>
        <w:t>Sequence Diagrams</w:t>
      </w:r>
    </w:p>
    <w:p w14:paraId="64C9DE41" w14:textId="77777777" w:rsidR="00406F39" w:rsidRDefault="00770557" w:rsidP="00E52CBB">
      <w:pPr>
        <w:pStyle w:val="Heading6"/>
      </w:pPr>
      <w:r>
        <w:t>RVCv2-SD-REQ-014130/A-Activate Overlays (TcSE ROIN-282334-2)</w:t>
      </w:r>
    </w:p>
    <w:p w14:paraId="2F605BCD" w14:textId="77777777" w:rsidR="00406F39" w:rsidRPr="00760C18" w:rsidRDefault="00770557" w:rsidP="00D006E5">
      <w:pPr>
        <w:pStyle w:val="BoldText"/>
      </w:pPr>
      <w:r w:rsidRPr="00760C18">
        <w:t>Scenario</w:t>
      </w:r>
    </w:p>
    <w:p w14:paraId="1EAE8870" w14:textId="77777777" w:rsidR="00406F39" w:rsidRPr="00760C18" w:rsidRDefault="00770557" w:rsidP="00E52CBB">
      <w:pPr>
        <w:pStyle w:val="BoldText"/>
        <w:ind w:left="720"/>
      </w:pPr>
      <w:r w:rsidRPr="00760C18">
        <w:t>Normal Usage</w:t>
      </w:r>
    </w:p>
    <w:p w14:paraId="28B4F6AC" w14:textId="77777777" w:rsidR="004D1976" w:rsidRDefault="00770557">
      <w:pPr>
        <w:ind w:left="720"/>
        <w:rPr>
          <w:rFonts w:cs="Arial"/>
          <w:szCs w:val="20"/>
        </w:rPr>
      </w:pPr>
      <w:r>
        <w:rPr>
          <w:rFonts w:cs="Arial"/>
          <w:szCs w:val="20"/>
        </w:rPr>
        <w:t>The user activates Rear View Camera overlays via the HMI interface.</w:t>
      </w:r>
    </w:p>
    <w:p w14:paraId="4167F0FD" w14:textId="77777777" w:rsidR="004D1976" w:rsidRDefault="004D1976"/>
    <w:p w14:paraId="4B94DED8" w14:textId="77777777" w:rsidR="00406F39" w:rsidRPr="00760C18" w:rsidRDefault="00770557" w:rsidP="00D006E5">
      <w:pPr>
        <w:pStyle w:val="BoldText"/>
      </w:pPr>
      <w:r w:rsidRPr="00760C18">
        <w:t>Constraints</w:t>
      </w:r>
    </w:p>
    <w:p w14:paraId="2935E281" w14:textId="77777777" w:rsidR="00406F39" w:rsidRPr="00760C18" w:rsidRDefault="00770557" w:rsidP="00E52CBB">
      <w:pPr>
        <w:pStyle w:val="BoldText"/>
        <w:ind w:left="720"/>
      </w:pPr>
      <w:r w:rsidRPr="00760C18">
        <w:t>Pre-condition</w:t>
      </w:r>
    </w:p>
    <w:p w14:paraId="133F4722" w14:textId="77777777" w:rsidR="004D1976" w:rsidRDefault="00770557">
      <w:pPr>
        <w:ind w:left="720"/>
        <w:rPr>
          <w:rFonts w:cs="Arial"/>
        </w:rPr>
      </w:pPr>
      <w:r>
        <w:rPr>
          <w:rFonts w:cs="Arial"/>
        </w:rPr>
        <w:t>Ignition_Status = Run</w:t>
      </w:r>
    </w:p>
    <w:p w14:paraId="7D9895C6" w14:textId="77777777" w:rsidR="004D1976" w:rsidRDefault="004D1976">
      <w:pPr>
        <w:ind w:left="720"/>
        <w:rPr>
          <w:rFonts w:cs="Arial"/>
        </w:rPr>
      </w:pPr>
    </w:p>
    <w:p w14:paraId="61B6D67F" w14:textId="77777777" w:rsidR="00406F39" w:rsidRPr="00760C18" w:rsidRDefault="00770557" w:rsidP="00E52CBB">
      <w:pPr>
        <w:pStyle w:val="BoldText"/>
        <w:ind w:left="720"/>
      </w:pPr>
      <w:r w:rsidRPr="00760C18">
        <w:lastRenderedPageBreak/>
        <w:t>Post-condition</w:t>
      </w:r>
    </w:p>
    <w:p w14:paraId="3E4FB2DC" w14:textId="77777777" w:rsidR="004D1976" w:rsidRDefault="00770557">
      <w:pPr>
        <w:ind w:left="720"/>
        <w:rPr>
          <w:rFonts w:cs="Arial"/>
        </w:rPr>
      </w:pPr>
      <w:r>
        <w:rPr>
          <w:rFonts w:cs="Arial"/>
        </w:rPr>
        <w:t>Rear View Camera overlays are enabled.</w:t>
      </w:r>
    </w:p>
    <w:p w14:paraId="128D6AE8" w14:textId="77777777" w:rsidR="004D1976" w:rsidRDefault="004D1976"/>
    <w:p w14:paraId="564AF69C" w14:textId="77777777" w:rsidR="00406F39" w:rsidRPr="00760C18" w:rsidRDefault="00770557" w:rsidP="00D006E5">
      <w:pPr>
        <w:pStyle w:val="BoldText"/>
      </w:pPr>
      <w:r w:rsidRPr="00760C18">
        <w:t>Sequence Diagram</w:t>
      </w:r>
    </w:p>
    <w:p w14:paraId="14E39E95" w14:textId="77777777" w:rsidR="004D1976" w:rsidRDefault="00770557" w:rsidP="00E52CBB">
      <w:pPr>
        <w:jc w:val="center"/>
      </w:pPr>
      <w:r>
        <w:rPr>
          <w:noProof/>
        </w:rPr>
        <w:drawing>
          <wp:inline distT="0" distB="0" distL="0" distR="0" wp14:anchorId="7C350637" wp14:editId="193C6092">
            <wp:extent cx="6248400" cy="6743700"/>
            <wp:effectExtent l="0" t="0" r="0" b="0"/>
            <wp:docPr id="2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248400" cy="6743700"/>
                    </a:xfrm>
                    <a:prstGeom prst="rect">
                      <a:avLst/>
                    </a:prstGeom>
                    <a:noFill/>
                    <a:ln w="9525">
                      <a:noFill/>
                      <a:miter lim="800000"/>
                      <a:headEnd/>
                      <a:tailEnd/>
                    </a:ln>
                  </pic:spPr>
                </pic:pic>
              </a:graphicData>
            </a:graphic>
          </wp:inline>
        </w:drawing>
      </w:r>
    </w:p>
    <w:p w14:paraId="7B4780C8" w14:textId="77777777" w:rsidR="00406F39" w:rsidRDefault="00770557" w:rsidP="00E52CBB">
      <w:pPr>
        <w:pStyle w:val="Heading6"/>
      </w:pPr>
      <w:r>
        <w:t>RVCv2-SD-REQ-014131/A-Deactivate Overlays (TcSE ROIN-282341-2)</w:t>
      </w:r>
    </w:p>
    <w:p w14:paraId="012483E1" w14:textId="77777777" w:rsidR="00406F39" w:rsidRPr="00760C18" w:rsidRDefault="00770557" w:rsidP="00D006E5">
      <w:pPr>
        <w:pStyle w:val="BoldText"/>
      </w:pPr>
      <w:r w:rsidRPr="00760C18">
        <w:t>Scenario</w:t>
      </w:r>
    </w:p>
    <w:p w14:paraId="70E3EEBB" w14:textId="77777777" w:rsidR="00406F39" w:rsidRPr="00760C18" w:rsidRDefault="00770557" w:rsidP="00E52CBB">
      <w:pPr>
        <w:pStyle w:val="BoldText"/>
        <w:ind w:left="720"/>
      </w:pPr>
      <w:r w:rsidRPr="00760C18">
        <w:t>Normal Usage</w:t>
      </w:r>
    </w:p>
    <w:p w14:paraId="734A6B47" w14:textId="77777777" w:rsidR="004D1976" w:rsidRDefault="00770557">
      <w:pPr>
        <w:ind w:left="720"/>
        <w:rPr>
          <w:rFonts w:cs="Arial"/>
          <w:szCs w:val="20"/>
        </w:rPr>
      </w:pPr>
      <w:r>
        <w:rPr>
          <w:rFonts w:cs="Arial"/>
          <w:szCs w:val="20"/>
        </w:rPr>
        <w:t>The user deactivates Rear View Camera overlays via the HMI interface.</w:t>
      </w:r>
    </w:p>
    <w:p w14:paraId="09026507" w14:textId="77777777" w:rsidR="004D1976" w:rsidRDefault="004D1976"/>
    <w:p w14:paraId="3BEA761D" w14:textId="77777777" w:rsidR="00406F39" w:rsidRPr="00760C18" w:rsidRDefault="00770557" w:rsidP="00D006E5">
      <w:pPr>
        <w:pStyle w:val="BoldText"/>
      </w:pPr>
      <w:r w:rsidRPr="00760C18">
        <w:lastRenderedPageBreak/>
        <w:t>Constraints</w:t>
      </w:r>
    </w:p>
    <w:p w14:paraId="2CC215B2" w14:textId="77777777" w:rsidR="00406F39" w:rsidRPr="00760C18" w:rsidRDefault="00770557" w:rsidP="00E52CBB">
      <w:pPr>
        <w:pStyle w:val="BoldText"/>
        <w:ind w:left="720"/>
      </w:pPr>
      <w:r w:rsidRPr="00760C18">
        <w:t>Pre-condition</w:t>
      </w:r>
    </w:p>
    <w:p w14:paraId="2CC71B5E" w14:textId="77777777" w:rsidR="004D1976" w:rsidRDefault="00770557">
      <w:pPr>
        <w:ind w:left="720"/>
        <w:rPr>
          <w:rFonts w:cs="Arial"/>
        </w:rPr>
      </w:pPr>
      <w:r>
        <w:rPr>
          <w:rFonts w:cs="Arial"/>
        </w:rPr>
        <w:t>Ignition_Status = Run</w:t>
      </w:r>
    </w:p>
    <w:p w14:paraId="6D71A67C" w14:textId="77777777" w:rsidR="004D1976" w:rsidRDefault="004D1976">
      <w:pPr>
        <w:ind w:left="720"/>
        <w:rPr>
          <w:rFonts w:cs="Arial"/>
        </w:rPr>
      </w:pPr>
    </w:p>
    <w:p w14:paraId="3C0CCBDF" w14:textId="77777777" w:rsidR="00406F39" w:rsidRPr="00760C18" w:rsidRDefault="00770557" w:rsidP="00E52CBB">
      <w:pPr>
        <w:pStyle w:val="BoldText"/>
        <w:ind w:left="720"/>
      </w:pPr>
      <w:r w:rsidRPr="00760C18">
        <w:t>Post-condition</w:t>
      </w:r>
    </w:p>
    <w:p w14:paraId="51F60858" w14:textId="77777777" w:rsidR="004D1976" w:rsidRDefault="00770557">
      <w:pPr>
        <w:ind w:left="720"/>
        <w:rPr>
          <w:rFonts w:cs="Arial"/>
        </w:rPr>
      </w:pPr>
      <w:r>
        <w:rPr>
          <w:rFonts w:cs="Arial"/>
        </w:rPr>
        <w:t>Rear View Camera overlays are disabled.</w:t>
      </w:r>
    </w:p>
    <w:p w14:paraId="66AB0C1B" w14:textId="77777777" w:rsidR="004D1976" w:rsidRDefault="004D1976"/>
    <w:p w14:paraId="4AFC567A" w14:textId="77777777" w:rsidR="00406F39" w:rsidRPr="00760C18" w:rsidRDefault="00770557" w:rsidP="00D006E5">
      <w:pPr>
        <w:pStyle w:val="BoldText"/>
      </w:pPr>
      <w:r w:rsidRPr="00760C18">
        <w:t>Sequence Diagram</w:t>
      </w:r>
    </w:p>
    <w:p w14:paraId="4D8E6B06" w14:textId="77777777" w:rsidR="004D1976" w:rsidRDefault="00770557" w:rsidP="00E52CBB">
      <w:pPr>
        <w:jc w:val="center"/>
      </w:pPr>
      <w:r>
        <w:rPr>
          <w:noProof/>
        </w:rPr>
        <w:drawing>
          <wp:inline distT="0" distB="0" distL="0" distR="0" wp14:anchorId="3C518CCB" wp14:editId="1F9313BA">
            <wp:extent cx="6191250" cy="6734175"/>
            <wp:effectExtent l="0" t="0" r="0" b="9525"/>
            <wp:docPr id="2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191250" cy="6734175"/>
                    </a:xfrm>
                    <a:prstGeom prst="rect">
                      <a:avLst/>
                    </a:prstGeom>
                    <a:noFill/>
                    <a:ln w="9525">
                      <a:noFill/>
                      <a:miter lim="800000"/>
                      <a:headEnd/>
                      <a:tailEnd/>
                    </a:ln>
                  </pic:spPr>
                </pic:pic>
              </a:graphicData>
            </a:graphic>
          </wp:inline>
        </w:drawing>
      </w:r>
    </w:p>
    <w:p w14:paraId="6BACA3D0" w14:textId="77777777" w:rsidR="00406F39" w:rsidRDefault="00770557" w:rsidP="00E52CBB">
      <w:pPr>
        <w:pStyle w:val="Heading2"/>
      </w:pPr>
      <w:bookmarkStart w:id="90" w:name="_Toc100050054"/>
      <w:r>
        <w:lastRenderedPageBreak/>
        <w:t>Driver Assist Front View Camera</w:t>
      </w:r>
      <w:bookmarkEnd w:id="90"/>
    </w:p>
    <w:p w14:paraId="59154C36" w14:textId="77777777" w:rsidR="00406F39" w:rsidRDefault="00770557" w:rsidP="00E52CBB">
      <w:pPr>
        <w:pStyle w:val="Heading3"/>
      </w:pPr>
      <w:bookmarkStart w:id="91" w:name="_Toc100050055"/>
      <w:r w:rsidRPr="00B9479B">
        <w:t>DAFVCv1-FUN-REQ-014045/B-Activate/Deactivate Driver Assist Front View Camera (TcSE ROIN-293385)</w:t>
      </w:r>
      <w:bookmarkEnd w:id="91"/>
    </w:p>
    <w:p w14:paraId="211991F4" w14:textId="77777777" w:rsidR="004D1976" w:rsidRDefault="00770557">
      <w:pPr>
        <w:rPr>
          <w:rFonts w:cs="Arial"/>
          <w:szCs w:val="20"/>
        </w:rPr>
      </w:pPr>
      <w:r>
        <w:rPr>
          <w:rFonts w:cs="Arial"/>
          <w:szCs w:val="20"/>
        </w:rPr>
        <w:t xml:space="preserve"> </w:t>
      </w:r>
    </w:p>
    <w:p w14:paraId="6D010B6A" w14:textId="77777777" w:rsidR="004D1976" w:rsidRDefault="004D1976">
      <w:pPr>
        <w:rPr>
          <w:rFonts w:cs="Arial"/>
          <w:szCs w:val="20"/>
        </w:rPr>
      </w:pPr>
    </w:p>
    <w:p w14:paraId="5C1FD02D" w14:textId="77777777" w:rsidR="00406F39" w:rsidRDefault="00770557" w:rsidP="00E52CBB">
      <w:pPr>
        <w:pStyle w:val="Heading4"/>
      </w:pPr>
      <w:r>
        <w:t>Requirements</w:t>
      </w:r>
    </w:p>
    <w:p w14:paraId="4B823320" w14:textId="77777777" w:rsidR="00E52CBB" w:rsidRPr="00E52CBB" w:rsidRDefault="00E52CBB" w:rsidP="00E52CBB">
      <w:pPr>
        <w:pStyle w:val="Heading5"/>
        <w:rPr>
          <w:b w:val="0"/>
          <w:u w:val="single"/>
        </w:rPr>
      </w:pPr>
      <w:r w:rsidRPr="00E52CBB">
        <w:rPr>
          <w:b w:val="0"/>
          <w:u w:val="single"/>
        </w:rPr>
        <w:t>DAFVCv1-FUR-REQ-166641/A-Deactivate FVC</w:t>
      </w:r>
    </w:p>
    <w:p w14:paraId="5CF0383A" w14:textId="77777777" w:rsidR="00F3235A" w:rsidRDefault="00770557">
      <w:pPr>
        <w:autoSpaceDE w:val="0"/>
        <w:autoSpaceDN w:val="0"/>
        <w:adjustRightInd w:val="0"/>
        <w:rPr>
          <w:rFonts w:cs="Arial"/>
        </w:rPr>
      </w:pPr>
      <w:r>
        <w:rPr>
          <w:rFonts w:cs="Arial"/>
        </w:rPr>
        <w:t>The DriverAssistFrontViewCameraClient shall stop displaying Front View Camera (FVC) image when one of the following conditions is met:</w:t>
      </w:r>
    </w:p>
    <w:p w14:paraId="06A9EE9A" w14:textId="77777777" w:rsidR="00F3235A" w:rsidRDefault="00770557">
      <w:pPr>
        <w:autoSpaceDE w:val="0"/>
        <w:autoSpaceDN w:val="0"/>
        <w:adjustRightInd w:val="0"/>
        <w:ind w:left="1080" w:hanging="360"/>
        <w:rPr>
          <w:rFonts w:cs="Arial"/>
        </w:rPr>
      </w:pPr>
      <w:r>
        <w:rPr>
          <w:rFonts w:cs="Arial"/>
        </w:rPr>
        <w:t>•</w:t>
      </w:r>
      <w:r>
        <w:rPr>
          <w:rFonts w:cs="Arial"/>
        </w:rPr>
        <w:tab/>
        <w:t>Vehicle is shifted into 'Reverse' (Rear View Camera image will be shown)</w:t>
      </w:r>
    </w:p>
    <w:p w14:paraId="40334224" w14:textId="77777777" w:rsidR="00F3235A" w:rsidRDefault="00770557">
      <w:pPr>
        <w:autoSpaceDE w:val="0"/>
        <w:autoSpaceDN w:val="0"/>
        <w:adjustRightInd w:val="0"/>
        <w:ind w:left="1080" w:hanging="360"/>
        <w:rPr>
          <w:rFonts w:cs="Arial"/>
        </w:rPr>
      </w:pPr>
      <w:r>
        <w:rPr>
          <w:rFonts w:cs="Arial"/>
        </w:rPr>
        <w:t>•</w:t>
      </w:r>
      <w:r>
        <w:rPr>
          <w:rFonts w:cs="Arial"/>
        </w:rPr>
        <w:tab/>
        <w:t>Vehicle is shifted into 'Park'</w:t>
      </w:r>
      <w:r>
        <w:rPr>
          <w:rFonts w:cs="Arial"/>
          <w:color w:val="FF0000"/>
        </w:rPr>
        <w:t xml:space="preserve"> </w:t>
      </w:r>
      <w:r>
        <w:rPr>
          <w:rFonts w:cs="Arial"/>
        </w:rPr>
        <w:t>(No Image shown in 'Park')</w:t>
      </w:r>
    </w:p>
    <w:p w14:paraId="097D41C3" w14:textId="77777777" w:rsidR="00F3235A" w:rsidRDefault="00770557">
      <w:pPr>
        <w:autoSpaceDE w:val="0"/>
        <w:autoSpaceDN w:val="0"/>
        <w:adjustRightInd w:val="0"/>
        <w:ind w:left="1080" w:hanging="360"/>
        <w:rPr>
          <w:rFonts w:cs="Arial"/>
        </w:rPr>
      </w:pPr>
      <w:r>
        <w:rPr>
          <w:rFonts w:cs="Arial"/>
        </w:rPr>
        <w:t>•</w:t>
      </w:r>
      <w:r>
        <w:rPr>
          <w:rFonts w:cs="Arial"/>
        </w:rPr>
        <w:tab/>
        <w:t>Power Mode does not equal IgnitionOn_2 or Running_2 or Crank_3</w:t>
      </w:r>
    </w:p>
    <w:p w14:paraId="255091C9" w14:textId="77777777" w:rsidR="00F3235A" w:rsidRDefault="00770557">
      <w:pPr>
        <w:autoSpaceDE w:val="0"/>
        <w:autoSpaceDN w:val="0"/>
        <w:adjustRightInd w:val="0"/>
        <w:ind w:left="1080" w:hanging="360"/>
        <w:rPr>
          <w:rFonts w:cs="Arial"/>
        </w:rPr>
      </w:pPr>
      <w:r>
        <w:rPr>
          <w:rFonts w:cs="Arial"/>
        </w:rPr>
        <w:t xml:space="preserve">• </w:t>
      </w:r>
      <w:r>
        <w:rPr>
          <w:rFonts w:cs="Arial"/>
        </w:rPr>
        <w:tab/>
        <w:t>FVC is disabled (Feature_St equals 0x81B Camera Showing and 0x00 Off)</w:t>
      </w:r>
    </w:p>
    <w:p w14:paraId="1EF58B7C" w14:textId="77777777" w:rsidR="00F3235A" w:rsidRDefault="00770557" w:rsidP="009B6384">
      <w:pPr>
        <w:autoSpaceDE w:val="0"/>
        <w:autoSpaceDN w:val="0"/>
        <w:adjustRightInd w:val="0"/>
        <w:ind w:left="1080" w:hanging="360"/>
        <w:rPr>
          <w:rFonts w:cs="Arial"/>
        </w:rPr>
      </w:pPr>
      <w:r>
        <w:rPr>
          <w:rFonts w:cs="Arial"/>
        </w:rPr>
        <w:t>•</w:t>
      </w:r>
      <w:r>
        <w:rPr>
          <w:rFonts w:cs="Arial"/>
        </w:rPr>
        <w:tab/>
        <w:t>Vehicle speed exceeds Feature Maximum Speed requirement 014077</w:t>
      </w:r>
    </w:p>
    <w:p w14:paraId="4CF4E81E" w14:textId="77777777" w:rsidR="00F3235A" w:rsidRDefault="00000000">
      <w:pPr>
        <w:rPr>
          <w:rFonts w:cs="Arial"/>
        </w:rPr>
      </w:pPr>
    </w:p>
    <w:p w14:paraId="6A799918" w14:textId="77777777" w:rsidR="00E52CBB" w:rsidRPr="00E52CBB" w:rsidRDefault="00E52CBB" w:rsidP="00E52CBB">
      <w:pPr>
        <w:pStyle w:val="Heading5"/>
        <w:rPr>
          <w:b w:val="0"/>
          <w:u w:val="single"/>
        </w:rPr>
      </w:pPr>
      <w:r w:rsidRPr="00E52CBB">
        <w:rPr>
          <w:b w:val="0"/>
          <w:u w:val="single"/>
        </w:rPr>
        <w:t>DAFVCv1-FUR-REQ-013997/B-E-Locker Deactivation Delay (TcSE ROIN-266607-1)</w:t>
      </w:r>
    </w:p>
    <w:p w14:paraId="55F31186" w14:textId="77777777" w:rsidR="004D1976" w:rsidRDefault="00770557">
      <w:pPr>
        <w:adjustRightInd w:val="0"/>
        <w:rPr>
          <w:rStyle w:val="msoins0"/>
          <w:rFonts w:cs="Arial"/>
          <w:iCs/>
          <w:szCs w:val="20"/>
        </w:rPr>
      </w:pPr>
      <w:r>
        <w:rPr>
          <w:rFonts w:cs="Arial"/>
          <w:szCs w:val="20"/>
        </w:rPr>
        <w:t xml:space="preserve">If the FrontViewCameraClient is displaying the Front View Camera (FVC) image (all conditions for front camera image display are true) and the E-Locker transistions from 'Locked' (Elocker_St = 0x1:ON) to 'Unlocked' (Elocker_St = 0x0:OFF), </w:t>
      </w:r>
      <w:r>
        <w:rPr>
          <w:rStyle w:val="msoins0"/>
          <w:rFonts w:cs="Arial"/>
          <w:iCs/>
          <w:szCs w:val="20"/>
        </w:rPr>
        <w:t>the FrontViewCameraClient shall start a timer (T_eLockerDelay) and shall continue to display the FVC image until the expiration of this timer.</w:t>
      </w:r>
    </w:p>
    <w:p w14:paraId="68F4196B" w14:textId="77777777" w:rsidR="004D1976" w:rsidRDefault="00770557">
      <w:pPr>
        <w:adjustRightInd w:val="0"/>
        <w:rPr>
          <w:rStyle w:val="msoins0"/>
          <w:rFonts w:cs="Arial"/>
          <w:iCs/>
          <w:szCs w:val="20"/>
        </w:rPr>
      </w:pPr>
      <w:r>
        <w:rPr>
          <w:rStyle w:val="msoins0"/>
          <w:rFonts w:cs="Arial"/>
          <w:iCs/>
          <w:szCs w:val="20"/>
        </w:rPr>
        <w:t xml:space="preserve"> </w:t>
      </w:r>
    </w:p>
    <w:p w14:paraId="7780129B" w14:textId="77777777" w:rsidR="004D1976" w:rsidRDefault="00770557">
      <w:pPr>
        <w:adjustRightInd w:val="0"/>
      </w:pPr>
      <w:r>
        <w:rPr>
          <w:rStyle w:val="msoins0"/>
          <w:rFonts w:cs="Arial"/>
          <w:iCs/>
          <w:szCs w:val="20"/>
        </w:rPr>
        <w:t>If the FrontViewCameraClient detects that the E-Locker transistions back to 'Locked' prior to the expiration of T_eLockerDelay, and all other conditions for front camera image remain true, the FrontViewCameraClient shall cancel the timer and continue to display the FVC image.</w:t>
      </w:r>
    </w:p>
    <w:p w14:paraId="0756C45D" w14:textId="77777777" w:rsidR="004D1976" w:rsidRDefault="004D1976">
      <w:pPr>
        <w:rPr>
          <w:rFonts w:eastAsia="MS Mincho" w:cs="Arial"/>
          <w:szCs w:val="20"/>
        </w:rPr>
      </w:pPr>
    </w:p>
    <w:p w14:paraId="26B7E799" w14:textId="77777777" w:rsidR="007917DC" w:rsidRDefault="00770557" w:rsidP="00E52CBB">
      <w:pPr>
        <w:pStyle w:val="Heading5"/>
      </w:pPr>
      <w:r w:rsidRPr="00B9479B">
        <w:t>DAFVCv1-TMR-REQ-013998/B-T_eLockerDelay (TcSE ROIN-266609-1)</w:t>
      </w:r>
    </w:p>
    <w:p w14:paraId="783C9AD1" w14:textId="77777777" w:rsidR="0091772B" w:rsidRPr="0091772B" w:rsidRDefault="00000000"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6016A064"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480C33A5" w14:textId="77777777" w:rsidR="007917DC" w:rsidRDefault="0077055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7261431" w14:textId="77777777" w:rsidR="007917DC" w:rsidRDefault="0077055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AE147B6" w14:textId="77777777" w:rsidR="007917DC" w:rsidRDefault="0077055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F88D587" w14:textId="77777777" w:rsidR="007917DC" w:rsidRDefault="0077055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F746FA9" w14:textId="77777777" w:rsidR="007917DC" w:rsidRDefault="0077055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0EC9B83" w14:textId="77777777" w:rsidR="007917DC" w:rsidRDefault="00770557">
            <w:pPr>
              <w:spacing w:line="276" w:lineRule="auto"/>
              <w:jc w:val="center"/>
              <w:rPr>
                <w:rFonts w:ascii="Univers" w:eastAsia="Times New Roman" w:hAnsi="Univers" w:cs="Arial"/>
                <w:b/>
                <w:sz w:val="14"/>
                <w:szCs w:val="14"/>
              </w:rPr>
            </w:pPr>
            <w:r>
              <w:rPr>
                <w:rFonts w:cs="Arial"/>
                <w:b/>
                <w:sz w:val="14"/>
                <w:szCs w:val="14"/>
              </w:rPr>
              <w:t>Default</w:t>
            </w:r>
          </w:p>
        </w:tc>
      </w:tr>
      <w:tr w:rsidR="007917DC" w14:paraId="65D74F05"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F14182F" w14:textId="77777777" w:rsidR="007917DC" w:rsidRPr="00DF054A" w:rsidRDefault="00770557">
            <w:pPr>
              <w:spacing w:line="276" w:lineRule="auto"/>
              <w:rPr>
                <w:rFonts w:ascii="Univers" w:eastAsia="Times New Roman" w:hAnsi="Univers" w:cs="Arial"/>
                <w:sz w:val="14"/>
                <w:szCs w:val="14"/>
              </w:rPr>
            </w:pPr>
            <w:r w:rsidRPr="00DF054A">
              <w:rPr>
                <w:rFonts w:cs="Arial"/>
                <w:sz w:val="14"/>
                <w:szCs w:val="14"/>
              </w:rPr>
              <w:t>T_eLockerDelay</w:t>
            </w:r>
          </w:p>
        </w:tc>
        <w:tc>
          <w:tcPr>
            <w:tcW w:w="5442" w:type="dxa"/>
            <w:tcBorders>
              <w:top w:val="single" w:sz="4" w:space="0" w:color="auto"/>
              <w:left w:val="single" w:sz="4" w:space="0" w:color="auto"/>
              <w:bottom w:val="single" w:sz="4" w:space="0" w:color="auto"/>
              <w:right w:val="single" w:sz="4" w:space="0" w:color="auto"/>
            </w:tcBorders>
            <w:hideMark/>
          </w:tcPr>
          <w:p w14:paraId="20F0A695" w14:textId="77777777" w:rsidR="004D1976" w:rsidRDefault="00770557">
            <w:pPr>
              <w:rPr>
                <w:rFonts w:cs="Arial"/>
                <w:szCs w:val="20"/>
              </w:rPr>
            </w:pPr>
            <w:r>
              <w:rPr>
                <w:rFonts w:cs="Arial"/>
                <w:szCs w:val="20"/>
              </w:rPr>
              <w:t>Maximum time FrontViewCameraClient should wait before stopping the display of the FVC video image to the user according to FAS-FVC-GREQ-266607-E-Locker Deactivation Delay.</w:t>
            </w:r>
          </w:p>
          <w:p w14:paraId="4B335DFF" w14:textId="77777777" w:rsidR="007917DC" w:rsidRDefault="0000000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0CA9DE80" w14:textId="77777777" w:rsidR="007917DC" w:rsidRDefault="0077055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6BC98653" w14:textId="77777777" w:rsidR="007917DC" w:rsidRDefault="00770557">
            <w:pPr>
              <w:spacing w:line="276" w:lineRule="auto"/>
              <w:rPr>
                <w:rFonts w:ascii="Univers" w:eastAsia="Times New Roman" w:hAnsi="Univers" w:cs="Arial"/>
                <w:sz w:val="14"/>
                <w:szCs w:val="14"/>
              </w:rPr>
            </w:pPr>
            <w:r>
              <w:rPr>
                <w:rFonts w:cs="Arial"/>
                <w:sz w:val="14"/>
                <w:szCs w:val="14"/>
              </w:rPr>
              <w:t>4975-5025</w:t>
            </w:r>
          </w:p>
        </w:tc>
        <w:tc>
          <w:tcPr>
            <w:tcW w:w="1080" w:type="dxa"/>
            <w:tcBorders>
              <w:top w:val="single" w:sz="4" w:space="0" w:color="auto"/>
              <w:left w:val="single" w:sz="4" w:space="0" w:color="auto"/>
              <w:bottom w:val="single" w:sz="4" w:space="0" w:color="auto"/>
              <w:right w:val="single" w:sz="4" w:space="0" w:color="auto"/>
            </w:tcBorders>
            <w:hideMark/>
          </w:tcPr>
          <w:p w14:paraId="2D331657" w14:textId="77777777" w:rsidR="007917DC" w:rsidRDefault="00770557">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1BECC892" w14:textId="77777777" w:rsidR="007917DC" w:rsidRDefault="00770557">
            <w:pPr>
              <w:spacing w:line="276" w:lineRule="auto"/>
              <w:jc w:val="center"/>
              <w:rPr>
                <w:rFonts w:ascii="Univers" w:eastAsia="Times New Roman" w:hAnsi="Univers" w:cs="Arial"/>
                <w:sz w:val="14"/>
                <w:szCs w:val="14"/>
              </w:rPr>
            </w:pPr>
            <w:r>
              <w:rPr>
                <w:rFonts w:cs="Arial"/>
                <w:sz w:val="14"/>
                <w:szCs w:val="14"/>
              </w:rPr>
              <w:t>5000</w:t>
            </w:r>
          </w:p>
        </w:tc>
      </w:tr>
    </w:tbl>
    <w:p w14:paraId="0FFF65AF" w14:textId="77777777" w:rsidR="005A201A" w:rsidRPr="00B01CDD" w:rsidRDefault="00000000" w:rsidP="00B01CDD">
      <w:pPr>
        <w:rPr>
          <w:sz w:val="14"/>
          <w:szCs w:val="14"/>
        </w:rPr>
      </w:pPr>
    </w:p>
    <w:p w14:paraId="53ECAF82" w14:textId="77777777" w:rsidR="00406F39" w:rsidRDefault="00770557" w:rsidP="00E52CBB">
      <w:pPr>
        <w:pStyle w:val="Heading4"/>
      </w:pPr>
      <w:r>
        <w:t>Use Cases</w:t>
      </w:r>
    </w:p>
    <w:p w14:paraId="3A15EC43" w14:textId="77777777" w:rsidR="00406F39" w:rsidRDefault="00770557" w:rsidP="00E52CBB">
      <w:pPr>
        <w:pStyle w:val="Heading5"/>
      </w:pPr>
      <w:r>
        <w:t>DAFVCv1-UC-REQ-014046/B-Activate Driver Assist Front View Camera (TcSE ROIN-290143)</w:t>
      </w:r>
    </w:p>
    <w:p w14:paraId="76159E9A"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936242" w14:paraId="7267981C"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6727919" w14:textId="77777777" w:rsidR="00936242" w:rsidRDefault="00770557">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609C975C" w14:textId="77777777" w:rsidR="00936242" w:rsidRDefault="00770557">
            <w:pPr>
              <w:rPr>
                <w:rFonts w:cs="Arial"/>
                <w:lang w:eastAsia="zh-CN"/>
              </w:rPr>
            </w:pPr>
            <w:r>
              <w:rPr>
                <w:rFonts w:cs="Arial"/>
                <w:lang w:eastAsia="zh-CN"/>
              </w:rPr>
              <w:t>Vehicle Occupant</w:t>
            </w:r>
          </w:p>
        </w:tc>
      </w:tr>
      <w:tr w:rsidR="00936242" w14:paraId="318B87F5"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B435566" w14:textId="77777777" w:rsidR="00936242" w:rsidRDefault="00770557">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312FDAD6" w14:textId="77777777" w:rsidR="00936242" w:rsidRDefault="00770557">
            <w:pPr>
              <w:rPr>
                <w:rFonts w:cs="Arial"/>
                <w:lang w:eastAsia="zh-CN"/>
              </w:rPr>
            </w:pPr>
            <w:r>
              <w:rPr>
                <w:rFonts w:cs="Arial"/>
                <w:lang w:eastAsia="zh-CN"/>
              </w:rPr>
              <w:t>The infotainment system is powered on.</w:t>
            </w:r>
          </w:p>
          <w:p w14:paraId="13EB00BD" w14:textId="77777777" w:rsidR="00936242" w:rsidRDefault="00770557">
            <w:pPr>
              <w:rPr>
                <w:rFonts w:cs="Arial"/>
                <w:lang w:eastAsia="zh-CN"/>
              </w:rPr>
            </w:pPr>
            <w:r>
              <w:rPr>
                <w:rFonts w:cs="Arial"/>
                <w:lang w:eastAsia="zh-CN"/>
              </w:rPr>
              <w:t>The ignition status is Run/Start.</w:t>
            </w:r>
          </w:p>
          <w:p w14:paraId="39880098" w14:textId="77777777" w:rsidR="00936242" w:rsidRDefault="00770557">
            <w:pPr>
              <w:rPr>
                <w:rFonts w:cs="Arial"/>
                <w:lang w:eastAsia="zh-CN"/>
              </w:rPr>
            </w:pPr>
            <w:r>
              <w:rPr>
                <w:rFonts w:cs="Arial"/>
                <w:lang w:eastAsia="zh-CN"/>
              </w:rPr>
              <w:t>The gear position status is NOT Reverse.</w:t>
            </w:r>
          </w:p>
        </w:tc>
      </w:tr>
      <w:tr w:rsidR="00936242" w14:paraId="063B24F8"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0EB9972" w14:textId="77777777" w:rsidR="00936242" w:rsidRDefault="00770557">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796A8347" w14:textId="77777777" w:rsidR="00936242" w:rsidRDefault="00770557">
            <w:pPr>
              <w:rPr>
                <w:rFonts w:cs="Arial"/>
                <w:lang w:eastAsia="zh-CN"/>
              </w:rPr>
            </w:pPr>
            <w:r>
              <w:rPr>
                <w:rFonts w:cs="Arial"/>
                <w:lang w:eastAsia="zh-CN"/>
              </w:rPr>
              <w:t>The driver activates the Driver Assist Front View Camera (DAFVC) via hard button interface, or vehicle system indicates DAFVC activation for Trailer Backup Assist</w:t>
            </w:r>
            <w:ins w:id="92" w:author="Mertiri, Taulant " w:date="2015-08-25T10:50:00Z">
              <w:r>
                <w:rPr>
                  <w:rFonts w:cs="Arial"/>
                  <w:lang w:eastAsia="zh-CN"/>
                </w:rPr>
                <w:t xml:space="preserve">, </w:t>
              </w:r>
            </w:ins>
            <w:del w:id="93" w:author="Mertiri, Taulant " w:date="2015-08-25T10:50:00Z">
              <w:r w:rsidDel="00AB6A31">
                <w:rPr>
                  <w:rFonts w:cs="Arial"/>
                  <w:lang w:eastAsia="zh-CN"/>
                </w:rPr>
                <w:delText xml:space="preserve"> or </w:delText>
              </w:r>
            </w:del>
            <w:r>
              <w:rPr>
                <w:rFonts w:cs="Arial"/>
                <w:lang w:eastAsia="zh-CN"/>
              </w:rPr>
              <w:t>Active Park Assist</w:t>
            </w:r>
            <w:ins w:id="94" w:author="Mertiri, Taulant " w:date="2015-08-25T10:50:00Z">
              <w:r>
                <w:rPr>
                  <w:rFonts w:cs="Arial"/>
                  <w:lang w:eastAsia="zh-CN"/>
                </w:rPr>
                <w:t xml:space="preserve"> or </w:t>
              </w:r>
            </w:ins>
            <w:ins w:id="95" w:author="Mertiri, Taulant " w:date="2015-08-25T10:51:00Z">
              <w:r>
                <w:rPr>
                  <w:rFonts w:cs="Arial"/>
                  <w:lang w:eastAsia="zh-CN"/>
                </w:rPr>
                <w:t xml:space="preserve">Off Road Front Camera. </w:t>
              </w:r>
            </w:ins>
            <w:del w:id="96" w:author="Mertiri, Taulant " w:date="2015-08-25T10:50:00Z">
              <w:r w:rsidDel="00AB6A31">
                <w:rPr>
                  <w:rFonts w:cs="Arial"/>
                  <w:lang w:eastAsia="zh-CN"/>
                </w:rPr>
                <w:delText>.</w:delText>
              </w:r>
            </w:del>
          </w:p>
        </w:tc>
      </w:tr>
      <w:tr w:rsidR="00936242" w14:paraId="743BE8D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6060068" w14:textId="77777777" w:rsidR="00936242" w:rsidRDefault="00770557">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4F4A661B" w14:textId="77777777" w:rsidR="00936242" w:rsidRDefault="00770557">
            <w:pPr>
              <w:rPr>
                <w:rFonts w:cs="Arial"/>
                <w:lang w:eastAsia="zh-CN"/>
              </w:rPr>
            </w:pPr>
            <w:r>
              <w:rPr>
                <w:rFonts w:cs="Arial"/>
                <w:lang w:eastAsia="zh-CN"/>
              </w:rPr>
              <w:t>The vehicle display shows the DAFVC image.</w:t>
            </w:r>
          </w:p>
        </w:tc>
      </w:tr>
      <w:tr w:rsidR="00936242" w14:paraId="1E21B1DF"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9610B9A" w14:textId="77777777" w:rsidR="00936242" w:rsidRDefault="00770557">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5B06D81A" w14:textId="77777777" w:rsidR="00936242" w:rsidRDefault="00770557">
            <w:r>
              <w:rPr>
                <w:rFonts w:cs="Arial"/>
              </w:rPr>
              <w:t xml:space="preserve">E1 – </w:t>
            </w:r>
            <w:hyperlink r:id="rId37" w:tooltip="Reference Link to Object :FAS-DAFVCv1-GUC-290144-Driver Assist Front View Camera Malfunction Property : Title" w:history="1">
              <w:r>
                <w:t>Driver Assist Front View Camera Malfunction</w:t>
              </w:r>
            </w:hyperlink>
          </w:p>
          <w:p w14:paraId="309D5063" w14:textId="77777777" w:rsidR="00936242" w:rsidRDefault="00770557">
            <w:r>
              <w:rPr>
                <w:rFonts w:cs="Arial"/>
              </w:rPr>
              <w:t xml:space="preserve">E2 – </w:t>
            </w:r>
            <w:hyperlink r:id="rId38" w:tooltip="Reference Link to Object :FAS-DAFVCv1-GUC-290145-Activation Attempt During Overspeed Condition Property : Title" w:history="1">
              <w:r>
                <w:t>Activation Attempt During Overspeed Condition</w:t>
              </w:r>
            </w:hyperlink>
          </w:p>
        </w:tc>
      </w:tr>
      <w:tr w:rsidR="00936242" w14:paraId="1D2D321F"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DB16B91" w14:textId="77777777" w:rsidR="00936242" w:rsidRDefault="00770557">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6A784BF3" w14:textId="77777777" w:rsidR="00936242" w:rsidRDefault="00770557">
            <w:pPr>
              <w:rPr>
                <w:rFonts w:cs="Arial"/>
                <w:lang w:eastAsia="zh-CN"/>
              </w:rPr>
            </w:pPr>
            <w:r>
              <w:rPr>
                <w:rFonts w:cs="Arial"/>
                <w:lang w:eastAsia="zh-CN"/>
              </w:rPr>
              <w:t>G-HMI</w:t>
            </w:r>
          </w:p>
          <w:p w14:paraId="2406A4E9" w14:textId="77777777" w:rsidR="00936242" w:rsidRDefault="00770557">
            <w:pPr>
              <w:rPr>
                <w:rFonts w:cs="Arial"/>
                <w:lang w:eastAsia="zh-CN"/>
              </w:rPr>
            </w:pPr>
            <w:r>
              <w:rPr>
                <w:rFonts w:cs="Arial"/>
                <w:lang w:eastAsia="zh-CN"/>
              </w:rPr>
              <w:t>Dedicated Hard Button</w:t>
            </w:r>
          </w:p>
          <w:p w14:paraId="2DF14D3F" w14:textId="77777777" w:rsidR="00936242" w:rsidRDefault="00770557">
            <w:pPr>
              <w:rPr>
                <w:rFonts w:cs="Arial"/>
                <w:lang w:eastAsia="zh-CN"/>
              </w:rPr>
            </w:pPr>
            <w:r>
              <w:rPr>
                <w:rFonts w:cs="Arial"/>
                <w:lang w:eastAsia="zh-CN"/>
              </w:rPr>
              <w:t>Vehicle System Interface</w:t>
            </w:r>
          </w:p>
        </w:tc>
      </w:tr>
    </w:tbl>
    <w:p w14:paraId="69E886A2" w14:textId="77777777" w:rsidR="00936242" w:rsidRDefault="00000000">
      <w:pPr>
        <w:rPr>
          <w:rFonts w:cs="Arial"/>
        </w:rPr>
      </w:pPr>
    </w:p>
    <w:p w14:paraId="1881D79C" w14:textId="77777777" w:rsidR="00406F39" w:rsidRDefault="00770557" w:rsidP="00E52CBB">
      <w:pPr>
        <w:pStyle w:val="Heading5"/>
      </w:pPr>
      <w:r>
        <w:lastRenderedPageBreak/>
        <w:t>DAFVCv1-UC-REQ-014047/A-Driver Assist Front View Camera Malfunction (TcSE ROIN-290144)</w:t>
      </w:r>
    </w:p>
    <w:p w14:paraId="48393E95" w14:textId="77777777" w:rsidR="00406F39" w:rsidRPr="005F5EF0" w:rsidRDefault="00770557" w:rsidP="00406F39">
      <w:pPr>
        <w:rPr>
          <w:b/>
          <w:sz w:val="16"/>
          <w:szCs w:val="16"/>
        </w:rPr>
      </w:pPr>
      <w:r w:rsidRPr="005F5EF0">
        <w:rPr>
          <w:b/>
          <w:sz w:val="16"/>
          <w:szCs w:val="16"/>
        </w:rPr>
        <w:t>Linked Elements</w:t>
      </w:r>
    </w:p>
    <w:p w14:paraId="5722BBD6" w14:textId="77777777" w:rsidR="007C3C8E" w:rsidRPr="005F5EF0" w:rsidRDefault="00770557" w:rsidP="007C3C8E">
      <w:pPr>
        <w:rPr>
          <w:sz w:val="16"/>
          <w:szCs w:val="16"/>
        </w:rPr>
      </w:pPr>
      <w:r w:rsidRPr="005F5EF0">
        <w:rPr>
          <w:sz w:val="16"/>
          <w:szCs w:val="16"/>
        </w:rPr>
        <w:t>DAFVCv1-UC-REQ-014046/B-Activate Driver Assist Front View Camera (TcSE ROIN-290143)</w:t>
      </w:r>
    </w:p>
    <w:p w14:paraId="6A8CD52F"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2D0A59EA"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7DB611D"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762964BB" w14:textId="77777777" w:rsidR="004D1976" w:rsidRDefault="00770557">
            <w:pPr>
              <w:rPr>
                <w:rFonts w:cs="Arial"/>
                <w:szCs w:val="20"/>
                <w:lang w:eastAsia="zh-CN"/>
              </w:rPr>
            </w:pPr>
            <w:r>
              <w:rPr>
                <w:rFonts w:cs="Arial"/>
                <w:szCs w:val="20"/>
                <w:lang w:eastAsia="zh-CN"/>
              </w:rPr>
              <w:t>Vehicle Occupant</w:t>
            </w:r>
          </w:p>
        </w:tc>
      </w:tr>
      <w:tr w:rsidR="004D1976" w14:paraId="32C065A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12822C7"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7BCAEBAE" w14:textId="77777777" w:rsidR="004D1976" w:rsidRDefault="00770557">
            <w:pPr>
              <w:rPr>
                <w:rFonts w:cs="Arial"/>
                <w:szCs w:val="20"/>
                <w:lang w:eastAsia="zh-CN"/>
              </w:rPr>
            </w:pPr>
            <w:r>
              <w:rPr>
                <w:rFonts w:cs="Arial"/>
                <w:szCs w:val="20"/>
                <w:lang w:eastAsia="zh-CN"/>
              </w:rPr>
              <w:t xml:space="preserve">Same as Normal Usage Use Case </w:t>
            </w:r>
          </w:p>
        </w:tc>
      </w:tr>
      <w:tr w:rsidR="004D1976" w14:paraId="081FE804"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A097FC8"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7977DEA4" w14:textId="77777777" w:rsidR="004D1976" w:rsidRDefault="00770557">
            <w:pPr>
              <w:rPr>
                <w:rFonts w:cs="Arial"/>
                <w:szCs w:val="20"/>
                <w:lang w:eastAsia="zh-CN"/>
              </w:rPr>
            </w:pPr>
            <w:r>
              <w:rPr>
                <w:rFonts w:cs="Arial"/>
                <w:szCs w:val="20"/>
                <w:lang w:eastAsia="zh-CN"/>
              </w:rPr>
              <w:t>The driver attempts to activate the Driver Assist Front View Camera (DAFVC) via hard button interface.</w:t>
            </w:r>
          </w:p>
          <w:p w14:paraId="06A52242" w14:textId="77777777" w:rsidR="004D1976" w:rsidRDefault="00770557">
            <w:pPr>
              <w:rPr>
                <w:rFonts w:cs="Arial"/>
                <w:szCs w:val="20"/>
                <w:lang w:eastAsia="zh-CN"/>
              </w:rPr>
            </w:pPr>
            <w:r>
              <w:rPr>
                <w:rFonts w:cs="Arial"/>
                <w:szCs w:val="20"/>
                <w:lang w:eastAsia="zh-CN"/>
              </w:rPr>
              <w:t>The HMI interface indicates that the DAFVC image cannot be shown because of a malfunction.</w:t>
            </w:r>
          </w:p>
        </w:tc>
      </w:tr>
      <w:tr w:rsidR="004D1976" w14:paraId="467C195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B14911B"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6F0FA6BA" w14:textId="77777777" w:rsidR="004D1976" w:rsidRDefault="00770557">
            <w:pPr>
              <w:rPr>
                <w:rFonts w:cs="Arial"/>
                <w:szCs w:val="20"/>
                <w:lang w:eastAsia="zh-CN"/>
              </w:rPr>
            </w:pPr>
            <w:r>
              <w:rPr>
                <w:rFonts w:cs="Arial"/>
                <w:szCs w:val="20"/>
                <w:lang w:eastAsia="zh-CN"/>
              </w:rPr>
              <w:t>The vehicle display does NOT show the DAFVC image.</w:t>
            </w:r>
          </w:p>
        </w:tc>
      </w:tr>
      <w:tr w:rsidR="004D1976" w14:paraId="14BA1CE5"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1E41A0F"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46C87EED" w14:textId="77777777" w:rsidR="004D1976" w:rsidRDefault="00770557">
            <w:pPr>
              <w:rPr>
                <w:rFonts w:cs="Arial"/>
                <w:szCs w:val="20"/>
                <w:lang w:eastAsia="zh-CN"/>
              </w:rPr>
            </w:pPr>
            <w:r>
              <w:rPr>
                <w:rFonts w:cs="Arial"/>
                <w:szCs w:val="20"/>
                <w:lang w:eastAsia="zh-CN"/>
              </w:rPr>
              <w:t>NA</w:t>
            </w:r>
          </w:p>
        </w:tc>
      </w:tr>
      <w:tr w:rsidR="004D1976" w14:paraId="07A6E8F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2F34C04"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0AB81298" w14:textId="77777777" w:rsidR="004D1976" w:rsidRDefault="00770557">
            <w:pPr>
              <w:rPr>
                <w:rFonts w:cs="Arial"/>
                <w:szCs w:val="20"/>
                <w:lang w:eastAsia="zh-CN"/>
              </w:rPr>
            </w:pPr>
            <w:r>
              <w:rPr>
                <w:rFonts w:cs="Arial"/>
                <w:szCs w:val="20"/>
                <w:lang w:eastAsia="zh-CN"/>
              </w:rPr>
              <w:t>G-HMI</w:t>
            </w:r>
          </w:p>
          <w:p w14:paraId="52ADFC3A" w14:textId="77777777" w:rsidR="004D1976" w:rsidRDefault="00770557">
            <w:pPr>
              <w:rPr>
                <w:rFonts w:cs="Arial"/>
                <w:szCs w:val="20"/>
                <w:lang w:eastAsia="zh-CN"/>
              </w:rPr>
            </w:pPr>
            <w:r>
              <w:rPr>
                <w:rFonts w:cs="Arial"/>
                <w:szCs w:val="20"/>
                <w:lang w:eastAsia="zh-CN"/>
              </w:rPr>
              <w:t>Dedicated Hard Button</w:t>
            </w:r>
          </w:p>
          <w:p w14:paraId="77B220F2" w14:textId="77777777" w:rsidR="004D1976" w:rsidRDefault="00770557">
            <w:pPr>
              <w:rPr>
                <w:rFonts w:cs="Arial"/>
                <w:szCs w:val="20"/>
                <w:lang w:eastAsia="zh-CN"/>
              </w:rPr>
            </w:pPr>
            <w:r>
              <w:rPr>
                <w:rFonts w:cs="Arial"/>
                <w:szCs w:val="20"/>
                <w:lang w:eastAsia="zh-CN"/>
              </w:rPr>
              <w:t>Vehicle System Interface</w:t>
            </w:r>
          </w:p>
        </w:tc>
      </w:tr>
    </w:tbl>
    <w:p w14:paraId="2944FC2A" w14:textId="77777777" w:rsidR="004D1976" w:rsidRDefault="004D1976">
      <w:pPr>
        <w:rPr>
          <w:rFonts w:cs="Arial"/>
          <w:szCs w:val="20"/>
        </w:rPr>
      </w:pPr>
    </w:p>
    <w:p w14:paraId="568AB152" w14:textId="77777777" w:rsidR="00406F39" w:rsidRDefault="00770557" w:rsidP="00E52CBB">
      <w:pPr>
        <w:pStyle w:val="Heading5"/>
      </w:pPr>
      <w:r>
        <w:t>DAFVCv1-UC-REQ-014048/B-Activation Attempt During Overspeed Condition (TcSE ROIN-290145)</w:t>
      </w:r>
    </w:p>
    <w:p w14:paraId="21C17D5E" w14:textId="77777777" w:rsidR="00406F39" w:rsidRPr="005F5EF0" w:rsidRDefault="00770557" w:rsidP="00406F39">
      <w:pPr>
        <w:rPr>
          <w:b/>
          <w:sz w:val="16"/>
          <w:szCs w:val="16"/>
        </w:rPr>
      </w:pPr>
      <w:r w:rsidRPr="005F5EF0">
        <w:rPr>
          <w:b/>
          <w:sz w:val="16"/>
          <w:szCs w:val="16"/>
        </w:rPr>
        <w:t>Linked Elements</w:t>
      </w:r>
    </w:p>
    <w:p w14:paraId="16F34C2D" w14:textId="77777777" w:rsidR="007C3C8E" w:rsidRPr="005F5EF0" w:rsidRDefault="00770557" w:rsidP="007C3C8E">
      <w:pPr>
        <w:rPr>
          <w:sz w:val="16"/>
          <w:szCs w:val="16"/>
        </w:rPr>
      </w:pPr>
      <w:r w:rsidRPr="005F5EF0">
        <w:rPr>
          <w:sz w:val="16"/>
          <w:szCs w:val="16"/>
        </w:rPr>
        <w:t>DAFVCv1-UC-REQ-014046/B-Activate Driver Assist Front View Camera (TcSE ROIN-290143)</w:t>
      </w:r>
    </w:p>
    <w:p w14:paraId="0EBE29B3"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040FE9" w14:paraId="2E7DE427"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0527937" w14:textId="77777777" w:rsidR="00040FE9" w:rsidRDefault="00770557">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67010DDE" w14:textId="77777777" w:rsidR="00040FE9" w:rsidRDefault="00770557">
            <w:pPr>
              <w:rPr>
                <w:rFonts w:cs="Arial"/>
                <w:lang w:eastAsia="zh-CN"/>
              </w:rPr>
            </w:pPr>
            <w:r>
              <w:rPr>
                <w:rFonts w:cs="Arial"/>
                <w:lang w:eastAsia="zh-CN"/>
              </w:rPr>
              <w:t>Vehicle Occupant</w:t>
            </w:r>
          </w:p>
        </w:tc>
      </w:tr>
      <w:tr w:rsidR="00040FE9" w14:paraId="34640B4F"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EA6723A" w14:textId="77777777" w:rsidR="00040FE9" w:rsidRDefault="00770557">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4278EE8A" w14:textId="77777777" w:rsidR="00040FE9" w:rsidRDefault="00770557">
            <w:pPr>
              <w:rPr>
                <w:rFonts w:cs="Arial"/>
                <w:lang w:eastAsia="zh-CN"/>
              </w:rPr>
            </w:pPr>
            <w:r>
              <w:rPr>
                <w:rFonts w:cs="Arial"/>
                <w:lang w:eastAsia="zh-CN"/>
              </w:rPr>
              <w:t xml:space="preserve">Same as Normal Usage Use Case </w:t>
            </w:r>
          </w:p>
        </w:tc>
      </w:tr>
      <w:tr w:rsidR="00040FE9" w14:paraId="45D67DA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D12B41B" w14:textId="77777777" w:rsidR="00040FE9" w:rsidRDefault="00770557">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51946AEA" w14:textId="77777777" w:rsidR="00040FE9" w:rsidRDefault="00770557">
            <w:pPr>
              <w:rPr>
                <w:rFonts w:cs="Arial"/>
                <w:lang w:eastAsia="zh-CN"/>
              </w:rPr>
            </w:pPr>
            <w:r>
              <w:rPr>
                <w:rFonts w:cs="Arial"/>
                <w:lang w:eastAsia="zh-CN"/>
              </w:rPr>
              <w:t xml:space="preserve">The driver attempts to activate the Driver Assist Front View Camera (DAFVC) via hard button interface while traveling at a speed greater than the </w:t>
            </w:r>
            <w:ins w:id="97" w:author="WSTEPHE1" w:date="2015-04-21T17:27:00Z">
              <w:r>
                <w:rPr>
                  <w:rFonts w:cs="Arial"/>
                  <w:lang w:eastAsia="zh-CN"/>
                </w:rPr>
                <w:t>limit per CAMERA-REQ-014077-Feature Maximum Speed</w:t>
              </w:r>
            </w:ins>
            <w:del w:id="98" w:author="WSTEPHE1" w:date="2015-04-21T17:27:00Z">
              <w:r w:rsidDel="00BC4BC9">
                <w:rPr>
                  <w:rFonts w:cs="Arial"/>
                  <w:lang w:eastAsia="zh-CN"/>
                </w:rPr>
                <w:delText>feature maximum</w:delText>
              </w:r>
            </w:del>
            <w:r>
              <w:rPr>
                <w:rFonts w:cs="Arial"/>
                <w:lang w:eastAsia="zh-CN"/>
              </w:rPr>
              <w:t>.</w:t>
            </w:r>
          </w:p>
        </w:tc>
      </w:tr>
      <w:tr w:rsidR="00040FE9" w14:paraId="7E08114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09E7589" w14:textId="77777777" w:rsidR="00040FE9" w:rsidRDefault="00770557">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6A0FDFC2" w14:textId="77777777" w:rsidR="00040FE9" w:rsidRDefault="00770557">
            <w:pPr>
              <w:rPr>
                <w:rFonts w:cs="Arial"/>
                <w:lang w:eastAsia="zh-CN"/>
              </w:rPr>
            </w:pPr>
            <w:r>
              <w:rPr>
                <w:rFonts w:cs="Arial"/>
                <w:lang w:eastAsia="zh-CN"/>
              </w:rPr>
              <w:t>The vehicle display does NOT show the DAFVC image.</w:t>
            </w:r>
          </w:p>
        </w:tc>
      </w:tr>
      <w:tr w:rsidR="00040FE9" w14:paraId="611BFBE8"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68AED84" w14:textId="77777777" w:rsidR="00040FE9" w:rsidRDefault="00770557">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6AC6A104" w14:textId="77777777" w:rsidR="00040FE9" w:rsidRDefault="00770557">
            <w:pPr>
              <w:rPr>
                <w:rFonts w:cs="Arial"/>
                <w:lang w:eastAsia="zh-CN"/>
              </w:rPr>
            </w:pPr>
            <w:r>
              <w:rPr>
                <w:rFonts w:cs="Arial"/>
                <w:lang w:eastAsia="zh-CN"/>
              </w:rPr>
              <w:t>NA</w:t>
            </w:r>
          </w:p>
        </w:tc>
      </w:tr>
      <w:tr w:rsidR="00040FE9" w14:paraId="09D6AFA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99BCB07" w14:textId="77777777" w:rsidR="00040FE9" w:rsidRDefault="00770557">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38C8738E" w14:textId="77777777" w:rsidR="00040FE9" w:rsidRDefault="00770557">
            <w:pPr>
              <w:rPr>
                <w:rFonts w:cs="Arial"/>
                <w:lang w:eastAsia="zh-CN"/>
              </w:rPr>
            </w:pPr>
            <w:r>
              <w:rPr>
                <w:rFonts w:cs="Arial"/>
                <w:lang w:eastAsia="zh-CN"/>
              </w:rPr>
              <w:t>G-HMI</w:t>
            </w:r>
          </w:p>
          <w:p w14:paraId="7D05E846" w14:textId="77777777" w:rsidR="00040FE9" w:rsidRDefault="00770557">
            <w:pPr>
              <w:rPr>
                <w:rFonts w:cs="Arial"/>
                <w:lang w:eastAsia="zh-CN"/>
              </w:rPr>
            </w:pPr>
            <w:r>
              <w:rPr>
                <w:rFonts w:cs="Arial"/>
                <w:lang w:eastAsia="zh-CN"/>
              </w:rPr>
              <w:t>Dedicated Hard Button</w:t>
            </w:r>
          </w:p>
          <w:p w14:paraId="66ACAF87" w14:textId="77777777" w:rsidR="00040FE9" w:rsidRDefault="00770557">
            <w:pPr>
              <w:rPr>
                <w:rFonts w:cs="Arial"/>
                <w:lang w:eastAsia="zh-CN"/>
              </w:rPr>
            </w:pPr>
            <w:r>
              <w:rPr>
                <w:rFonts w:cs="Arial"/>
                <w:lang w:eastAsia="zh-CN"/>
              </w:rPr>
              <w:t>Vehicle System Interface</w:t>
            </w:r>
          </w:p>
        </w:tc>
      </w:tr>
    </w:tbl>
    <w:p w14:paraId="0C1E4D54" w14:textId="77777777" w:rsidR="00040FE9" w:rsidRDefault="00000000">
      <w:pPr>
        <w:rPr>
          <w:rFonts w:cs="Arial"/>
        </w:rPr>
      </w:pPr>
    </w:p>
    <w:p w14:paraId="01893BF4" w14:textId="77777777" w:rsidR="00406F39" w:rsidRDefault="00770557" w:rsidP="00E52CBB">
      <w:pPr>
        <w:pStyle w:val="Heading5"/>
      </w:pPr>
      <w:r>
        <w:t>DAFVCv1-UC-REQ-014049/B-Deactivate Driver Assist Front View Camera (TcSE ROIN-290146)</w:t>
      </w:r>
    </w:p>
    <w:p w14:paraId="08CDA81B"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2514D7" w14:paraId="5CC2597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4B6CA95" w14:textId="77777777" w:rsidR="002514D7" w:rsidRPr="004D5CB9" w:rsidRDefault="00770557">
            <w:pPr>
              <w:rPr>
                <w:rFonts w:cs="Arial"/>
                <w:b/>
                <w:lang w:eastAsia="zh-CN"/>
              </w:rPr>
            </w:pPr>
            <w:r w:rsidRPr="004D5CB9">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03869302" w14:textId="77777777" w:rsidR="002514D7" w:rsidRPr="004D5CB9" w:rsidRDefault="00770557">
            <w:pPr>
              <w:rPr>
                <w:rFonts w:cs="Arial"/>
                <w:lang w:eastAsia="zh-CN"/>
              </w:rPr>
            </w:pPr>
            <w:r w:rsidRPr="004D5CB9">
              <w:rPr>
                <w:rFonts w:cs="Arial"/>
                <w:lang w:eastAsia="zh-CN"/>
              </w:rPr>
              <w:t>Vehicle Occupant</w:t>
            </w:r>
          </w:p>
        </w:tc>
      </w:tr>
      <w:tr w:rsidR="002514D7" w14:paraId="195DDC45"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6EFFF3B" w14:textId="77777777" w:rsidR="002514D7" w:rsidRPr="004D5CB9" w:rsidRDefault="00770557">
            <w:pPr>
              <w:rPr>
                <w:rFonts w:cs="Arial"/>
                <w:b/>
                <w:lang w:eastAsia="zh-CN"/>
              </w:rPr>
            </w:pPr>
            <w:r w:rsidRPr="004D5CB9">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601F46B5" w14:textId="77777777" w:rsidR="002514D7" w:rsidRPr="004D5CB9" w:rsidRDefault="00770557">
            <w:pPr>
              <w:rPr>
                <w:rFonts w:cs="Arial"/>
                <w:lang w:eastAsia="zh-CN"/>
              </w:rPr>
            </w:pPr>
            <w:r w:rsidRPr="004D5CB9">
              <w:rPr>
                <w:rFonts w:cs="Arial"/>
                <w:lang w:eastAsia="zh-CN"/>
              </w:rPr>
              <w:t>The infotainment system is powered on.</w:t>
            </w:r>
          </w:p>
          <w:p w14:paraId="2AE88A83" w14:textId="77777777" w:rsidR="002514D7" w:rsidRPr="004D5CB9" w:rsidRDefault="00770557">
            <w:pPr>
              <w:rPr>
                <w:rFonts w:cs="Arial"/>
                <w:lang w:eastAsia="zh-CN"/>
              </w:rPr>
            </w:pPr>
            <w:r w:rsidRPr="004D5CB9">
              <w:rPr>
                <w:rFonts w:cs="Arial"/>
                <w:lang w:eastAsia="zh-CN"/>
              </w:rPr>
              <w:t>The ignition status is Run/Start.</w:t>
            </w:r>
          </w:p>
          <w:p w14:paraId="361687A0" w14:textId="77777777" w:rsidR="002514D7" w:rsidRPr="004D5CB9" w:rsidRDefault="00770557">
            <w:pPr>
              <w:rPr>
                <w:rFonts w:cs="Arial"/>
                <w:lang w:eastAsia="zh-CN"/>
              </w:rPr>
            </w:pPr>
            <w:r w:rsidRPr="004D5CB9">
              <w:rPr>
                <w:rFonts w:cs="Arial"/>
                <w:lang w:eastAsia="zh-CN"/>
              </w:rPr>
              <w:t>The vehicle system display is showing front view camera image</w:t>
            </w:r>
          </w:p>
        </w:tc>
      </w:tr>
      <w:tr w:rsidR="002514D7" w14:paraId="62BD5F6F"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0D8000F" w14:textId="77777777" w:rsidR="002514D7" w:rsidRPr="004D5CB9" w:rsidRDefault="00770557">
            <w:pPr>
              <w:rPr>
                <w:rFonts w:cs="Arial"/>
                <w:b/>
                <w:lang w:eastAsia="zh-CN"/>
              </w:rPr>
            </w:pPr>
            <w:r w:rsidRPr="004D5CB9">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398713BF" w14:textId="77777777" w:rsidR="004D58C9" w:rsidRPr="004D5CB9" w:rsidRDefault="00770557">
            <w:pPr>
              <w:rPr>
                <w:rFonts w:cs="Arial"/>
                <w:lang w:eastAsia="zh-CN"/>
              </w:rPr>
            </w:pPr>
            <w:r w:rsidRPr="004D5CB9">
              <w:rPr>
                <w:rFonts w:cs="Arial"/>
                <w:lang w:eastAsia="zh-CN"/>
              </w:rPr>
              <w:t xml:space="preserve">The user deactivates the Driver Assist Front View Camera (DAFVC) by </w:t>
            </w:r>
            <w:r>
              <w:rPr>
                <w:rFonts w:cs="Arial"/>
                <w:lang w:eastAsia="zh-CN"/>
              </w:rPr>
              <w:t xml:space="preserve">one of </w:t>
            </w:r>
            <w:r w:rsidRPr="004D5CB9">
              <w:rPr>
                <w:rFonts w:cs="Arial"/>
                <w:lang w:eastAsia="zh-CN"/>
              </w:rPr>
              <w:t>the following:</w:t>
            </w:r>
          </w:p>
          <w:p w14:paraId="0E0D4721" w14:textId="77777777" w:rsidR="004D58C9" w:rsidRPr="004D5CB9" w:rsidRDefault="00770557" w:rsidP="004D58C9">
            <w:pPr>
              <w:numPr>
                <w:ilvl w:val="0"/>
                <w:numId w:val="244"/>
              </w:numPr>
              <w:rPr>
                <w:rFonts w:cs="Arial"/>
                <w:lang w:eastAsia="zh-CN"/>
              </w:rPr>
            </w:pPr>
            <w:r w:rsidRPr="004D5CB9">
              <w:rPr>
                <w:rFonts w:cs="Arial"/>
                <w:lang w:eastAsia="zh-CN"/>
              </w:rPr>
              <w:t xml:space="preserve">Disabling DAFVC via hard button interface </w:t>
            </w:r>
          </w:p>
          <w:p w14:paraId="2E6E6E11" w14:textId="77777777" w:rsidR="004D58C9" w:rsidRPr="004D5CB9" w:rsidRDefault="00770557" w:rsidP="004D58C9">
            <w:pPr>
              <w:numPr>
                <w:ilvl w:val="0"/>
                <w:numId w:val="244"/>
              </w:numPr>
              <w:rPr>
                <w:rFonts w:cs="Arial"/>
                <w:lang w:eastAsia="zh-CN"/>
              </w:rPr>
            </w:pPr>
            <w:r w:rsidRPr="004D5CB9">
              <w:rPr>
                <w:rFonts w:cs="Arial"/>
                <w:lang w:eastAsia="zh-CN"/>
              </w:rPr>
              <w:t xml:space="preserve">Exceeding the speed limit per CAMERA-REQ-014077-Feature Maximum Speed </w:t>
            </w:r>
          </w:p>
          <w:p w14:paraId="5D815B0A" w14:textId="77777777" w:rsidR="002514D7" w:rsidRPr="004D5CB9" w:rsidRDefault="00770557" w:rsidP="004D5CB9">
            <w:pPr>
              <w:numPr>
                <w:ilvl w:val="0"/>
                <w:numId w:val="244"/>
              </w:numPr>
              <w:rPr>
                <w:rFonts w:cs="Arial"/>
                <w:lang w:eastAsia="zh-CN"/>
              </w:rPr>
            </w:pPr>
            <w:r w:rsidRPr="004D5CB9">
              <w:rPr>
                <w:rFonts w:cs="Arial"/>
                <w:lang w:eastAsia="zh-CN"/>
              </w:rPr>
              <w:t>Shifting the vehicle into Reverse (RVC image will be shown if conditions for RVC allow it)</w:t>
            </w:r>
          </w:p>
          <w:p w14:paraId="468E78CE" w14:textId="77777777" w:rsidR="004D5CB9" w:rsidRPr="004D5CB9" w:rsidRDefault="00770557" w:rsidP="004D5CB9">
            <w:pPr>
              <w:numPr>
                <w:ilvl w:val="0"/>
                <w:numId w:val="244"/>
              </w:numPr>
              <w:rPr>
                <w:rFonts w:cs="Arial"/>
                <w:lang w:eastAsia="zh-CN"/>
              </w:rPr>
            </w:pPr>
            <w:r w:rsidRPr="004D5CB9">
              <w:rPr>
                <w:rFonts w:cs="Arial"/>
                <w:lang w:eastAsia="zh-CN"/>
              </w:rPr>
              <w:t>Shifting the vehicle into Park (No image shown in ‘Park’)</w:t>
            </w:r>
          </w:p>
        </w:tc>
      </w:tr>
      <w:tr w:rsidR="002514D7" w14:paraId="263E82A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603150C" w14:textId="77777777" w:rsidR="002514D7" w:rsidRPr="004D5CB9" w:rsidRDefault="00770557">
            <w:pPr>
              <w:rPr>
                <w:rFonts w:cs="Arial"/>
                <w:b/>
                <w:lang w:eastAsia="zh-CN"/>
              </w:rPr>
            </w:pPr>
            <w:r w:rsidRPr="004D5CB9">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F4B1A2B" w14:textId="77777777" w:rsidR="002514D7" w:rsidRPr="004D5CB9" w:rsidRDefault="00770557">
            <w:pPr>
              <w:rPr>
                <w:rFonts w:cs="Arial"/>
                <w:lang w:eastAsia="zh-CN"/>
              </w:rPr>
            </w:pPr>
            <w:r w:rsidRPr="004D5CB9">
              <w:rPr>
                <w:rFonts w:cs="Arial"/>
                <w:lang w:eastAsia="zh-CN"/>
              </w:rPr>
              <w:t>The vehicle display does NOT show the DAFVC image.</w:t>
            </w:r>
          </w:p>
          <w:p w14:paraId="4F37AEEC" w14:textId="77777777" w:rsidR="002514D7" w:rsidRPr="004D5CB9" w:rsidRDefault="00000000">
            <w:pPr>
              <w:rPr>
                <w:rFonts w:cs="Arial"/>
                <w:lang w:eastAsia="zh-CN"/>
              </w:rPr>
            </w:pPr>
          </w:p>
        </w:tc>
      </w:tr>
      <w:tr w:rsidR="002514D7" w14:paraId="2DED407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262DBC" w14:textId="77777777" w:rsidR="002514D7" w:rsidRPr="004D5CB9" w:rsidRDefault="00770557">
            <w:pPr>
              <w:rPr>
                <w:rFonts w:cs="Arial"/>
                <w:b/>
                <w:lang w:eastAsia="zh-CN"/>
              </w:rPr>
            </w:pPr>
            <w:r w:rsidRPr="004D5CB9">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1EB55792" w14:textId="77777777" w:rsidR="002514D7" w:rsidRPr="004D5CB9" w:rsidRDefault="00770557">
            <w:pPr>
              <w:rPr>
                <w:rFonts w:cs="Arial"/>
                <w:lang w:eastAsia="zh-CN"/>
              </w:rPr>
            </w:pPr>
            <w:r w:rsidRPr="004D5CB9">
              <w:rPr>
                <w:rFonts w:cs="Arial"/>
                <w:lang w:eastAsia="zh-CN"/>
              </w:rPr>
              <w:t>NA</w:t>
            </w:r>
          </w:p>
        </w:tc>
      </w:tr>
      <w:tr w:rsidR="002514D7" w14:paraId="4E476B5C"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1CE4F67" w14:textId="77777777" w:rsidR="002514D7" w:rsidRPr="004D5CB9" w:rsidRDefault="00770557">
            <w:pPr>
              <w:rPr>
                <w:rFonts w:cs="Arial"/>
                <w:b/>
                <w:lang w:eastAsia="zh-CN"/>
              </w:rPr>
            </w:pPr>
            <w:r w:rsidRPr="004D5CB9">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62C8CACD" w14:textId="77777777" w:rsidR="002514D7" w:rsidRPr="004D5CB9" w:rsidRDefault="00770557">
            <w:pPr>
              <w:rPr>
                <w:rFonts w:cs="Arial"/>
                <w:lang w:eastAsia="zh-CN"/>
              </w:rPr>
            </w:pPr>
            <w:r w:rsidRPr="004D5CB9">
              <w:rPr>
                <w:rFonts w:cs="Arial"/>
                <w:lang w:eastAsia="zh-CN"/>
              </w:rPr>
              <w:t>G-HMI</w:t>
            </w:r>
          </w:p>
          <w:p w14:paraId="4C191701" w14:textId="77777777" w:rsidR="002514D7" w:rsidRPr="004D5CB9" w:rsidRDefault="00770557">
            <w:pPr>
              <w:rPr>
                <w:rFonts w:cs="Arial"/>
                <w:lang w:eastAsia="zh-CN"/>
              </w:rPr>
            </w:pPr>
            <w:r w:rsidRPr="004D5CB9">
              <w:rPr>
                <w:rFonts w:cs="Arial"/>
                <w:lang w:eastAsia="zh-CN"/>
              </w:rPr>
              <w:t>Dedicated Hard Button</w:t>
            </w:r>
          </w:p>
          <w:p w14:paraId="79946DDB" w14:textId="77777777" w:rsidR="002514D7" w:rsidRPr="004D5CB9" w:rsidRDefault="00770557">
            <w:pPr>
              <w:rPr>
                <w:rFonts w:cs="Arial"/>
                <w:lang w:eastAsia="zh-CN"/>
              </w:rPr>
            </w:pPr>
            <w:r w:rsidRPr="004D5CB9">
              <w:rPr>
                <w:rFonts w:cs="Arial"/>
                <w:lang w:eastAsia="zh-CN"/>
              </w:rPr>
              <w:t>Vehicle System Interface</w:t>
            </w:r>
          </w:p>
        </w:tc>
      </w:tr>
    </w:tbl>
    <w:p w14:paraId="24EE8B8E" w14:textId="77777777" w:rsidR="002514D7" w:rsidRDefault="00000000">
      <w:pPr>
        <w:rPr>
          <w:rFonts w:cs="Arial"/>
        </w:rPr>
      </w:pPr>
    </w:p>
    <w:p w14:paraId="6E6C85F9" w14:textId="77777777" w:rsidR="00406F39" w:rsidRDefault="00770557" w:rsidP="00E52CBB">
      <w:pPr>
        <w:pStyle w:val="Heading4"/>
      </w:pPr>
      <w:r>
        <w:lastRenderedPageBreak/>
        <w:t>White Box View</w:t>
      </w:r>
    </w:p>
    <w:p w14:paraId="545C94EC" w14:textId="77777777" w:rsidR="00406F39" w:rsidRDefault="00770557" w:rsidP="00E52CBB">
      <w:pPr>
        <w:pStyle w:val="Heading5"/>
      </w:pPr>
      <w:r>
        <w:t>Activity Diagrams</w:t>
      </w:r>
    </w:p>
    <w:p w14:paraId="7EC9F820" w14:textId="77777777" w:rsidR="00406F39" w:rsidRDefault="00770557" w:rsidP="00E52CBB">
      <w:pPr>
        <w:pStyle w:val="Heading6"/>
      </w:pPr>
      <w:r>
        <w:t>DAFVCv1-ACT-REQ-014043/B-Activate/Deactivate Driver Assist Front View Camera (TcSE ROIN-282606-3)</w:t>
      </w:r>
    </w:p>
    <w:p w14:paraId="2540CE06" w14:textId="77777777" w:rsidR="00406F39" w:rsidRPr="00F8674E" w:rsidRDefault="00770557" w:rsidP="00406F39">
      <w:pPr>
        <w:rPr>
          <w:b/>
          <w:sz w:val="16"/>
          <w:szCs w:val="16"/>
        </w:rPr>
      </w:pPr>
      <w:r w:rsidRPr="00F8674E">
        <w:rPr>
          <w:b/>
          <w:sz w:val="16"/>
          <w:szCs w:val="16"/>
        </w:rPr>
        <w:t>Linked Elements</w:t>
      </w:r>
    </w:p>
    <w:p w14:paraId="422C9352" w14:textId="77777777" w:rsidR="007C3C8E" w:rsidRPr="00F8674E" w:rsidRDefault="00770557" w:rsidP="007C3C8E">
      <w:pPr>
        <w:rPr>
          <w:sz w:val="16"/>
          <w:szCs w:val="16"/>
        </w:rPr>
      </w:pPr>
      <w:r w:rsidRPr="00F8674E">
        <w:rPr>
          <w:sz w:val="16"/>
          <w:szCs w:val="16"/>
        </w:rPr>
        <w:t>DAFVCv1-SD-REQ-014051/A-Activation Attempt During Overspeed (TcSE ROIN-287030-1)</w:t>
      </w:r>
    </w:p>
    <w:p w14:paraId="431C9425" w14:textId="77777777" w:rsidR="007C3C8E" w:rsidRPr="00F8674E" w:rsidRDefault="00770557" w:rsidP="007C3C8E">
      <w:pPr>
        <w:rPr>
          <w:sz w:val="16"/>
          <w:szCs w:val="16"/>
        </w:rPr>
      </w:pPr>
      <w:r w:rsidRPr="00F8674E">
        <w:rPr>
          <w:sz w:val="16"/>
          <w:szCs w:val="16"/>
        </w:rPr>
        <w:t>DAFVCv1-SD-REQ-014050/C-Activate_Deactivate Driver Asistance Front View Camera (TcSE ROIN-282617-2)</w:t>
      </w:r>
    </w:p>
    <w:p w14:paraId="3A6C23BD" w14:textId="77777777" w:rsidR="00406F39" w:rsidRPr="00760C18" w:rsidRDefault="00770557" w:rsidP="00D006E5">
      <w:pPr>
        <w:pStyle w:val="BoldText"/>
      </w:pPr>
      <w:r w:rsidRPr="00760C18">
        <w:t>Activity Diagram</w:t>
      </w:r>
    </w:p>
    <w:p w14:paraId="61A3CA65" w14:textId="77777777" w:rsidR="00444E40" w:rsidRDefault="00770557" w:rsidP="00E52CBB">
      <w:pPr>
        <w:jc w:val="center"/>
      </w:pPr>
      <w:r>
        <w:rPr>
          <w:noProof/>
        </w:rPr>
        <w:drawing>
          <wp:inline distT="0" distB="0" distL="0" distR="0" wp14:anchorId="68688116" wp14:editId="0C2D23E1">
            <wp:extent cx="6545412" cy="3562350"/>
            <wp:effectExtent l="0" t="0" r="8255" b="0"/>
            <wp:docPr id="29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55634" cy="3567913"/>
                    </a:xfrm>
                    <a:prstGeom prst="rect">
                      <a:avLst/>
                    </a:prstGeom>
                    <a:noFill/>
                    <a:ln>
                      <a:noFill/>
                    </a:ln>
                  </pic:spPr>
                </pic:pic>
              </a:graphicData>
            </a:graphic>
          </wp:inline>
        </w:drawing>
      </w:r>
    </w:p>
    <w:p w14:paraId="6398827F" w14:textId="77777777" w:rsidR="00406F39" w:rsidRDefault="00770557" w:rsidP="00E52CBB">
      <w:pPr>
        <w:pStyle w:val="Heading5"/>
      </w:pPr>
      <w:r>
        <w:lastRenderedPageBreak/>
        <w:t>Sequence Diagrams</w:t>
      </w:r>
    </w:p>
    <w:p w14:paraId="6CD31B00" w14:textId="77777777" w:rsidR="00406F39" w:rsidRDefault="00770557" w:rsidP="00E52CBB">
      <w:pPr>
        <w:pStyle w:val="Heading6"/>
      </w:pPr>
      <w:r>
        <w:t>REQ-331856/B-Lin Button Camera Request</w:t>
      </w:r>
    </w:p>
    <w:p w14:paraId="79BFB92C" w14:textId="77777777" w:rsidR="00500605" w:rsidRDefault="00770557" w:rsidP="00E52CBB">
      <w:pPr>
        <w:jc w:val="center"/>
      </w:pPr>
      <w:r w:rsidRPr="00C65043">
        <w:rPr>
          <w:noProof/>
        </w:rPr>
        <w:drawing>
          <wp:inline distT="0" distB="0" distL="0" distR="0" wp14:anchorId="3AC61E05" wp14:editId="5D7A70E5">
            <wp:extent cx="5943600" cy="3313827"/>
            <wp:effectExtent l="0" t="0" r="0" b="1270"/>
            <wp:docPr id="29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13827"/>
                    </a:xfrm>
                    <a:prstGeom prst="rect">
                      <a:avLst/>
                    </a:prstGeom>
                    <a:noFill/>
                    <a:ln>
                      <a:noFill/>
                    </a:ln>
                  </pic:spPr>
                </pic:pic>
              </a:graphicData>
            </a:graphic>
          </wp:inline>
        </w:drawing>
      </w:r>
    </w:p>
    <w:p w14:paraId="4B2FB5A9" w14:textId="77777777" w:rsidR="00406F39" w:rsidRDefault="00770557" w:rsidP="00E52CBB">
      <w:pPr>
        <w:pStyle w:val="Heading6"/>
      </w:pPr>
      <w:r>
        <w:lastRenderedPageBreak/>
        <w:t>DAFVCv1-SD-REQ-014050/C-Activate_Deactivate Driver Asistance Front View Camera (TcSE ROIN-282617-2)</w:t>
      </w:r>
    </w:p>
    <w:p w14:paraId="0058E4CC" w14:textId="77777777" w:rsidR="00406F39" w:rsidRPr="00760C18" w:rsidRDefault="00770557" w:rsidP="00D006E5">
      <w:pPr>
        <w:pStyle w:val="BoldText"/>
      </w:pPr>
      <w:r w:rsidRPr="00760C18">
        <w:t>Sequence Diagram</w:t>
      </w:r>
    </w:p>
    <w:p w14:paraId="6D4E15C3" w14:textId="77777777" w:rsidR="007F6636" w:rsidRDefault="00770557" w:rsidP="00E52CBB">
      <w:pPr>
        <w:jc w:val="center"/>
      </w:pPr>
      <w:r>
        <w:rPr>
          <w:noProof/>
        </w:rPr>
        <w:lastRenderedPageBreak/>
        <w:drawing>
          <wp:inline distT="0" distB="0" distL="0" distR="0" wp14:anchorId="3D49DB2E" wp14:editId="556A5352">
            <wp:extent cx="5486400" cy="8613716"/>
            <wp:effectExtent l="0" t="0" r="0" b="0"/>
            <wp:docPr id="29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8613716"/>
                    </a:xfrm>
                    <a:prstGeom prst="rect">
                      <a:avLst/>
                    </a:prstGeom>
                    <a:noFill/>
                    <a:ln>
                      <a:noFill/>
                    </a:ln>
                  </pic:spPr>
                </pic:pic>
              </a:graphicData>
            </a:graphic>
          </wp:inline>
        </w:drawing>
      </w:r>
    </w:p>
    <w:p w14:paraId="67A5C7C2" w14:textId="77777777" w:rsidR="00406F39" w:rsidRDefault="00770557" w:rsidP="00E52CBB">
      <w:pPr>
        <w:pStyle w:val="Heading6"/>
      </w:pPr>
      <w:r>
        <w:lastRenderedPageBreak/>
        <w:t>DAFVCv1-SD-REQ-014051/A-Activation Attempt During Overspeed (TcSE ROIN-287030-1)</w:t>
      </w:r>
    </w:p>
    <w:p w14:paraId="5DED57AF" w14:textId="77777777" w:rsidR="00406F39" w:rsidRPr="00760C18" w:rsidRDefault="00770557" w:rsidP="00D006E5">
      <w:pPr>
        <w:pStyle w:val="BoldText"/>
      </w:pPr>
      <w:r w:rsidRPr="00760C18">
        <w:t>Scenario</w:t>
      </w:r>
    </w:p>
    <w:p w14:paraId="7549B83A" w14:textId="77777777" w:rsidR="00406F39" w:rsidRPr="00760C18" w:rsidRDefault="00770557" w:rsidP="00E52CBB">
      <w:pPr>
        <w:pStyle w:val="BoldText"/>
        <w:ind w:left="720"/>
      </w:pPr>
      <w:r w:rsidRPr="00760C18">
        <w:t>Normal Usage</w:t>
      </w:r>
    </w:p>
    <w:p w14:paraId="282D793D" w14:textId="77777777" w:rsidR="00352F22" w:rsidRDefault="00770557">
      <w:pPr>
        <w:ind w:left="720"/>
        <w:rPr>
          <w:rFonts w:cs="Arial"/>
        </w:rPr>
      </w:pPr>
      <w:r>
        <w:rPr>
          <w:rFonts w:cs="Arial"/>
        </w:rPr>
        <w:t xml:space="preserve">The user attempts to activate the Driver Assist Front View Camera (DAFVC) by pressing the hard switch while exceeding the </w:t>
      </w:r>
      <w:del w:id="99" w:author="WSTEPHE1" w:date="2015-04-21T17:37:00Z">
        <w:r w:rsidDel="00807590">
          <w:rPr>
            <w:rFonts w:cs="Arial"/>
          </w:rPr>
          <w:delText xml:space="preserve">DAFVC vehicle </w:delText>
        </w:r>
      </w:del>
      <w:r>
        <w:rPr>
          <w:rFonts w:cs="Arial"/>
        </w:rPr>
        <w:t>speed limit</w:t>
      </w:r>
      <w:ins w:id="100" w:author="WSTEPHE1" w:date="2015-04-21T17:37:00Z">
        <w:r>
          <w:rPr>
            <w:rFonts w:cs="Arial"/>
          </w:rPr>
          <w:t xml:space="preserve"> per CAMERA-REQ-014077-Feature Maximum Speed</w:t>
        </w:r>
      </w:ins>
      <w:r>
        <w:rPr>
          <w:rFonts w:cs="Arial"/>
        </w:rPr>
        <w:t>.</w:t>
      </w:r>
    </w:p>
    <w:p w14:paraId="7390EFD9" w14:textId="77777777" w:rsidR="00352F22" w:rsidRDefault="00000000"/>
    <w:p w14:paraId="1A4E5E1B" w14:textId="77777777" w:rsidR="00406F39" w:rsidRPr="00760C18" w:rsidRDefault="00770557" w:rsidP="00D006E5">
      <w:pPr>
        <w:pStyle w:val="BoldText"/>
      </w:pPr>
      <w:r w:rsidRPr="00760C18">
        <w:t>Constraints</w:t>
      </w:r>
    </w:p>
    <w:p w14:paraId="4B7CF877" w14:textId="77777777" w:rsidR="00406F39" w:rsidRPr="00760C18" w:rsidRDefault="00770557" w:rsidP="00E52CBB">
      <w:pPr>
        <w:pStyle w:val="BoldText"/>
        <w:ind w:left="720"/>
      </w:pPr>
      <w:r w:rsidRPr="00760C18">
        <w:t>Pre-condition</w:t>
      </w:r>
    </w:p>
    <w:p w14:paraId="1454D216" w14:textId="77777777" w:rsidR="004D1976" w:rsidRDefault="00770557">
      <w:pPr>
        <w:ind w:left="720"/>
        <w:rPr>
          <w:rFonts w:cs="Arial"/>
        </w:rPr>
      </w:pPr>
      <w:r>
        <w:rPr>
          <w:rFonts w:cs="Arial"/>
        </w:rPr>
        <w:t>Ignition_Status = Run</w:t>
      </w:r>
    </w:p>
    <w:p w14:paraId="150C5C34" w14:textId="77777777" w:rsidR="004D1976" w:rsidRDefault="004D1976">
      <w:pPr>
        <w:ind w:left="720"/>
        <w:rPr>
          <w:rFonts w:cs="Arial"/>
        </w:rPr>
      </w:pPr>
    </w:p>
    <w:p w14:paraId="1639F1F0" w14:textId="77777777" w:rsidR="00406F39" w:rsidRPr="00760C18" w:rsidRDefault="00770557" w:rsidP="00E52CBB">
      <w:pPr>
        <w:pStyle w:val="BoldText"/>
        <w:ind w:left="720"/>
      </w:pPr>
      <w:r w:rsidRPr="00760C18">
        <w:t>Post-condition</w:t>
      </w:r>
    </w:p>
    <w:p w14:paraId="48033CC2" w14:textId="77777777" w:rsidR="004D1976" w:rsidRDefault="00770557">
      <w:pPr>
        <w:ind w:left="720"/>
        <w:rPr>
          <w:rFonts w:cs="Arial"/>
        </w:rPr>
      </w:pPr>
      <w:r>
        <w:rPr>
          <w:rFonts w:cs="Arial"/>
        </w:rPr>
        <w:t>HMI Display shows an over-speed notification.</w:t>
      </w:r>
    </w:p>
    <w:p w14:paraId="3F3EBDA3" w14:textId="77777777" w:rsidR="004D1976" w:rsidRDefault="004D1976">
      <w:pPr>
        <w:ind w:left="720"/>
        <w:rPr>
          <w:rFonts w:cs="Arial"/>
        </w:rPr>
      </w:pPr>
    </w:p>
    <w:p w14:paraId="64FDE3EA" w14:textId="77777777" w:rsidR="00406F39" w:rsidRPr="00760C18" w:rsidRDefault="00770557" w:rsidP="00D006E5">
      <w:pPr>
        <w:pStyle w:val="BoldText"/>
      </w:pPr>
      <w:r w:rsidRPr="00760C18">
        <w:t>Sequence Diagram</w:t>
      </w:r>
    </w:p>
    <w:p w14:paraId="7B1D6FB5" w14:textId="77777777" w:rsidR="004D1976" w:rsidRDefault="00770557" w:rsidP="00E52CBB">
      <w:pPr>
        <w:jc w:val="center"/>
      </w:pPr>
      <w:r>
        <w:rPr>
          <w:noProof/>
        </w:rPr>
        <w:drawing>
          <wp:inline distT="0" distB="0" distL="0" distR="0" wp14:anchorId="6B0B41EF" wp14:editId="29ED632A">
            <wp:extent cx="6172200" cy="4010025"/>
            <wp:effectExtent l="0" t="0" r="0" b="9525"/>
            <wp:docPr id="3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6172200" cy="4010025"/>
                    </a:xfrm>
                    <a:prstGeom prst="rect">
                      <a:avLst/>
                    </a:prstGeom>
                    <a:noFill/>
                    <a:ln w="9525">
                      <a:noFill/>
                      <a:miter lim="800000"/>
                      <a:headEnd/>
                      <a:tailEnd/>
                    </a:ln>
                  </pic:spPr>
                </pic:pic>
              </a:graphicData>
            </a:graphic>
          </wp:inline>
        </w:drawing>
      </w:r>
    </w:p>
    <w:p w14:paraId="33535B94" w14:textId="77777777" w:rsidR="00406F39" w:rsidRDefault="00770557" w:rsidP="00E52CBB">
      <w:pPr>
        <w:pStyle w:val="Heading3"/>
      </w:pPr>
      <w:bookmarkStart w:id="101" w:name="_Toc100050056"/>
      <w:r w:rsidRPr="00B9479B">
        <w:t>DAFVCv2-FUN-REQ-128309/B-Activate/Deactivate Driver Assist Front View Camera v2</w:t>
      </w:r>
      <w:bookmarkEnd w:id="101"/>
    </w:p>
    <w:p w14:paraId="1FED1B1A" w14:textId="77777777" w:rsidR="004D1976" w:rsidRDefault="00770557">
      <w:pPr>
        <w:rPr>
          <w:rFonts w:cs="Arial"/>
          <w:szCs w:val="20"/>
        </w:rPr>
      </w:pPr>
      <w:r>
        <w:rPr>
          <w:rFonts w:cs="Arial"/>
          <w:szCs w:val="20"/>
        </w:rPr>
        <w:t xml:space="preserve"> </w:t>
      </w:r>
    </w:p>
    <w:p w14:paraId="66358238" w14:textId="77777777" w:rsidR="004D1976" w:rsidRDefault="004D1976">
      <w:pPr>
        <w:rPr>
          <w:rFonts w:cs="Arial"/>
          <w:szCs w:val="20"/>
        </w:rPr>
      </w:pPr>
    </w:p>
    <w:p w14:paraId="2DD18D04" w14:textId="77777777" w:rsidR="00406F39" w:rsidRDefault="00770557" w:rsidP="00E52CBB">
      <w:pPr>
        <w:pStyle w:val="Heading4"/>
      </w:pPr>
      <w:r>
        <w:t>Requirements</w:t>
      </w:r>
    </w:p>
    <w:p w14:paraId="5B1B90CB" w14:textId="77777777" w:rsidR="00E52CBB" w:rsidRPr="00E52CBB" w:rsidRDefault="00E52CBB" w:rsidP="00E52CBB">
      <w:pPr>
        <w:pStyle w:val="Heading5"/>
        <w:rPr>
          <w:b w:val="0"/>
          <w:u w:val="single"/>
        </w:rPr>
      </w:pPr>
      <w:r w:rsidRPr="00E52CBB">
        <w:rPr>
          <w:b w:val="0"/>
          <w:u w:val="single"/>
        </w:rPr>
        <w:t>DAFVCv1-FUR-REQ-166641/A-Deactivate FVC</w:t>
      </w:r>
    </w:p>
    <w:p w14:paraId="4B8E9A61" w14:textId="77777777" w:rsidR="00F3235A" w:rsidRDefault="00770557">
      <w:pPr>
        <w:autoSpaceDE w:val="0"/>
        <w:autoSpaceDN w:val="0"/>
        <w:adjustRightInd w:val="0"/>
        <w:rPr>
          <w:rFonts w:cs="Arial"/>
        </w:rPr>
      </w:pPr>
      <w:r>
        <w:rPr>
          <w:rFonts w:cs="Arial"/>
        </w:rPr>
        <w:t>The DriverAssistFrontViewCameraClient shall stop displaying Front View Camera (FVC) image when one of the following conditions is met:</w:t>
      </w:r>
    </w:p>
    <w:p w14:paraId="38C564E3" w14:textId="77777777" w:rsidR="00F3235A" w:rsidRDefault="00770557">
      <w:pPr>
        <w:autoSpaceDE w:val="0"/>
        <w:autoSpaceDN w:val="0"/>
        <w:adjustRightInd w:val="0"/>
        <w:ind w:left="1080" w:hanging="360"/>
        <w:rPr>
          <w:rFonts w:cs="Arial"/>
        </w:rPr>
      </w:pPr>
      <w:r>
        <w:rPr>
          <w:rFonts w:cs="Arial"/>
        </w:rPr>
        <w:t>•</w:t>
      </w:r>
      <w:r>
        <w:rPr>
          <w:rFonts w:cs="Arial"/>
        </w:rPr>
        <w:tab/>
        <w:t>Vehicle is shifted into 'Reverse' (Rear View Camera image will be shown)</w:t>
      </w:r>
    </w:p>
    <w:p w14:paraId="07BC36A7" w14:textId="77777777" w:rsidR="00F3235A" w:rsidRDefault="00770557">
      <w:pPr>
        <w:autoSpaceDE w:val="0"/>
        <w:autoSpaceDN w:val="0"/>
        <w:adjustRightInd w:val="0"/>
        <w:ind w:left="1080" w:hanging="360"/>
        <w:rPr>
          <w:rFonts w:cs="Arial"/>
        </w:rPr>
      </w:pPr>
      <w:r>
        <w:rPr>
          <w:rFonts w:cs="Arial"/>
        </w:rPr>
        <w:t>•</w:t>
      </w:r>
      <w:r>
        <w:rPr>
          <w:rFonts w:cs="Arial"/>
        </w:rPr>
        <w:tab/>
        <w:t>Vehicle is shifted into 'Park'</w:t>
      </w:r>
      <w:r>
        <w:rPr>
          <w:rFonts w:cs="Arial"/>
          <w:color w:val="FF0000"/>
        </w:rPr>
        <w:t xml:space="preserve"> </w:t>
      </w:r>
      <w:r>
        <w:rPr>
          <w:rFonts w:cs="Arial"/>
        </w:rPr>
        <w:t>(No Image shown in 'Park')</w:t>
      </w:r>
    </w:p>
    <w:p w14:paraId="5A896481" w14:textId="77777777" w:rsidR="00F3235A" w:rsidRDefault="00770557">
      <w:pPr>
        <w:autoSpaceDE w:val="0"/>
        <w:autoSpaceDN w:val="0"/>
        <w:adjustRightInd w:val="0"/>
        <w:ind w:left="1080" w:hanging="360"/>
        <w:rPr>
          <w:rFonts w:cs="Arial"/>
        </w:rPr>
      </w:pPr>
      <w:r>
        <w:rPr>
          <w:rFonts w:cs="Arial"/>
        </w:rPr>
        <w:t>•</w:t>
      </w:r>
      <w:r>
        <w:rPr>
          <w:rFonts w:cs="Arial"/>
        </w:rPr>
        <w:tab/>
        <w:t>Power Mode does not equal IgnitionOn_2 or Running_2 or Crank_3</w:t>
      </w:r>
    </w:p>
    <w:p w14:paraId="63E19FC6" w14:textId="77777777" w:rsidR="00F3235A" w:rsidRDefault="00770557">
      <w:pPr>
        <w:autoSpaceDE w:val="0"/>
        <w:autoSpaceDN w:val="0"/>
        <w:adjustRightInd w:val="0"/>
        <w:ind w:left="1080" w:hanging="360"/>
        <w:rPr>
          <w:rFonts w:cs="Arial"/>
        </w:rPr>
      </w:pPr>
      <w:r>
        <w:rPr>
          <w:rFonts w:cs="Arial"/>
        </w:rPr>
        <w:t xml:space="preserve">• </w:t>
      </w:r>
      <w:r>
        <w:rPr>
          <w:rFonts w:cs="Arial"/>
        </w:rPr>
        <w:tab/>
        <w:t>FVC is disabled (Feature_St equals 0x81B Camera Showing and 0x00 Off)</w:t>
      </w:r>
    </w:p>
    <w:p w14:paraId="61BB52E2" w14:textId="77777777" w:rsidR="00F3235A" w:rsidRDefault="00770557" w:rsidP="009B6384">
      <w:pPr>
        <w:autoSpaceDE w:val="0"/>
        <w:autoSpaceDN w:val="0"/>
        <w:adjustRightInd w:val="0"/>
        <w:ind w:left="1080" w:hanging="360"/>
        <w:rPr>
          <w:rFonts w:cs="Arial"/>
        </w:rPr>
      </w:pPr>
      <w:r>
        <w:rPr>
          <w:rFonts w:cs="Arial"/>
        </w:rPr>
        <w:t>•</w:t>
      </w:r>
      <w:r>
        <w:rPr>
          <w:rFonts w:cs="Arial"/>
        </w:rPr>
        <w:tab/>
        <w:t>Vehicle speed exceeds Feature Maximum Speed requirement 014077</w:t>
      </w:r>
    </w:p>
    <w:p w14:paraId="6A678DC7" w14:textId="77777777" w:rsidR="00F3235A" w:rsidRDefault="00000000">
      <w:pPr>
        <w:rPr>
          <w:rFonts w:cs="Arial"/>
        </w:rPr>
      </w:pPr>
    </w:p>
    <w:p w14:paraId="21B6F7CB" w14:textId="77777777" w:rsidR="00E52CBB" w:rsidRPr="00E52CBB" w:rsidRDefault="00E52CBB" w:rsidP="00E52CBB">
      <w:pPr>
        <w:pStyle w:val="Heading5"/>
        <w:rPr>
          <w:b w:val="0"/>
          <w:u w:val="single"/>
        </w:rPr>
      </w:pPr>
      <w:r w:rsidRPr="00E52CBB">
        <w:rPr>
          <w:b w:val="0"/>
          <w:u w:val="single"/>
        </w:rPr>
        <w:lastRenderedPageBreak/>
        <w:t>DAFVCv1-FUR-REQ-013997/B-E-Locker Deactivation Delay (TcSE ROIN-266607-1)</w:t>
      </w:r>
    </w:p>
    <w:p w14:paraId="034CDAD3" w14:textId="77777777" w:rsidR="004D1976" w:rsidRDefault="00770557">
      <w:pPr>
        <w:adjustRightInd w:val="0"/>
        <w:rPr>
          <w:rStyle w:val="msoins0"/>
          <w:rFonts w:cs="Arial"/>
          <w:iCs/>
          <w:szCs w:val="20"/>
        </w:rPr>
      </w:pPr>
      <w:r>
        <w:rPr>
          <w:rFonts w:cs="Arial"/>
          <w:szCs w:val="20"/>
        </w:rPr>
        <w:t xml:space="preserve">If the FrontViewCameraClient is displaying the Front View Camera (FVC) image (all conditions for front camera image display are true) and the E-Locker transistions from 'Locked' (Elocker_St = 0x1:ON) to 'Unlocked' (Elocker_St = 0x0:OFF), </w:t>
      </w:r>
      <w:r>
        <w:rPr>
          <w:rStyle w:val="msoins0"/>
          <w:rFonts w:cs="Arial"/>
          <w:iCs/>
          <w:szCs w:val="20"/>
        </w:rPr>
        <w:t>the FrontViewCameraClient shall start a timer (T_eLockerDelay) and shall continue to display the FVC image until the expiration of this timer.</w:t>
      </w:r>
    </w:p>
    <w:p w14:paraId="36738D58" w14:textId="77777777" w:rsidR="004D1976" w:rsidRDefault="00770557">
      <w:pPr>
        <w:adjustRightInd w:val="0"/>
        <w:rPr>
          <w:rStyle w:val="msoins0"/>
          <w:rFonts w:cs="Arial"/>
          <w:iCs/>
          <w:szCs w:val="20"/>
        </w:rPr>
      </w:pPr>
      <w:r>
        <w:rPr>
          <w:rStyle w:val="msoins0"/>
          <w:rFonts w:cs="Arial"/>
          <w:iCs/>
          <w:szCs w:val="20"/>
        </w:rPr>
        <w:t xml:space="preserve"> </w:t>
      </w:r>
    </w:p>
    <w:p w14:paraId="0A0247C2" w14:textId="77777777" w:rsidR="004D1976" w:rsidRDefault="00770557">
      <w:pPr>
        <w:adjustRightInd w:val="0"/>
      </w:pPr>
      <w:r>
        <w:rPr>
          <w:rStyle w:val="msoins0"/>
          <w:rFonts w:cs="Arial"/>
          <w:iCs/>
          <w:szCs w:val="20"/>
        </w:rPr>
        <w:t>If the FrontViewCameraClient detects that the E-Locker transistions back to 'Locked' prior to the expiration of T_eLockerDelay, and all other conditions for front camera image remain true, the FrontViewCameraClient shall cancel the timer and continue to display the FVC image.</w:t>
      </w:r>
    </w:p>
    <w:p w14:paraId="14879F57" w14:textId="77777777" w:rsidR="004D1976" w:rsidRDefault="004D1976">
      <w:pPr>
        <w:rPr>
          <w:rFonts w:eastAsia="MS Mincho" w:cs="Arial"/>
          <w:szCs w:val="20"/>
        </w:rPr>
      </w:pPr>
    </w:p>
    <w:p w14:paraId="31F8997C" w14:textId="77777777" w:rsidR="007917DC" w:rsidRDefault="00770557" w:rsidP="00E52CBB">
      <w:pPr>
        <w:pStyle w:val="Heading5"/>
      </w:pPr>
      <w:r w:rsidRPr="00B9479B">
        <w:t>DAFVCv1-TMR-REQ-013998/B-T_eLockerDelay (TcSE ROIN-266609-1)</w:t>
      </w:r>
    </w:p>
    <w:p w14:paraId="2924EB76" w14:textId="77777777" w:rsidR="0091772B" w:rsidRPr="0091772B" w:rsidRDefault="00000000"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CB65718"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869D74D" w14:textId="77777777" w:rsidR="007917DC" w:rsidRDefault="0077055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F7558BF" w14:textId="77777777" w:rsidR="007917DC" w:rsidRDefault="0077055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3DA84EF" w14:textId="77777777" w:rsidR="007917DC" w:rsidRDefault="0077055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12A8DBA" w14:textId="77777777" w:rsidR="007917DC" w:rsidRDefault="0077055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88C0EA8" w14:textId="77777777" w:rsidR="007917DC" w:rsidRDefault="0077055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701B270F" w14:textId="77777777" w:rsidR="007917DC" w:rsidRDefault="00770557">
            <w:pPr>
              <w:spacing w:line="276" w:lineRule="auto"/>
              <w:jc w:val="center"/>
              <w:rPr>
                <w:rFonts w:ascii="Univers" w:eastAsia="Times New Roman" w:hAnsi="Univers" w:cs="Arial"/>
                <w:b/>
                <w:sz w:val="14"/>
                <w:szCs w:val="14"/>
              </w:rPr>
            </w:pPr>
            <w:r>
              <w:rPr>
                <w:rFonts w:cs="Arial"/>
                <w:b/>
                <w:sz w:val="14"/>
                <w:szCs w:val="14"/>
              </w:rPr>
              <w:t>Default</w:t>
            </w:r>
          </w:p>
        </w:tc>
      </w:tr>
      <w:tr w:rsidR="007917DC" w14:paraId="3338D011"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A381C3E" w14:textId="77777777" w:rsidR="007917DC" w:rsidRPr="00DF054A" w:rsidRDefault="00770557">
            <w:pPr>
              <w:spacing w:line="276" w:lineRule="auto"/>
              <w:rPr>
                <w:rFonts w:ascii="Univers" w:eastAsia="Times New Roman" w:hAnsi="Univers" w:cs="Arial"/>
                <w:sz w:val="14"/>
                <w:szCs w:val="14"/>
              </w:rPr>
            </w:pPr>
            <w:r w:rsidRPr="00DF054A">
              <w:rPr>
                <w:rFonts w:cs="Arial"/>
                <w:sz w:val="14"/>
                <w:szCs w:val="14"/>
              </w:rPr>
              <w:t>T_eLockerDelay</w:t>
            </w:r>
          </w:p>
        </w:tc>
        <w:tc>
          <w:tcPr>
            <w:tcW w:w="5442" w:type="dxa"/>
            <w:tcBorders>
              <w:top w:val="single" w:sz="4" w:space="0" w:color="auto"/>
              <w:left w:val="single" w:sz="4" w:space="0" w:color="auto"/>
              <w:bottom w:val="single" w:sz="4" w:space="0" w:color="auto"/>
              <w:right w:val="single" w:sz="4" w:space="0" w:color="auto"/>
            </w:tcBorders>
            <w:hideMark/>
          </w:tcPr>
          <w:p w14:paraId="35A05F46" w14:textId="77777777" w:rsidR="004D1976" w:rsidRDefault="00770557">
            <w:pPr>
              <w:rPr>
                <w:rFonts w:cs="Arial"/>
                <w:szCs w:val="20"/>
              </w:rPr>
            </w:pPr>
            <w:r>
              <w:rPr>
                <w:rFonts w:cs="Arial"/>
                <w:szCs w:val="20"/>
              </w:rPr>
              <w:t>Maximum time FrontViewCameraClient should wait before stopping the display of the FVC video image to the user according to FAS-FVC-GREQ-266607-E-Locker Deactivation Delay.</w:t>
            </w:r>
          </w:p>
          <w:p w14:paraId="6473D7B8" w14:textId="77777777" w:rsidR="007917DC" w:rsidRDefault="0000000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B279F23" w14:textId="77777777" w:rsidR="007917DC" w:rsidRDefault="00770557">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4A10CDC4" w14:textId="77777777" w:rsidR="007917DC" w:rsidRDefault="00770557">
            <w:pPr>
              <w:spacing w:line="276" w:lineRule="auto"/>
              <w:rPr>
                <w:rFonts w:ascii="Univers" w:eastAsia="Times New Roman" w:hAnsi="Univers" w:cs="Arial"/>
                <w:sz w:val="14"/>
                <w:szCs w:val="14"/>
              </w:rPr>
            </w:pPr>
            <w:r>
              <w:rPr>
                <w:rFonts w:cs="Arial"/>
                <w:sz w:val="14"/>
                <w:szCs w:val="14"/>
              </w:rPr>
              <w:t>4975-5025</w:t>
            </w:r>
          </w:p>
        </w:tc>
        <w:tc>
          <w:tcPr>
            <w:tcW w:w="1080" w:type="dxa"/>
            <w:tcBorders>
              <w:top w:val="single" w:sz="4" w:space="0" w:color="auto"/>
              <w:left w:val="single" w:sz="4" w:space="0" w:color="auto"/>
              <w:bottom w:val="single" w:sz="4" w:space="0" w:color="auto"/>
              <w:right w:val="single" w:sz="4" w:space="0" w:color="auto"/>
            </w:tcBorders>
            <w:hideMark/>
          </w:tcPr>
          <w:p w14:paraId="01B2C00F" w14:textId="77777777" w:rsidR="007917DC" w:rsidRDefault="00770557">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417EA97C" w14:textId="77777777" w:rsidR="007917DC" w:rsidRDefault="00770557">
            <w:pPr>
              <w:spacing w:line="276" w:lineRule="auto"/>
              <w:jc w:val="center"/>
              <w:rPr>
                <w:rFonts w:ascii="Univers" w:eastAsia="Times New Roman" w:hAnsi="Univers" w:cs="Arial"/>
                <w:sz w:val="14"/>
                <w:szCs w:val="14"/>
              </w:rPr>
            </w:pPr>
            <w:r>
              <w:rPr>
                <w:rFonts w:cs="Arial"/>
                <w:sz w:val="14"/>
                <w:szCs w:val="14"/>
              </w:rPr>
              <w:t>5000</w:t>
            </w:r>
          </w:p>
        </w:tc>
      </w:tr>
    </w:tbl>
    <w:p w14:paraId="2592FABD" w14:textId="77777777" w:rsidR="005A201A" w:rsidRPr="00B01CDD" w:rsidRDefault="00000000" w:rsidP="00B01CDD">
      <w:pPr>
        <w:rPr>
          <w:sz w:val="14"/>
          <w:szCs w:val="14"/>
        </w:rPr>
      </w:pPr>
    </w:p>
    <w:p w14:paraId="12A9E0FB" w14:textId="77777777" w:rsidR="00406F39" w:rsidRDefault="00770557" w:rsidP="00E52CBB">
      <w:pPr>
        <w:pStyle w:val="Heading4"/>
      </w:pPr>
      <w:r>
        <w:t>Use Cases</w:t>
      </w:r>
    </w:p>
    <w:p w14:paraId="1A28B921" w14:textId="77777777" w:rsidR="00406F39" w:rsidRDefault="00770557" w:rsidP="00E52CBB">
      <w:pPr>
        <w:pStyle w:val="Heading5"/>
      </w:pPr>
      <w:r>
        <w:t>DAFVCv2-UC-REQ-128182/B-Entering Front Camera - 360</w:t>
      </w:r>
    </w:p>
    <w:p w14:paraId="2752E674"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E90772" w14:paraId="093F985F" w14:textId="77777777" w:rsidTr="009E65A2">
        <w:trPr>
          <w:jc w:val="center"/>
        </w:trPr>
        <w:tc>
          <w:tcPr>
            <w:tcW w:w="1910" w:type="dxa"/>
            <w:shd w:val="clear" w:color="auto" w:fill="BFBFBF" w:themeFill="background1" w:themeFillShade="BF"/>
          </w:tcPr>
          <w:p w14:paraId="325FC436" w14:textId="77777777" w:rsidR="00E90772" w:rsidRPr="006E7D31" w:rsidRDefault="00770557" w:rsidP="00B82DBB">
            <w:pPr>
              <w:rPr>
                <w:b/>
              </w:rPr>
            </w:pPr>
            <w:r w:rsidRPr="006E7D31">
              <w:rPr>
                <w:b/>
              </w:rPr>
              <w:t>Actors</w:t>
            </w:r>
          </w:p>
        </w:tc>
        <w:tc>
          <w:tcPr>
            <w:tcW w:w="7666" w:type="dxa"/>
          </w:tcPr>
          <w:p w14:paraId="1EF71DD1" w14:textId="77777777" w:rsidR="00E90772" w:rsidRDefault="00770557" w:rsidP="00B82DBB">
            <w:r>
              <w:t>Vehicle Occupant</w:t>
            </w:r>
          </w:p>
        </w:tc>
      </w:tr>
      <w:tr w:rsidR="00D35E25" w14:paraId="380674D9" w14:textId="77777777" w:rsidTr="009E65A2">
        <w:trPr>
          <w:jc w:val="center"/>
        </w:trPr>
        <w:tc>
          <w:tcPr>
            <w:tcW w:w="1910" w:type="dxa"/>
            <w:tcBorders>
              <w:bottom w:val="single" w:sz="4" w:space="0" w:color="auto"/>
            </w:tcBorders>
            <w:shd w:val="clear" w:color="auto" w:fill="BFBFBF" w:themeFill="background1" w:themeFillShade="BF"/>
          </w:tcPr>
          <w:p w14:paraId="67C525E3" w14:textId="77777777" w:rsidR="00D35E25" w:rsidRPr="006E7D31" w:rsidRDefault="00770557" w:rsidP="00B82DBB">
            <w:pPr>
              <w:rPr>
                <w:b/>
              </w:rPr>
            </w:pPr>
            <w:r>
              <w:rPr>
                <w:b/>
              </w:rPr>
              <w:t>Pre-c</w:t>
            </w:r>
            <w:r w:rsidRPr="006E7D31">
              <w:rPr>
                <w:b/>
              </w:rPr>
              <w:t>onditions</w:t>
            </w:r>
          </w:p>
        </w:tc>
        <w:tc>
          <w:tcPr>
            <w:tcW w:w="7666" w:type="dxa"/>
            <w:tcBorders>
              <w:bottom w:val="single" w:sz="4" w:space="0" w:color="auto"/>
            </w:tcBorders>
          </w:tcPr>
          <w:p w14:paraId="114B6A35" w14:textId="77777777" w:rsidR="00D35E25" w:rsidRDefault="00770557" w:rsidP="00BD797D">
            <w:pPr>
              <w:numPr>
                <w:ilvl w:val="0"/>
                <w:numId w:val="252"/>
              </w:numPr>
            </w:pPr>
            <w:r>
              <w:t xml:space="preserve">The vehicle is configured </w:t>
            </w:r>
            <w:r w:rsidRPr="00E4608E">
              <w:t>with Multicamera or FVC only</w:t>
            </w:r>
          </w:p>
          <w:p w14:paraId="15362695" w14:textId="77777777" w:rsidR="00D35E25" w:rsidRDefault="00770557" w:rsidP="00BD797D">
            <w:pPr>
              <w:numPr>
                <w:ilvl w:val="0"/>
                <w:numId w:val="252"/>
              </w:numPr>
            </w:pPr>
            <w:r>
              <w:t>The vehicle is in Run/Start</w:t>
            </w:r>
          </w:p>
          <w:p w14:paraId="5972E5DD" w14:textId="77777777" w:rsidR="00D35E25" w:rsidRDefault="00770557" w:rsidP="00D35E25">
            <w:pPr>
              <w:numPr>
                <w:ilvl w:val="0"/>
                <w:numId w:val="252"/>
              </w:numPr>
            </w:pPr>
            <w:r>
              <w:t>The vehicle is NOT in reverse</w:t>
            </w:r>
          </w:p>
          <w:p w14:paraId="27E930EB" w14:textId="77777777" w:rsidR="003D093C" w:rsidRDefault="00770557" w:rsidP="0060327B">
            <w:pPr>
              <w:numPr>
                <w:ilvl w:val="0"/>
                <w:numId w:val="252"/>
              </w:numPr>
            </w:pPr>
            <w:r>
              <w:t xml:space="preserve">The  vehicle speed is below </w:t>
            </w:r>
            <w:ins w:id="102" w:author="WSTEPHE1" w:date="2015-04-22T10:54:00Z">
              <w:r>
                <w:t>limit per CAMERA-REQ-014077-Feature Maximum Speed</w:t>
              </w:r>
            </w:ins>
            <w:del w:id="103" w:author="WSTEPHE1" w:date="2015-04-22T10:54:00Z">
              <w:r w:rsidDel="004D5C37">
                <w:delText>10kph</w:delText>
              </w:r>
            </w:del>
          </w:p>
        </w:tc>
      </w:tr>
      <w:tr w:rsidR="00D35E25" w14:paraId="07B5B5E8" w14:textId="77777777" w:rsidTr="009E65A2">
        <w:trPr>
          <w:jc w:val="center"/>
        </w:trPr>
        <w:tc>
          <w:tcPr>
            <w:tcW w:w="1910" w:type="dxa"/>
            <w:tcBorders>
              <w:left w:val="single" w:sz="4" w:space="0" w:color="auto"/>
            </w:tcBorders>
            <w:shd w:val="clear" w:color="auto" w:fill="BFBFBF" w:themeFill="background1" w:themeFillShade="BF"/>
          </w:tcPr>
          <w:p w14:paraId="6ABD7BA0" w14:textId="77777777" w:rsidR="00D35E25" w:rsidRPr="006E7D31" w:rsidRDefault="00770557" w:rsidP="00B82DBB">
            <w:pPr>
              <w:rPr>
                <w:b/>
              </w:rPr>
            </w:pPr>
            <w:r w:rsidRPr="006E7D31">
              <w:rPr>
                <w:b/>
              </w:rPr>
              <w:t>Scenario Description</w:t>
            </w:r>
          </w:p>
        </w:tc>
        <w:tc>
          <w:tcPr>
            <w:tcW w:w="7666" w:type="dxa"/>
            <w:tcBorders>
              <w:right w:val="single" w:sz="4" w:space="0" w:color="auto"/>
            </w:tcBorders>
            <w:shd w:val="clear" w:color="auto" w:fill="auto"/>
          </w:tcPr>
          <w:p w14:paraId="023C9E51" w14:textId="77777777" w:rsidR="00D35E25" w:rsidRDefault="00770557" w:rsidP="00BD2E2F">
            <w:r>
              <w:t>The driver presses Front Camera Hard Button</w:t>
            </w:r>
          </w:p>
          <w:p w14:paraId="6A924032" w14:textId="77777777" w:rsidR="00D35E25" w:rsidRPr="00482CB9" w:rsidRDefault="00000000" w:rsidP="00BD2E2F"/>
        </w:tc>
      </w:tr>
      <w:tr w:rsidR="00D35E25" w14:paraId="12AEF8F6" w14:textId="77777777" w:rsidTr="009E65A2">
        <w:trPr>
          <w:jc w:val="center"/>
        </w:trPr>
        <w:tc>
          <w:tcPr>
            <w:tcW w:w="1910" w:type="dxa"/>
            <w:tcBorders>
              <w:left w:val="single" w:sz="4" w:space="0" w:color="auto"/>
              <w:bottom w:val="single" w:sz="4" w:space="0" w:color="auto"/>
            </w:tcBorders>
            <w:shd w:val="clear" w:color="auto" w:fill="BFBFBF" w:themeFill="background1" w:themeFillShade="BF"/>
          </w:tcPr>
          <w:p w14:paraId="6110336F" w14:textId="77777777" w:rsidR="00D35E25" w:rsidRPr="006E7D31" w:rsidRDefault="00770557"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14:paraId="45922555" w14:textId="77777777" w:rsidR="00D35E25" w:rsidRDefault="00770557" w:rsidP="00D35E25">
            <w:r>
              <w:t>Front Multicamera view appears</w:t>
            </w:r>
          </w:p>
        </w:tc>
      </w:tr>
      <w:tr w:rsidR="00D35E25" w14:paraId="736FBDC7" w14:textId="77777777" w:rsidTr="009E65A2">
        <w:trPr>
          <w:jc w:val="center"/>
        </w:trPr>
        <w:tc>
          <w:tcPr>
            <w:tcW w:w="1910" w:type="dxa"/>
            <w:tcBorders>
              <w:left w:val="single" w:sz="4" w:space="0" w:color="auto"/>
            </w:tcBorders>
            <w:shd w:val="clear" w:color="auto" w:fill="BFBFBF" w:themeFill="background1" w:themeFillShade="BF"/>
          </w:tcPr>
          <w:p w14:paraId="5D91A8FE" w14:textId="77777777" w:rsidR="00D35E25" w:rsidRPr="006E7D31" w:rsidRDefault="00770557" w:rsidP="00B82DBB">
            <w:pPr>
              <w:rPr>
                <w:b/>
              </w:rPr>
            </w:pPr>
            <w:r w:rsidRPr="006E7D31">
              <w:rPr>
                <w:b/>
              </w:rPr>
              <w:t>List of Exception Use Cases</w:t>
            </w:r>
          </w:p>
        </w:tc>
        <w:tc>
          <w:tcPr>
            <w:tcW w:w="7666" w:type="dxa"/>
            <w:tcBorders>
              <w:right w:val="single" w:sz="4" w:space="0" w:color="auto"/>
            </w:tcBorders>
            <w:shd w:val="clear" w:color="auto" w:fill="auto"/>
          </w:tcPr>
          <w:p w14:paraId="380CF7E2" w14:textId="77777777" w:rsidR="00261876" w:rsidRDefault="00770557" w:rsidP="00261876">
            <w:r>
              <w:t>E1</w:t>
            </w:r>
            <w:r w:rsidRPr="00B33438">
              <w:t xml:space="preserve"> </w:t>
            </w:r>
            <w:r>
              <w:t>– Vehicle is not RUN/START</w:t>
            </w:r>
          </w:p>
          <w:p w14:paraId="648E6A3F" w14:textId="77777777" w:rsidR="00261876" w:rsidRDefault="00770557" w:rsidP="00261876">
            <w:r>
              <w:t>E2 – Loss of communication with Camera Server</w:t>
            </w:r>
          </w:p>
          <w:p w14:paraId="468EE839" w14:textId="77777777" w:rsidR="00D35E25" w:rsidRDefault="00770557" w:rsidP="00261876">
            <w:r>
              <w:t>E3 – Valid camera video signal not present</w:t>
            </w:r>
          </w:p>
        </w:tc>
      </w:tr>
      <w:tr w:rsidR="00E90772" w14:paraId="38EE0004" w14:textId="77777777" w:rsidTr="009E65A2">
        <w:trPr>
          <w:jc w:val="center"/>
        </w:trPr>
        <w:tc>
          <w:tcPr>
            <w:tcW w:w="1910" w:type="dxa"/>
            <w:tcBorders>
              <w:left w:val="single" w:sz="4" w:space="0" w:color="auto"/>
            </w:tcBorders>
            <w:shd w:val="clear" w:color="auto" w:fill="BFBFBF" w:themeFill="background1" w:themeFillShade="BF"/>
          </w:tcPr>
          <w:p w14:paraId="20D06ACA" w14:textId="77777777" w:rsidR="00E90772" w:rsidRPr="006E7D31" w:rsidRDefault="00770557" w:rsidP="00B82DBB">
            <w:pPr>
              <w:rPr>
                <w:b/>
              </w:rPr>
            </w:pPr>
            <w:r>
              <w:rPr>
                <w:b/>
              </w:rPr>
              <w:t>Interface</w:t>
            </w:r>
            <w:r w:rsidRPr="006E7D31">
              <w:rPr>
                <w:b/>
              </w:rPr>
              <w:t>s</w:t>
            </w:r>
          </w:p>
        </w:tc>
        <w:tc>
          <w:tcPr>
            <w:tcW w:w="7666" w:type="dxa"/>
            <w:tcBorders>
              <w:right w:val="single" w:sz="4" w:space="0" w:color="auto"/>
            </w:tcBorders>
            <w:shd w:val="clear" w:color="auto" w:fill="auto"/>
          </w:tcPr>
          <w:p w14:paraId="769D85A5" w14:textId="77777777" w:rsidR="0098500F" w:rsidRDefault="00770557" w:rsidP="0098500F">
            <w:r>
              <w:t>G-HMI</w:t>
            </w:r>
          </w:p>
          <w:p w14:paraId="141D08F9" w14:textId="77777777" w:rsidR="00E90772" w:rsidRDefault="00770557" w:rsidP="0098500F">
            <w:r>
              <w:t>Vehicle System Interface</w:t>
            </w:r>
          </w:p>
        </w:tc>
      </w:tr>
    </w:tbl>
    <w:p w14:paraId="1D835ED7" w14:textId="77777777" w:rsidR="00075BDA" w:rsidRDefault="00000000"/>
    <w:p w14:paraId="53DA1939" w14:textId="77777777" w:rsidR="00406F39" w:rsidRDefault="00770557" w:rsidP="00E52CBB">
      <w:pPr>
        <w:pStyle w:val="Heading5"/>
      </w:pPr>
      <w:r>
        <w:t>DAFVCv2-UC-REQ-128184/B-Entering Front Camera – Non-360</w:t>
      </w:r>
    </w:p>
    <w:p w14:paraId="7106859B"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E90772" w14:paraId="6BA84BD9" w14:textId="77777777" w:rsidTr="00DE3682">
        <w:trPr>
          <w:jc w:val="center"/>
        </w:trPr>
        <w:tc>
          <w:tcPr>
            <w:tcW w:w="1910" w:type="dxa"/>
            <w:shd w:val="clear" w:color="auto" w:fill="BFBFBF" w:themeFill="background1" w:themeFillShade="BF"/>
          </w:tcPr>
          <w:p w14:paraId="22408CB6" w14:textId="77777777" w:rsidR="00E90772" w:rsidRPr="006E7D31" w:rsidRDefault="00770557" w:rsidP="00B82DBB">
            <w:pPr>
              <w:rPr>
                <w:b/>
              </w:rPr>
            </w:pPr>
            <w:r w:rsidRPr="006E7D31">
              <w:rPr>
                <w:b/>
              </w:rPr>
              <w:t>Actors</w:t>
            </w:r>
          </w:p>
        </w:tc>
        <w:tc>
          <w:tcPr>
            <w:tcW w:w="7666" w:type="dxa"/>
          </w:tcPr>
          <w:p w14:paraId="2162F045" w14:textId="77777777" w:rsidR="00E90772" w:rsidRDefault="00770557" w:rsidP="00B82DBB">
            <w:r>
              <w:t>Vehicle Occupant</w:t>
            </w:r>
          </w:p>
        </w:tc>
      </w:tr>
      <w:tr w:rsidR="00CB36FB" w14:paraId="2362EADF" w14:textId="77777777" w:rsidTr="00DE3682">
        <w:trPr>
          <w:jc w:val="center"/>
        </w:trPr>
        <w:tc>
          <w:tcPr>
            <w:tcW w:w="1910" w:type="dxa"/>
            <w:tcBorders>
              <w:bottom w:val="single" w:sz="4" w:space="0" w:color="auto"/>
            </w:tcBorders>
            <w:shd w:val="clear" w:color="auto" w:fill="BFBFBF" w:themeFill="background1" w:themeFillShade="BF"/>
          </w:tcPr>
          <w:p w14:paraId="3272BA4B" w14:textId="77777777" w:rsidR="00CB36FB" w:rsidRPr="006E7D31" w:rsidRDefault="00770557" w:rsidP="00B82DBB">
            <w:pPr>
              <w:rPr>
                <w:b/>
              </w:rPr>
            </w:pPr>
            <w:r>
              <w:rPr>
                <w:b/>
              </w:rPr>
              <w:t>Pre-c</w:t>
            </w:r>
            <w:r w:rsidRPr="006E7D31">
              <w:rPr>
                <w:b/>
              </w:rPr>
              <w:t>onditions</w:t>
            </w:r>
          </w:p>
        </w:tc>
        <w:tc>
          <w:tcPr>
            <w:tcW w:w="7666" w:type="dxa"/>
            <w:tcBorders>
              <w:bottom w:val="single" w:sz="4" w:space="0" w:color="auto"/>
            </w:tcBorders>
          </w:tcPr>
          <w:p w14:paraId="7661AFD3" w14:textId="77777777" w:rsidR="00CB36FB" w:rsidRDefault="00770557" w:rsidP="00BD797D">
            <w:pPr>
              <w:numPr>
                <w:ilvl w:val="0"/>
                <w:numId w:val="253"/>
              </w:numPr>
            </w:pPr>
            <w:r>
              <w:t>APIM is configured with FVC only (no Multicamera)</w:t>
            </w:r>
          </w:p>
          <w:p w14:paraId="1CA33707" w14:textId="77777777" w:rsidR="00CB36FB" w:rsidRDefault="00770557" w:rsidP="00BD797D">
            <w:pPr>
              <w:numPr>
                <w:ilvl w:val="0"/>
                <w:numId w:val="253"/>
              </w:numPr>
            </w:pPr>
            <w:r>
              <w:t>Vehicle in Run/Start</w:t>
            </w:r>
          </w:p>
          <w:p w14:paraId="3C82C74F" w14:textId="77777777" w:rsidR="00CB36FB" w:rsidRDefault="00770557" w:rsidP="00722473">
            <w:pPr>
              <w:numPr>
                <w:ilvl w:val="0"/>
                <w:numId w:val="253"/>
              </w:numPr>
            </w:pPr>
            <w:r>
              <w:t xml:space="preserve">Vehicle Not in reverse </w:t>
            </w:r>
          </w:p>
          <w:p w14:paraId="0024EB48" w14:textId="77777777" w:rsidR="00AB7EE4" w:rsidRDefault="00770557" w:rsidP="00722473">
            <w:pPr>
              <w:numPr>
                <w:ilvl w:val="0"/>
                <w:numId w:val="253"/>
              </w:numPr>
            </w:pPr>
            <w:r>
              <w:t xml:space="preserve">Vehicle </w:t>
            </w:r>
            <w:ins w:id="104" w:author="WSTEPHE1" w:date="2015-04-22T10:56:00Z">
              <w:r>
                <w:t>speed per CAMERA-REQ-014077-Feature Maximum Speed</w:t>
              </w:r>
            </w:ins>
            <w:del w:id="105" w:author="WSTEPHE1" w:date="2015-04-22T10:56:00Z">
              <w:r w:rsidDel="00922F6F">
                <w:delText>below 10kph</w:delText>
              </w:r>
            </w:del>
          </w:p>
        </w:tc>
      </w:tr>
      <w:tr w:rsidR="00CB36FB" w14:paraId="003EE014" w14:textId="77777777" w:rsidTr="00DE3682">
        <w:trPr>
          <w:jc w:val="center"/>
        </w:trPr>
        <w:tc>
          <w:tcPr>
            <w:tcW w:w="1910" w:type="dxa"/>
            <w:tcBorders>
              <w:left w:val="single" w:sz="4" w:space="0" w:color="auto"/>
            </w:tcBorders>
            <w:shd w:val="clear" w:color="auto" w:fill="BFBFBF" w:themeFill="background1" w:themeFillShade="BF"/>
          </w:tcPr>
          <w:p w14:paraId="24D92BF4" w14:textId="77777777" w:rsidR="00CB36FB" w:rsidRPr="006E7D31" w:rsidRDefault="00770557" w:rsidP="00B82DBB">
            <w:pPr>
              <w:rPr>
                <w:b/>
              </w:rPr>
            </w:pPr>
            <w:r w:rsidRPr="006E7D31">
              <w:rPr>
                <w:b/>
              </w:rPr>
              <w:t>Scenario Description</w:t>
            </w:r>
          </w:p>
        </w:tc>
        <w:tc>
          <w:tcPr>
            <w:tcW w:w="7666" w:type="dxa"/>
            <w:tcBorders>
              <w:right w:val="single" w:sz="4" w:space="0" w:color="auto"/>
            </w:tcBorders>
            <w:shd w:val="clear" w:color="auto" w:fill="auto"/>
          </w:tcPr>
          <w:p w14:paraId="3A7807AF" w14:textId="77777777" w:rsidR="00CB36FB" w:rsidRDefault="00770557" w:rsidP="00BD797D">
            <w:pPr>
              <w:numPr>
                <w:ilvl w:val="0"/>
                <w:numId w:val="253"/>
              </w:numPr>
            </w:pPr>
            <w:r>
              <w:t>User presses Camera Hard Button</w:t>
            </w:r>
          </w:p>
          <w:p w14:paraId="29CB8876" w14:textId="77777777" w:rsidR="00CB36FB" w:rsidRPr="00482CB9" w:rsidRDefault="00000000" w:rsidP="00B428C8">
            <w:pPr>
              <w:ind w:left="360"/>
            </w:pPr>
          </w:p>
        </w:tc>
      </w:tr>
      <w:tr w:rsidR="00CB36FB" w14:paraId="0876D880" w14:textId="77777777" w:rsidTr="00DE3682">
        <w:trPr>
          <w:jc w:val="center"/>
        </w:trPr>
        <w:tc>
          <w:tcPr>
            <w:tcW w:w="1910" w:type="dxa"/>
            <w:tcBorders>
              <w:left w:val="single" w:sz="4" w:space="0" w:color="auto"/>
              <w:bottom w:val="single" w:sz="4" w:space="0" w:color="auto"/>
            </w:tcBorders>
            <w:shd w:val="clear" w:color="auto" w:fill="BFBFBF" w:themeFill="background1" w:themeFillShade="BF"/>
          </w:tcPr>
          <w:p w14:paraId="0726FE24" w14:textId="77777777" w:rsidR="00CB36FB" w:rsidRPr="006E7D31" w:rsidRDefault="00770557"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14:paraId="7DF05842" w14:textId="77777777" w:rsidR="00CB36FB" w:rsidRDefault="00770557" w:rsidP="00B82DBB">
            <w:r>
              <w:t>Front Normal view  appears</w:t>
            </w:r>
          </w:p>
        </w:tc>
      </w:tr>
      <w:tr w:rsidR="00CB36FB" w14:paraId="38815AC9" w14:textId="77777777" w:rsidTr="00DE3682">
        <w:trPr>
          <w:jc w:val="center"/>
        </w:trPr>
        <w:tc>
          <w:tcPr>
            <w:tcW w:w="1910" w:type="dxa"/>
            <w:tcBorders>
              <w:left w:val="single" w:sz="4" w:space="0" w:color="auto"/>
            </w:tcBorders>
            <w:shd w:val="clear" w:color="auto" w:fill="BFBFBF" w:themeFill="background1" w:themeFillShade="BF"/>
          </w:tcPr>
          <w:p w14:paraId="525C6CDB" w14:textId="77777777" w:rsidR="00CB36FB" w:rsidRPr="006E7D31" w:rsidRDefault="00770557" w:rsidP="00B82DBB">
            <w:pPr>
              <w:rPr>
                <w:b/>
              </w:rPr>
            </w:pPr>
            <w:r w:rsidRPr="006E7D31">
              <w:rPr>
                <w:b/>
              </w:rPr>
              <w:t>List of Exception Use Cases</w:t>
            </w:r>
          </w:p>
        </w:tc>
        <w:tc>
          <w:tcPr>
            <w:tcW w:w="7666" w:type="dxa"/>
            <w:tcBorders>
              <w:right w:val="single" w:sz="4" w:space="0" w:color="auto"/>
            </w:tcBorders>
            <w:shd w:val="clear" w:color="auto" w:fill="auto"/>
          </w:tcPr>
          <w:p w14:paraId="3EC8FCE7" w14:textId="77777777" w:rsidR="00261876" w:rsidRDefault="00770557" w:rsidP="00261876">
            <w:r>
              <w:t>E1</w:t>
            </w:r>
            <w:r w:rsidRPr="00B33438">
              <w:t xml:space="preserve"> </w:t>
            </w:r>
            <w:r>
              <w:t>– Vehicle is not RUN/START</w:t>
            </w:r>
          </w:p>
          <w:p w14:paraId="3F9B009C" w14:textId="77777777" w:rsidR="00261876" w:rsidRDefault="00770557" w:rsidP="00261876">
            <w:r>
              <w:t>E2 – Loss of communication with Camera Server</w:t>
            </w:r>
          </w:p>
          <w:p w14:paraId="38734095" w14:textId="77777777" w:rsidR="00CB36FB" w:rsidRDefault="00770557" w:rsidP="00261876">
            <w:r>
              <w:t>E3 – Valid camera video signal not present</w:t>
            </w:r>
          </w:p>
        </w:tc>
      </w:tr>
      <w:tr w:rsidR="00E90772" w14:paraId="2F667FB4" w14:textId="77777777" w:rsidTr="00DE3682">
        <w:trPr>
          <w:jc w:val="center"/>
        </w:trPr>
        <w:tc>
          <w:tcPr>
            <w:tcW w:w="1910" w:type="dxa"/>
            <w:tcBorders>
              <w:left w:val="single" w:sz="4" w:space="0" w:color="auto"/>
            </w:tcBorders>
            <w:shd w:val="clear" w:color="auto" w:fill="BFBFBF" w:themeFill="background1" w:themeFillShade="BF"/>
          </w:tcPr>
          <w:p w14:paraId="5584B5DF" w14:textId="77777777" w:rsidR="00E90772" w:rsidRPr="006E7D31" w:rsidRDefault="00770557" w:rsidP="00B82DBB">
            <w:pPr>
              <w:rPr>
                <w:b/>
              </w:rPr>
            </w:pPr>
            <w:r>
              <w:rPr>
                <w:b/>
              </w:rPr>
              <w:t>Interface</w:t>
            </w:r>
            <w:r w:rsidRPr="006E7D31">
              <w:rPr>
                <w:b/>
              </w:rPr>
              <w:t>s</w:t>
            </w:r>
          </w:p>
        </w:tc>
        <w:tc>
          <w:tcPr>
            <w:tcW w:w="7666" w:type="dxa"/>
            <w:tcBorders>
              <w:right w:val="single" w:sz="4" w:space="0" w:color="auto"/>
            </w:tcBorders>
            <w:shd w:val="clear" w:color="auto" w:fill="auto"/>
          </w:tcPr>
          <w:p w14:paraId="5F421895" w14:textId="77777777" w:rsidR="0098500F" w:rsidRDefault="00770557" w:rsidP="0098500F">
            <w:r>
              <w:t>G-HMI</w:t>
            </w:r>
          </w:p>
          <w:p w14:paraId="05B5ED8A" w14:textId="77777777" w:rsidR="00E90772" w:rsidRDefault="00770557" w:rsidP="0098500F">
            <w:r>
              <w:t>Vehicle System Interface</w:t>
            </w:r>
          </w:p>
        </w:tc>
      </w:tr>
    </w:tbl>
    <w:p w14:paraId="0A3DFB8E" w14:textId="77777777" w:rsidR="007D391E" w:rsidRDefault="00000000"/>
    <w:p w14:paraId="06E81DED" w14:textId="77777777" w:rsidR="00406F39" w:rsidRDefault="00770557" w:rsidP="00E52CBB">
      <w:pPr>
        <w:pStyle w:val="Heading5"/>
      </w:pPr>
      <w:r>
        <w:lastRenderedPageBreak/>
        <w:t>DAFVCv1-UC-REQ-128312/B-Activation Attempt During Overspeed Condition</w:t>
      </w:r>
    </w:p>
    <w:p w14:paraId="11D0CE70" w14:textId="77777777" w:rsidR="00406F39" w:rsidRPr="005F5EF0" w:rsidRDefault="00770557" w:rsidP="00406F39">
      <w:pPr>
        <w:rPr>
          <w:b/>
          <w:sz w:val="16"/>
          <w:szCs w:val="16"/>
        </w:rPr>
      </w:pPr>
      <w:r w:rsidRPr="005F5EF0">
        <w:rPr>
          <w:b/>
          <w:sz w:val="16"/>
          <w:szCs w:val="16"/>
        </w:rPr>
        <w:t>Linked Elements</w:t>
      </w:r>
    </w:p>
    <w:p w14:paraId="128C6127" w14:textId="77777777" w:rsidR="007C3C8E" w:rsidRPr="005F5EF0" w:rsidRDefault="00770557" w:rsidP="007C3C8E">
      <w:pPr>
        <w:rPr>
          <w:sz w:val="16"/>
          <w:szCs w:val="16"/>
        </w:rPr>
      </w:pPr>
      <w:r w:rsidRPr="005F5EF0">
        <w:rPr>
          <w:sz w:val="16"/>
          <w:szCs w:val="16"/>
        </w:rPr>
        <w:t>DAFVCv1-UC-REQ-128310/A-Activate Driver Assist Front View Camera</w:t>
      </w:r>
    </w:p>
    <w:p w14:paraId="2E77CD11"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E5652" w14:paraId="31DA8ACA"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502CBFC" w14:textId="77777777" w:rsidR="00CE5652" w:rsidRDefault="00770557">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17584EFA" w14:textId="77777777" w:rsidR="00CE5652" w:rsidRDefault="00770557">
            <w:pPr>
              <w:rPr>
                <w:rFonts w:cs="Arial"/>
                <w:lang w:eastAsia="zh-CN"/>
              </w:rPr>
            </w:pPr>
            <w:r>
              <w:rPr>
                <w:rFonts w:cs="Arial"/>
                <w:lang w:eastAsia="zh-CN"/>
              </w:rPr>
              <w:t>Vehicle Occupant</w:t>
            </w:r>
          </w:p>
        </w:tc>
      </w:tr>
      <w:tr w:rsidR="00CE5652" w14:paraId="200CF97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80B232D" w14:textId="77777777" w:rsidR="00CE5652" w:rsidRDefault="00770557">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4E514D3D" w14:textId="77777777" w:rsidR="00CE5652" w:rsidRDefault="00770557">
            <w:pPr>
              <w:rPr>
                <w:rFonts w:cs="Arial"/>
                <w:lang w:eastAsia="zh-CN"/>
              </w:rPr>
            </w:pPr>
            <w:r>
              <w:rPr>
                <w:rFonts w:cs="Arial"/>
                <w:lang w:eastAsia="zh-CN"/>
              </w:rPr>
              <w:t xml:space="preserve">Same as Normal Usage Use Case </w:t>
            </w:r>
          </w:p>
        </w:tc>
      </w:tr>
      <w:tr w:rsidR="00CE5652" w14:paraId="193C654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CCB6868" w14:textId="77777777" w:rsidR="00CE5652" w:rsidRDefault="00770557">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12712245" w14:textId="77777777" w:rsidR="00CE5652" w:rsidRDefault="00770557">
            <w:pPr>
              <w:rPr>
                <w:rFonts w:cs="Arial"/>
                <w:lang w:eastAsia="zh-CN"/>
              </w:rPr>
            </w:pPr>
            <w:r>
              <w:rPr>
                <w:rFonts w:cs="Arial"/>
                <w:lang w:eastAsia="zh-CN"/>
              </w:rPr>
              <w:t xml:space="preserve">The driver attempts to activate the Driver Assist Front View Camera (DAFVC) via hard button interface while traveling at a speed greater than the </w:t>
            </w:r>
            <w:ins w:id="106" w:author="WSTEPHE1" w:date="2015-04-22T11:30:00Z">
              <w:r>
                <w:rPr>
                  <w:rFonts w:cs="Arial"/>
                  <w:lang w:eastAsia="zh-CN"/>
                </w:rPr>
                <w:t>limit per CAMERA-REQ-014077-Feature Maximum Speed</w:t>
              </w:r>
            </w:ins>
            <w:del w:id="107" w:author="WSTEPHE1" w:date="2015-04-22T11:30:00Z">
              <w:r w:rsidDel="00892C27">
                <w:rPr>
                  <w:rFonts w:cs="Arial"/>
                  <w:lang w:eastAsia="zh-CN"/>
                </w:rPr>
                <w:delText>feature maximum</w:delText>
              </w:r>
            </w:del>
            <w:r>
              <w:rPr>
                <w:rFonts w:cs="Arial"/>
                <w:lang w:eastAsia="zh-CN"/>
              </w:rPr>
              <w:t>.</w:t>
            </w:r>
          </w:p>
        </w:tc>
      </w:tr>
      <w:tr w:rsidR="00CE5652" w14:paraId="0673EC5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D06B8E0" w14:textId="77777777" w:rsidR="00CE5652" w:rsidRDefault="00770557">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45EF3FEB" w14:textId="77777777" w:rsidR="00CE5652" w:rsidRDefault="00770557">
            <w:pPr>
              <w:rPr>
                <w:rFonts w:cs="Arial"/>
                <w:lang w:eastAsia="zh-CN"/>
              </w:rPr>
            </w:pPr>
            <w:r>
              <w:rPr>
                <w:rFonts w:cs="Arial"/>
                <w:lang w:eastAsia="zh-CN"/>
              </w:rPr>
              <w:t>The vehicle display does NOT show the DAFVC image.</w:t>
            </w:r>
          </w:p>
        </w:tc>
      </w:tr>
      <w:tr w:rsidR="00CE5652" w14:paraId="03704B5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83EBADF" w14:textId="77777777" w:rsidR="00CE5652" w:rsidRDefault="00770557">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0993BAC2" w14:textId="77777777" w:rsidR="00CE5652" w:rsidRDefault="00770557">
            <w:pPr>
              <w:rPr>
                <w:rFonts w:cs="Arial"/>
                <w:lang w:eastAsia="zh-CN"/>
              </w:rPr>
            </w:pPr>
            <w:r>
              <w:rPr>
                <w:rFonts w:cs="Arial"/>
                <w:lang w:eastAsia="zh-CN"/>
              </w:rPr>
              <w:t>NA</w:t>
            </w:r>
          </w:p>
        </w:tc>
      </w:tr>
      <w:tr w:rsidR="00CE5652" w14:paraId="45B0A9B0"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608130B" w14:textId="77777777" w:rsidR="00CE5652" w:rsidRDefault="00770557">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7ECF41D1" w14:textId="77777777" w:rsidR="00CE5652" w:rsidRDefault="00770557">
            <w:pPr>
              <w:rPr>
                <w:rFonts w:cs="Arial"/>
                <w:lang w:eastAsia="zh-CN"/>
              </w:rPr>
            </w:pPr>
            <w:r>
              <w:rPr>
                <w:rFonts w:cs="Arial"/>
                <w:lang w:eastAsia="zh-CN"/>
              </w:rPr>
              <w:t>G-HMI</w:t>
            </w:r>
          </w:p>
          <w:p w14:paraId="701CF14C" w14:textId="77777777" w:rsidR="00CE5652" w:rsidRDefault="00770557">
            <w:pPr>
              <w:rPr>
                <w:rFonts w:cs="Arial"/>
                <w:lang w:eastAsia="zh-CN"/>
              </w:rPr>
            </w:pPr>
            <w:r>
              <w:rPr>
                <w:rFonts w:cs="Arial"/>
                <w:lang w:eastAsia="zh-CN"/>
              </w:rPr>
              <w:t>Dedicated Hard Button</w:t>
            </w:r>
          </w:p>
          <w:p w14:paraId="2161F2E9" w14:textId="77777777" w:rsidR="00CE5652" w:rsidRDefault="00770557">
            <w:pPr>
              <w:rPr>
                <w:rFonts w:cs="Arial"/>
                <w:lang w:eastAsia="zh-CN"/>
              </w:rPr>
            </w:pPr>
            <w:r>
              <w:rPr>
                <w:rFonts w:cs="Arial"/>
                <w:lang w:eastAsia="zh-CN"/>
              </w:rPr>
              <w:t>Vehicle System Interface</w:t>
            </w:r>
          </w:p>
        </w:tc>
      </w:tr>
    </w:tbl>
    <w:p w14:paraId="256AA4FF" w14:textId="77777777" w:rsidR="00CE5652" w:rsidRDefault="00000000">
      <w:pPr>
        <w:rPr>
          <w:rFonts w:cs="Arial"/>
        </w:rPr>
      </w:pPr>
    </w:p>
    <w:p w14:paraId="07489F3C" w14:textId="77777777" w:rsidR="00406F39" w:rsidRDefault="00770557" w:rsidP="00E52CBB">
      <w:pPr>
        <w:pStyle w:val="Heading5"/>
      </w:pPr>
      <w:r>
        <w:t>TRG-UC-REQ-102959/A-Vehicle Not in RUN/START</w:t>
      </w:r>
    </w:p>
    <w:p w14:paraId="0811770C"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B82DBB" w:rsidRPr="001A5F2C" w14:paraId="3914C878" w14:textId="77777777" w:rsidTr="00C855A6">
        <w:trPr>
          <w:jc w:val="center"/>
        </w:trPr>
        <w:tc>
          <w:tcPr>
            <w:tcW w:w="1910" w:type="dxa"/>
            <w:shd w:val="clear" w:color="auto" w:fill="BFBFBF" w:themeFill="background1" w:themeFillShade="BF"/>
          </w:tcPr>
          <w:p w14:paraId="2110CE52" w14:textId="77777777" w:rsidR="00B82DBB" w:rsidRPr="001A5F2C" w:rsidRDefault="00770557" w:rsidP="00B82DBB">
            <w:pPr>
              <w:rPr>
                <w:b/>
              </w:rPr>
            </w:pPr>
            <w:r w:rsidRPr="001A5F2C">
              <w:rPr>
                <w:b/>
              </w:rPr>
              <w:t>Actors</w:t>
            </w:r>
          </w:p>
        </w:tc>
        <w:tc>
          <w:tcPr>
            <w:tcW w:w="7666" w:type="dxa"/>
          </w:tcPr>
          <w:p w14:paraId="1CC7D3CB" w14:textId="77777777" w:rsidR="00B82DBB" w:rsidRPr="001A5F2C" w:rsidRDefault="00770557" w:rsidP="00B82DBB">
            <w:r w:rsidRPr="001A5F2C">
              <w:t>Vehicle Occupant</w:t>
            </w:r>
          </w:p>
        </w:tc>
      </w:tr>
      <w:tr w:rsidR="00B82DBB" w:rsidRPr="001A5F2C" w14:paraId="18872F40" w14:textId="77777777" w:rsidTr="00C855A6">
        <w:trPr>
          <w:jc w:val="center"/>
        </w:trPr>
        <w:tc>
          <w:tcPr>
            <w:tcW w:w="1910" w:type="dxa"/>
            <w:tcBorders>
              <w:bottom w:val="single" w:sz="4" w:space="0" w:color="auto"/>
            </w:tcBorders>
            <w:shd w:val="clear" w:color="auto" w:fill="BFBFBF" w:themeFill="background1" w:themeFillShade="BF"/>
          </w:tcPr>
          <w:p w14:paraId="6D5B867F" w14:textId="77777777" w:rsidR="00B82DBB" w:rsidRPr="001A5F2C" w:rsidRDefault="00770557" w:rsidP="00B82DBB">
            <w:pPr>
              <w:rPr>
                <w:b/>
              </w:rPr>
            </w:pPr>
            <w:r w:rsidRPr="001A5F2C">
              <w:rPr>
                <w:b/>
              </w:rPr>
              <w:t>Pre-conditions</w:t>
            </w:r>
          </w:p>
        </w:tc>
        <w:tc>
          <w:tcPr>
            <w:tcW w:w="7666" w:type="dxa"/>
            <w:tcBorders>
              <w:bottom w:val="single" w:sz="4" w:space="0" w:color="auto"/>
            </w:tcBorders>
          </w:tcPr>
          <w:p w14:paraId="6B43AD58" w14:textId="77777777" w:rsidR="00B82DBB" w:rsidRPr="001A5F2C" w:rsidRDefault="00770557" w:rsidP="001A5F2C">
            <w:r w:rsidRPr="001A5F2C">
              <w:t>Same as normal usage use case</w:t>
            </w:r>
          </w:p>
          <w:p w14:paraId="1E5E08E0" w14:textId="77777777" w:rsidR="00B82DBB" w:rsidRPr="001A5F2C" w:rsidRDefault="00000000" w:rsidP="003711A9"/>
        </w:tc>
      </w:tr>
      <w:tr w:rsidR="00B82DBB" w:rsidRPr="001A5F2C" w14:paraId="0513725A" w14:textId="77777777" w:rsidTr="00C855A6">
        <w:trPr>
          <w:jc w:val="center"/>
        </w:trPr>
        <w:tc>
          <w:tcPr>
            <w:tcW w:w="1910" w:type="dxa"/>
            <w:tcBorders>
              <w:left w:val="single" w:sz="4" w:space="0" w:color="auto"/>
            </w:tcBorders>
            <w:shd w:val="clear" w:color="auto" w:fill="BFBFBF" w:themeFill="background1" w:themeFillShade="BF"/>
          </w:tcPr>
          <w:p w14:paraId="152C74BB" w14:textId="77777777" w:rsidR="00B82DBB" w:rsidRPr="001A5F2C" w:rsidRDefault="00770557" w:rsidP="00B82DBB">
            <w:pPr>
              <w:rPr>
                <w:b/>
              </w:rPr>
            </w:pPr>
            <w:r w:rsidRPr="001A5F2C">
              <w:rPr>
                <w:b/>
              </w:rPr>
              <w:t>Scenario Description</w:t>
            </w:r>
          </w:p>
        </w:tc>
        <w:tc>
          <w:tcPr>
            <w:tcW w:w="7666" w:type="dxa"/>
            <w:tcBorders>
              <w:right w:val="single" w:sz="4" w:space="0" w:color="auto"/>
            </w:tcBorders>
            <w:shd w:val="clear" w:color="auto" w:fill="auto"/>
          </w:tcPr>
          <w:p w14:paraId="6586F28A" w14:textId="77777777" w:rsidR="00B82DBB" w:rsidRPr="001A5F2C" w:rsidRDefault="00770557" w:rsidP="00A77468">
            <w:r>
              <w:t xml:space="preserve">Driver moves the ignition </w:t>
            </w:r>
            <w:r w:rsidRPr="001A5F2C">
              <w:t>out of Run/Start</w:t>
            </w:r>
          </w:p>
        </w:tc>
      </w:tr>
      <w:tr w:rsidR="00B82DBB" w:rsidRPr="001A5F2C" w14:paraId="4D518E7A" w14:textId="77777777" w:rsidTr="00C855A6">
        <w:trPr>
          <w:jc w:val="center"/>
        </w:trPr>
        <w:tc>
          <w:tcPr>
            <w:tcW w:w="1910" w:type="dxa"/>
            <w:tcBorders>
              <w:left w:val="single" w:sz="4" w:space="0" w:color="auto"/>
              <w:bottom w:val="single" w:sz="4" w:space="0" w:color="auto"/>
            </w:tcBorders>
            <w:shd w:val="clear" w:color="auto" w:fill="BFBFBF" w:themeFill="background1" w:themeFillShade="BF"/>
          </w:tcPr>
          <w:p w14:paraId="56168E7B" w14:textId="77777777" w:rsidR="00B82DBB" w:rsidRPr="001A5F2C" w:rsidRDefault="00770557" w:rsidP="00B82DBB">
            <w:pPr>
              <w:rPr>
                <w:b/>
              </w:rPr>
            </w:pPr>
            <w:r w:rsidRPr="001A5F2C">
              <w:rPr>
                <w:b/>
              </w:rPr>
              <w:t>Post-conditions</w:t>
            </w:r>
          </w:p>
        </w:tc>
        <w:tc>
          <w:tcPr>
            <w:tcW w:w="7666" w:type="dxa"/>
            <w:tcBorders>
              <w:bottom w:val="single" w:sz="4" w:space="0" w:color="auto"/>
              <w:right w:val="single" w:sz="4" w:space="0" w:color="auto"/>
            </w:tcBorders>
            <w:shd w:val="clear" w:color="auto" w:fill="auto"/>
          </w:tcPr>
          <w:p w14:paraId="3A64EFD5" w14:textId="77777777" w:rsidR="00B82DBB" w:rsidRPr="001A5F2C" w:rsidRDefault="00770557" w:rsidP="007C2F4A">
            <w:r>
              <w:t xml:space="preserve">The vehicle </w:t>
            </w:r>
            <w:r w:rsidRPr="001A5F2C">
              <w:t>return</w:t>
            </w:r>
            <w:r>
              <w:t>s</w:t>
            </w:r>
            <w:r w:rsidRPr="001A5F2C">
              <w:t xml:space="preserve"> to non-TRG behavior</w:t>
            </w:r>
          </w:p>
        </w:tc>
      </w:tr>
      <w:tr w:rsidR="00B82DBB" w:rsidRPr="001A5F2C" w14:paraId="1982BE9A" w14:textId="77777777" w:rsidTr="00C855A6">
        <w:trPr>
          <w:jc w:val="center"/>
        </w:trPr>
        <w:tc>
          <w:tcPr>
            <w:tcW w:w="1910" w:type="dxa"/>
            <w:tcBorders>
              <w:left w:val="single" w:sz="4" w:space="0" w:color="auto"/>
            </w:tcBorders>
            <w:shd w:val="clear" w:color="auto" w:fill="BFBFBF" w:themeFill="background1" w:themeFillShade="BF"/>
          </w:tcPr>
          <w:p w14:paraId="4CD3BED4" w14:textId="77777777" w:rsidR="00B82DBB" w:rsidRPr="001A5F2C" w:rsidRDefault="00770557" w:rsidP="00B82DBB">
            <w:pPr>
              <w:rPr>
                <w:b/>
              </w:rPr>
            </w:pPr>
            <w:r w:rsidRPr="001A5F2C">
              <w:rPr>
                <w:b/>
              </w:rPr>
              <w:t>List of Exception Use Cases</w:t>
            </w:r>
          </w:p>
        </w:tc>
        <w:tc>
          <w:tcPr>
            <w:tcW w:w="7666" w:type="dxa"/>
            <w:tcBorders>
              <w:right w:val="single" w:sz="4" w:space="0" w:color="auto"/>
            </w:tcBorders>
            <w:shd w:val="clear" w:color="auto" w:fill="auto"/>
          </w:tcPr>
          <w:p w14:paraId="724CA30E" w14:textId="77777777" w:rsidR="00B82DBB" w:rsidRPr="001A5F2C" w:rsidRDefault="00770557" w:rsidP="00B82DBB">
            <w:r>
              <w:t>N/A</w:t>
            </w:r>
          </w:p>
          <w:p w14:paraId="01183A57" w14:textId="77777777" w:rsidR="00B82DBB" w:rsidRPr="001A5F2C" w:rsidRDefault="00000000" w:rsidP="00B82DBB"/>
        </w:tc>
      </w:tr>
      <w:tr w:rsidR="00B82DBB" w:rsidRPr="001A5F2C" w14:paraId="6791AAD0" w14:textId="77777777" w:rsidTr="00C855A6">
        <w:trPr>
          <w:jc w:val="center"/>
        </w:trPr>
        <w:tc>
          <w:tcPr>
            <w:tcW w:w="1910" w:type="dxa"/>
            <w:tcBorders>
              <w:left w:val="single" w:sz="4" w:space="0" w:color="auto"/>
            </w:tcBorders>
            <w:shd w:val="clear" w:color="auto" w:fill="BFBFBF" w:themeFill="background1" w:themeFillShade="BF"/>
          </w:tcPr>
          <w:p w14:paraId="47D6C6C1" w14:textId="77777777" w:rsidR="00B82DBB" w:rsidRPr="001A5F2C" w:rsidRDefault="00770557" w:rsidP="00B82DBB">
            <w:pPr>
              <w:rPr>
                <w:b/>
              </w:rPr>
            </w:pPr>
            <w:r w:rsidRPr="001A5F2C">
              <w:rPr>
                <w:b/>
              </w:rPr>
              <w:t>Interfaces</w:t>
            </w:r>
          </w:p>
        </w:tc>
        <w:tc>
          <w:tcPr>
            <w:tcW w:w="7666" w:type="dxa"/>
            <w:tcBorders>
              <w:right w:val="single" w:sz="4" w:space="0" w:color="auto"/>
            </w:tcBorders>
            <w:shd w:val="clear" w:color="auto" w:fill="auto"/>
          </w:tcPr>
          <w:p w14:paraId="1593B0EC" w14:textId="77777777" w:rsidR="00B82DBB" w:rsidRPr="001A5F2C" w:rsidRDefault="00770557" w:rsidP="00B82DBB">
            <w:r w:rsidRPr="001A5F2C">
              <w:t>G-HMI</w:t>
            </w:r>
          </w:p>
          <w:p w14:paraId="5DF6FE96" w14:textId="77777777" w:rsidR="00B82DBB" w:rsidRPr="001A5F2C" w:rsidRDefault="00770557" w:rsidP="00B82DBB">
            <w:r w:rsidRPr="001A5F2C">
              <w:t>Vehicle System Interface</w:t>
            </w:r>
          </w:p>
        </w:tc>
      </w:tr>
    </w:tbl>
    <w:p w14:paraId="5A52E419" w14:textId="77777777" w:rsidR="00B1330B" w:rsidRDefault="00000000"/>
    <w:p w14:paraId="39057A8F" w14:textId="77777777" w:rsidR="00406F39" w:rsidRDefault="00770557" w:rsidP="00E52CBB">
      <w:pPr>
        <w:pStyle w:val="Heading5"/>
      </w:pPr>
      <w:r>
        <w:t>TRG-UC-REQ-102960/A-Loss of communication with IPMB Module</w:t>
      </w:r>
    </w:p>
    <w:p w14:paraId="223B93DF"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1A5F2C" w14:paraId="466E4C87" w14:textId="77777777" w:rsidTr="008C70DF">
        <w:trPr>
          <w:jc w:val="center"/>
        </w:trPr>
        <w:tc>
          <w:tcPr>
            <w:tcW w:w="1910" w:type="dxa"/>
            <w:shd w:val="clear" w:color="auto" w:fill="BFBFBF" w:themeFill="background1" w:themeFillShade="BF"/>
          </w:tcPr>
          <w:p w14:paraId="62A49645" w14:textId="77777777" w:rsidR="001A5F2C" w:rsidRPr="006E7D31" w:rsidRDefault="00770557" w:rsidP="004B67A2">
            <w:pPr>
              <w:rPr>
                <w:b/>
              </w:rPr>
            </w:pPr>
            <w:r w:rsidRPr="006E7D31">
              <w:rPr>
                <w:b/>
              </w:rPr>
              <w:t>Actors</w:t>
            </w:r>
          </w:p>
        </w:tc>
        <w:tc>
          <w:tcPr>
            <w:tcW w:w="7666" w:type="dxa"/>
          </w:tcPr>
          <w:p w14:paraId="5F25C11D" w14:textId="77777777" w:rsidR="001A5F2C" w:rsidRDefault="00770557" w:rsidP="004B67A2">
            <w:r>
              <w:t>Vehicle Occupant</w:t>
            </w:r>
          </w:p>
        </w:tc>
      </w:tr>
      <w:tr w:rsidR="001A5F2C" w14:paraId="5323E0C5" w14:textId="77777777" w:rsidTr="008C70DF">
        <w:trPr>
          <w:jc w:val="center"/>
        </w:trPr>
        <w:tc>
          <w:tcPr>
            <w:tcW w:w="1910" w:type="dxa"/>
            <w:tcBorders>
              <w:bottom w:val="single" w:sz="4" w:space="0" w:color="auto"/>
            </w:tcBorders>
            <w:shd w:val="clear" w:color="auto" w:fill="BFBFBF" w:themeFill="background1" w:themeFillShade="BF"/>
          </w:tcPr>
          <w:p w14:paraId="107AAC77" w14:textId="77777777" w:rsidR="001A5F2C" w:rsidRPr="006E7D31" w:rsidRDefault="00770557" w:rsidP="004B67A2">
            <w:pPr>
              <w:rPr>
                <w:b/>
              </w:rPr>
            </w:pPr>
            <w:r>
              <w:rPr>
                <w:b/>
              </w:rPr>
              <w:t>Pre-c</w:t>
            </w:r>
            <w:r w:rsidRPr="006E7D31">
              <w:rPr>
                <w:b/>
              </w:rPr>
              <w:t>onditions</w:t>
            </w:r>
          </w:p>
        </w:tc>
        <w:tc>
          <w:tcPr>
            <w:tcW w:w="7666" w:type="dxa"/>
            <w:tcBorders>
              <w:bottom w:val="single" w:sz="4" w:space="0" w:color="auto"/>
            </w:tcBorders>
          </w:tcPr>
          <w:p w14:paraId="4D370767" w14:textId="77777777" w:rsidR="001A5F2C" w:rsidRDefault="00770557" w:rsidP="000E3B34">
            <w:r>
              <w:t>Same as normal usage use case</w:t>
            </w:r>
          </w:p>
        </w:tc>
      </w:tr>
      <w:tr w:rsidR="001A5F2C" w14:paraId="24E242C1" w14:textId="77777777" w:rsidTr="008C70DF">
        <w:trPr>
          <w:jc w:val="center"/>
        </w:trPr>
        <w:tc>
          <w:tcPr>
            <w:tcW w:w="1910" w:type="dxa"/>
            <w:tcBorders>
              <w:left w:val="single" w:sz="4" w:space="0" w:color="auto"/>
            </w:tcBorders>
            <w:shd w:val="clear" w:color="auto" w:fill="BFBFBF" w:themeFill="background1" w:themeFillShade="BF"/>
          </w:tcPr>
          <w:p w14:paraId="2272C40E" w14:textId="77777777" w:rsidR="001A5F2C" w:rsidRPr="006E7D31" w:rsidRDefault="00770557" w:rsidP="004B67A2">
            <w:pPr>
              <w:rPr>
                <w:b/>
              </w:rPr>
            </w:pPr>
            <w:r w:rsidRPr="006E7D31">
              <w:rPr>
                <w:b/>
              </w:rPr>
              <w:t>Scenario Description</w:t>
            </w:r>
          </w:p>
        </w:tc>
        <w:tc>
          <w:tcPr>
            <w:tcW w:w="7666" w:type="dxa"/>
            <w:tcBorders>
              <w:right w:val="single" w:sz="4" w:space="0" w:color="auto"/>
            </w:tcBorders>
            <w:shd w:val="clear" w:color="auto" w:fill="auto"/>
          </w:tcPr>
          <w:p w14:paraId="27D80270" w14:textId="77777777" w:rsidR="001A5F2C" w:rsidRPr="00482CB9" w:rsidRDefault="00770557" w:rsidP="00A77468">
            <w:r>
              <w:t>Driver attempts to do something in TRG and APIM has lost communication with IPMB</w:t>
            </w:r>
          </w:p>
        </w:tc>
      </w:tr>
      <w:tr w:rsidR="001A5F2C" w14:paraId="0F9BBC7D" w14:textId="77777777" w:rsidTr="008C70DF">
        <w:trPr>
          <w:jc w:val="center"/>
        </w:trPr>
        <w:tc>
          <w:tcPr>
            <w:tcW w:w="1910" w:type="dxa"/>
            <w:tcBorders>
              <w:left w:val="single" w:sz="4" w:space="0" w:color="auto"/>
              <w:bottom w:val="single" w:sz="4" w:space="0" w:color="auto"/>
            </w:tcBorders>
            <w:shd w:val="clear" w:color="auto" w:fill="BFBFBF" w:themeFill="background1" w:themeFillShade="BF"/>
          </w:tcPr>
          <w:p w14:paraId="1727A535" w14:textId="77777777" w:rsidR="001A5F2C" w:rsidRPr="006E7D31" w:rsidRDefault="00770557" w:rsidP="004B67A2">
            <w:pPr>
              <w:rPr>
                <w:b/>
              </w:rPr>
            </w:pPr>
            <w:r w:rsidRPr="006E7D31">
              <w:rPr>
                <w:b/>
              </w:rPr>
              <w:t>Post-conditions</w:t>
            </w:r>
          </w:p>
        </w:tc>
        <w:tc>
          <w:tcPr>
            <w:tcW w:w="7666" w:type="dxa"/>
            <w:tcBorders>
              <w:bottom w:val="single" w:sz="4" w:space="0" w:color="auto"/>
              <w:right w:val="single" w:sz="4" w:space="0" w:color="auto"/>
            </w:tcBorders>
            <w:shd w:val="clear" w:color="auto" w:fill="auto"/>
          </w:tcPr>
          <w:p w14:paraId="66F9937B" w14:textId="77777777" w:rsidR="001A5F2C" w:rsidRDefault="00770557" w:rsidP="001A5F2C">
            <w:r>
              <w:t>The vehicle shows camera view, without any overlays</w:t>
            </w:r>
          </w:p>
        </w:tc>
      </w:tr>
      <w:tr w:rsidR="001A5F2C" w14:paraId="735C8C4B" w14:textId="77777777" w:rsidTr="008C70DF">
        <w:trPr>
          <w:jc w:val="center"/>
        </w:trPr>
        <w:tc>
          <w:tcPr>
            <w:tcW w:w="1910" w:type="dxa"/>
            <w:tcBorders>
              <w:left w:val="single" w:sz="4" w:space="0" w:color="auto"/>
            </w:tcBorders>
            <w:shd w:val="clear" w:color="auto" w:fill="BFBFBF" w:themeFill="background1" w:themeFillShade="BF"/>
          </w:tcPr>
          <w:p w14:paraId="649AC2FA" w14:textId="77777777" w:rsidR="001A5F2C" w:rsidRPr="006E7D31" w:rsidRDefault="00770557" w:rsidP="004B67A2">
            <w:pPr>
              <w:rPr>
                <w:b/>
              </w:rPr>
            </w:pPr>
            <w:r w:rsidRPr="006E7D31">
              <w:rPr>
                <w:b/>
              </w:rPr>
              <w:t>List of Exception Use Cases</w:t>
            </w:r>
          </w:p>
        </w:tc>
        <w:tc>
          <w:tcPr>
            <w:tcW w:w="7666" w:type="dxa"/>
            <w:tcBorders>
              <w:right w:val="single" w:sz="4" w:space="0" w:color="auto"/>
            </w:tcBorders>
            <w:shd w:val="clear" w:color="auto" w:fill="auto"/>
          </w:tcPr>
          <w:p w14:paraId="2036DA2C" w14:textId="77777777" w:rsidR="001A5F2C" w:rsidRDefault="00770557" w:rsidP="004B67A2">
            <w:r>
              <w:t>N/A</w:t>
            </w:r>
          </w:p>
        </w:tc>
      </w:tr>
      <w:tr w:rsidR="001A5F2C" w14:paraId="1F77C919" w14:textId="77777777" w:rsidTr="008C70DF">
        <w:trPr>
          <w:jc w:val="center"/>
        </w:trPr>
        <w:tc>
          <w:tcPr>
            <w:tcW w:w="1910" w:type="dxa"/>
            <w:tcBorders>
              <w:left w:val="single" w:sz="4" w:space="0" w:color="auto"/>
            </w:tcBorders>
            <w:shd w:val="clear" w:color="auto" w:fill="BFBFBF" w:themeFill="background1" w:themeFillShade="BF"/>
          </w:tcPr>
          <w:p w14:paraId="407F0FEF" w14:textId="77777777" w:rsidR="001A5F2C" w:rsidRPr="006E7D31" w:rsidRDefault="00770557" w:rsidP="004B67A2">
            <w:pPr>
              <w:rPr>
                <w:b/>
              </w:rPr>
            </w:pPr>
            <w:r w:rsidRPr="006E7D31">
              <w:rPr>
                <w:b/>
              </w:rPr>
              <w:t>Interfaces</w:t>
            </w:r>
          </w:p>
        </w:tc>
        <w:tc>
          <w:tcPr>
            <w:tcW w:w="7666" w:type="dxa"/>
            <w:tcBorders>
              <w:right w:val="single" w:sz="4" w:space="0" w:color="auto"/>
            </w:tcBorders>
            <w:shd w:val="clear" w:color="auto" w:fill="auto"/>
          </w:tcPr>
          <w:p w14:paraId="659312DF" w14:textId="77777777" w:rsidR="001A5F2C" w:rsidRDefault="00770557" w:rsidP="004B67A2">
            <w:r>
              <w:t>G-HMI</w:t>
            </w:r>
          </w:p>
          <w:p w14:paraId="5647E70D" w14:textId="77777777" w:rsidR="001A5F2C" w:rsidRDefault="00770557" w:rsidP="004B67A2">
            <w:r>
              <w:t>Vehicle System Interface</w:t>
            </w:r>
          </w:p>
        </w:tc>
      </w:tr>
    </w:tbl>
    <w:p w14:paraId="516A82B9" w14:textId="77777777" w:rsidR="00D74CFC" w:rsidRDefault="00000000"/>
    <w:p w14:paraId="7E25C759" w14:textId="77777777" w:rsidR="00406F39" w:rsidRDefault="00770557" w:rsidP="00E52CBB">
      <w:pPr>
        <w:pStyle w:val="Heading5"/>
      </w:pPr>
      <w:r>
        <w:t>TRG-UC-REQ-102961/A-Valid Camera Video Signal not present</w:t>
      </w:r>
    </w:p>
    <w:p w14:paraId="0A5DA0DD"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1A5F2C" w14:paraId="7EFD6D3B" w14:textId="77777777" w:rsidTr="00AF674A">
        <w:trPr>
          <w:jc w:val="center"/>
        </w:trPr>
        <w:tc>
          <w:tcPr>
            <w:tcW w:w="1910" w:type="dxa"/>
            <w:shd w:val="clear" w:color="auto" w:fill="BFBFBF" w:themeFill="background1" w:themeFillShade="BF"/>
          </w:tcPr>
          <w:p w14:paraId="44F0F7C1" w14:textId="77777777" w:rsidR="001A5F2C" w:rsidRPr="006E7D31" w:rsidRDefault="00770557" w:rsidP="004B67A2">
            <w:pPr>
              <w:rPr>
                <w:b/>
              </w:rPr>
            </w:pPr>
            <w:r w:rsidRPr="006E7D31">
              <w:rPr>
                <w:b/>
              </w:rPr>
              <w:t>Actors</w:t>
            </w:r>
          </w:p>
        </w:tc>
        <w:tc>
          <w:tcPr>
            <w:tcW w:w="7666" w:type="dxa"/>
          </w:tcPr>
          <w:p w14:paraId="6B5D8D2A" w14:textId="77777777" w:rsidR="001A5F2C" w:rsidRDefault="00770557" w:rsidP="004B67A2">
            <w:r>
              <w:t>Vehicle Occupant</w:t>
            </w:r>
          </w:p>
        </w:tc>
      </w:tr>
      <w:tr w:rsidR="001A5F2C" w14:paraId="1226DABE" w14:textId="77777777" w:rsidTr="00AF674A">
        <w:trPr>
          <w:jc w:val="center"/>
        </w:trPr>
        <w:tc>
          <w:tcPr>
            <w:tcW w:w="1910" w:type="dxa"/>
            <w:tcBorders>
              <w:bottom w:val="single" w:sz="4" w:space="0" w:color="auto"/>
            </w:tcBorders>
            <w:shd w:val="clear" w:color="auto" w:fill="BFBFBF" w:themeFill="background1" w:themeFillShade="BF"/>
          </w:tcPr>
          <w:p w14:paraId="5B545CB4" w14:textId="77777777" w:rsidR="001A5F2C" w:rsidRPr="006E7D31" w:rsidRDefault="00770557" w:rsidP="004B67A2">
            <w:pPr>
              <w:rPr>
                <w:b/>
              </w:rPr>
            </w:pPr>
            <w:r>
              <w:rPr>
                <w:b/>
              </w:rPr>
              <w:t>Pre-c</w:t>
            </w:r>
            <w:r w:rsidRPr="006E7D31">
              <w:rPr>
                <w:b/>
              </w:rPr>
              <w:t>onditions</w:t>
            </w:r>
          </w:p>
        </w:tc>
        <w:tc>
          <w:tcPr>
            <w:tcW w:w="7666" w:type="dxa"/>
            <w:tcBorders>
              <w:bottom w:val="single" w:sz="4" w:space="0" w:color="auto"/>
            </w:tcBorders>
          </w:tcPr>
          <w:p w14:paraId="4E75515D" w14:textId="77777777" w:rsidR="001A5F2C" w:rsidRDefault="00770557" w:rsidP="004B67A2">
            <w:r>
              <w:t>Same as normal usage use case</w:t>
            </w:r>
          </w:p>
          <w:p w14:paraId="05BF2CD0" w14:textId="77777777" w:rsidR="001A5F2C" w:rsidRDefault="00000000" w:rsidP="003711A9"/>
        </w:tc>
      </w:tr>
      <w:tr w:rsidR="001A5F2C" w14:paraId="001C1210" w14:textId="77777777" w:rsidTr="00AF674A">
        <w:trPr>
          <w:jc w:val="center"/>
        </w:trPr>
        <w:tc>
          <w:tcPr>
            <w:tcW w:w="1910" w:type="dxa"/>
            <w:tcBorders>
              <w:left w:val="single" w:sz="4" w:space="0" w:color="auto"/>
            </w:tcBorders>
            <w:shd w:val="clear" w:color="auto" w:fill="BFBFBF" w:themeFill="background1" w:themeFillShade="BF"/>
          </w:tcPr>
          <w:p w14:paraId="77A260D2" w14:textId="77777777" w:rsidR="001A5F2C" w:rsidRPr="006E7D31" w:rsidRDefault="00770557" w:rsidP="004B67A2">
            <w:pPr>
              <w:rPr>
                <w:b/>
              </w:rPr>
            </w:pPr>
            <w:r w:rsidRPr="006E7D31">
              <w:rPr>
                <w:b/>
              </w:rPr>
              <w:t>Scenario Description</w:t>
            </w:r>
          </w:p>
        </w:tc>
        <w:tc>
          <w:tcPr>
            <w:tcW w:w="7666" w:type="dxa"/>
            <w:tcBorders>
              <w:right w:val="single" w:sz="4" w:space="0" w:color="auto"/>
            </w:tcBorders>
            <w:shd w:val="clear" w:color="auto" w:fill="auto"/>
          </w:tcPr>
          <w:p w14:paraId="2B69422A" w14:textId="77777777" w:rsidR="001A5F2C" w:rsidRPr="00482CB9" w:rsidRDefault="00770557" w:rsidP="00A77468">
            <w:r>
              <w:t>Driver attempts to do something in TRG and APIM is not receiving valid video</w:t>
            </w:r>
          </w:p>
        </w:tc>
      </w:tr>
      <w:tr w:rsidR="001A5F2C" w14:paraId="5EC1EA31" w14:textId="77777777" w:rsidTr="00AF674A">
        <w:trPr>
          <w:jc w:val="center"/>
        </w:trPr>
        <w:tc>
          <w:tcPr>
            <w:tcW w:w="1910" w:type="dxa"/>
            <w:tcBorders>
              <w:left w:val="single" w:sz="4" w:space="0" w:color="auto"/>
              <w:bottom w:val="single" w:sz="4" w:space="0" w:color="auto"/>
            </w:tcBorders>
            <w:shd w:val="clear" w:color="auto" w:fill="BFBFBF" w:themeFill="background1" w:themeFillShade="BF"/>
          </w:tcPr>
          <w:p w14:paraId="4FEDAA42" w14:textId="77777777" w:rsidR="001A5F2C" w:rsidRPr="006E7D31" w:rsidRDefault="00770557" w:rsidP="004B67A2">
            <w:pPr>
              <w:rPr>
                <w:b/>
              </w:rPr>
            </w:pPr>
            <w:r w:rsidRPr="006E7D31">
              <w:rPr>
                <w:b/>
              </w:rPr>
              <w:t>Post-conditions</w:t>
            </w:r>
          </w:p>
        </w:tc>
        <w:tc>
          <w:tcPr>
            <w:tcW w:w="7666" w:type="dxa"/>
            <w:tcBorders>
              <w:bottom w:val="single" w:sz="4" w:space="0" w:color="auto"/>
              <w:right w:val="single" w:sz="4" w:space="0" w:color="auto"/>
            </w:tcBorders>
            <w:shd w:val="clear" w:color="auto" w:fill="auto"/>
          </w:tcPr>
          <w:p w14:paraId="6BA97387" w14:textId="77777777" w:rsidR="001A5F2C" w:rsidRDefault="00770557" w:rsidP="004B67A2">
            <w:r>
              <w:t>The vehicle returns to non-TRG behavior</w:t>
            </w:r>
          </w:p>
        </w:tc>
      </w:tr>
      <w:tr w:rsidR="001A5F2C" w14:paraId="11EA1018" w14:textId="77777777" w:rsidTr="00AF674A">
        <w:trPr>
          <w:jc w:val="center"/>
        </w:trPr>
        <w:tc>
          <w:tcPr>
            <w:tcW w:w="1910" w:type="dxa"/>
            <w:tcBorders>
              <w:left w:val="single" w:sz="4" w:space="0" w:color="auto"/>
            </w:tcBorders>
            <w:shd w:val="clear" w:color="auto" w:fill="BFBFBF" w:themeFill="background1" w:themeFillShade="BF"/>
          </w:tcPr>
          <w:p w14:paraId="50424639" w14:textId="77777777" w:rsidR="001A5F2C" w:rsidRPr="006E7D31" w:rsidRDefault="00770557" w:rsidP="004B67A2">
            <w:pPr>
              <w:rPr>
                <w:b/>
              </w:rPr>
            </w:pPr>
            <w:r w:rsidRPr="006E7D31">
              <w:rPr>
                <w:b/>
              </w:rPr>
              <w:t>List of Exception Use Cases</w:t>
            </w:r>
          </w:p>
        </w:tc>
        <w:tc>
          <w:tcPr>
            <w:tcW w:w="7666" w:type="dxa"/>
            <w:tcBorders>
              <w:right w:val="single" w:sz="4" w:space="0" w:color="auto"/>
            </w:tcBorders>
            <w:shd w:val="clear" w:color="auto" w:fill="auto"/>
          </w:tcPr>
          <w:p w14:paraId="198CCC2E" w14:textId="77777777" w:rsidR="001A5F2C" w:rsidRDefault="00770557" w:rsidP="004B67A2">
            <w:r>
              <w:t>N/A</w:t>
            </w:r>
          </w:p>
          <w:p w14:paraId="4981C186" w14:textId="77777777" w:rsidR="001A5F2C" w:rsidRDefault="00000000" w:rsidP="004B67A2"/>
        </w:tc>
      </w:tr>
      <w:tr w:rsidR="001A5F2C" w14:paraId="2A7D8ACA" w14:textId="77777777" w:rsidTr="00AF674A">
        <w:trPr>
          <w:jc w:val="center"/>
        </w:trPr>
        <w:tc>
          <w:tcPr>
            <w:tcW w:w="1910" w:type="dxa"/>
            <w:tcBorders>
              <w:left w:val="single" w:sz="4" w:space="0" w:color="auto"/>
            </w:tcBorders>
            <w:shd w:val="clear" w:color="auto" w:fill="BFBFBF" w:themeFill="background1" w:themeFillShade="BF"/>
          </w:tcPr>
          <w:p w14:paraId="5B781719" w14:textId="77777777" w:rsidR="001A5F2C" w:rsidRPr="006E7D31" w:rsidRDefault="00770557" w:rsidP="004B67A2">
            <w:pPr>
              <w:rPr>
                <w:b/>
              </w:rPr>
            </w:pPr>
            <w:r w:rsidRPr="006E7D31">
              <w:rPr>
                <w:b/>
              </w:rPr>
              <w:t>Interfaces</w:t>
            </w:r>
          </w:p>
        </w:tc>
        <w:tc>
          <w:tcPr>
            <w:tcW w:w="7666" w:type="dxa"/>
            <w:tcBorders>
              <w:right w:val="single" w:sz="4" w:space="0" w:color="auto"/>
            </w:tcBorders>
            <w:shd w:val="clear" w:color="auto" w:fill="auto"/>
          </w:tcPr>
          <w:p w14:paraId="291B04A2" w14:textId="77777777" w:rsidR="001A5F2C" w:rsidRDefault="00770557" w:rsidP="004B67A2">
            <w:r>
              <w:t>G-HMI</w:t>
            </w:r>
          </w:p>
          <w:p w14:paraId="0C8D7992" w14:textId="77777777" w:rsidR="001A5F2C" w:rsidRDefault="00770557" w:rsidP="004B67A2">
            <w:r>
              <w:t>Vehicle System Interface</w:t>
            </w:r>
          </w:p>
        </w:tc>
      </w:tr>
    </w:tbl>
    <w:p w14:paraId="611501A7" w14:textId="77777777" w:rsidR="00406F39" w:rsidRDefault="00770557" w:rsidP="00E52CBB">
      <w:pPr>
        <w:pStyle w:val="Heading5"/>
      </w:pPr>
      <w:r>
        <w:lastRenderedPageBreak/>
        <w:t>DAFVCv1-UC-REQ-014049/B-Deactivate Driver Assist Front View Camera (TcSE ROIN-290146)</w:t>
      </w:r>
    </w:p>
    <w:p w14:paraId="7DED5E9F"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2514D7" w14:paraId="1FC578C4"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653FCBD" w14:textId="77777777" w:rsidR="002514D7" w:rsidRPr="004D5CB9" w:rsidRDefault="00770557">
            <w:pPr>
              <w:rPr>
                <w:rFonts w:cs="Arial"/>
                <w:b/>
                <w:lang w:eastAsia="zh-CN"/>
              </w:rPr>
            </w:pPr>
            <w:r w:rsidRPr="004D5CB9">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2F13A59E" w14:textId="77777777" w:rsidR="002514D7" w:rsidRPr="004D5CB9" w:rsidRDefault="00770557">
            <w:pPr>
              <w:rPr>
                <w:rFonts w:cs="Arial"/>
                <w:lang w:eastAsia="zh-CN"/>
              </w:rPr>
            </w:pPr>
            <w:r w:rsidRPr="004D5CB9">
              <w:rPr>
                <w:rFonts w:cs="Arial"/>
                <w:lang w:eastAsia="zh-CN"/>
              </w:rPr>
              <w:t>Vehicle Occupant</w:t>
            </w:r>
          </w:p>
        </w:tc>
      </w:tr>
      <w:tr w:rsidR="002514D7" w14:paraId="7CBDC5B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5B6ACEC" w14:textId="77777777" w:rsidR="002514D7" w:rsidRPr="004D5CB9" w:rsidRDefault="00770557">
            <w:pPr>
              <w:rPr>
                <w:rFonts w:cs="Arial"/>
                <w:b/>
                <w:lang w:eastAsia="zh-CN"/>
              </w:rPr>
            </w:pPr>
            <w:r w:rsidRPr="004D5CB9">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7C14E300" w14:textId="77777777" w:rsidR="002514D7" w:rsidRPr="004D5CB9" w:rsidRDefault="00770557">
            <w:pPr>
              <w:rPr>
                <w:rFonts w:cs="Arial"/>
                <w:lang w:eastAsia="zh-CN"/>
              </w:rPr>
            </w:pPr>
            <w:r w:rsidRPr="004D5CB9">
              <w:rPr>
                <w:rFonts w:cs="Arial"/>
                <w:lang w:eastAsia="zh-CN"/>
              </w:rPr>
              <w:t>The infotainment system is powered on.</w:t>
            </w:r>
          </w:p>
          <w:p w14:paraId="48556E36" w14:textId="77777777" w:rsidR="002514D7" w:rsidRPr="004D5CB9" w:rsidRDefault="00770557">
            <w:pPr>
              <w:rPr>
                <w:rFonts w:cs="Arial"/>
                <w:lang w:eastAsia="zh-CN"/>
              </w:rPr>
            </w:pPr>
            <w:r w:rsidRPr="004D5CB9">
              <w:rPr>
                <w:rFonts w:cs="Arial"/>
                <w:lang w:eastAsia="zh-CN"/>
              </w:rPr>
              <w:t>The ignition status is Run/Start.</w:t>
            </w:r>
          </w:p>
          <w:p w14:paraId="1071E729" w14:textId="77777777" w:rsidR="002514D7" w:rsidRPr="004D5CB9" w:rsidRDefault="00770557">
            <w:pPr>
              <w:rPr>
                <w:rFonts w:cs="Arial"/>
                <w:lang w:eastAsia="zh-CN"/>
              </w:rPr>
            </w:pPr>
            <w:r w:rsidRPr="004D5CB9">
              <w:rPr>
                <w:rFonts w:cs="Arial"/>
                <w:lang w:eastAsia="zh-CN"/>
              </w:rPr>
              <w:t>The vehicle system display is showing front view camera image</w:t>
            </w:r>
          </w:p>
        </w:tc>
      </w:tr>
      <w:tr w:rsidR="002514D7" w14:paraId="6A97B8B8"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756012D" w14:textId="77777777" w:rsidR="002514D7" w:rsidRPr="004D5CB9" w:rsidRDefault="00770557">
            <w:pPr>
              <w:rPr>
                <w:rFonts w:cs="Arial"/>
                <w:b/>
                <w:lang w:eastAsia="zh-CN"/>
              </w:rPr>
            </w:pPr>
            <w:r w:rsidRPr="004D5CB9">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5977E826" w14:textId="77777777" w:rsidR="004D58C9" w:rsidRPr="004D5CB9" w:rsidRDefault="00770557">
            <w:pPr>
              <w:rPr>
                <w:rFonts w:cs="Arial"/>
                <w:lang w:eastAsia="zh-CN"/>
              </w:rPr>
            </w:pPr>
            <w:r w:rsidRPr="004D5CB9">
              <w:rPr>
                <w:rFonts w:cs="Arial"/>
                <w:lang w:eastAsia="zh-CN"/>
              </w:rPr>
              <w:t xml:space="preserve">The user deactivates the Driver Assist Front View Camera (DAFVC) by </w:t>
            </w:r>
            <w:r>
              <w:rPr>
                <w:rFonts w:cs="Arial"/>
                <w:lang w:eastAsia="zh-CN"/>
              </w:rPr>
              <w:t xml:space="preserve">one of </w:t>
            </w:r>
            <w:r w:rsidRPr="004D5CB9">
              <w:rPr>
                <w:rFonts w:cs="Arial"/>
                <w:lang w:eastAsia="zh-CN"/>
              </w:rPr>
              <w:t>the following:</w:t>
            </w:r>
          </w:p>
          <w:p w14:paraId="6811DA9C" w14:textId="77777777" w:rsidR="004D58C9" w:rsidRPr="004D5CB9" w:rsidRDefault="00770557" w:rsidP="004D58C9">
            <w:pPr>
              <w:numPr>
                <w:ilvl w:val="0"/>
                <w:numId w:val="244"/>
              </w:numPr>
              <w:rPr>
                <w:rFonts w:cs="Arial"/>
                <w:lang w:eastAsia="zh-CN"/>
              </w:rPr>
            </w:pPr>
            <w:r w:rsidRPr="004D5CB9">
              <w:rPr>
                <w:rFonts w:cs="Arial"/>
                <w:lang w:eastAsia="zh-CN"/>
              </w:rPr>
              <w:t xml:space="preserve">Disabling DAFVC via hard button interface </w:t>
            </w:r>
          </w:p>
          <w:p w14:paraId="0FFC8697" w14:textId="77777777" w:rsidR="004D58C9" w:rsidRPr="004D5CB9" w:rsidRDefault="00770557" w:rsidP="004D58C9">
            <w:pPr>
              <w:numPr>
                <w:ilvl w:val="0"/>
                <w:numId w:val="244"/>
              </w:numPr>
              <w:rPr>
                <w:rFonts w:cs="Arial"/>
                <w:lang w:eastAsia="zh-CN"/>
              </w:rPr>
            </w:pPr>
            <w:r w:rsidRPr="004D5CB9">
              <w:rPr>
                <w:rFonts w:cs="Arial"/>
                <w:lang w:eastAsia="zh-CN"/>
              </w:rPr>
              <w:t xml:space="preserve">Exceeding the speed limit per CAMERA-REQ-014077-Feature Maximum Speed </w:t>
            </w:r>
          </w:p>
          <w:p w14:paraId="65C40241" w14:textId="77777777" w:rsidR="002514D7" w:rsidRPr="004D5CB9" w:rsidRDefault="00770557" w:rsidP="004D5CB9">
            <w:pPr>
              <w:numPr>
                <w:ilvl w:val="0"/>
                <w:numId w:val="244"/>
              </w:numPr>
              <w:rPr>
                <w:rFonts w:cs="Arial"/>
                <w:lang w:eastAsia="zh-CN"/>
              </w:rPr>
            </w:pPr>
            <w:r w:rsidRPr="004D5CB9">
              <w:rPr>
                <w:rFonts w:cs="Arial"/>
                <w:lang w:eastAsia="zh-CN"/>
              </w:rPr>
              <w:t>Shifting the vehicle into Reverse (RVC image will be shown if conditions for RVC allow it)</w:t>
            </w:r>
          </w:p>
          <w:p w14:paraId="2B9768AF" w14:textId="77777777" w:rsidR="004D5CB9" w:rsidRPr="004D5CB9" w:rsidRDefault="00770557" w:rsidP="004D5CB9">
            <w:pPr>
              <w:numPr>
                <w:ilvl w:val="0"/>
                <w:numId w:val="244"/>
              </w:numPr>
              <w:rPr>
                <w:rFonts w:cs="Arial"/>
                <w:lang w:eastAsia="zh-CN"/>
              </w:rPr>
            </w:pPr>
            <w:r w:rsidRPr="004D5CB9">
              <w:rPr>
                <w:rFonts w:cs="Arial"/>
                <w:lang w:eastAsia="zh-CN"/>
              </w:rPr>
              <w:t>Shifting the vehicle into Park (No image shown in ‘Park’)</w:t>
            </w:r>
          </w:p>
        </w:tc>
      </w:tr>
      <w:tr w:rsidR="002514D7" w14:paraId="54F09277"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9965F0E" w14:textId="77777777" w:rsidR="002514D7" w:rsidRPr="004D5CB9" w:rsidRDefault="00770557">
            <w:pPr>
              <w:rPr>
                <w:rFonts w:cs="Arial"/>
                <w:b/>
                <w:lang w:eastAsia="zh-CN"/>
              </w:rPr>
            </w:pPr>
            <w:r w:rsidRPr="004D5CB9">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78C991B8" w14:textId="77777777" w:rsidR="002514D7" w:rsidRPr="004D5CB9" w:rsidRDefault="00770557">
            <w:pPr>
              <w:rPr>
                <w:rFonts w:cs="Arial"/>
                <w:lang w:eastAsia="zh-CN"/>
              </w:rPr>
            </w:pPr>
            <w:r w:rsidRPr="004D5CB9">
              <w:rPr>
                <w:rFonts w:cs="Arial"/>
                <w:lang w:eastAsia="zh-CN"/>
              </w:rPr>
              <w:t>The vehicle display does NOT show the DAFVC image.</w:t>
            </w:r>
          </w:p>
          <w:p w14:paraId="67E846CA" w14:textId="77777777" w:rsidR="002514D7" w:rsidRPr="004D5CB9" w:rsidRDefault="00000000">
            <w:pPr>
              <w:rPr>
                <w:rFonts w:cs="Arial"/>
                <w:lang w:eastAsia="zh-CN"/>
              </w:rPr>
            </w:pPr>
          </w:p>
        </w:tc>
      </w:tr>
      <w:tr w:rsidR="002514D7" w14:paraId="660D73E8"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C2FCC54" w14:textId="77777777" w:rsidR="002514D7" w:rsidRPr="004D5CB9" w:rsidRDefault="00770557">
            <w:pPr>
              <w:rPr>
                <w:rFonts w:cs="Arial"/>
                <w:b/>
                <w:lang w:eastAsia="zh-CN"/>
              </w:rPr>
            </w:pPr>
            <w:r w:rsidRPr="004D5CB9">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40BE77F9" w14:textId="77777777" w:rsidR="002514D7" w:rsidRPr="004D5CB9" w:rsidRDefault="00770557">
            <w:pPr>
              <w:rPr>
                <w:rFonts w:cs="Arial"/>
                <w:lang w:eastAsia="zh-CN"/>
              </w:rPr>
            </w:pPr>
            <w:r w:rsidRPr="004D5CB9">
              <w:rPr>
                <w:rFonts w:cs="Arial"/>
                <w:lang w:eastAsia="zh-CN"/>
              </w:rPr>
              <w:t>NA</w:t>
            </w:r>
          </w:p>
        </w:tc>
      </w:tr>
      <w:tr w:rsidR="002514D7" w14:paraId="79B3831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D246D10" w14:textId="77777777" w:rsidR="002514D7" w:rsidRPr="004D5CB9" w:rsidRDefault="00770557">
            <w:pPr>
              <w:rPr>
                <w:rFonts w:cs="Arial"/>
                <w:b/>
                <w:lang w:eastAsia="zh-CN"/>
              </w:rPr>
            </w:pPr>
            <w:r w:rsidRPr="004D5CB9">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6978DA39" w14:textId="77777777" w:rsidR="002514D7" w:rsidRPr="004D5CB9" w:rsidRDefault="00770557">
            <w:pPr>
              <w:rPr>
                <w:rFonts w:cs="Arial"/>
                <w:lang w:eastAsia="zh-CN"/>
              </w:rPr>
            </w:pPr>
            <w:r w:rsidRPr="004D5CB9">
              <w:rPr>
                <w:rFonts w:cs="Arial"/>
                <w:lang w:eastAsia="zh-CN"/>
              </w:rPr>
              <w:t>G-HMI</w:t>
            </w:r>
          </w:p>
          <w:p w14:paraId="5C58AD9F" w14:textId="77777777" w:rsidR="002514D7" w:rsidRPr="004D5CB9" w:rsidRDefault="00770557">
            <w:pPr>
              <w:rPr>
                <w:rFonts w:cs="Arial"/>
                <w:lang w:eastAsia="zh-CN"/>
              </w:rPr>
            </w:pPr>
            <w:r w:rsidRPr="004D5CB9">
              <w:rPr>
                <w:rFonts w:cs="Arial"/>
                <w:lang w:eastAsia="zh-CN"/>
              </w:rPr>
              <w:t>Dedicated Hard Button</w:t>
            </w:r>
          </w:p>
          <w:p w14:paraId="5109A2B3" w14:textId="77777777" w:rsidR="002514D7" w:rsidRPr="004D5CB9" w:rsidRDefault="00770557">
            <w:pPr>
              <w:rPr>
                <w:rFonts w:cs="Arial"/>
                <w:lang w:eastAsia="zh-CN"/>
              </w:rPr>
            </w:pPr>
            <w:r w:rsidRPr="004D5CB9">
              <w:rPr>
                <w:rFonts w:cs="Arial"/>
                <w:lang w:eastAsia="zh-CN"/>
              </w:rPr>
              <w:t>Vehicle System Interface</w:t>
            </w:r>
          </w:p>
        </w:tc>
      </w:tr>
    </w:tbl>
    <w:p w14:paraId="76BA0AC9" w14:textId="77777777" w:rsidR="002514D7" w:rsidRDefault="00000000">
      <w:pPr>
        <w:rPr>
          <w:rFonts w:cs="Arial"/>
        </w:rPr>
      </w:pPr>
    </w:p>
    <w:p w14:paraId="5A3CA8A5" w14:textId="77777777" w:rsidR="00406F39" w:rsidRDefault="00770557" w:rsidP="00E52CBB">
      <w:pPr>
        <w:pStyle w:val="Heading4"/>
      </w:pPr>
      <w:r>
        <w:t>White Box View</w:t>
      </w:r>
    </w:p>
    <w:p w14:paraId="641EA3DF" w14:textId="77777777" w:rsidR="00406F39" w:rsidRDefault="00770557" w:rsidP="00E52CBB">
      <w:pPr>
        <w:pStyle w:val="Heading5"/>
      </w:pPr>
      <w:r>
        <w:t>Activity Diagrams</w:t>
      </w:r>
    </w:p>
    <w:p w14:paraId="06818B5D" w14:textId="77777777" w:rsidR="00406F39" w:rsidRDefault="00770557" w:rsidP="00E52CBB">
      <w:pPr>
        <w:pStyle w:val="Heading6"/>
      </w:pPr>
      <w:r>
        <w:t>DAFVCv1-ACT-REQ-014043/B-Activate/Deactivate Driver Assist Front View Camera (TcSE ROIN-282606-3)</w:t>
      </w:r>
    </w:p>
    <w:p w14:paraId="32CC3119" w14:textId="77777777" w:rsidR="00406F39" w:rsidRPr="00F8674E" w:rsidRDefault="00770557" w:rsidP="00406F39">
      <w:pPr>
        <w:rPr>
          <w:b/>
          <w:sz w:val="16"/>
          <w:szCs w:val="16"/>
        </w:rPr>
      </w:pPr>
      <w:r w:rsidRPr="00F8674E">
        <w:rPr>
          <w:b/>
          <w:sz w:val="16"/>
          <w:szCs w:val="16"/>
        </w:rPr>
        <w:t>Linked Elements</w:t>
      </w:r>
    </w:p>
    <w:p w14:paraId="5E845C67" w14:textId="77777777" w:rsidR="007C3C8E" w:rsidRPr="00F8674E" w:rsidRDefault="00770557" w:rsidP="007C3C8E">
      <w:pPr>
        <w:rPr>
          <w:sz w:val="16"/>
          <w:szCs w:val="16"/>
        </w:rPr>
      </w:pPr>
      <w:r w:rsidRPr="00F8674E">
        <w:rPr>
          <w:sz w:val="16"/>
          <w:szCs w:val="16"/>
        </w:rPr>
        <w:t>DAFVCv1-SD-REQ-014051/A-Activation Attempt During Overspeed (TcSE ROIN-287030-1)</w:t>
      </w:r>
    </w:p>
    <w:p w14:paraId="16D9D0D5" w14:textId="77777777" w:rsidR="007C3C8E" w:rsidRPr="00F8674E" w:rsidRDefault="00770557" w:rsidP="007C3C8E">
      <w:pPr>
        <w:rPr>
          <w:sz w:val="16"/>
          <w:szCs w:val="16"/>
        </w:rPr>
      </w:pPr>
      <w:r w:rsidRPr="00F8674E">
        <w:rPr>
          <w:sz w:val="16"/>
          <w:szCs w:val="16"/>
        </w:rPr>
        <w:t>DAFVCv1-SD-REQ-014050/C-Activate_Deactivate Driver Asistance Front View Camera (TcSE ROIN-282617-2)</w:t>
      </w:r>
    </w:p>
    <w:p w14:paraId="3D2D470F" w14:textId="77777777" w:rsidR="00406F39" w:rsidRPr="00760C18" w:rsidRDefault="00770557" w:rsidP="00D006E5">
      <w:pPr>
        <w:pStyle w:val="BoldText"/>
      </w:pPr>
      <w:r w:rsidRPr="00760C18">
        <w:t>Activity Diagram</w:t>
      </w:r>
    </w:p>
    <w:p w14:paraId="0D0BCF76" w14:textId="77777777" w:rsidR="00444E40" w:rsidRDefault="00770557" w:rsidP="00E52CBB">
      <w:pPr>
        <w:jc w:val="center"/>
      </w:pPr>
      <w:r>
        <w:rPr>
          <w:noProof/>
        </w:rPr>
        <w:drawing>
          <wp:inline distT="0" distB="0" distL="0" distR="0" wp14:anchorId="1302071F" wp14:editId="4FD7E0F7">
            <wp:extent cx="6545412" cy="3562350"/>
            <wp:effectExtent l="0" t="0" r="8255" b="0"/>
            <wp:docPr id="31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55634" cy="3567913"/>
                    </a:xfrm>
                    <a:prstGeom prst="rect">
                      <a:avLst/>
                    </a:prstGeom>
                    <a:noFill/>
                    <a:ln>
                      <a:noFill/>
                    </a:ln>
                  </pic:spPr>
                </pic:pic>
              </a:graphicData>
            </a:graphic>
          </wp:inline>
        </w:drawing>
      </w:r>
    </w:p>
    <w:p w14:paraId="1922A083" w14:textId="77777777" w:rsidR="00406F39" w:rsidRDefault="00770557" w:rsidP="00E52CBB">
      <w:pPr>
        <w:pStyle w:val="Heading5"/>
      </w:pPr>
      <w:r>
        <w:lastRenderedPageBreak/>
        <w:t>Sequence Diagrams</w:t>
      </w:r>
    </w:p>
    <w:p w14:paraId="60746F5F" w14:textId="77777777" w:rsidR="00406F39" w:rsidRDefault="00770557" w:rsidP="00E52CBB">
      <w:pPr>
        <w:pStyle w:val="Heading6"/>
      </w:pPr>
      <w:r>
        <w:t>REQ-331856/B-Lin Button Camera Request</w:t>
      </w:r>
    </w:p>
    <w:p w14:paraId="6DE168AD" w14:textId="77777777" w:rsidR="00500605" w:rsidRDefault="00770557" w:rsidP="00E52CBB">
      <w:pPr>
        <w:jc w:val="center"/>
      </w:pPr>
      <w:r w:rsidRPr="00C65043">
        <w:rPr>
          <w:noProof/>
        </w:rPr>
        <w:drawing>
          <wp:inline distT="0" distB="0" distL="0" distR="0" wp14:anchorId="27DE401E" wp14:editId="144E9751">
            <wp:extent cx="5943600" cy="3313827"/>
            <wp:effectExtent l="0" t="0" r="0" b="1270"/>
            <wp:docPr id="32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13827"/>
                    </a:xfrm>
                    <a:prstGeom prst="rect">
                      <a:avLst/>
                    </a:prstGeom>
                    <a:noFill/>
                    <a:ln>
                      <a:noFill/>
                    </a:ln>
                  </pic:spPr>
                </pic:pic>
              </a:graphicData>
            </a:graphic>
          </wp:inline>
        </w:drawing>
      </w:r>
    </w:p>
    <w:p w14:paraId="7B799487" w14:textId="77777777" w:rsidR="00406F39" w:rsidRDefault="00770557" w:rsidP="00E52CBB">
      <w:pPr>
        <w:pStyle w:val="Heading6"/>
      </w:pPr>
      <w:r>
        <w:lastRenderedPageBreak/>
        <w:t>DAFVCv1-SD-REQ-014050/C-Activate_Deactivate Driver Asistance Front View Camera (TcSE ROIN-282617-2)</w:t>
      </w:r>
    </w:p>
    <w:p w14:paraId="0243FD9A" w14:textId="77777777" w:rsidR="00406F39" w:rsidRPr="00760C18" w:rsidRDefault="00770557" w:rsidP="00D006E5">
      <w:pPr>
        <w:pStyle w:val="BoldText"/>
      </w:pPr>
      <w:r w:rsidRPr="00760C18">
        <w:t>Sequence Diagram</w:t>
      </w:r>
    </w:p>
    <w:p w14:paraId="0564A87C" w14:textId="77777777" w:rsidR="007F6636" w:rsidRDefault="00770557" w:rsidP="00E52CBB">
      <w:pPr>
        <w:jc w:val="center"/>
      </w:pPr>
      <w:r>
        <w:rPr>
          <w:noProof/>
        </w:rPr>
        <w:lastRenderedPageBreak/>
        <w:drawing>
          <wp:inline distT="0" distB="0" distL="0" distR="0" wp14:anchorId="260FBECB" wp14:editId="45172659">
            <wp:extent cx="5486400" cy="8613716"/>
            <wp:effectExtent l="0" t="0" r="0" b="0"/>
            <wp:docPr id="32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8613716"/>
                    </a:xfrm>
                    <a:prstGeom prst="rect">
                      <a:avLst/>
                    </a:prstGeom>
                    <a:noFill/>
                    <a:ln>
                      <a:noFill/>
                    </a:ln>
                  </pic:spPr>
                </pic:pic>
              </a:graphicData>
            </a:graphic>
          </wp:inline>
        </w:drawing>
      </w:r>
    </w:p>
    <w:p w14:paraId="01A03E9F" w14:textId="77777777" w:rsidR="00406F39" w:rsidRDefault="00770557" w:rsidP="00E52CBB">
      <w:pPr>
        <w:pStyle w:val="Heading6"/>
      </w:pPr>
      <w:r>
        <w:lastRenderedPageBreak/>
        <w:t>DAFVCv1-SD-REQ-014051/A-Activation Attempt During Overspeed (TcSE ROIN-287030-1)</w:t>
      </w:r>
    </w:p>
    <w:p w14:paraId="7B8F0C40" w14:textId="77777777" w:rsidR="00406F39" w:rsidRPr="00760C18" w:rsidRDefault="00770557" w:rsidP="00D006E5">
      <w:pPr>
        <w:pStyle w:val="BoldText"/>
      </w:pPr>
      <w:r w:rsidRPr="00760C18">
        <w:t>Scenario</w:t>
      </w:r>
    </w:p>
    <w:p w14:paraId="39D5F488" w14:textId="77777777" w:rsidR="00406F39" w:rsidRPr="00760C18" w:rsidRDefault="00770557" w:rsidP="00E52CBB">
      <w:pPr>
        <w:pStyle w:val="BoldText"/>
        <w:ind w:left="720"/>
      </w:pPr>
      <w:r w:rsidRPr="00760C18">
        <w:t>Normal Usage</w:t>
      </w:r>
    </w:p>
    <w:p w14:paraId="6012D880" w14:textId="77777777" w:rsidR="00352F22" w:rsidRDefault="00770557">
      <w:pPr>
        <w:ind w:left="720"/>
        <w:rPr>
          <w:rFonts w:cs="Arial"/>
        </w:rPr>
      </w:pPr>
      <w:r>
        <w:rPr>
          <w:rFonts w:cs="Arial"/>
        </w:rPr>
        <w:t xml:space="preserve">The user attempts to activate the Driver Assist Front View Camera (DAFVC) by pressing the hard switch while exceeding the </w:t>
      </w:r>
      <w:del w:id="108" w:author="WSTEPHE1" w:date="2015-04-21T17:37:00Z">
        <w:r w:rsidDel="00807590">
          <w:rPr>
            <w:rFonts w:cs="Arial"/>
          </w:rPr>
          <w:delText xml:space="preserve">DAFVC vehicle </w:delText>
        </w:r>
      </w:del>
      <w:r>
        <w:rPr>
          <w:rFonts w:cs="Arial"/>
        </w:rPr>
        <w:t>speed limit</w:t>
      </w:r>
      <w:ins w:id="109" w:author="WSTEPHE1" w:date="2015-04-21T17:37:00Z">
        <w:r>
          <w:rPr>
            <w:rFonts w:cs="Arial"/>
          </w:rPr>
          <w:t xml:space="preserve"> per CAMERA-REQ-014077-Feature Maximum Speed</w:t>
        </w:r>
      </w:ins>
      <w:r>
        <w:rPr>
          <w:rFonts w:cs="Arial"/>
        </w:rPr>
        <w:t>.</w:t>
      </w:r>
    </w:p>
    <w:p w14:paraId="4E089133" w14:textId="77777777" w:rsidR="00352F22" w:rsidRDefault="00000000"/>
    <w:p w14:paraId="39B71E2E" w14:textId="77777777" w:rsidR="00406F39" w:rsidRPr="00760C18" w:rsidRDefault="00770557" w:rsidP="00D006E5">
      <w:pPr>
        <w:pStyle w:val="BoldText"/>
      </w:pPr>
      <w:r w:rsidRPr="00760C18">
        <w:t>Constraints</w:t>
      </w:r>
    </w:p>
    <w:p w14:paraId="410D9D95" w14:textId="77777777" w:rsidR="00406F39" w:rsidRPr="00760C18" w:rsidRDefault="00770557" w:rsidP="00E52CBB">
      <w:pPr>
        <w:pStyle w:val="BoldText"/>
        <w:ind w:left="720"/>
      </w:pPr>
      <w:r w:rsidRPr="00760C18">
        <w:t>Pre-condition</w:t>
      </w:r>
    </w:p>
    <w:p w14:paraId="426332EC" w14:textId="77777777" w:rsidR="004D1976" w:rsidRDefault="00770557">
      <w:pPr>
        <w:ind w:left="720"/>
        <w:rPr>
          <w:rFonts w:cs="Arial"/>
        </w:rPr>
      </w:pPr>
      <w:r>
        <w:rPr>
          <w:rFonts w:cs="Arial"/>
        </w:rPr>
        <w:t>Ignition_Status = Run</w:t>
      </w:r>
    </w:p>
    <w:p w14:paraId="72A560BF" w14:textId="77777777" w:rsidR="004D1976" w:rsidRDefault="004D1976">
      <w:pPr>
        <w:ind w:left="720"/>
        <w:rPr>
          <w:rFonts w:cs="Arial"/>
        </w:rPr>
      </w:pPr>
    </w:p>
    <w:p w14:paraId="4D7D777F" w14:textId="77777777" w:rsidR="00406F39" w:rsidRPr="00760C18" w:rsidRDefault="00770557" w:rsidP="00E52CBB">
      <w:pPr>
        <w:pStyle w:val="BoldText"/>
        <w:ind w:left="720"/>
      </w:pPr>
      <w:r w:rsidRPr="00760C18">
        <w:t>Post-condition</w:t>
      </w:r>
    </w:p>
    <w:p w14:paraId="615E2391" w14:textId="77777777" w:rsidR="004D1976" w:rsidRDefault="00770557">
      <w:pPr>
        <w:ind w:left="720"/>
        <w:rPr>
          <w:rFonts w:cs="Arial"/>
        </w:rPr>
      </w:pPr>
      <w:r>
        <w:rPr>
          <w:rFonts w:cs="Arial"/>
        </w:rPr>
        <w:t>HMI Display shows an over-speed notification.</w:t>
      </w:r>
    </w:p>
    <w:p w14:paraId="7387691C" w14:textId="77777777" w:rsidR="004D1976" w:rsidRDefault="004D1976">
      <w:pPr>
        <w:ind w:left="720"/>
        <w:rPr>
          <w:rFonts w:cs="Arial"/>
        </w:rPr>
      </w:pPr>
    </w:p>
    <w:p w14:paraId="2CD8458B" w14:textId="77777777" w:rsidR="00406F39" w:rsidRPr="00760C18" w:rsidRDefault="00770557" w:rsidP="00D006E5">
      <w:pPr>
        <w:pStyle w:val="BoldText"/>
      </w:pPr>
      <w:r w:rsidRPr="00760C18">
        <w:t>Sequence Diagram</w:t>
      </w:r>
    </w:p>
    <w:p w14:paraId="7FF0AE66" w14:textId="77777777" w:rsidR="004D1976" w:rsidRDefault="00770557" w:rsidP="00E52CBB">
      <w:pPr>
        <w:jc w:val="center"/>
      </w:pPr>
      <w:r>
        <w:rPr>
          <w:noProof/>
        </w:rPr>
        <w:drawing>
          <wp:inline distT="0" distB="0" distL="0" distR="0" wp14:anchorId="2426EB71" wp14:editId="04230FFE">
            <wp:extent cx="6172200" cy="4010025"/>
            <wp:effectExtent l="0" t="0" r="0" b="9525"/>
            <wp:docPr id="3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6172200" cy="4010025"/>
                    </a:xfrm>
                    <a:prstGeom prst="rect">
                      <a:avLst/>
                    </a:prstGeom>
                    <a:noFill/>
                    <a:ln w="9525">
                      <a:noFill/>
                      <a:miter lim="800000"/>
                      <a:headEnd/>
                      <a:tailEnd/>
                    </a:ln>
                  </pic:spPr>
                </pic:pic>
              </a:graphicData>
            </a:graphic>
          </wp:inline>
        </w:drawing>
      </w:r>
    </w:p>
    <w:p w14:paraId="4F5F7524" w14:textId="77777777" w:rsidR="00406F39" w:rsidRDefault="00770557" w:rsidP="00E52CBB">
      <w:pPr>
        <w:pStyle w:val="Heading3"/>
      </w:pPr>
      <w:bookmarkStart w:id="110" w:name="_Toc100050057"/>
      <w:r w:rsidRPr="00B9479B">
        <w:t>DAFVCv1-FUN-REQ-014052/A-Driver Assist Front Camera Image View (TcSE ROIN-293390)</w:t>
      </w:r>
      <w:bookmarkEnd w:id="110"/>
    </w:p>
    <w:p w14:paraId="1C1DCA1C" w14:textId="77777777" w:rsidR="004D1976" w:rsidRDefault="004D1976"/>
    <w:p w14:paraId="3DDF5A74" w14:textId="77777777" w:rsidR="00406F39" w:rsidRDefault="00770557" w:rsidP="00E52CBB">
      <w:pPr>
        <w:pStyle w:val="Heading4"/>
      </w:pPr>
      <w:r>
        <w:t>Use Cases</w:t>
      </w:r>
    </w:p>
    <w:p w14:paraId="3C9DFC84" w14:textId="77777777" w:rsidR="00406F39" w:rsidRDefault="00770557" w:rsidP="00E52CBB">
      <w:pPr>
        <w:pStyle w:val="Heading5"/>
      </w:pPr>
      <w:r>
        <w:t>DAFVCv1-UC-REQ-014053/A-Select Front Camera Split-View (TcSE ROIN-290147)</w:t>
      </w:r>
    </w:p>
    <w:p w14:paraId="13ED2EC5"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72C6CB3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D27F4BD"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50E4C0D7" w14:textId="77777777" w:rsidR="004D1976" w:rsidRDefault="00770557">
            <w:pPr>
              <w:rPr>
                <w:rFonts w:cs="Arial"/>
                <w:szCs w:val="20"/>
                <w:lang w:eastAsia="zh-CN"/>
              </w:rPr>
            </w:pPr>
            <w:r>
              <w:rPr>
                <w:rFonts w:cs="Arial"/>
                <w:szCs w:val="20"/>
                <w:lang w:eastAsia="zh-CN"/>
              </w:rPr>
              <w:t>Vehicle Occupant</w:t>
            </w:r>
          </w:p>
        </w:tc>
      </w:tr>
      <w:tr w:rsidR="004D1976" w14:paraId="11409AF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F6E4E3A"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55BBD3B9" w14:textId="77777777" w:rsidR="004D1976" w:rsidRDefault="00770557">
            <w:pPr>
              <w:rPr>
                <w:rFonts w:cs="Arial"/>
                <w:szCs w:val="20"/>
                <w:lang w:eastAsia="zh-CN"/>
              </w:rPr>
            </w:pPr>
            <w:r>
              <w:rPr>
                <w:rFonts w:cs="Arial"/>
                <w:szCs w:val="20"/>
                <w:lang w:eastAsia="zh-CN"/>
              </w:rPr>
              <w:t>The infotainment system is powered on.</w:t>
            </w:r>
          </w:p>
          <w:p w14:paraId="21B63314" w14:textId="77777777" w:rsidR="004D1976" w:rsidRDefault="00770557">
            <w:pPr>
              <w:rPr>
                <w:rFonts w:cs="Arial"/>
                <w:szCs w:val="20"/>
                <w:lang w:eastAsia="zh-CN"/>
              </w:rPr>
            </w:pPr>
            <w:r>
              <w:rPr>
                <w:rFonts w:cs="Arial"/>
                <w:szCs w:val="20"/>
                <w:lang w:eastAsia="zh-CN"/>
              </w:rPr>
              <w:t>The ignition status is Run/Start.</w:t>
            </w:r>
          </w:p>
          <w:p w14:paraId="65D25C0E" w14:textId="77777777" w:rsidR="004D1976" w:rsidRDefault="00770557">
            <w:pPr>
              <w:rPr>
                <w:rFonts w:cs="Arial"/>
                <w:szCs w:val="20"/>
                <w:lang w:eastAsia="zh-CN"/>
              </w:rPr>
            </w:pPr>
            <w:r>
              <w:rPr>
                <w:rFonts w:cs="Arial"/>
                <w:szCs w:val="20"/>
                <w:lang w:eastAsia="zh-CN"/>
              </w:rPr>
              <w:t>The gear position status is NOT Reverse.</w:t>
            </w:r>
          </w:p>
          <w:p w14:paraId="52228477" w14:textId="77777777" w:rsidR="004D1976" w:rsidRDefault="00770557">
            <w:pPr>
              <w:rPr>
                <w:rFonts w:cs="Arial"/>
                <w:szCs w:val="20"/>
                <w:lang w:eastAsia="zh-CN"/>
              </w:rPr>
            </w:pPr>
            <w:r>
              <w:rPr>
                <w:rFonts w:cs="Arial"/>
                <w:szCs w:val="20"/>
                <w:lang w:eastAsia="zh-CN"/>
              </w:rPr>
              <w:t>The vehicle display is showing the Driver Assist Front View Camera image.</w:t>
            </w:r>
          </w:p>
        </w:tc>
      </w:tr>
      <w:tr w:rsidR="004D1976" w14:paraId="077AA522"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686492D" w14:textId="77777777" w:rsidR="004D1976" w:rsidRDefault="00770557">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18B233D1" w14:textId="77777777" w:rsidR="004D1976" w:rsidRDefault="00770557">
            <w:pPr>
              <w:rPr>
                <w:rFonts w:cs="Arial"/>
                <w:szCs w:val="20"/>
                <w:lang w:eastAsia="zh-CN"/>
              </w:rPr>
            </w:pPr>
            <w:r>
              <w:rPr>
                <w:rFonts w:cs="Arial"/>
                <w:szCs w:val="20"/>
                <w:lang w:eastAsia="zh-CN"/>
              </w:rPr>
              <w:t>The driver selects split-view image setting via hard switch interface.</w:t>
            </w:r>
          </w:p>
        </w:tc>
      </w:tr>
      <w:tr w:rsidR="004D1976" w14:paraId="7D93FF8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71DB26B" w14:textId="77777777" w:rsidR="004D1976" w:rsidRDefault="00770557">
            <w:pPr>
              <w:rPr>
                <w:rFonts w:cs="Arial"/>
                <w:b/>
                <w:szCs w:val="20"/>
                <w:lang w:eastAsia="zh-CN"/>
              </w:rPr>
            </w:pPr>
            <w:r>
              <w:rPr>
                <w:rFonts w:cs="Arial"/>
                <w:b/>
                <w:szCs w:val="20"/>
                <w:lang w:eastAsia="zh-CN"/>
              </w:rPr>
              <w:lastRenderedPageBreak/>
              <w:t>Post-conditions</w:t>
            </w:r>
          </w:p>
        </w:tc>
        <w:tc>
          <w:tcPr>
            <w:tcW w:w="7004" w:type="dxa"/>
            <w:tcBorders>
              <w:top w:val="single" w:sz="4" w:space="0" w:color="auto"/>
              <w:left w:val="single" w:sz="4" w:space="0" w:color="auto"/>
              <w:bottom w:val="single" w:sz="4" w:space="0" w:color="auto"/>
              <w:right w:val="single" w:sz="4" w:space="0" w:color="auto"/>
            </w:tcBorders>
            <w:hideMark/>
          </w:tcPr>
          <w:p w14:paraId="195254AB" w14:textId="77777777" w:rsidR="004D1976" w:rsidRDefault="00770557">
            <w:pPr>
              <w:rPr>
                <w:rFonts w:cs="Arial"/>
                <w:szCs w:val="20"/>
                <w:lang w:eastAsia="zh-CN"/>
              </w:rPr>
            </w:pPr>
            <w:r>
              <w:rPr>
                <w:rFonts w:cs="Arial"/>
                <w:szCs w:val="20"/>
                <w:lang w:eastAsia="zh-CN"/>
              </w:rPr>
              <w:t>The vehicle display continues to show the Driver Assist Front View Camera image.</w:t>
            </w:r>
          </w:p>
          <w:p w14:paraId="0686D487" w14:textId="77777777" w:rsidR="004D1976" w:rsidRDefault="00770557">
            <w:pPr>
              <w:rPr>
                <w:rFonts w:cs="Arial"/>
                <w:szCs w:val="20"/>
                <w:lang w:eastAsia="zh-CN"/>
              </w:rPr>
            </w:pPr>
            <w:r>
              <w:rPr>
                <w:rFonts w:cs="Arial"/>
                <w:szCs w:val="20"/>
                <w:lang w:eastAsia="zh-CN"/>
              </w:rPr>
              <w:t>The video feed from the Driver Assist Front View Camera contains a split-view image.</w:t>
            </w:r>
          </w:p>
        </w:tc>
      </w:tr>
      <w:tr w:rsidR="004D1976" w14:paraId="3D06637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1BFD37D"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27212147" w14:textId="77777777" w:rsidR="004D1976" w:rsidRDefault="00770557">
            <w:pPr>
              <w:rPr>
                <w:rFonts w:cs="Arial"/>
                <w:szCs w:val="20"/>
                <w:lang w:eastAsia="zh-CN"/>
              </w:rPr>
            </w:pPr>
            <w:r>
              <w:rPr>
                <w:rFonts w:cs="Arial"/>
                <w:szCs w:val="20"/>
                <w:lang w:eastAsia="zh-CN"/>
              </w:rPr>
              <w:t>NA</w:t>
            </w:r>
          </w:p>
        </w:tc>
      </w:tr>
      <w:tr w:rsidR="004D1976" w14:paraId="3717B2E4"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923327C"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16549FDB" w14:textId="77777777" w:rsidR="004D1976" w:rsidRDefault="00770557">
            <w:pPr>
              <w:rPr>
                <w:rFonts w:cs="Arial"/>
                <w:szCs w:val="20"/>
                <w:lang w:eastAsia="zh-CN"/>
              </w:rPr>
            </w:pPr>
            <w:r>
              <w:rPr>
                <w:rFonts w:cs="Arial"/>
                <w:szCs w:val="20"/>
                <w:lang w:eastAsia="zh-CN"/>
              </w:rPr>
              <w:t>G-HMI</w:t>
            </w:r>
          </w:p>
          <w:p w14:paraId="4785621C" w14:textId="77777777" w:rsidR="004D1976" w:rsidRDefault="00770557">
            <w:pPr>
              <w:rPr>
                <w:rFonts w:cs="Arial"/>
                <w:szCs w:val="20"/>
                <w:lang w:eastAsia="zh-CN"/>
              </w:rPr>
            </w:pPr>
            <w:r>
              <w:rPr>
                <w:rFonts w:cs="Arial"/>
                <w:szCs w:val="20"/>
                <w:lang w:eastAsia="zh-CN"/>
              </w:rPr>
              <w:t>Dedicated Hard Button</w:t>
            </w:r>
          </w:p>
          <w:p w14:paraId="6311A5EF" w14:textId="77777777" w:rsidR="004D1976" w:rsidRDefault="00770557">
            <w:pPr>
              <w:rPr>
                <w:rFonts w:cs="Arial"/>
                <w:szCs w:val="20"/>
                <w:lang w:eastAsia="zh-CN"/>
              </w:rPr>
            </w:pPr>
            <w:r>
              <w:rPr>
                <w:rFonts w:cs="Arial"/>
                <w:szCs w:val="20"/>
                <w:lang w:eastAsia="zh-CN"/>
              </w:rPr>
              <w:t>Vehicle System Interface</w:t>
            </w:r>
          </w:p>
        </w:tc>
      </w:tr>
    </w:tbl>
    <w:p w14:paraId="2336B257" w14:textId="77777777" w:rsidR="004D1976" w:rsidRDefault="004D1976">
      <w:pPr>
        <w:rPr>
          <w:rFonts w:cs="Arial"/>
          <w:szCs w:val="20"/>
        </w:rPr>
      </w:pPr>
    </w:p>
    <w:p w14:paraId="04648176" w14:textId="77777777" w:rsidR="00406F39" w:rsidRDefault="00770557" w:rsidP="00E52CBB">
      <w:pPr>
        <w:pStyle w:val="Heading5"/>
      </w:pPr>
      <w:r>
        <w:t>DAFVCv1-UC-REQ-014054/A-Select Front Camera 360-View (TcSE ROIN-290148)</w:t>
      </w:r>
    </w:p>
    <w:p w14:paraId="1EC734C8"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1E0E0BB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B4096E0" w14:textId="77777777" w:rsidR="004D1976" w:rsidRDefault="00770557">
            <w:pPr>
              <w:rPr>
                <w:rFonts w:ascii="Calibri" w:hAnsi="Calibri"/>
                <w:b/>
                <w:sz w:val="22"/>
                <w:szCs w:val="22"/>
                <w:lang w:eastAsia="zh-CN"/>
              </w:rPr>
            </w:pPr>
            <w:r>
              <w:rPr>
                <w:rFonts w:ascii="Calibri" w:hAnsi="Calibri"/>
                <w:b/>
                <w:sz w:val="22"/>
                <w:szCs w:val="22"/>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57E8EE62" w14:textId="77777777" w:rsidR="004D1976" w:rsidRDefault="00770557">
            <w:pPr>
              <w:rPr>
                <w:rFonts w:cs="Arial"/>
                <w:szCs w:val="20"/>
                <w:lang w:eastAsia="zh-CN"/>
              </w:rPr>
            </w:pPr>
            <w:r>
              <w:rPr>
                <w:rFonts w:cs="Arial"/>
                <w:szCs w:val="20"/>
                <w:lang w:eastAsia="zh-CN"/>
              </w:rPr>
              <w:t>Vehicle Occupant</w:t>
            </w:r>
          </w:p>
        </w:tc>
      </w:tr>
      <w:tr w:rsidR="004D1976" w14:paraId="15BCE39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BE4CE84" w14:textId="77777777" w:rsidR="004D1976" w:rsidRDefault="00770557">
            <w:pPr>
              <w:rPr>
                <w:rFonts w:ascii="Calibri" w:hAnsi="Calibri"/>
                <w:b/>
                <w:sz w:val="22"/>
                <w:szCs w:val="22"/>
                <w:lang w:eastAsia="zh-CN"/>
              </w:rPr>
            </w:pPr>
            <w:r>
              <w:rPr>
                <w:rFonts w:ascii="Calibri" w:hAnsi="Calibri"/>
                <w:b/>
                <w:sz w:val="22"/>
                <w:szCs w:val="22"/>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33D35FAB" w14:textId="77777777" w:rsidR="004D1976" w:rsidRDefault="00770557">
            <w:pPr>
              <w:rPr>
                <w:rFonts w:cs="Arial"/>
                <w:szCs w:val="20"/>
                <w:lang w:eastAsia="zh-CN"/>
              </w:rPr>
            </w:pPr>
            <w:r>
              <w:rPr>
                <w:rFonts w:cs="Arial"/>
                <w:szCs w:val="20"/>
                <w:lang w:eastAsia="zh-CN"/>
              </w:rPr>
              <w:t>The infotainment system is powered on.</w:t>
            </w:r>
          </w:p>
          <w:p w14:paraId="4F09E20F" w14:textId="77777777" w:rsidR="004D1976" w:rsidRDefault="00770557">
            <w:pPr>
              <w:rPr>
                <w:rFonts w:cs="Arial"/>
                <w:szCs w:val="20"/>
                <w:lang w:eastAsia="zh-CN"/>
              </w:rPr>
            </w:pPr>
            <w:r>
              <w:rPr>
                <w:rFonts w:cs="Arial"/>
                <w:szCs w:val="20"/>
                <w:lang w:eastAsia="zh-CN"/>
              </w:rPr>
              <w:t>The ignition status is Run/Start.</w:t>
            </w:r>
          </w:p>
          <w:p w14:paraId="49324977" w14:textId="77777777" w:rsidR="004D1976" w:rsidRDefault="00770557">
            <w:pPr>
              <w:rPr>
                <w:rFonts w:cs="Arial"/>
                <w:szCs w:val="20"/>
                <w:lang w:eastAsia="zh-CN"/>
              </w:rPr>
            </w:pPr>
            <w:r>
              <w:rPr>
                <w:rFonts w:cs="Arial"/>
                <w:szCs w:val="20"/>
                <w:lang w:eastAsia="zh-CN"/>
              </w:rPr>
              <w:t>The gear position status is NOT Reverse.</w:t>
            </w:r>
          </w:p>
          <w:p w14:paraId="29394947" w14:textId="77777777" w:rsidR="004D1976" w:rsidRDefault="00770557">
            <w:pPr>
              <w:rPr>
                <w:rFonts w:cs="Arial"/>
                <w:szCs w:val="20"/>
                <w:lang w:eastAsia="zh-CN"/>
              </w:rPr>
            </w:pPr>
            <w:r>
              <w:rPr>
                <w:rFonts w:cs="Arial"/>
                <w:szCs w:val="20"/>
                <w:lang w:eastAsia="zh-CN"/>
              </w:rPr>
              <w:t>The vehicle display is showing the Driver Assist Front View Camera image.</w:t>
            </w:r>
          </w:p>
        </w:tc>
      </w:tr>
      <w:tr w:rsidR="004D1976" w14:paraId="5B0924D1"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A74C811" w14:textId="77777777" w:rsidR="004D1976" w:rsidRDefault="00770557">
            <w:pPr>
              <w:rPr>
                <w:rFonts w:ascii="Calibri" w:hAnsi="Calibri"/>
                <w:b/>
                <w:sz w:val="22"/>
                <w:szCs w:val="22"/>
                <w:lang w:eastAsia="zh-CN"/>
              </w:rPr>
            </w:pPr>
            <w:r>
              <w:rPr>
                <w:rFonts w:ascii="Calibri" w:hAnsi="Calibri"/>
                <w:b/>
                <w:sz w:val="22"/>
                <w:szCs w:val="22"/>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3D2BF956" w14:textId="77777777" w:rsidR="004D1976" w:rsidRDefault="00770557">
            <w:pPr>
              <w:rPr>
                <w:rFonts w:cs="Arial"/>
                <w:szCs w:val="20"/>
                <w:lang w:eastAsia="zh-CN"/>
              </w:rPr>
            </w:pPr>
            <w:r>
              <w:rPr>
                <w:rFonts w:cs="Arial"/>
                <w:szCs w:val="20"/>
                <w:lang w:eastAsia="zh-CN"/>
              </w:rPr>
              <w:t>The driver selects 360-view image setting via hard switch interface.</w:t>
            </w:r>
          </w:p>
        </w:tc>
      </w:tr>
      <w:tr w:rsidR="004D1976" w14:paraId="55E7BC87"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8D65832" w14:textId="77777777" w:rsidR="004D1976" w:rsidRDefault="00770557">
            <w:pPr>
              <w:rPr>
                <w:rFonts w:ascii="Calibri" w:hAnsi="Calibri"/>
                <w:b/>
                <w:sz w:val="22"/>
                <w:szCs w:val="22"/>
                <w:lang w:eastAsia="zh-CN"/>
              </w:rPr>
            </w:pPr>
            <w:r>
              <w:rPr>
                <w:rFonts w:ascii="Calibri" w:hAnsi="Calibri"/>
                <w:b/>
                <w:sz w:val="22"/>
                <w:szCs w:val="22"/>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220229B8" w14:textId="77777777" w:rsidR="004D1976" w:rsidRDefault="00770557">
            <w:pPr>
              <w:rPr>
                <w:rFonts w:cs="Arial"/>
                <w:szCs w:val="20"/>
                <w:lang w:eastAsia="zh-CN"/>
              </w:rPr>
            </w:pPr>
            <w:r>
              <w:rPr>
                <w:rFonts w:cs="Arial"/>
                <w:szCs w:val="20"/>
                <w:lang w:eastAsia="zh-CN"/>
              </w:rPr>
              <w:t>The vehicle display continues to show the Driver Assist Front View Camera image.</w:t>
            </w:r>
          </w:p>
          <w:p w14:paraId="48072A1F" w14:textId="77777777" w:rsidR="004D1976" w:rsidRDefault="00770557">
            <w:pPr>
              <w:rPr>
                <w:rFonts w:cs="Arial"/>
                <w:szCs w:val="20"/>
                <w:lang w:eastAsia="zh-CN"/>
              </w:rPr>
            </w:pPr>
            <w:r>
              <w:rPr>
                <w:rFonts w:cs="Arial"/>
                <w:szCs w:val="20"/>
                <w:lang w:eastAsia="zh-CN"/>
              </w:rPr>
              <w:t>The video feed from the Driver Assist Front View Camera contains a 360-view image.</w:t>
            </w:r>
          </w:p>
        </w:tc>
      </w:tr>
      <w:tr w:rsidR="004D1976" w14:paraId="29CF34B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6387C02" w14:textId="77777777" w:rsidR="004D1976" w:rsidRDefault="00770557">
            <w:pPr>
              <w:rPr>
                <w:rFonts w:ascii="Calibri" w:hAnsi="Calibri"/>
                <w:b/>
                <w:sz w:val="22"/>
                <w:szCs w:val="22"/>
                <w:lang w:eastAsia="zh-CN"/>
              </w:rPr>
            </w:pPr>
            <w:r>
              <w:rPr>
                <w:rFonts w:ascii="Calibri" w:hAnsi="Calibri"/>
                <w:b/>
                <w:sz w:val="22"/>
                <w:szCs w:val="22"/>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2FFA20F5" w14:textId="77777777" w:rsidR="004D1976" w:rsidRDefault="00770557">
            <w:pPr>
              <w:rPr>
                <w:rFonts w:cs="Arial"/>
                <w:szCs w:val="20"/>
                <w:lang w:eastAsia="zh-CN"/>
              </w:rPr>
            </w:pPr>
            <w:r>
              <w:rPr>
                <w:rFonts w:cs="Arial"/>
                <w:szCs w:val="20"/>
                <w:lang w:eastAsia="zh-CN"/>
              </w:rPr>
              <w:t>NA</w:t>
            </w:r>
          </w:p>
        </w:tc>
      </w:tr>
      <w:tr w:rsidR="004D1976" w14:paraId="79A0641B"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D27196B" w14:textId="77777777" w:rsidR="004D1976" w:rsidRDefault="00770557">
            <w:pPr>
              <w:rPr>
                <w:rFonts w:ascii="Calibri" w:hAnsi="Calibri"/>
                <w:b/>
                <w:sz w:val="22"/>
                <w:szCs w:val="22"/>
                <w:lang w:eastAsia="zh-CN"/>
              </w:rPr>
            </w:pPr>
            <w:r>
              <w:rPr>
                <w:rFonts w:ascii="Calibri" w:hAnsi="Calibri"/>
                <w:b/>
                <w:sz w:val="22"/>
                <w:szCs w:val="22"/>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3006E0C9" w14:textId="77777777" w:rsidR="004D1976" w:rsidRDefault="00770557">
            <w:pPr>
              <w:rPr>
                <w:rFonts w:cs="Arial"/>
                <w:szCs w:val="20"/>
                <w:lang w:eastAsia="zh-CN"/>
              </w:rPr>
            </w:pPr>
            <w:r>
              <w:rPr>
                <w:rFonts w:cs="Arial"/>
                <w:szCs w:val="20"/>
                <w:lang w:eastAsia="zh-CN"/>
              </w:rPr>
              <w:t>G-HMI</w:t>
            </w:r>
          </w:p>
          <w:p w14:paraId="12EA3A5E" w14:textId="77777777" w:rsidR="004D1976" w:rsidRDefault="00770557">
            <w:pPr>
              <w:rPr>
                <w:rFonts w:cs="Arial"/>
                <w:szCs w:val="20"/>
                <w:lang w:eastAsia="zh-CN"/>
              </w:rPr>
            </w:pPr>
            <w:r>
              <w:rPr>
                <w:rFonts w:cs="Arial"/>
                <w:szCs w:val="20"/>
                <w:lang w:eastAsia="zh-CN"/>
              </w:rPr>
              <w:t>Dedicated Hard Button</w:t>
            </w:r>
          </w:p>
          <w:p w14:paraId="3ECDD63B" w14:textId="77777777" w:rsidR="004D1976" w:rsidRDefault="00770557">
            <w:pPr>
              <w:rPr>
                <w:rFonts w:cs="Arial"/>
                <w:szCs w:val="20"/>
                <w:lang w:eastAsia="zh-CN"/>
              </w:rPr>
            </w:pPr>
            <w:r>
              <w:rPr>
                <w:rFonts w:cs="Arial"/>
                <w:szCs w:val="20"/>
                <w:lang w:eastAsia="zh-CN"/>
              </w:rPr>
              <w:t>Vehicle System Interface</w:t>
            </w:r>
          </w:p>
        </w:tc>
      </w:tr>
    </w:tbl>
    <w:p w14:paraId="192D5560" w14:textId="77777777" w:rsidR="004D1976" w:rsidRDefault="004D1976"/>
    <w:p w14:paraId="7B30F733" w14:textId="77777777" w:rsidR="00406F39" w:rsidRDefault="00770557" w:rsidP="00E52CBB">
      <w:pPr>
        <w:pStyle w:val="Heading5"/>
      </w:pPr>
      <w:r>
        <w:t>DAFVCv1-UC-REQ-014055/A-Select Front Camera Normal View (TcSE ROIN-290149)</w:t>
      </w:r>
    </w:p>
    <w:p w14:paraId="208849A1"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61D1C66F"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77D60C2" w14:textId="77777777" w:rsidR="004D1976" w:rsidRDefault="00770557">
            <w:pPr>
              <w:rPr>
                <w:rFonts w:ascii="Calibri" w:hAnsi="Calibri"/>
                <w:b/>
                <w:sz w:val="22"/>
                <w:szCs w:val="22"/>
                <w:lang w:eastAsia="zh-CN"/>
              </w:rPr>
            </w:pPr>
            <w:r>
              <w:rPr>
                <w:rFonts w:ascii="Calibri" w:hAnsi="Calibri"/>
                <w:b/>
                <w:sz w:val="22"/>
                <w:szCs w:val="22"/>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0FF5BFF5" w14:textId="77777777" w:rsidR="004D1976" w:rsidRDefault="00770557">
            <w:pPr>
              <w:rPr>
                <w:rFonts w:cs="Arial"/>
                <w:szCs w:val="20"/>
                <w:lang w:eastAsia="zh-CN"/>
              </w:rPr>
            </w:pPr>
            <w:r>
              <w:rPr>
                <w:rFonts w:cs="Arial"/>
                <w:szCs w:val="20"/>
                <w:lang w:eastAsia="zh-CN"/>
              </w:rPr>
              <w:t>Vehicle Occupant</w:t>
            </w:r>
          </w:p>
        </w:tc>
      </w:tr>
      <w:tr w:rsidR="004D1976" w14:paraId="438C7ABD"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B68583" w14:textId="77777777" w:rsidR="004D1976" w:rsidRDefault="00770557">
            <w:pPr>
              <w:rPr>
                <w:rFonts w:ascii="Calibri" w:hAnsi="Calibri"/>
                <w:b/>
                <w:sz w:val="22"/>
                <w:szCs w:val="22"/>
                <w:lang w:eastAsia="zh-CN"/>
              </w:rPr>
            </w:pPr>
            <w:r>
              <w:rPr>
                <w:rFonts w:ascii="Calibri" w:hAnsi="Calibri"/>
                <w:b/>
                <w:sz w:val="22"/>
                <w:szCs w:val="22"/>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402CCFBA" w14:textId="77777777" w:rsidR="004D1976" w:rsidRDefault="00770557">
            <w:pPr>
              <w:rPr>
                <w:rFonts w:cs="Arial"/>
                <w:szCs w:val="20"/>
                <w:lang w:eastAsia="zh-CN"/>
              </w:rPr>
            </w:pPr>
            <w:r>
              <w:rPr>
                <w:rFonts w:cs="Arial"/>
                <w:szCs w:val="20"/>
                <w:lang w:eastAsia="zh-CN"/>
              </w:rPr>
              <w:t>The infotainment system is powered on.</w:t>
            </w:r>
          </w:p>
          <w:p w14:paraId="1229E3F2" w14:textId="77777777" w:rsidR="004D1976" w:rsidRDefault="00770557">
            <w:pPr>
              <w:rPr>
                <w:rFonts w:cs="Arial"/>
                <w:szCs w:val="20"/>
                <w:lang w:eastAsia="zh-CN"/>
              </w:rPr>
            </w:pPr>
            <w:r>
              <w:rPr>
                <w:rFonts w:cs="Arial"/>
                <w:szCs w:val="20"/>
                <w:lang w:eastAsia="zh-CN"/>
              </w:rPr>
              <w:t>The ignition status is Run/Start.</w:t>
            </w:r>
          </w:p>
          <w:p w14:paraId="6C1A786E" w14:textId="77777777" w:rsidR="004D1976" w:rsidRDefault="00770557">
            <w:pPr>
              <w:rPr>
                <w:rFonts w:cs="Arial"/>
                <w:szCs w:val="20"/>
                <w:lang w:eastAsia="zh-CN"/>
              </w:rPr>
            </w:pPr>
            <w:r>
              <w:rPr>
                <w:rFonts w:cs="Arial"/>
                <w:szCs w:val="20"/>
                <w:lang w:eastAsia="zh-CN"/>
              </w:rPr>
              <w:t>The gear position status is NOT Reverse.</w:t>
            </w:r>
          </w:p>
          <w:p w14:paraId="4E8AF2AB" w14:textId="77777777" w:rsidR="004D1976" w:rsidRDefault="00770557">
            <w:pPr>
              <w:rPr>
                <w:rFonts w:cs="Arial"/>
                <w:szCs w:val="20"/>
                <w:lang w:eastAsia="zh-CN"/>
              </w:rPr>
            </w:pPr>
            <w:r>
              <w:rPr>
                <w:rFonts w:cs="Arial"/>
                <w:szCs w:val="20"/>
                <w:lang w:eastAsia="zh-CN"/>
              </w:rPr>
              <w:t>The vehicle display is showing the Driver Assist Front View Camera image.</w:t>
            </w:r>
          </w:p>
        </w:tc>
      </w:tr>
      <w:tr w:rsidR="004D1976" w14:paraId="2C649D1F"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F4D7EB8" w14:textId="77777777" w:rsidR="004D1976" w:rsidRDefault="00770557">
            <w:pPr>
              <w:rPr>
                <w:rFonts w:ascii="Calibri" w:hAnsi="Calibri"/>
                <w:b/>
                <w:sz w:val="22"/>
                <w:szCs w:val="22"/>
                <w:lang w:eastAsia="zh-CN"/>
              </w:rPr>
            </w:pPr>
            <w:r>
              <w:rPr>
                <w:rFonts w:ascii="Calibri" w:hAnsi="Calibri"/>
                <w:b/>
                <w:sz w:val="22"/>
                <w:szCs w:val="22"/>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5B0365C8" w14:textId="77777777" w:rsidR="004D1976" w:rsidRDefault="00770557">
            <w:pPr>
              <w:rPr>
                <w:rFonts w:cs="Arial"/>
                <w:szCs w:val="20"/>
                <w:lang w:eastAsia="zh-CN"/>
              </w:rPr>
            </w:pPr>
            <w:r>
              <w:rPr>
                <w:rFonts w:cs="Arial"/>
                <w:szCs w:val="20"/>
                <w:lang w:eastAsia="zh-CN"/>
              </w:rPr>
              <w:t>The driver selects normal view image setting via hard switch interface.</w:t>
            </w:r>
          </w:p>
        </w:tc>
      </w:tr>
      <w:tr w:rsidR="004D1976" w14:paraId="418B7A94"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AEC8495" w14:textId="77777777" w:rsidR="004D1976" w:rsidRDefault="00770557">
            <w:pPr>
              <w:rPr>
                <w:rFonts w:ascii="Calibri" w:hAnsi="Calibri"/>
                <w:b/>
                <w:sz w:val="22"/>
                <w:szCs w:val="22"/>
                <w:lang w:eastAsia="zh-CN"/>
              </w:rPr>
            </w:pPr>
            <w:r>
              <w:rPr>
                <w:rFonts w:ascii="Calibri" w:hAnsi="Calibri"/>
                <w:b/>
                <w:sz w:val="22"/>
                <w:szCs w:val="22"/>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4EA70532" w14:textId="77777777" w:rsidR="004D1976" w:rsidRDefault="00770557">
            <w:pPr>
              <w:rPr>
                <w:rFonts w:cs="Arial"/>
                <w:szCs w:val="20"/>
                <w:lang w:eastAsia="zh-CN"/>
              </w:rPr>
            </w:pPr>
            <w:r>
              <w:rPr>
                <w:rFonts w:cs="Arial"/>
                <w:szCs w:val="20"/>
                <w:lang w:eastAsia="zh-CN"/>
              </w:rPr>
              <w:t>The vehicle display continues to show the Driver Assist Front View Camera image.</w:t>
            </w:r>
          </w:p>
          <w:p w14:paraId="787F2A6C" w14:textId="77777777" w:rsidR="004D1976" w:rsidRDefault="00770557">
            <w:pPr>
              <w:rPr>
                <w:rFonts w:cs="Arial"/>
                <w:szCs w:val="20"/>
                <w:lang w:eastAsia="zh-CN"/>
              </w:rPr>
            </w:pPr>
            <w:r>
              <w:rPr>
                <w:rFonts w:cs="Arial"/>
                <w:szCs w:val="20"/>
                <w:lang w:eastAsia="zh-CN"/>
              </w:rPr>
              <w:t>The video feed from the Driver Assist Front View Camera contains a normal view image.</w:t>
            </w:r>
          </w:p>
        </w:tc>
      </w:tr>
      <w:tr w:rsidR="004D1976" w14:paraId="4E7A956A"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EEA57A9" w14:textId="77777777" w:rsidR="004D1976" w:rsidRDefault="00770557">
            <w:pPr>
              <w:rPr>
                <w:rFonts w:ascii="Calibri" w:hAnsi="Calibri"/>
                <w:b/>
                <w:sz w:val="22"/>
                <w:szCs w:val="22"/>
                <w:lang w:eastAsia="zh-CN"/>
              </w:rPr>
            </w:pPr>
            <w:r>
              <w:rPr>
                <w:rFonts w:ascii="Calibri" w:hAnsi="Calibri"/>
                <w:b/>
                <w:sz w:val="22"/>
                <w:szCs w:val="22"/>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1F31A458" w14:textId="77777777" w:rsidR="004D1976" w:rsidRDefault="00770557">
            <w:pPr>
              <w:rPr>
                <w:rFonts w:cs="Arial"/>
                <w:szCs w:val="20"/>
                <w:lang w:eastAsia="zh-CN"/>
              </w:rPr>
            </w:pPr>
            <w:r>
              <w:rPr>
                <w:rFonts w:cs="Arial"/>
                <w:szCs w:val="20"/>
                <w:lang w:eastAsia="zh-CN"/>
              </w:rPr>
              <w:t>NA</w:t>
            </w:r>
          </w:p>
        </w:tc>
      </w:tr>
      <w:tr w:rsidR="004D1976" w14:paraId="35B8CC32"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FC2EE5B" w14:textId="77777777" w:rsidR="004D1976" w:rsidRDefault="00770557">
            <w:pPr>
              <w:rPr>
                <w:rFonts w:ascii="Calibri" w:hAnsi="Calibri"/>
                <w:b/>
                <w:sz w:val="22"/>
                <w:szCs w:val="22"/>
                <w:lang w:eastAsia="zh-CN"/>
              </w:rPr>
            </w:pPr>
            <w:r>
              <w:rPr>
                <w:rFonts w:ascii="Calibri" w:hAnsi="Calibri"/>
                <w:b/>
                <w:sz w:val="22"/>
                <w:szCs w:val="22"/>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043EF3A7" w14:textId="77777777" w:rsidR="004D1976" w:rsidRDefault="00770557">
            <w:pPr>
              <w:rPr>
                <w:rFonts w:cs="Arial"/>
                <w:szCs w:val="20"/>
                <w:lang w:eastAsia="zh-CN"/>
              </w:rPr>
            </w:pPr>
            <w:r>
              <w:rPr>
                <w:rFonts w:cs="Arial"/>
                <w:szCs w:val="20"/>
                <w:lang w:eastAsia="zh-CN"/>
              </w:rPr>
              <w:t>G-HMI</w:t>
            </w:r>
          </w:p>
          <w:p w14:paraId="7E15F1EE" w14:textId="77777777" w:rsidR="004D1976" w:rsidRDefault="00770557">
            <w:pPr>
              <w:rPr>
                <w:rFonts w:cs="Arial"/>
                <w:szCs w:val="20"/>
                <w:lang w:eastAsia="zh-CN"/>
              </w:rPr>
            </w:pPr>
            <w:r>
              <w:rPr>
                <w:rFonts w:cs="Arial"/>
                <w:szCs w:val="20"/>
                <w:lang w:eastAsia="zh-CN"/>
              </w:rPr>
              <w:t>Dedicated Hard Button</w:t>
            </w:r>
          </w:p>
          <w:p w14:paraId="2AEF345E" w14:textId="77777777" w:rsidR="004D1976" w:rsidRDefault="00770557">
            <w:pPr>
              <w:rPr>
                <w:rFonts w:cs="Arial"/>
                <w:szCs w:val="20"/>
                <w:lang w:eastAsia="zh-CN"/>
              </w:rPr>
            </w:pPr>
            <w:r>
              <w:rPr>
                <w:rFonts w:cs="Arial"/>
                <w:szCs w:val="20"/>
                <w:lang w:eastAsia="zh-CN"/>
              </w:rPr>
              <w:t>Vehicle System Interface</w:t>
            </w:r>
          </w:p>
        </w:tc>
      </w:tr>
    </w:tbl>
    <w:p w14:paraId="0D7E7009" w14:textId="77777777" w:rsidR="004D1976" w:rsidRDefault="004D1976"/>
    <w:p w14:paraId="469CC2E4" w14:textId="77777777" w:rsidR="00406F39" w:rsidRDefault="00770557" w:rsidP="00E52CBB">
      <w:pPr>
        <w:pStyle w:val="Heading5"/>
      </w:pPr>
      <w:r>
        <w:t>DAFVCv1-UC-REQ-014056/A-Select Front Camera Image Off (TcSE ROIN-290150)</w:t>
      </w:r>
    </w:p>
    <w:p w14:paraId="06ED7275" w14:textId="77777777" w:rsidR="00AE06BC" w:rsidRPr="00AE06BC" w:rsidRDefault="00000000"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D1976" w14:paraId="55203BE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E4CACDF" w14:textId="77777777" w:rsidR="004D1976" w:rsidRDefault="00770557">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3E90D3F5" w14:textId="77777777" w:rsidR="004D1976" w:rsidRDefault="00770557">
            <w:pPr>
              <w:rPr>
                <w:rFonts w:cs="Arial"/>
                <w:szCs w:val="20"/>
                <w:lang w:eastAsia="zh-CN"/>
              </w:rPr>
            </w:pPr>
            <w:r>
              <w:rPr>
                <w:rFonts w:cs="Arial"/>
                <w:szCs w:val="20"/>
                <w:lang w:eastAsia="zh-CN"/>
              </w:rPr>
              <w:t>Vehicle Occupant</w:t>
            </w:r>
          </w:p>
        </w:tc>
      </w:tr>
      <w:tr w:rsidR="004D1976" w14:paraId="42F084AE"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0A66428" w14:textId="77777777" w:rsidR="004D1976" w:rsidRDefault="00770557">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1A5D3391" w14:textId="77777777" w:rsidR="004D1976" w:rsidRDefault="00770557">
            <w:pPr>
              <w:rPr>
                <w:rFonts w:cs="Arial"/>
                <w:szCs w:val="20"/>
                <w:lang w:eastAsia="zh-CN"/>
              </w:rPr>
            </w:pPr>
            <w:r>
              <w:rPr>
                <w:rFonts w:cs="Arial"/>
                <w:szCs w:val="20"/>
                <w:lang w:eastAsia="zh-CN"/>
              </w:rPr>
              <w:t>The infotainment system is powered on.</w:t>
            </w:r>
          </w:p>
          <w:p w14:paraId="048FFDC6" w14:textId="77777777" w:rsidR="004D1976" w:rsidRDefault="00770557">
            <w:pPr>
              <w:rPr>
                <w:rFonts w:cs="Arial"/>
                <w:szCs w:val="20"/>
                <w:lang w:eastAsia="zh-CN"/>
              </w:rPr>
            </w:pPr>
            <w:r>
              <w:rPr>
                <w:rFonts w:cs="Arial"/>
                <w:szCs w:val="20"/>
                <w:lang w:eastAsia="zh-CN"/>
              </w:rPr>
              <w:lastRenderedPageBreak/>
              <w:t>The ignition status is Run/Start.</w:t>
            </w:r>
          </w:p>
          <w:p w14:paraId="23073BF8" w14:textId="77777777" w:rsidR="004D1976" w:rsidRDefault="00770557">
            <w:pPr>
              <w:rPr>
                <w:rFonts w:cs="Arial"/>
                <w:szCs w:val="20"/>
                <w:lang w:eastAsia="zh-CN"/>
              </w:rPr>
            </w:pPr>
            <w:r>
              <w:rPr>
                <w:rFonts w:cs="Arial"/>
                <w:szCs w:val="20"/>
                <w:lang w:eastAsia="zh-CN"/>
              </w:rPr>
              <w:t>The gear position status is NOT Reverse.</w:t>
            </w:r>
          </w:p>
          <w:p w14:paraId="679464EB" w14:textId="77777777" w:rsidR="004D1976" w:rsidRDefault="00770557">
            <w:pPr>
              <w:rPr>
                <w:rFonts w:cs="Arial"/>
                <w:szCs w:val="20"/>
                <w:lang w:eastAsia="zh-CN"/>
              </w:rPr>
            </w:pPr>
            <w:r>
              <w:rPr>
                <w:rFonts w:cs="Arial"/>
                <w:szCs w:val="20"/>
                <w:lang w:eastAsia="zh-CN"/>
              </w:rPr>
              <w:t>The vehicle display is showing the Driver Assist Front View Camera image.</w:t>
            </w:r>
          </w:p>
        </w:tc>
      </w:tr>
      <w:tr w:rsidR="004D1976" w14:paraId="30F100C3"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01EE3F9" w14:textId="77777777" w:rsidR="004D1976" w:rsidRDefault="00770557">
            <w:pPr>
              <w:rPr>
                <w:rFonts w:cs="Arial"/>
                <w:b/>
                <w:szCs w:val="20"/>
                <w:lang w:eastAsia="zh-CN"/>
              </w:rPr>
            </w:pPr>
            <w:r>
              <w:rPr>
                <w:rFonts w:cs="Arial"/>
                <w:b/>
                <w:szCs w:val="20"/>
                <w:lang w:eastAsia="zh-CN"/>
              </w:rPr>
              <w:lastRenderedPageBreak/>
              <w:t>Scenario Description</w:t>
            </w:r>
          </w:p>
        </w:tc>
        <w:tc>
          <w:tcPr>
            <w:tcW w:w="7004" w:type="dxa"/>
            <w:tcBorders>
              <w:top w:val="single" w:sz="4" w:space="0" w:color="auto"/>
              <w:left w:val="single" w:sz="4" w:space="0" w:color="auto"/>
              <w:bottom w:val="single" w:sz="4" w:space="0" w:color="auto"/>
              <w:right w:val="single" w:sz="4" w:space="0" w:color="auto"/>
            </w:tcBorders>
          </w:tcPr>
          <w:p w14:paraId="5C1C9C59" w14:textId="77777777" w:rsidR="004D1976" w:rsidRDefault="00770557">
            <w:pPr>
              <w:rPr>
                <w:rFonts w:cs="Arial"/>
                <w:szCs w:val="20"/>
                <w:lang w:eastAsia="zh-CN"/>
              </w:rPr>
            </w:pPr>
            <w:r>
              <w:rPr>
                <w:rFonts w:cs="Arial"/>
                <w:szCs w:val="20"/>
                <w:lang w:eastAsia="zh-CN"/>
              </w:rPr>
              <w:t>The driver selects image off setting via hard switch interface.</w:t>
            </w:r>
          </w:p>
          <w:p w14:paraId="50A6FAD1" w14:textId="77777777" w:rsidR="004D1976" w:rsidRDefault="004D1976">
            <w:pPr>
              <w:rPr>
                <w:rFonts w:cs="Arial"/>
                <w:szCs w:val="20"/>
                <w:lang w:eastAsia="zh-CN"/>
              </w:rPr>
            </w:pPr>
          </w:p>
        </w:tc>
      </w:tr>
      <w:tr w:rsidR="004D1976" w14:paraId="6D9BD889"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8B714B4" w14:textId="77777777" w:rsidR="004D1976" w:rsidRDefault="00770557">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12A20B65" w14:textId="77777777" w:rsidR="004D1976" w:rsidRDefault="00770557">
            <w:pPr>
              <w:rPr>
                <w:rFonts w:cs="Arial"/>
                <w:szCs w:val="20"/>
                <w:lang w:eastAsia="zh-CN"/>
              </w:rPr>
            </w:pPr>
            <w:r>
              <w:rPr>
                <w:rStyle w:val="msodel0"/>
                <w:rFonts w:cs="Arial"/>
                <w:szCs w:val="20"/>
                <w:lang w:eastAsia="zh-CN"/>
              </w:rPr>
              <w:t xml:space="preserve">The vehicle display returns to the state previous to entering </w:t>
            </w:r>
            <w:r>
              <w:rPr>
                <w:rFonts w:cs="Arial"/>
                <w:szCs w:val="20"/>
                <w:lang w:eastAsia="zh-CN"/>
              </w:rPr>
              <w:t>Driver Assist Front View Camera</w:t>
            </w:r>
            <w:r>
              <w:rPr>
                <w:rStyle w:val="msodel0"/>
                <w:rFonts w:cs="Arial"/>
                <w:szCs w:val="20"/>
                <w:lang w:eastAsia="zh-CN"/>
              </w:rPr>
              <w:t>.</w:t>
            </w:r>
          </w:p>
        </w:tc>
      </w:tr>
      <w:tr w:rsidR="004D1976" w14:paraId="039FF670"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ECEFE7A" w14:textId="77777777" w:rsidR="004D1976" w:rsidRDefault="00770557">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14:paraId="360547CB" w14:textId="77777777" w:rsidR="004D1976" w:rsidRDefault="00770557">
            <w:pPr>
              <w:rPr>
                <w:rFonts w:cs="Arial"/>
                <w:szCs w:val="20"/>
                <w:lang w:eastAsia="zh-CN"/>
              </w:rPr>
            </w:pPr>
            <w:r>
              <w:rPr>
                <w:rFonts w:cs="Arial"/>
                <w:szCs w:val="20"/>
                <w:lang w:eastAsia="zh-CN"/>
              </w:rPr>
              <w:t>NA</w:t>
            </w:r>
          </w:p>
        </w:tc>
      </w:tr>
      <w:tr w:rsidR="004D1976" w14:paraId="6D444186" w14:textId="7777777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ABDE94D" w14:textId="77777777" w:rsidR="004D1976" w:rsidRDefault="00770557">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52ABF4CE" w14:textId="77777777" w:rsidR="004D1976" w:rsidRDefault="00770557">
            <w:pPr>
              <w:rPr>
                <w:rFonts w:cs="Arial"/>
                <w:szCs w:val="20"/>
                <w:lang w:eastAsia="zh-CN"/>
              </w:rPr>
            </w:pPr>
            <w:r>
              <w:rPr>
                <w:rFonts w:cs="Arial"/>
                <w:szCs w:val="20"/>
                <w:lang w:eastAsia="zh-CN"/>
              </w:rPr>
              <w:t>G-HMI</w:t>
            </w:r>
          </w:p>
          <w:p w14:paraId="29DB67C4" w14:textId="77777777" w:rsidR="004D1976" w:rsidRDefault="00770557">
            <w:pPr>
              <w:rPr>
                <w:rFonts w:cs="Arial"/>
                <w:szCs w:val="20"/>
                <w:lang w:eastAsia="zh-CN"/>
              </w:rPr>
            </w:pPr>
            <w:r>
              <w:rPr>
                <w:rFonts w:cs="Arial"/>
                <w:szCs w:val="20"/>
                <w:lang w:eastAsia="zh-CN"/>
              </w:rPr>
              <w:t>Dedicated Hard Button</w:t>
            </w:r>
          </w:p>
          <w:p w14:paraId="61289761" w14:textId="77777777" w:rsidR="004D1976" w:rsidRDefault="00770557">
            <w:pPr>
              <w:rPr>
                <w:rFonts w:cs="Arial"/>
                <w:szCs w:val="20"/>
                <w:lang w:eastAsia="zh-CN"/>
              </w:rPr>
            </w:pPr>
            <w:r>
              <w:rPr>
                <w:rFonts w:cs="Arial"/>
                <w:szCs w:val="20"/>
                <w:lang w:eastAsia="zh-CN"/>
              </w:rPr>
              <w:t>Vehicle System Interface</w:t>
            </w:r>
          </w:p>
        </w:tc>
      </w:tr>
    </w:tbl>
    <w:p w14:paraId="6E9290FC" w14:textId="77777777" w:rsidR="004D1976" w:rsidRDefault="004D1976">
      <w:pPr>
        <w:rPr>
          <w:rFonts w:cs="Arial"/>
          <w:szCs w:val="20"/>
        </w:rPr>
      </w:pPr>
    </w:p>
    <w:p w14:paraId="07D1158D" w14:textId="77777777" w:rsidR="00406F39" w:rsidRDefault="00770557" w:rsidP="00E52CBB">
      <w:pPr>
        <w:pStyle w:val="Heading4"/>
      </w:pPr>
      <w:r>
        <w:t>White Box View</w:t>
      </w:r>
    </w:p>
    <w:p w14:paraId="7B347B64" w14:textId="77777777" w:rsidR="00406F39" w:rsidRDefault="00770557" w:rsidP="00E52CBB">
      <w:pPr>
        <w:pStyle w:val="Heading5"/>
      </w:pPr>
      <w:r>
        <w:t>Activity Diagrams</w:t>
      </w:r>
    </w:p>
    <w:p w14:paraId="276E9BDF" w14:textId="77777777" w:rsidR="00406F39" w:rsidRDefault="00770557" w:rsidP="00E52CBB">
      <w:pPr>
        <w:pStyle w:val="Heading6"/>
      </w:pPr>
      <w:r>
        <w:t>DAFVCv1-ACT-REQ-014044/A-Change Camera View Setting (TcSE ROIN-282608-2)</w:t>
      </w:r>
    </w:p>
    <w:p w14:paraId="595E8D41" w14:textId="77777777" w:rsidR="00406F39" w:rsidRPr="00F8674E" w:rsidRDefault="00770557" w:rsidP="00406F39">
      <w:pPr>
        <w:rPr>
          <w:b/>
          <w:sz w:val="16"/>
          <w:szCs w:val="16"/>
        </w:rPr>
      </w:pPr>
      <w:r w:rsidRPr="00F8674E">
        <w:rPr>
          <w:b/>
          <w:sz w:val="16"/>
          <w:szCs w:val="16"/>
        </w:rPr>
        <w:t>Linked Elements</w:t>
      </w:r>
    </w:p>
    <w:p w14:paraId="1B5DEF40" w14:textId="77777777" w:rsidR="007C3C8E" w:rsidRPr="00F8674E" w:rsidRDefault="00770557" w:rsidP="007C3C8E">
      <w:pPr>
        <w:rPr>
          <w:sz w:val="16"/>
          <w:szCs w:val="16"/>
        </w:rPr>
      </w:pPr>
      <w:r w:rsidRPr="00F8674E">
        <w:rPr>
          <w:sz w:val="16"/>
          <w:szCs w:val="16"/>
        </w:rPr>
        <w:t>DAFVCv1-SD-REQ-014057/A-Change Camera View Setting (TcSE ROIN-282599-3)</w:t>
      </w:r>
    </w:p>
    <w:p w14:paraId="7DB02EA8" w14:textId="77777777" w:rsidR="00406F39" w:rsidRPr="00760C18" w:rsidRDefault="00770557" w:rsidP="00D006E5">
      <w:pPr>
        <w:pStyle w:val="BoldText"/>
      </w:pPr>
      <w:r w:rsidRPr="00760C18">
        <w:t>Activity Diagram</w:t>
      </w:r>
    </w:p>
    <w:p w14:paraId="6AFADD03" w14:textId="77777777" w:rsidR="004D1976" w:rsidRDefault="00770557" w:rsidP="00E52CBB">
      <w:pPr>
        <w:jc w:val="center"/>
      </w:pPr>
      <w:r>
        <w:rPr>
          <w:noProof/>
        </w:rPr>
        <w:drawing>
          <wp:inline distT="0" distB="0" distL="0" distR="0" wp14:anchorId="502930C1" wp14:editId="57403FC4">
            <wp:extent cx="6286500" cy="3095625"/>
            <wp:effectExtent l="0" t="0" r="0" b="9525"/>
            <wp:docPr id="3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6286500" cy="3095625"/>
                    </a:xfrm>
                    <a:prstGeom prst="rect">
                      <a:avLst/>
                    </a:prstGeom>
                    <a:noFill/>
                    <a:ln w="9525">
                      <a:noFill/>
                      <a:miter lim="800000"/>
                      <a:headEnd/>
                      <a:tailEnd/>
                    </a:ln>
                  </pic:spPr>
                </pic:pic>
              </a:graphicData>
            </a:graphic>
          </wp:inline>
        </w:drawing>
      </w:r>
    </w:p>
    <w:p w14:paraId="34FDB134" w14:textId="77777777" w:rsidR="00406F39" w:rsidRDefault="00770557" w:rsidP="00E52CBB">
      <w:pPr>
        <w:pStyle w:val="Heading5"/>
      </w:pPr>
      <w:r>
        <w:t>Sequence Diagrams</w:t>
      </w:r>
    </w:p>
    <w:p w14:paraId="0383EE23" w14:textId="77777777" w:rsidR="00406F39" w:rsidRDefault="00770557" w:rsidP="00E52CBB">
      <w:pPr>
        <w:pStyle w:val="Heading6"/>
      </w:pPr>
      <w:r>
        <w:t>DAFVCv1-SD-REQ-014057/A-Change Camera View Setting (TcSE ROIN-282599-3)</w:t>
      </w:r>
    </w:p>
    <w:p w14:paraId="77536ACF" w14:textId="77777777" w:rsidR="00406F39" w:rsidRPr="00760C18" w:rsidRDefault="00770557" w:rsidP="00D006E5">
      <w:pPr>
        <w:pStyle w:val="BoldText"/>
      </w:pPr>
      <w:r w:rsidRPr="00760C18">
        <w:t>Scenario</w:t>
      </w:r>
    </w:p>
    <w:p w14:paraId="56358CF2" w14:textId="77777777" w:rsidR="00406F39" w:rsidRPr="00760C18" w:rsidRDefault="00770557" w:rsidP="00E52CBB">
      <w:pPr>
        <w:pStyle w:val="BoldText"/>
        <w:ind w:left="720"/>
      </w:pPr>
      <w:r w:rsidRPr="00760C18">
        <w:t>Normal Usage</w:t>
      </w:r>
    </w:p>
    <w:p w14:paraId="5F6D0298" w14:textId="77777777" w:rsidR="004D1976" w:rsidRDefault="00770557">
      <w:pPr>
        <w:ind w:left="720"/>
        <w:rPr>
          <w:rFonts w:cs="Arial"/>
          <w:szCs w:val="20"/>
        </w:rPr>
      </w:pPr>
      <w:r>
        <w:rPr>
          <w:rFonts w:cs="Arial"/>
          <w:szCs w:val="20"/>
        </w:rPr>
        <w:t xml:space="preserve">The user selects alternate view image setting via </w:t>
      </w:r>
      <w:r>
        <w:rPr>
          <w:rStyle w:val="msoins0"/>
          <w:rFonts w:cs="Arial"/>
          <w:szCs w:val="20"/>
        </w:rPr>
        <w:t>hard switch</w:t>
      </w:r>
      <w:r>
        <w:rPr>
          <w:rFonts w:cs="Arial"/>
          <w:szCs w:val="20"/>
        </w:rPr>
        <w:t xml:space="preserve"> interface. </w:t>
      </w:r>
    </w:p>
    <w:p w14:paraId="74096386" w14:textId="77777777" w:rsidR="004D1976" w:rsidRDefault="004D1976"/>
    <w:p w14:paraId="273BF182" w14:textId="77777777" w:rsidR="00406F39" w:rsidRPr="00760C18" w:rsidRDefault="00770557" w:rsidP="00D006E5">
      <w:pPr>
        <w:pStyle w:val="BoldText"/>
      </w:pPr>
      <w:r w:rsidRPr="00760C18">
        <w:t>Constraints</w:t>
      </w:r>
    </w:p>
    <w:p w14:paraId="41ACDC5F" w14:textId="77777777" w:rsidR="00406F39" w:rsidRPr="00760C18" w:rsidRDefault="00770557" w:rsidP="00E52CBB">
      <w:pPr>
        <w:pStyle w:val="BoldText"/>
        <w:ind w:left="720"/>
      </w:pPr>
      <w:r w:rsidRPr="00760C18">
        <w:t>Pre-condition</w:t>
      </w:r>
    </w:p>
    <w:p w14:paraId="1F8F01AE" w14:textId="77777777" w:rsidR="004D1976" w:rsidRDefault="00770557">
      <w:pPr>
        <w:ind w:left="720"/>
        <w:rPr>
          <w:rFonts w:cs="Arial"/>
        </w:rPr>
      </w:pPr>
      <w:r>
        <w:rPr>
          <w:rFonts w:cs="Arial"/>
        </w:rPr>
        <w:t>Ignition_Status = Run</w:t>
      </w:r>
    </w:p>
    <w:p w14:paraId="4C402988" w14:textId="77777777" w:rsidR="004D1976" w:rsidRDefault="004D1976">
      <w:pPr>
        <w:ind w:left="720"/>
        <w:rPr>
          <w:rFonts w:cs="Arial"/>
        </w:rPr>
      </w:pPr>
    </w:p>
    <w:p w14:paraId="54861E85" w14:textId="77777777" w:rsidR="00406F39" w:rsidRPr="00760C18" w:rsidRDefault="00770557" w:rsidP="00E52CBB">
      <w:pPr>
        <w:pStyle w:val="BoldText"/>
        <w:ind w:left="720"/>
      </w:pPr>
      <w:r w:rsidRPr="00760C18">
        <w:t>Post-condition</w:t>
      </w:r>
    </w:p>
    <w:p w14:paraId="384DC589" w14:textId="77777777" w:rsidR="004D1976" w:rsidRDefault="00770557">
      <w:pPr>
        <w:ind w:left="720"/>
        <w:rPr>
          <w:rFonts w:cs="Arial"/>
          <w:szCs w:val="20"/>
        </w:rPr>
      </w:pPr>
      <w:r>
        <w:rPr>
          <w:rFonts w:cs="Arial"/>
          <w:szCs w:val="20"/>
        </w:rPr>
        <w:t>The HMI display is showing the Driver Assist Front Video Camera image that reflects the updated alternate view setting.</w:t>
      </w:r>
    </w:p>
    <w:p w14:paraId="1A9FDDDB" w14:textId="77777777" w:rsidR="004D1976" w:rsidRDefault="004D1976"/>
    <w:p w14:paraId="020EE02C" w14:textId="77777777" w:rsidR="00406F39" w:rsidRPr="00760C18" w:rsidRDefault="00770557" w:rsidP="00D006E5">
      <w:pPr>
        <w:pStyle w:val="BoldText"/>
      </w:pPr>
      <w:r w:rsidRPr="00760C18">
        <w:t>Sequence Diagram</w:t>
      </w:r>
    </w:p>
    <w:p w14:paraId="0FBAA1A6" w14:textId="77777777" w:rsidR="004D1976" w:rsidRDefault="00770557" w:rsidP="00E52CBB">
      <w:pPr>
        <w:jc w:val="center"/>
      </w:pPr>
      <w:r>
        <w:rPr>
          <w:noProof/>
        </w:rPr>
        <w:drawing>
          <wp:inline distT="0" distB="0" distL="0" distR="0" wp14:anchorId="56DB325F" wp14:editId="32283D21">
            <wp:extent cx="5076825" cy="7772400"/>
            <wp:effectExtent l="0" t="0" r="9525" b="0"/>
            <wp:docPr id="3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076825" cy="7772400"/>
                    </a:xfrm>
                    <a:prstGeom prst="rect">
                      <a:avLst/>
                    </a:prstGeom>
                    <a:noFill/>
                    <a:ln w="9525">
                      <a:noFill/>
                      <a:miter lim="800000"/>
                      <a:headEnd/>
                      <a:tailEnd/>
                    </a:ln>
                  </pic:spPr>
                </pic:pic>
              </a:graphicData>
            </a:graphic>
          </wp:inline>
        </w:drawing>
      </w:r>
    </w:p>
    <w:p w14:paraId="05D8107D" w14:textId="77777777" w:rsidR="00406F39" w:rsidRDefault="00770557" w:rsidP="00E52CBB">
      <w:pPr>
        <w:pStyle w:val="Heading3"/>
      </w:pPr>
      <w:bookmarkStart w:id="111" w:name="_Toc100050058"/>
      <w:r w:rsidRPr="00B9479B">
        <w:t>DAFVCv2-FUN-REQ-127102/A-Driver Assist Front Camera Image View v2</w:t>
      </w:r>
      <w:bookmarkEnd w:id="111"/>
    </w:p>
    <w:p w14:paraId="4CFD31D9" w14:textId="77777777" w:rsidR="004D1976" w:rsidRDefault="004D1976"/>
    <w:p w14:paraId="286E32A4" w14:textId="77777777" w:rsidR="00406F39" w:rsidRDefault="00770557" w:rsidP="00E52CBB">
      <w:pPr>
        <w:pStyle w:val="Heading4"/>
      </w:pPr>
      <w:r>
        <w:lastRenderedPageBreak/>
        <w:t>Use Cases</w:t>
      </w:r>
    </w:p>
    <w:p w14:paraId="26998B21" w14:textId="77777777" w:rsidR="00406F39" w:rsidRDefault="00770557" w:rsidP="00E52CBB">
      <w:pPr>
        <w:pStyle w:val="Heading5"/>
      </w:pPr>
      <w:r>
        <w:t>DAFVCv2-UC-REQ-128183/A-Press Front 360 View Button</w:t>
      </w:r>
    </w:p>
    <w:p w14:paraId="6B7B4AC0"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5B46AB" w14:paraId="5B7DE17B" w14:textId="77777777" w:rsidTr="00E9293A">
        <w:trPr>
          <w:jc w:val="center"/>
        </w:trPr>
        <w:tc>
          <w:tcPr>
            <w:tcW w:w="1910" w:type="dxa"/>
            <w:tcBorders>
              <w:bottom w:val="single" w:sz="4" w:space="0" w:color="auto"/>
            </w:tcBorders>
            <w:shd w:val="clear" w:color="auto" w:fill="BFBFBF" w:themeFill="background1" w:themeFillShade="BF"/>
          </w:tcPr>
          <w:p w14:paraId="73EF98D0" w14:textId="77777777" w:rsidR="005B46AB" w:rsidRDefault="00770557">
            <w:pPr>
              <w:rPr>
                <w:b/>
              </w:rPr>
            </w:pPr>
            <w:r>
              <w:rPr>
                <w:b/>
              </w:rPr>
              <w:t>Actors</w:t>
            </w:r>
          </w:p>
        </w:tc>
        <w:tc>
          <w:tcPr>
            <w:tcW w:w="7666" w:type="dxa"/>
            <w:tcBorders>
              <w:bottom w:val="single" w:sz="4" w:space="0" w:color="auto"/>
            </w:tcBorders>
          </w:tcPr>
          <w:p w14:paraId="49C66783" w14:textId="77777777" w:rsidR="005B46AB" w:rsidRDefault="00770557">
            <w:r>
              <w:t>Vehicle Occupant</w:t>
            </w:r>
          </w:p>
        </w:tc>
      </w:tr>
      <w:tr w:rsidR="005B46AB" w14:paraId="6889D103" w14:textId="77777777" w:rsidTr="00E9293A">
        <w:trPr>
          <w:jc w:val="center"/>
        </w:trPr>
        <w:tc>
          <w:tcPr>
            <w:tcW w:w="1910" w:type="dxa"/>
            <w:tcBorders>
              <w:bottom w:val="single" w:sz="4" w:space="0" w:color="auto"/>
            </w:tcBorders>
            <w:shd w:val="clear" w:color="auto" w:fill="BFBFBF" w:themeFill="background1" w:themeFillShade="BF"/>
          </w:tcPr>
          <w:p w14:paraId="0740242C" w14:textId="77777777" w:rsidR="005B46AB" w:rsidRPr="006E7D31" w:rsidRDefault="00770557" w:rsidP="00EC1602">
            <w:pPr>
              <w:rPr>
                <w:b/>
              </w:rPr>
            </w:pPr>
            <w:r>
              <w:rPr>
                <w:b/>
              </w:rPr>
              <w:t>Pre-c</w:t>
            </w:r>
            <w:r w:rsidRPr="006E7D31">
              <w:rPr>
                <w:b/>
              </w:rPr>
              <w:t>onditions</w:t>
            </w:r>
          </w:p>
        </w:tc>
        <w:tc>
          <w:tcPr>
            <w:tcW w:w="7666" w:type="dxa"/>
            <w:tcBorders>
              <w:bottom w:val="single" w:sz="4" w:space="0" w:color="auto"/>
            </w:tcBorders>
          </w:tcPr>
          <w:p w14:paraId="42B86275" w14:textId="77777777" w:rsidR="005B46AB" w:rsidRPr="00E4608E" w:rsidRDefault="00770557" w:rsidP="00EC1602">
            <w:pPr>
              <w:numPr>
                <w:ilvl w:val="0"/>
                <w:numId w:val="255"/>
              </w:numPr>
            </w:pPr>
            <w:r>
              <w:t xml:space="preserve">The vehicle is configured </w:t>
            </w:r>
            <w:r w:rsidRPr="00E4608E">
              <w:t>with Multicamera or FVC only</w:t>
            </w:r>
          </w:p>
          <w:p w14:paraId="36A5FE5E" w14:textId="77777777" w:rsidR="005B46AB" w:rsidRDefault="00770557" w:rsidP="00EC1602">
            <w:pPr>
              <w:numPr>
                <w:ilvl w:val="0"/>
                <w:numId w:val="255"/>
              </w:numPr>
            </w:pPr>
            <w:r>
              <w:t>The vehicle  is in Run/Start</w:t>
            </w:r>
          </w:p>
          <w:p w14:paraId="191C2A27" w14:textId="77777777" w:rsidR="005B46AB" w:rsidRDefault="00770557" w:rsidP="00EC1602">
            <w:pPr>
              <w:numPr>
                <w:ilvl w:val="0"/>
                <w:numId w:val="255"/>
              </w:numPr>
            </w:pPr>
            <w:r>
              <w:t>Front Camera is shown, and not in Front 360 view.</w:t>
            </w:r>
          </w:p>
        </w:tc>
      </w:tr>
      <w:tr w:rsidR="005B46AB" w14:paraId="13F87103" w14:textId="77777777" w:rsidTr="00E9293A">
        <w:trPr>
          <w:jc w:val="center"/>
        </w:trPr>
        <w:tc>
          <w:tcPr>
            <w:tcW w:w="1910" w:type="dxa"/>
            <w:tcBorders>
              <w:left w:val="single" w:sz="4" w:space="0" w:color="auto"/>
            </w:tcBorders>
            <w:shd w:val="clear" w:color="auto" w:fill="BFBFBF" w:themeFill="background1" w:themeFillShade="BF"/>
          </w:tcPr>
          <w:p w14:paraId="0A245ECC" w14:textId="77777777" w:rsidR="005B46AB" w:rsidRPr="006E7D31" w:rsidRDefault="00770557" w:rsidP="00BD797D">
            <w:pPr>
              <w:rPr>
                <w:b/>
              </w:rPr>
            </w:pPr>
            <w:r w:rsidRPr="006E7D31">
              <w:rPr>
                <w:b/>
              </w:rPr>
              <w:t>Scenario Description</w:t>
            </w:r>
          </w:p>
        </w:tc>
        <w:tc>
          <w:tcPr>
            <w:tcW w:w="7666" w:type="dxa"/>
            <w:tcBorders>
              <w:right w:val="single" w:sz="4" w:space="0" w:color="auto"/>
            </w:tcBorders>
            <w:shd w:val="clear" w:color="auto" w:fill="auto"/>
          </w:tcPr>
          <w:p w14:paraId="30557181" w14:textId="77777777" w:rsidR="005B46AB" w:rsidRDefault="00770557" w:rsidP="00E9293A">
            <w:r>
              <w:t>The user presses Front 360 soft Button</w:t>
            </w:r>
          </w:p>
          <w:p w14:paraId="58F040F2" w14:textId="77777777" w:rsidR="005B46AB" w:rsidRPr="00482CB9" w:rsidRDefault="00770557" w:rsidP="00EF7765">
            <w:r>
              <w:br/>
            </w:r>
          </w:p>
        </w:tc>
      </w:tr>
      <w:tr w:rsidR="005B46AB" w14:paraId="64F55C7B" w14:textId="77777777" w:rsidTr="00E9293A">
        <w:trPr>
          <w:jc w:val="center"/>
        </w:trPr>
        <w:tc>
          <w:tcPr>
            <w:tcW w:w="1910" w:type="dxa"/>
            <w:tcBorders>
              <w:left w:val="single" w:sz="4" w:space="0" w:color="auto"/>
              <w:bottom w:val="single" w:sz="4" w:space="0" w:color="auto"/>
            </w:tcBorders>
            <w:shd w:val="clear" w:color="auto" w:fill="BFBFBF" w:themeFill="background1" w:themeFillShade="BF"/>
          </w:tcPr>
          <w:p w14:paraId="3D14458D" w14:textId="77777777" w:rsidR="005B46AB" w:rsidRPr="006E7D31" w:rsidRDefault="00770557" w:rsidP="00BD797D">
            <w:pPr>
              <w:rPr>
                <w:b/>
              </w:rPr>
            </w:pPr>
            <w:r w:rsidRPr="006E7D31">
              <w:rPr>
                <w:b/>
              </w:rPr>
              <w:t>Post-conditions</w:t>
            </w:r>
          </w:p>
        </w:tc>
        <w:tc>
          <w:tcPr>
            <w:tcW w:w="7666" w:type="dxa"/>
            <w:tcBorders>
              <w:bottom w:val="single" w:sz="4" w:space="0" w:color="auto"/>
              <w:right w:val="single" w:sz="4" w:space="0" w:color="auto"/>
            </w:tcBorders>
            <w:shd w:val="clear" w:color="auto" w:fill="auto"/>
          </w:tcPr>
          <w:p w14:paraId="4DBCF44F" w14:textId="77777777" w:rsidR="005B46AB" w:rsidRDefault="00770557" w:rsidP="00E9293A">
            <w:r>
              <w:t>Front 360 view appears</w:t>
            </w:r>
          </w:p>
        </w:tc>
      </w:tr>
      <w:tr w:rsidR="005B46AB" w14:paraId="78B444EB" w14:textId="77777777" w:rsidTr="00E9293A">
        <w:trPr>
          <w:jc w:val="center"/>
        </w:trPr>
        <w:tc>
          <w:tcPr>
            <w:tcW w:w="1910" w:type="dxa"/>
            <w:tcBorders>
              <w:left w:val="single" w:sz="4" w:space="0" w:color="auto"/>
            </w:tcBorders>
            <w:shd w:val="clear" w:color="auto" w:fill="BFBFBF" w:themeFill="background1" w:themeFillShade="BF"/>
          </w:tcPr>
          <w:p w14:paraId="33E9B619" w14:textId="77777777" w:rsidR="005B46AB" w:rsidRPr="006E7D31" w:rsidRDefault="00770557" w:rsidP="00BD797D">
            <w:pPr>
              <w:rPr>
                <w:b/>
              </w:rPr>
            </w:pPr>
            <w:r w:rsidRPr="006E7D31">
              <w:rPr>
                <w:b/>
              </w:rPr>
              <w:t>List of Exception Use Cases</w:t>
            </w:r>
          </w:p>
        </w:tc>
        <w:tc>
          <w:tcPr>
            <w:tcW w:w="7666" w:type="dxa"/>
            <w:tcBorders>
              <w:right w:val="single" w:sz="4" w:space="0" w:color="auto"/>
            </w:tcBorders>
            <w:shd w:val="clear" w:color="auto" w:fill="auto"/>
          </w:tcPr>
          <w:p w14:paraId="27FBA7A3" w14:textId="77777777" w:rsidR="005B46AB" w:rsidRDefault="00770557" w:rsidP="00261876">
            <w:r>
              <w:t>E1</w:t>
            </w:r>
            <w:r w:rsidRPr="00B33438">
              <w:t xml:space="preserve"> </w:t>
            </w:r>
            <w:r>
              <w:t>– Vehicle is not RUN/START</w:t>
            </w:r>
          </w:p>
          <w:p w14:paraId="7C5AE7C9" w14:textId="77777777" w:rsidR="005B46AB" w:rsidRDefault="00770557" w:rsidP="00261876">
            <w:r>
              <w:t>E2 – Loss of communication with Camera Server</w:t>
            </w:r>
          </w:p>
          <w:p w14:paraId="467B067A" w14:textId="77777777" w:rsidR="005B46AB" w:rsidRDefault="00770557" w:rsidP="00261876">
            <w:r>
              <w:t>E3 – Valid camera video signal not present</w:t>
            </w:r>
          </w:p>
        </w:tc>
      </w:tr>
      <w:tr w:rsidR="005B46AB" w14:paraId="472C0DD2" w14:textId="77777777" w:rsidTr="00E9293A">
        <w:trPr>
          <w:jc w:val="center"/>
        </w:trPr>
        <w:tc>
          <w:tcPr>
            <w:tcW w:w="1910" w:type="dxa"/>
            <w:tcBorders>
              <w:left w:val="single" w:sz="4" w:space="0" w:color="auto"/>
            </w:tcBorders>
            <w:shd w:val="clear" w:color="auto" w:fill="BFBFBF" w:themeFill="background1" w:themeFillShade="BF"/>
          </w:tcPr>
          <w:p w14:paraId="36C4D9F7" w14:textId="77777777" w:rsidR="005B46AB" w:rsidRPr="006E7D31" w:rsidRDefault="00770557" w:rsidP="00BD797D">
            <w:pPr>
              <w:rPr>
                <w:b/>
              </w:rPr>
            </w:pPr>
            <w:r>
              <w:rPr>
                <w:b/>
              </w:rPr>
              <w:t>Interface</w:t>
            </w:r>
            <w:r w:rsidRPr="006E7D31">
              <w:rPr>
                <w:b/>
              </w:rPr>
              <w:t>s</w:t>
            </w:r>
          </w:p>
        </w:tc>
        <w:tc>
          <w:tcPr>
            <w:tcW w:w="7666" w:type="dxa"/>
            <w:tcBorders>
              <w:right w:val="single" w:sz="4" w:space="0" w:color="auto"/>
            </w:tcBorders>
            <w:shd w:val="clear" w:color="auto" w:fill="auto"/>
          </w:tcPr>
          <w:p w14:paraId="38EAB677" w14:textId="77777777" w:rsidR="005B46AB" w:rsidRDefault="00770557" w:rsidP="0098500F">
            <w:r>
              <w:t>G-HMI</w:t>
            </w:r>
          </w:p>
          <w:p w14:paraId="1F66D5FD" w14:textId="77777777" w:rsidR="005B46AB" w:rsidRDefault="00770557" w:rsidP="0098500F">
            <w:r>
              <w:t>Vehicle System Interface</w:t>
            </w:r>
          </w:p>
        </w:tc>
      </w:tr>
    </w:tbl>
    <w:p w14:paraId="001B1300" w14:textId="77777777" w:rsidR="00F04F24" w:rsidRDefault="00000000"/>
    <w:p w14:paraId="29B49515" w14:textId="77777777" w:rsidR="00406F39" w:rsidRDefault="00770557" w:rsidP="00E52CBB">
      <w:pPr>
        <w:pStyle w:val="Heading5"/>
      </w:pPr>
      <w:r>
        <w:t>DAFVCv2-UC-REQ-128185/A-Press Front Normal View Button</w:t>
      </w:r>
    </w:p>
    <w:p w14:paraId="0FC8154F"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D8196B" w14:paraId="2AC05ABE" w14:textId="77777777" w:rsidTr="00AC5FC9">
        <w:trPr>
          <w:jc w:val="center"/>
        </w:trPr>
        <w:tc>
          <w:tcPr>
            <w:tcW w:w="1910" w:type="dxa"/>
            <w:shd w:val="clear" w:color="auto" w:fill="BFBFBF" w:themeFill="background1" w:themeFillShade="BF"/>
          </w:tcPr>
          <w:p w14:paraId="09E62EED" w14:textId="77777777" w:rsidR="00D8196B" w:rsidRPr="006E7D31" w:rsidRDefault="00770557" w:rsidP="00BD797D">
            <w:pPr>
              <w:rPr>
                <w:b/>
              </w:rPr>
            </w:pPr>
            <w:r w:rsidRPr="006E7D31">
              <w:rPr>
                <w:b/>
              </w:rPr>
              <w:t>Actors</w:t>
            </w:r>
          </w:p>
        </w:tc>
        <w:tc>
          <w:tcPr>
            <w:tcW w:w="7666" w:type="dxa"/>
          </w:tcPr>
          <w:p w14:paraId="5EA2E88D" w14:textId="77777777" w:rsidR="00D8196B" w:rsidRDefault="00770557" w:rsidP="00BD797D">
            <w:r>
              <w:t>Vehicle Occupant</w:t>
            </w:r>
          </w:p>
        </w:tc>
      </w:tr>
      <w:tr w:rsidR="00CB36FB" w14:paraId="25B46154" w14:textId="77777777" w:rsidTr="00AC5FC9">
        <w:trPr>
          <w:jc w:val="center"/>
        </w:trPr>
        <w:tc>
          <w:tcPr>
            <w:tcW w:w="1910" w:type="dxa"/>
            <w:tcBorders>
              <w:bottom w:val="single" w:sz="4" w:space="0" w:color="auto"/>
            </w:tcBorders>
            <w:shd w:val="clear" w:color="auto" w:fill="BFBFBF" w:themeFill="background1" w:themeFillShade="BF"/>
          </w:tcPr>
          <w:p w14:paraId="3065E59E" w14:textId="77777777" w:rsidR="00CB36FB" w:rsidRPr="006E7D31" w:rsidRDefault="00770557" w:rsidP="00BD797D">
            <w:pPr>
              <w:rPr>
                <w:b/>
              </w:rPr>
            </w:pPr>
            <w:r>
              <w:rPr>
                <w:b/>
              </w:rPr>
              <w:t>Pre-c</w:t>
            </w:r>
            <w:r w:rsidRPr="006E7D31">
              <w:rPr>
                <w:b/>
              </w:rPr>
              <w:t>onditions</w:t>
            </w:r>
          </w:p>
        </w:tc>
        <w:tc>
          <w:tcPr>
            <w:tcW w:w="7666" w:type="dxa"/>
            <w:tcBorders>
              <w:bottom w:val="single" w:sz="4" w:space="0" w:color="auto"/>
            </w:tcBorders>
          </w:tcPr>
          <w:p w14:paraId="5026B9E3" w14:textId="77777777" w:rsidR="00CB36FB" w:rsidRDefault="00770557" w:rsidP="00BD797D">
            <w:pPr>
              <w:numPr>
                <w:ilvl w:val="0"/>
                <w:numId w:val="256"/>
              </w:numPr>
            </w:pPr>
            <w:r>
              <w:t>The vehicle is configured  with front camera</w:t>
            </w:r>
          </w:p>
          <w:p w14:paraId="78B60AFC" w14:textId="77777777" w:rsidR="00CB36FB" w:rsidRDefault="00770557" w:rsidP="00BD797D">
            <w:pPr>
              <w:numPr>
                <w:ilvl w:val="0"/>
                <w:numId w:val="256"/>
              </w:numPr>
            </w:pPr>
            <w:r>
              <w:t>The vehicle is in Run/Start</w:t>
            </w:r>
          </w:p>
          <w:p w14:paraId="7AD0575C" w14:textId="77777777" w:rsidR="00CB36FB" w:rsidRDefault="00770557" w:rsidP="00CB36FB">
            <w:pPr>
              <w:numPr>
                <w:ilvl w:val="0"/>
                <w:numId w:val="256"/>
              </w:numPr>
            </w:pPr>
            <w:r>
              <w:t>Front Camera View is shown but not in Front Normal View</w:t>
            </w:r>
          </w:p>
        </w:tc>
      </w:tr>
      <w:tr w:rsidR="00CB36FB" w14:paraId="40BE214A" w14:textId="77777777" w:rsidTr="00AC5FC9">
        <w:trPr>
          <w:jc w:val="center"/>
        </w:trPr>
        <w:tc>
          <w:tcPr>
            <w:tcW w:w="1910" w:type="dxa"/>
            <w:tcBorders>
              <w:left w:val="single" w:sz="4" w:space="0" w:color="auto"/>
            </w:tcBorders>
            <w:shd w:val="clear" w:color="auto" w:fill="BFBFBF" w:themeFill="background1" w:themeFillShade="BF"/>
          </w:tcPr>
          <w:p w14:paraId="1406A591" w14:textId="77777777" w:rsidR="00CB36FB" w:rsidRPr="006E7D31" w:rsidRDefault="00770557" w:rsidP="00BD797D">
            <w:pPr>
              <w:rPr>
                <w:b/>
              </w:rPr>
            </w:pPr>
            <w:r w:rsidRPr="006E7D31">
              <w:rPr>
                <w:b/>
              </w:rPr>
              <w:t>Scenario Description</w:t>
            </w:r>
          </w:p>
        </w:tc>
        <w:tc>
          <w:tcPr>
            <w:tcW w:w="7666" w:type="dxa"/>
            <w:tcBorders>
              <w:right w:val="single" w:sz="4" w:space="0" w:color="auto"/>
            </w:tcBorders>
            <w:shd w:val="clear" w:color="auto" w:fill="auto"/>
          </w:tcPr>
          <w:p w14:paraId="5E0A5B2E" w14:textId="77777777" w:rsidR="00CB36FB" w:rsidRDefault="00770557" w:rsidP="0009724C">
            <w:r>
              <w:t>The driver presses Front Normal view soft Button</w:t>
            </w:r>
          </w:p>
          <w:p w14:paraId="4E58D3B2" w14:textId="77777777" w:rsidR="00CB36FB" w:rsidRPr="00482CB9" w:rsidRDefault="00000000" w:rsidP="0009724C">
            <w:pPr>
              <w:ind w:left="360"/>
            </w:pPr>
          </w:p>
        </w:tc>
      </w:tr>
      <w:tr w:rsidR="00CB36FB" w14:paraId="212CD612" w14:textId="77777777" w:rsidTr="00AC5FC9">
        <w:trPr>
          <w:jc w:val="center"/>
        </w:trPr>
        <w:tc>
          <w:tcPr>
            <w:tcW w:w="1910" w:type="dxa"/>
            <w:tcBorders>
              <w:left w:val="single" w:sz="4" w:space="0" w:color="auto"/>
              <w:bottom w:val="single" w:sz="4" w:space="0" w:color="auto"/>
            </w:tcBorders>
            <w:shd w:val="clear" w:color="auto" w:fill="BFBFBF" w:themeFill="background1" w:themeFillShade="BF"/>
          </w:tcPr>
          <w:p w14:paraId="590FF49D" w14:textId="77777777" w:rsidR="00CB36FB" w:rsidRPr="006E7D31" w:rsidRDefault="00770557" w:rsidP="00BD797D">
            <w:pPr>
              <w:rPr>
                <w:b/>
              </w:rPr>
            </w:pPr>
            <w:r w:rsidRPr="006E7D31">
              <w:rPr>
                <w:b/>
              </w:rPr>
              <w:t>Post-conditions</w:t>
            </w:r>
          </w:p>
        </w:tc>
        <w:tc>
          <w:tcPr>
            <w:tcW w:w="7666" w:type="dxa"/>
            <w:tcBorders>
              <w:bottom w:val="single" w:sz="4" w:space="0" w:color="auto"/>
              <w:right w:val="single" w:sz="4" w:space="0" w:color="auto"/>
            </w:tcBorders>
            <w:shd w:val="clear" w:color="auto" w:fill="auto"/>
          </w:tcPr>
          <w:p w14:paraId="542817FB" w14:textId="77777777" w:rsidR="00CB36FB" w:rsidRDefault="00770557" w:rsidP="00BD797D">
            <w:r>
              <w:t>Front Normal View shown.</w:t>
            </w:r>
          </w:p>
        </w:tc>
      </w:tr>
      <w:tr w:rsidR="00CB36FB" w14:paraId="09BCE983" w14:textId="77777777" w:rsidTr="00AC5FC9">
        <w:trPr>
          <w:jc w:val="center"/>
        </w:trPr>
        <w:tc>
          <w:tcPr>
            <w:tcW w:w="1910" w:type="dxa"/>
            <w:tcBorders>
              <w:left w:val="single" w:sz="4" w:space="0" w:color="auto"/>
            </w:tcBorders>
            <w:shd w:val="clear" w:color="auto" w:fill="BFBFBF" w:themeFill="background1" w:themeFillShade="BF"/>
          </w:tcPr>
          <w:p w14:paraId="501D3ADE" w14:textId="77777777" w:rsidR="00CB36FB" w:rsidRPr="006E7D31" w:rsidRDefault="00770557" w:rsidP="00BD797D">
            <w:pPr>
              <w:rPr>
                <w:b/>
              </w:rPr>
            </w:pPr>
            <w:r w:rsidRPr="006E7D31">
              <w:rPr>
                <w:b/>
              </w:rPr>
              <w:t>List of Exception Use Cases</w:t>
            </w:r>
          </w:p>
        </w:tc>
        <w:tc>
          <w:tcPr>
            <w:tcW w:w="7666" w:type="dxa"/>
            <w:tcBorders>
              <w:right w:val="single" w:sz="4" w:space="0" w:color="auto"/>
            </w:tcBorders>
            <w:shd w:val="clear" w:color="auto" w:fill="auto"/>
          </w:tcPr>
          <w:p w14:paraId="0C6837AF" w14:textId="77777777" w:rsidR="00261876" w:rsidRDefault="00770557" w:rsidP="00261876">
            <w:r>
              <w:t>E1</w:t>
            </w:r>
            <w:r w:rsidRPr="00B33438">
              <w:t xml:space="preserve"> </w:t>
            </w:r>
            <w:r>
              <w:t>– Vehicle is not RUN/START</w:t>
            </w:r>
          </w:p>
          <w:p w14:paraId="152CF0AB" w14:textId="77777777" w:rsidR="00261876" w:rsidRDefault="00770557" w:rsidP="00261876">
            <w:r>
              <w:t>E2 – Loss of communication with Camera Server</w:t>
            </w:r>
          </w:p>
          <w:p w14:paraId="78199D85" w14:textId="77777777" w:rsidR="00CB36FB" w:rsidRDefault="00770557" w:rsidP="00261876">
            <w:r>
              <w:t>E3 – Valid camera video signal not present</w:t>
            </w:r>
          </w:p>
        </w:tc>
      </w:tr>
      <w:tr w:rsidR="00D8196B" w14:paraId="6ED39346" w14:textId="77777777" w:rsidTr="00AC5FC9">
        <w:trPr>
          <w:jc w:val="center"/>
        </w:trPr>
        <w:tc>
          <w:tcPr>
            <w:tcW w:w="1910" w:type="dxa"/>
            <w:tcBorders>
              <w:left w:val="single" w:sz="4" w:space="0" w:color="auto"/>
            </w:tcBorders>
            <w:shd w:val="clear" w:color="auto" w:fill="BFBFBF" w:themeFill="background1" w:themeFillShade="BF"/>
          </w:tcPr>
          <w:p w14:paraId="2F56F32C" w14:textId="77777777" w:rsidR="00D8196B" w:rsidRPr="006E7D31" w:rsidRDefault="00770557" w:rsidP="00BD797D">
            <w:pPr>
              <w:rPr>
                <w:b/>
              </w:rPr>
            </w:pPr>
            <w:r>
              <w:rPr>
                <w:b/>
              </w:rPr>
              <w:t>Interface</w:t>
            </w:r>
            <w:r w:rsidRPr="006E7D31">
              <w:rPr>
                <w:b/>
              </w:rPr>
              <w:t>s</w:t>
            </w:r>
          </w:p>
        </w:tc>
        <w:tc>
          <w:tcPr>
            <w:tcW w:w="7666" w:type="dxa"/>
            <w:tcBorders>
              <w:right w:val="single" w:sz="4" w:space="0" w:color="auto"/>
            </w:tcBorders>
            <w:shd w:val="clear" w:color="auto" w:fill="auto"/>
          </w:tcPr>
          <w:p w14:paraId="35BBBBBF" w14:textId="77777777" w:rsidR="0098500F" w:rsidRDefault="00770557" w:rsidP="0098500F">
            <w:r>
              <w:t>G-HMI</w:t>
            </w:r>
          </w:p>
          <w:p w14:paraId="7E1E6347" w14:textId="77777777" w:rsidR="00D8196B" w:rsidRDefault="00770557" w:rsidP="0098500F">
            <w:r>
              <w:t>Vehicle System Interface</w:t>
            </w:r>
          </w:p>
        </w:tc>
      </w:tr>
    </w:tbl>
    <w:p w14:paraId="45C5E7A1" w14:textId="77777777" w:rsidR="00F94A2D" w:rsidRDefault="00000000"/>
    <w:p w14:paraId="5453E76D" w14:textId="77777777" w:rsidR="00406F39" w:rsidRDefault="00770557" w:rsidP="00E52CBB">
      <w:pPr>
        <w:pStyle w:val="Heading5"/>
      </w:pPr>
      <w:r>
        <w:t>DAFVCv2-UC-REQ-128186/A-Press Front Split View</w:t>
      </w:r>
    </w:p>
    <w:p w14:paraId="31E21591"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A92FAA" w14:paraId="282EE29C" w14:textId="77777777" w:rsidTr="008F3D0F">
        <w:trPr>
          <w:jc w:val="center"/>
        </w:trPr>
        <w:tc>
          <w:tcPr>
            <w:tcW w:w="1910" w:type="dxa"/>
            <w:shd w:val="clear" w:color="auto" w:fill="BFBFBF" w:themeFill="background1" w:themeFillShade="BF"/>
          </w:tcPr>
          <w:p w14:paraId="496234C4" w14:textId="77777777" w:rsidR="00A92FAA" w:rsidRPr="006E7D31" w:rsidRDefault="00770557" w:rsidP="00B82DBB">
            <w:pPr>
              <w:rPr>
                <w:b/>
              </w:rPr>
            </w:pPr>
            <w:r w:rsidRPr="006E7D31">
              <w:rPr>
                <w:b/>
              </w:rPr>
              <w:t>Actors</w:t>
            </w:r>
          </w:p>
        </w:tc>
        <w:tc>
          <w:tcPr>
            <w:tcW w:w="7666" w:type="dxa"/>
          </w:tcPr>
          <w:p w14:paraId="578F1BEB" w14:textId="77777777" w:rsidR="00A92FAA" w:rsidRDefault="00770557" w:rsidP="00B82DBB">
            <w:r>
              <w:t>Vehicle Occupant</w:t>
            </w:r>
          </w:p>
        </w:tc>
      </w:tr>
      <w:tr w:rsidR="00CB36FB" w14:paraId="24E58C14" w14:textId="77777777" w:rsidTr="008F3D0F">
        <w:trPr>
          <w:jc w:val="center"/>
        </w:trPr>
        <w:tc>
          <w:tcPr>
            <w:tcW w:w="1910" w:type="dxa"/>
            <w:tcBorders>
              <w:bottom w:val="single" w:sz="4" w:space="0" w:color="auto"/>
            </w:tcBorders>
            <w:shd w:val="clear" w:color="auto" w:fill="BFBFBF" w:themeFill="background1" w:themeFillShade="BF"/>
          </w:tcPr>
          <w:p w14:paraId="29B84527" w14:textId="77777777" w:rsidR="00CB36FB" w:rsidRPr="006E7D31" w:rsidRDefault="00770557" w:rsidP="00B82DBB">
            <w:pPr>
              <w:rPr>
                <w:b/>
              </w:rPr>
            </w:pPr>
            <w:r>
              <w:rPr>
                <w:b/>
              </w:rPr>
              <w:t>Pre-c</w:t>
            </w:r>
            <w:r w:rsidRPr="006E7D31">
              <w:rPr>
                <w:b/>
              </w:rPr>
              <w:t>onditions</w:t>
            </w:r>
          </w:p>
        </w:tc>
        <w:tc>
          <w:tcPr>
            <w:tcW w:w="7666" w:type="dxa"/>
            <w:tcBorders>
              <w:bottom w:val="single" w:sz="4" w:space="0" w:color="auto"/>
            </w:tcBorders>
          </w:tcPr>
          <w:p w14:paraId="1D41B1C7" w14:textId="77777777" w:rsidR="00CB36FB" w:rsidRDefault="00770557" w:rsidP="00BD797D">
            <w:pPr>
              <w:numPr>
                <w:ilvl w:val="0"/>
                <w:numId w:val="257"/>
              </w:numPr>
            </w:pPr>
            <w:r>
              <w:t>The vehicle  is configured with front camera</w:t>
            </w:r>
          </w:p>
          <w:p w14:paraId="7C4DD324" w14:textId="77777777" w:rsidR="00CB36FB" w:rsidRDefault="00770557" w:rsidP="00BD797D">
            <w:pPr>
              <w:numPr>
                <w:ilvl w:val="0"/>
                <w:numId w:val="257"/>
              </w:numPr>
            </w:pPr>
            <w:r>
              <w:t>The vehicle  is in Run/Start</w:t>
            </w:r>
          </w:p>
          <w:p w14:paraId="50AA0097" w14:textId="77777777" w:rsidR="00CB36FB" w:rsidRDefault="00770557" w:rsidP="00722473">
            <w:pPr>
              <w:numPr>
                <w:ilvl w:val="0"/>
                <w:numId w:val="257"/>
              </w:numPr>
            </w:pPr>
            <w:r>
              <w:t>Front Camera  view  is shown, but not in Front Split View</w:t>
            </w:r>
          </w:p>
        </w:tc>
      </w:tr>
      <w:tr w:rsidR="00CB36FB" w14:paraId="750E459F" w14:textId="77777777" w:rsidTr="008F3D0F">
        <w:trPr>
          <w:jc w:val="center"/>
        </w:trPr>
        <w:tc>
          <w:tcPr>
            <w:tcW w:w="1910" w:type="dxa"/>
            <w:tcBorders>
              <w:left w:val="single" w:sz="4" w:space="0" w:color="auto"/>
            </w:tcBorders>
            <w:shd w:val="clear" w:color="auto" w:fill="BFBFBF" w:themeFill="background1" w:themeFillShade="BF"/>
          </w:tcPr>
          <w:p w14:paraId="153BB256" w14:textId="77777777" w:rsidR="00CB36FB" w:rsidRPr="006E7D31" w:rsidRDefault="00770557" w:rsidP="00B82DBB">
            <w:pPr>
              <w:rPr>
                <w:b/>
              </w:rPr>
            </w:pPr>
            <w:r w:rsidRPr="006E7D31">
              <w:rPr>
                <w:b/>
              </w:rPr>
              <w:t>Scenario Description</w:t>
            </w:r>
          </w:p>
        </w:tc>
        <w:tc>
          <w:tcPr>
            <w:tcW w:w="7666" w:type="dxa"/>
            <w:tcBorders>
              <w:right w:val="single" w:sz="4" w:space="0" w:color="auto"/>
            </w:tcBorders>
            <w:shd w:val="clear" w:color="auto" w:fill="auto"/>
          </w:tcPr>
          <w:p w14:paraId="2E354344" w14:textId="77777777" w:rsidR="00CB36FB" w:rsidRDefault="00770557" w:rsidP="006A6BE8">
            <w:r>
              <w:t>Thre driver presses Front Split soft Button</w:t>
            </w:r>
          </w:p>
          <w:p w14:paraId="4C62601E" w14:textId="77777777" w:rsidR="00CB36FB" w:rsidRPr="00482CB9" w:rsidRDefault="00770557" w:rsidP="006A6BE8">
            <w:pPr>
              <w:ind w:left="360"/>
            </w:pPr>
            <w:r>
              <w:br/>
            </w:r>
          </w:p>
        </w:tc>
      </w:tr>
      <w:tr w:rsidR="00CB36FB" w14:paraId="12DAA1E9" w14:textId="77777777" w:rsidTr="008F3D0F">
        <w:trPr>
          <w:jc w:val="center"/>
        </w:trPr>
        <w:tc>
          <w:tcPr>
            <w:tcW w:w="1910" w:type="dxa"/>
            <w:tcBorders>
              <w:left w:val="single" w:sz="4" w:space="0" w:color="auto"/>
              <w:bottom w:val="single" w:sz="4" w:space="0" w:color="auto"/>
            </w:tcBorders>
            <w:shd w:val="clear" w:color="auto" w:fill="BFBFBF" w:themeFill="background1" w:themeFillShade="BF"/>
          </w:tcPr>
          <w:p w14:paraId="3F91E617" w14:textId="77777777" w:rsidR="00CB36FB" w:rsidRPr="006E7D31" w:rsidRDefault="00770557"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14:paraId="5B34C79C" w14:textId="77777777" w:rsidR="00CB36FB" w:rsidRDefault="00770557" w:rsidP="005D2351">
            <w:r>
              <w:t>Front Split View shown</w:t>
            </w:r>
          </w:p>
        </w:tc>
      </w:tr>
      <w:tr w:rsidR="00CB36FB" w14:paraId="7D24D0F8" w14:textId="77777777" w:rsidTr="008F3D0F">
        <w:trPr>
          <w:jc w:val="center"/>
        </w:trPr>
        <w:tc>
          <w:tcPr>
            <w:tcW w:w="1910" w:type="dxa"/>
            <w:tcBorders>
              <w:left w:val="single" w:sz="4" w:space="0" w:color="auto"/>
            </w:tcBorders>
            <w:shd w:val="clear" w:color="auto" w:fill="BFBFBF" w:themeFill="background1" w:themeFillShade="BF"/>
          </w:tcPr>
          <w:p w14:paraId="6882333F" w14:textId="77777777" w:rsidR="00CB36FB" w:rsidRPr="006E7D31" w:rsidRDefault="00770557" w:rsidP="00B82DBB">
            <w:pPr>
              <w:rPr>
                <w:b/>
              </w:rPr>
            </w:pPr>
            <w:r w:rsidRPr="006E7D31">
              <w:rPr>
                <w:b/>
              </w:rPr>
              <w:t>List of Exception Use Cases</w:t>
            </w:r>
          </w:p>
        </w:tc>
        <w:tc>
          <w:tcPr>
            <w:tcW w:w="7666" w:type="dxa"/>
            <w:tcBorders>
              <w:right w:val="single" w:sz="4" w:space="0" w:color="auto"/>
            </w:tcBorders>
            <w:shd w:val="clear" w:color="auto" w:fill="auto"/>
          </w:tcPr>
          <w:p w14:paraId="65F4DC4A" w14:textId="77777777" w:rsidR="00261876" w:rsidRDefault="00770557" w:rsidP="00261876">
            <w:r>
              <w:t>E1</w:t>
            </w:r>
            <w:r w:rsidRPr="00B33438">
              <w:t xml:space="preserve"> </w:t>
            </w:r>
            <w:r>
              <w:t>– Vehicle is not RUN/START</w:t>
            </w:r>
          </w:p>
          <w:p w14:paraId="7DB3EC01" w14:textId="77777777" w:rsidR="00261876" w:rsidRDefault="00770557" w:rsidP="00261876">
            <w:r>
              <w:t>E2 – Loss of communication with Camera Server</w:t>
            </w:r>
          </w:p>
          <w:p w14:paraId="7A71DC7E" w14:textId="77777777" w:rsidR="00CB36FB" w:rsidRDefault="00770557" w:rsidP="00261876">
            <w:r>
              <w:t>E3 – Valid camera video signal not present</w:t>
            </w:r>
          </w:p>
        </w:tc>
      </w:tr>
      <w:tr w:rsidR="00A92FAA" w14:paraId="41346EA7" w14:textId="77777777" w:rsidTr="008F3D0F">
        <w:trPr>
          <w:jc w:val="center"/>
        </w:trPr>
        <w:tc>
          <w:tcPr>
            <w:tcW w:w="1910" w:type="dxa"/>
            <w:tcBorders>
              <w:left w:val="single" w:sz="4" w:space="0" w:color="auto"/>
            </w:tcBorders>
            <w:shd w:val="clear" w:color="auto" w:fill="BFBFBF" w:themeFill="background1" w:themeFillShade="BF"/>
          </w:tcPr>
          <w:p w14:paraId="0871BC66" w14:textId="77777777" w:rsidR="00A92FAA" w:rsidRPr="006E7D31" w:rsidRDefault="00770557" w:rsidP="00B82DBB">
            <w:pPr>
              <w:rPr>
                <w:b/>
              </w:rPr>
            </w:pPr>
            <w:r>
              <w:rPr>
                <w:b/>
              </w:rPr>
              <w:t>Interface</w:t>
            </w:r>
            <w:r w:rsidRPr="006E7D31">
              <w:rPr>
                <w:b/>
              </w:rPr>
              <w:t>s</w:t>
            </w:r>
          </w:p>
        </w:tc>
        <w:tc>
          <w:tcPr>
            <w:tcW w:w="7666" w:type="dxa"/>
            <w:tcBorders>
              <w:right w:val="single" w:sz="4" w:space="0" w:color="auto"/>
            </w:tcBorders>
            <w:shd w:val="clear" w:color="auto" w:fill="auto"/>
          </w:tcPr>
          <w:p w14:paraId="0E5543BD" w14:textId="77777777" w:rsidR="0098500F" w:rsidRDefault="00770557" w:rsidP="0098500F">
            <w:r>
              <w:t>G-HMI</w:t>
            </w:r>
          </w:p>
          <w:p w14:paraId="7814635A" w14:textId="77777777" w:rsidR="00A92FAA" w:rsidRDefault="00770557" w:rsidP="0098500F">
            <w:r>
              <w:t>Vehicle System Interface</w:t>
            </w:r>
          </w:p>
        </w:tc>
      </w:tr>
    </w:tbl>
    <w:p w14:paraId="1385D95B" w14:textId="77777777" w:rsidR="00D3766C" w:rsidRDefault="00000000"/>
    <w:p w14:paraId="10F045FD" w14:textId="77777777" w:rsidR="00406F39" w:rsidRDefault="00770557" w:rsidP="00E52CBB">
      <w:pPr>
        <w:pStyle w:val="Heading5"/>
      </w:pPr>
      <w:r>
        <w:t>DAFVCv2-UC-REQ-128187/A-Press Rear button From Front camera</w:t>
      </w:r>
    </w:p>
    <w:p w14:paraId="6CB9AAC9"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A92FAA" w14:paraId="475AB18B" w14:textId="77777777" w:rsidTr="008516B6">
        <w:trPr>
          <w:jc w:val="center"/>
        </w:trPr>
        <w:tc>
          <w:tcPr>
            <w:tcW w:w="1910" w:type="dxa"/>
            <w:shd w:val="clear" w:color="auto" w:fill="BFBFBF" w:themeFill="background1" w:themeFillShade="BF"/>
          </w:tcPr>
          <w:p w14:paraId="29D9E3D9" w14:textId="77777777" w:rsidR="00A92FAA" w:rsidRPr="006E7D31" w:rsidRDefault="00770557" w:rsidP="00B82DBB">
            <w:pPr>
              <w:rPr>
                <w:b/>
              </w:rPr>
            </w:pPr>
            <w:r w:rsidRPr="006E7D31">
              <w:rPr>
                <w:b/>
              </w:rPr>
              <w:t>Actors</w:t>
            </w:r>
          </w:p>
        </w:tc>
        <w:tc>
          <w:tcPr>
            <w:tcW w:w="7666" w:type="dxa"/>
          </w:tcPr>
          <w:p w14:paraId="2706B501" w14:textId="77777777" w:rsidR="00A92FAA" w:rsidRDefault="00770557" w:rsidP="00B82DBB">
            <w:r>
              <w:t>Vehicle Occupant</w:t>
            </w:r>
          </w:p>
        </w:tc>
      </w:tr>
      <w:tr w:rsidR="00CB36FB" w14:paraId="7C214291" w14:textId="77777777" w:rsidTr="008516B6">
        <w:trPr>
          <w:jc w:val="center"/>
        </w:trPr>
        <w:tc>
          <w:tcPr>
            <w:tcW w:w="1910" w:type="dxa"/>
            <w:tcBorders>
              <w:bottom w:val="single" w:sz="4" w:space="0" w:color="auto"/>
            </w:tcBorders>
            <w:shd w:val="clear" w:color="auto" w:fill="BFBFBF" w:themeFill="background1" w:themeFillShade="BF"/>
          </w:tcPr>
          <w:p w14:paraId="7D59F497" w14:textId="77777777" w:rsidR="00CB36FB" w:rsidRPr="006E7D31" w:rsidRDefault="00770557" w:rsidP="00B82DBB">
            <w:pPr>
              <w:rPr>
                <w:b/>
              </w:rPr>
            </w:pPr>
            <w:r>
              <w:rPr>
                <w:b/>
              </w:rPr>
              <w:t>Pre-c</w:t>
            </w:r>
            <w:r w:rsidRPr="006E7D31">
              <w:rPr>
                <w:b/>
              </w:rPr>
              <w:t>onditions</w:t>
            </w:r>
          </w:p>
        </w:tc>
        <w:tc>
          <w:tcPr>
            <w:tcW w:w="7666" w:type="dxa"/>
            <w:tcBorders>
              <w:bottom w:val="single" w:sz="4" w:space="0" w:color="auto"/>
            </w:tcBorders>
          </w:tcPr>
          <w:p w14:paraId="7F092F8D" w14:textId="77777777" w:rsidR="00CB36FB" w:rsidRDefault="00770557" w:rsidP="00BD797D">
            <w:pPr>
              <w:numPr>
                <w:ilvl w:val="0"/>
                <w:numId w:val="258"/>
              </w:numPr>
            </w:pPr>
            <w:r>
              <w:t xml:space="preserve">The vehicle  is configured  with front camera </w:t>
            </w:r>
          </w:p>
          <w:p w14:paraId="1E72273D" w14:textId="77777777" w:rsidR="00CB36FB" w:rsidRDefault="00770557" w:rsidP="00BD797D">
            <w:pPr>
              <w:numPr>
                <w:ilvl w:val="0"/>
                <w:numId w:val="258"/>
              </w:numPr>
            </w:pPr>
            <w:r>
              <w:lastRenderedPageBreak/>
              <w:t>The vehicle is  in Run/Start</w:t>
            </w:r>
          </w:p>
          <w:p w14:paraId="1C58221C" w14:textId="77777777" w:rsidR="00CB36FB" w:rsidRDefault="00770557" w:rsidP="00CB36FB">
            <w:pPr>
              <w:numPr>
                <w:ilvl w:val="0"/>
                <w:numId w:val="258"/>
              </w:numPr>
            </w:pPr>
            <w:r>
              <w:t>Front Camera view  is shown</w:t>
            </w:r>
          </w:p>
        </w:tc>
      </w:tr>
      <w:tr w:rsidR="00CB36FB" w14:paraId="7B02419E" w14:textId="77777777" w:rsidTr="008516B6">
        <w:trPr>
          <w:jc w:val="center"/>
        </w:trPr>
        <w:tc>
          <w:tcPr>
            <w:tcW w:w="1910" w:type="dxa"/>
            <w:tcBorders>
              <w:left w:val="single" w:sz="4" w:space="0" w:color="auto"/>
            </w:tcBorders>
            <w:shd w:val="clear" w:color="auto" w:fill="BFBFBF" w:themeFill="background1" w:themeFillShade="BF"/>
          </w:tcPr>
          <w:p w14:paraId="2303AFEF" w14:textId="77777777" w:rsidR="00CB36FB" w:rsidRPr="006E7D31" w:rsidRDefault="00770557" w:rsidP="00B82DBB">
            <w:pPr>
              <w:rPr>
                <w:b/>
              </w:rPr>
            </w:pPr>
            <w:r w:rsidRPr="006E7D31">
              <w:rPr>
                <w:b/>
              </w:rPr>
              <w:lastRenderedPageBreak/>
              <w:t>Scenario Description</w:t>
            </w:r>
          </w:p>
        </w:tc>
        <w:tc>
          <w:tcPr>
            <w:tcW w:w="7666" w:type="dxa"/>
            <w:tcBorders>
              <w:right w:val="single" w:sz="4" w:space="0" w:color="auto"/>
            </w:tcBorders>
            <w:shd w:val="clear" w:color="auto" w:fill="auto"/>
          </w:tcPr>
          <w:p w14:paraId="5F813605" w14:textId="77777777" w:rsidR="00CB36FB" w:rsidRPr="00482CB9" w:rsidRDefault="00770557" w:rsidP="00DA3988">
            <w:r>
              <w:t>The Driver presses rear soft Button</w:t>
            </w:r>
            <w:r>
              <w:br/>
            </w:r>
          </w:p>
        </w:tc>
      </w:tr>
      <w:tr w:rsidR="00CB36FB" w14:paraId="6ED41CB8" w14:textId="77777777" w:rsidTr="008516B6">
        <w:trPr>
          <w:jc w:val="center"/>
        </w:trPr>
        <w:tc>
          <w:tcPr>
            <w:tcW w:w="1910" w:type="dxa"/>
            <w:tcBorders>
              <w:left w:val="single" w:sz="4" w:space="0" w:color="auto"/>
              <w:bottom w:val="single" w:sz="4" w:space="0" w:color="auto"/>
            </w:tcBorders>
            <w:shd w:val="clear" w:color="auto" w:fill="BFBFBF" w:themeFill="background1" w:themeFillShade="BF"/>
          </w:tcPr>
          <w:p w14:paraId="209C4881" w14:textId="77777777" w:rsidR="00CB36FB" w:rsidRPr="006E7D31" w:rsidRDefault="00770557"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14:paraId="26964B51" w14:textId="77777777" w:rsidR="00CB36FB" w:rsidRDefault="00770557" w:rsidP="0009724C">
            <w:r>
              <w:t>Rear Camera View  shows</w:t>
            </w:r>
          </w:p>
        </w:tc>
      </w:tr>
      <w:tr w:rsidR="00CB36FB" w14:paraId="0171F88E" w14:textId="77777777" w:rsidTr="008516B6">
        <w:trPr>
          <w:jc w:val="center"/>
        </w:trPr>
        <w:tc>
          <w:tcPr>
            <w:tcW w:w="1910" w:type="dxa"/>
            <w:tcBorders>
              <w:left w:val="single" w:sz="4" w:space="0" w:color="auto"/>
            </w:tcBorders>
            <w:shd w:val="clear" w:color="auto" w:fill="BFBFBF" w:themeFill="background1" w:themeFillShade="BF"/>
          </w:tcPr>
          <w:p w14:paraId="5A5EA4D2" w14:textId="77777777" w:rsidR="00CB36FB" w:rsidRPr="006E7D31" w:rsidRDefault="00770557" w:rsidP="00B82DBB">
            <w:pPr>
              <w:rPr>
                <w:b/>
              </w:rPr>
            </w:pPr>
            <w:r w:rsidRPr="006E7D31">
              <w:rPr>
                <w:b/>
              </w:rPr>
              <w:t>List of Exception Use Cases</w:t>
            </w:r>
          </w:p>
        </w:tc>
        <w:tc>
          <w:tcPr>
            <w:tcW w:w="7666" w:type="dxa"/>
            <w:tcBorders>
              <w:right w:val="single" w:sz="4" w:space="0" w:color="auto"/>
            </w:tcBorders>
            <w:shd w:val="clear" w:color="auto" w:fill="auto"/>
          </w:tcPr>
          <w:p w14:paraId="7BE5EE5E" w14:textId="77777777" w:rsidR="00261876" w:rsidRDefault="00770557" w:rsidP="00261876">
            <w:r>
              <w:t>E1</w:t>
            </w:r>
            <w:r w:rsidRPr="00B33438">
              <w:t xml:space="preserve"> </w:t>
            </w:r>
            <w:r>
              <w:t>– Vehicle is not RUN/START</w:t>
            </w:r>
          </w:p>
          <w:p w14:paraId="3EF6836F" w14:textId="77777777" w:rsidR="00261876" w:rsidRDefault="00770557" w:rsidP="00261876">
            <w:r>
              <w:t>E2 – Loss of communication with Camera Server</w:t>
            </w:r>
          </w:p>
          <w:p w14:paraId="121D19C3" w14:textId="77777777" w:rsidR="00CB36FB" w:rsidRDefault="00770557" w:rsidP="00261876">
            <w:r>
              <w:t>E3 – Valid camera video signal not present</w:t>
            </w:r>
          </w:p>
        </w:tc>
      </w:tr>
      <w:tr w:rsidR="00A92FAA" w14:paraId="11C5C6D8" w14:textId="77777777" w:rsidTr="008516B6">
        <w:trPr>
          <w:jc w:val="center"/>
        </w:trPr>
        <w:tc>
          <w:tcPr>
            <w:tcW w:w="1910" w:type="dxa"/>
            <w:tcBorders>
              <w:left w:val="single" w:sz="4" w:space="0" w:color="auto"/>
            </w:tcBorders>
            <w:shd w:val="clear" w:color="auto" w:fill="BFBFBF" w:themeFill="background1" w:themeFillShade="BF"/>
          </w:tcPr>
          <w:p w14:paraId="0C59013B" w14:textId="77777777" w:rsidR="00A92FAA" w:rsidRPr="006E7D31" w:rsidRDefault="00770557" w:rsidP="00B82DBB">
            <w:pPr>
              <w:rPr>
                <w:b/>
              </w:rPr>
            </w:pPr>
            <w:r>
              <w:rPr>
                <w:b/>
              </w:rPr>
              <w:t>Interface</w:t>
            </w:r>
            <w:r w:rsidRPr="006E7D31">
              <w:rPr>
                <w:b/>
              </w:rPr>
              <w:t>s</w:t>
            </w:r>
          </w:p>
        </w:tc>
        <w:tc>
          <w:tcPr>
            <w:tcW w:w="7666" w:type="dxa"/>
            <w:tcBorders>
              <w:right w:val="single" w:sz="4" w:space="0" w:color="auto"/>
            </w:tcBorders>
            <w:shd w:val="clear" w:color="auto" w:fill="auto"/>
          </w:tcPr>
          <w:p w14:paraId="4D90FD44" w14:textId="77777777" w:rsidR="0098500F" w:rsidRDefault="00770557" w:rsidP="0098500F">
            <w:r>
              <w:t>G-HMI</w:t>
            </w:r>
          </w:p>
          <w:p w14:paraId="4E50EDF6" w14:textId="77777777" w:rsidR="00A92FAA" w:rsidRDefault="00770557" w:rsidP="0098500F">
            <w:r>
              <w:t>Vehicle System Interface</w:t>
            </w:r>
          </w:p>
        </w:tc>
      </w:tr>
    </w:tbl>
    <w:p w14:paraId="6B6A0317" w14:textId="77777777" w:rsidR="00747686" w:rsidRDefault="00000000"/>
    <w:p w14:paraId="5D057327" w14:textId="77777777" w:rsidR="00406F39" w:rsidRDefault="00770557" w:rsidP="00E52CBB">
      <w:pPr>
        <w:pStyle w:val="Heading4"/>
      </w:pPr>
      <w:r>
        <w:t>White Box View</w:t>
      </w:r>
    </w:p>
    <w:p w14:paraId="351F8B4A" w14:textId="77777777" w:rsidR="00406F39" w:rsidRDefault="00770557" w:rsidP="00E52CBB">
      <w:pPr>
        <w:pStyle w:val="Heading5"/>
      </w:pPr>
      <w:r>
        <w:t>Activity Diagrams</w:t>
      </w:r>
    </w:p>
    <w:p w14:paraId="162F73D9" w14:textId="77777777" w:rsidR="00406F39" w:rsidRDefault="00770557" w:rsidP="00E52CBB">
      <w:pPr>
        <w:pStyle w:val="Heading6"/>
      </w:pPr>
      <w:r>
        <w:t>DAFVCv2-ACT-REQ-127100/A-Change Camera View Setting</w:t>
      </w:r>
    </w:p>
    <w:p w14:paraId="357BF6C4" w14:textId="77777777" w:rsidR="00406F39" w:rsidRPr="00F8674E" w:rsidRDefault="00770557" w:rsidP="00406F39">
      <w:pPr>
        <w:rPr>
          <w:b/>
          <w:sz w:val="16"/>
          <w:szCs w:val="16"/>
        </w:rPr>
      </w:pPr>
      <w:r w:rsidRPr="00F8674E">
        <w:rPr>
          <w:b/>
          <w:sz w:val="16"/>
          <w:szCs w:val="16"/>
        </w:rPr>
        <w:t>Linked Elements</w:t>
      </w:r>
    </w:p>
    <w:p w14:paraId="6FB69A1D" w14:textId="77777777" w:rsidR="007C3C8E" w:rsidRPr="00F8674E" w:rsidRDefault="00770557" w:rsidP="007C3C8E">
      <w:pPr>
        <w:rPr>
          <w:sz w:val="16"/>
          <w:szCs w:val="16"/>
        </w:rPr>
      </w:pPr>
      <w:r w:rsidRPr="00F8674E">
        <w:rPr>
          <w:sz w:val="16"/>
          <w:szCs w:val="16"/>
        </w:rPr>
        <w:t>DAFVCv1-SD-REQ-014057/A-Change Camera View Setting (TcSE ROIN-282599-3)</w:t>
      </w:r>
    </w:p>
    <w:p w14:paraId="4B432D5D" w14:textId="77777777" w:rsidR="00406F39" w:rsidRPr="00760C18" w:rsidRDefault="00770557" w:rsidP="00D006E5">
      <w:pPr>
        <w:pStyle w:val="BoldText"/>
      </w:pPr>
      <w:r w:rsidRPr="00760C18">
        <w:t>Activity Diagram</w:t>
      </w:r>
    </w:p>
    <w:p w14:paraId="6B30391A" w14:textId="77777777" w:rsidR="00CE38C0" w:rsidRDefault="00770557" w:rsidP="00E52CBB">
      <w:pPr>
        <w:jc w:val="center"/>
      </w:pPr>
      <w:r>
        <w:rPr>
          <w:noProof/>
        </w:rPr>
        <w:drawing>
          <wp:inline distT="0" distB="0" distL="0" distR="0" wp14:anchorId="4CBDF3ED" wp14:editId="2E43BC3E">
            <wp:extent cx="6436644" cy="3467100"/>
            <wp:effectExtent l="0" t="0" r="2540" b="0"/>
            <wp:docPr id="3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42096" cy="3470037"/>
                    </a:xfrm>
                    <a:prstGeom prst="rect">
                      <a:avLst/>
                    </a:prstGeom>
                    <a:noFill/>
                    <a:ln>
                      <a:noFill/>
                    </a:ln>
                  </pic:spPr>
                </pic:pic>
              </a:graphicData>
            </a:graphic>
          </wp:inline>
        </w:drawing>
      </w:r>
    </w:p>
    <w:p w14:paraId="340B7F00" w14:textId="77777777" w:rsidR="00406F39" w:rsidRDefault="00770557" w:rsidP="00E52CBB">
      <w:pPr>
        <w:pStyle w:val="Heading5"/>
      </w:pPr>
      <w:r>
        <w:t>Sequence Diagrams</w:t>
      </w:r>
    </w:p>
    <w:p w14:paraId="3813F3D9" w14:textId="77777777" w:rsidR="00406F39" w:rsidRDefault="00770557" w:rsidP="00E52CBB">
      <w:pPr>
        <w:pStyle w:val="Heading6"/>
      </w:pPr>
      <w:r>
        <w:t>DAFVCv2-SD-REQ-127099/A-Change Camera View Setting</w:t>
      </w:r>
    </w:p>
    <w:p w14:paraId="707EA54B" w14:textId="77777777" w:rsidR="00406F39" w:rsidRPr="00760C18" w:rsidRDefault="00770557" w:rsidP="00D006E5">
      <w:pPr>
        <w:pStyle w:val="BoldText"/>
      </w:pPr>
      <w:r w:rsidRPr="00760C18">
        <w:t>Scenario</w:t>
      </w:r>
    </w:p>
    <w:p w14:paraId="459829CE" w14:textId="77777777" w:rsidR="00406F39" w:rsidRPr="00760C18" w:rsidRDefault="00770557" w:rsidP="00E52CBB">
      <w:pPr>
        <w:pStyle w:val="BoldText"/>
        <w:ind w:left="720"/>
      </w:pPr>
      <w:r w:rsidRPr="00760C18">
        <w:t>Normal Usage</w:t>
      </w:r>
    </w:p>
    <w:p w14:paraId="79888B8A" w14:textId="77777777" w:rsidR="00717A55" w:rsidRDefault="00770557">
      <w:pPr>
        <w:ind w:left="720"/>
        <w:rPr>
          <w:rFonts w:cs="Arial"/>
        </w:rPr>
      </w:pPr>
      <w:r>
        <w:rPr>
          <w:rFonts w:cs="Arial"/>
        </w:rPr>
        <w:t xml:space="preserve">The user selects alternate view image setting via soft button interface. </w:t>
      </w:r>
    </w:p>
    <w:p w14:paraId="065E26D2" w14:textId="77777777" w:rsidR="00717A55" w:rsidRDefault="00000000"/>
    <w:p w14:paraId="6503F92A" w14:textId="77777777" w:rsidR="00406F39" w:rsidRPr="00760C18" w:rsidRDefault="00770557" w:rsidP="00D006E5">
      <w:pPr>
        <w:pStyle w:val="BoldText"/>
      </w:pPr>
      <w:r w:rsidRPr="00760C18">
        <w:t>Constraints</w:t>
      </w:r>
    </w:p>
    <w:p w14:paraId="647AA6E8" w14:textId="77777777" w:rsidR="00406F39" w:rsidRPr="00760C18" w:rsidRDefault="00770557" w:rsidP="00E52CBB">
      <w:pPr>
        <w:pStyle w:val="BoldText"/>
        <w:ind w:left="720"/>
      </w:pPr>
      <w:r w:rsidRPr="00760C18">
        <w:t>Pre-condition</w:t>
      </w:r>
    </w:p>
    <w:p w14:paraId="50620CA3" w14:textId="77777777" w:rsidR="004D1976" w:rsidRDefault="00770557">
      <w:pPr>
        <w:ind w:left="720"/>
        <w:rPr>
          <w:rFonts w:cs="Arial"/>
        </w:rPr>
      </w:pPr>
      <w:r>
        <w:rPr>
          <w:rFonts w:cs="Arial"/>
        </w:rPr>
        <w:t>Ignition_Status = Run</w:t>
      </w:r>
    </w:p>
    <w:p w14:paraId="5C8BBACE" w14:textId="77777777" w:rsidR="004D1976" w:rsidRDefault="004D1976">
      <w:pPr>
        <w:ind w:left="720"/>
        <w:rPr>
          <w:rFonts w:cs="Arial"/>
        </w:rPr>
      </w:pPr>
    </w:p>
    <w:p w14:paraId="778A58C2" w14:textId="77777777" w:rsidR="00406F39" w:rsidRPr="00760C18" w:rsidRDefault="00770557" w:rsidP="00E52CBB">
      <w:pPr>
        <w:pStyle w:val="BoldText"/>
        <w:ind w:left="720"/>
      </w:pPr>
      <w:r w:rsidRPr="00760C18">
        <w:t>Post-condition</w:t>
      </w:r>
    </w:p>
    <w:p w14:paraId="117C0836" w14:textId="77777777" w:rsidR="006B6055" w:rsidRDefault="00770557">
      <w:pPr>
        <w:ind w:left="720"/>
        <w:rPr>
          <w:rFonts w:cs="Arial"/>
        </w:rPr>
      </w:pPr>
      <w:r>
        <w:rPr>
          <w:rFonts w:cs="Arial"/>
        </w:rPr>
        <w:t>The HMI display is showing the Camera image that reflects the updated alternate view setting.</w:t>
      </w:r>
    </w:p>
    <w:p w14:paraId="4ADF7ED7" w14:textId="77777777" w:rsidR="00406F39" w:rsidRPr="00760C18" w:rsidRDefault="00770557" w:rsidP="00D006E5">
      <w:pPr>
        <w:pStyle w:val="BoldText"/>
      </w:pPr>
      <w:r w:rsidRPr="00760C18">
        <w:lastRenderedPageBreak/>
        <w:t>Sequence Diagram</w:t>
      </w:r>
    </w:p>
    <w:p w14:paraId="7B11DE16" w14:textId="77777777" w:rsidR="008B1892" w:rsidRDefault="00770557" w:rsidP="00E52CBB">
      <w:pPr>
        <w:jc w:val="center"/>
      </w:pPr>
      <w:r>
        <w:rPr>
          <w:noProof/>
        </w:rPr>
        <w:lastRenderedPageBreak/>
        <w:drawing>
          <wp:inline distT="0" distB="0" distL="0" distR="0" wp14:anchorId="779954A3" wp14:editId="5050E14F">
            <wp:extent cx="5112488" cy="8524875"/>
            <wp:effectExtent l="0" t="0" r="0" b="0"/>
            <wp:docPr id="3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4925" cy="8528939"/>
                    </a:xfrm>
                    <a:prstGeom prst="rect">
                      <a:avLst/>
                    </a:prstGeom>
                    <a:noFill/>
                    <a:ln>
                      <a:noFill/>
                    </a:ln>
                  </pic:spPr>
                </pic:pic>
              </a:graphicData>
            </a:graphic>
          </wp:inline>
        </w:drawing>
      </w:r>
    </w:p>
    <w:p w14:paraId="7781E5FA" w14:textId="77777777" w:rsidR="00406F39" w:rsidRDefault="00770557" w:rsidP="00E52CBB">
      <w:pPr>
        <w:pStyle w:val="Heading2"/>
      </w:pPr>
      <w:bookmarkStart w:id="112" w:name="_Toc100050059"/>
      <w:r w:rsidRPr="00B9479B">
        <w:lastRenderedPageBreak/>
        <w:t>CAMERA-FUN-REQ-331348/A-Offset View</w:t>
      </w:r>
      <w:bookmarkEnd w:id="112"/>
    </w:p>
    <w:p w14:paraId="4D60AEEA" w14:textId="77777777" w:rsidR="00500605" w:rsidRDefault="00000000" w:rsidP="00500605"/>
    <w:p w14:paraId="11233408" w14:textId="77777777" w:rsidR="00406F39" w:rsidRDefault="00770557" w:rsidP="00E52CBB">
      <w:pPr>
        <w:pStyle w:val="Heading3"/>
      </w:pPr>
      <w:bookmarkStart w:id="113" w:name="_Toc100050060"/>
      <w:r>
        <w:t>CAMERA-UC-REQ-331349/A-Press Rear Offset View Button from Rear 360</w:t>
      </w:r>
      <w:bookmarkEnd w:id="113"/>
    </w:p>
    <w:p w14:paraId="0E8FD566" w14:textId="77777777" w:rsidR="00AE06BC" w:rsidRPr="00AE06BC" w:rsidRDefault="00000000" w:rsidP="00AE06BC"/>
    <w:tbl>
      <w:tblPr>
        <w:tblStyle w:val="TableGrid"/>
        <w:tblW w:w="0" w:type="auto"/>
        <w:jc w:val="center"/>
        <w:tblLook w:val="04A0" w:firstRow="1" w:lastRow="0" w:firstColumn="1" w:lastColumn="0" w:noHBand="0" w:noVBand="1"/>
      </w:tblPr>
      <w:tblGrid>
        <w:gridCol w:w="1886"/>
        <w:gridCol w:w="7464"/>
      </w:tblGrid>
      <w:tr w:rsidR="00710845" w14:paraId="40B0CD52" w14:textId="77777777" w:rsidTr="00710845">
        <w:trPr>
          <w:jc w:val="center"/>
        </w:trPr>
        <w:tc>
          <w:tcPr>
            <w:tcW w:w="18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FA7043" w14:textId="77777777" w:rsidR="00710845" w:rsidRDefault="00770557">
            <w:pPr>
              <w:rPr>
                <w:b/>
                <w:sz w:val="19"/>
                <w:szCs w:val="19"/>
                <w:lang w:eastAsia="zh-CN"/>
              </w:rPr>
            </w:pPr>
            <w:r>
              <w:rPr>
                <w:b/>
                <w:sz w:val="19"/>
                <w:szCs w:val="19"/>
              </w:rPr>
              <w:t>Actors</w:t>
            </w:r>
          </w:p>
        </w:tc>
        <w:tc>
          <w:tcPr>
            <w:tcW w:w="7464" w:type="dxa"/>
            <w:tcBorders>
              <w:top w:val="single" w:sz="4" w:space="0" w:color="auto"/>
              <w:left w:val="single" w:sz="4" w:space="0" w:color="auto"/>
              <w:bottom w:val="single" w:sz="4" w:space="0" w:color="auto"/>
              <w:right w:val="single" w:sz="4" w:space="0" w:color="auto"/>
            </w:tcBorders>
            <w:hideMark/>
          </w:tcPr>
          <w:p w14:paraId="28B19BC0" w14:textId="77777777" w:rsidR="00710845" w:rsidRDefault="00770557">
            <w:pPr>
              <w:rPr>
                <w:sz w:val="19"/>
                <w:szCs w:val="19"/>
                <w:lang w:eastAsia="zh-CN"/>
              </w:rPr>
            </w:pPr>
            <w:r>
              <w:rPr>
                <w:sz w:val="19"/>
                <w:szCs w:val="19"/>
              </w:rPr>
              <w:t>Vehicle Occupant</w:t>
            </w:r>
          </w:p>
        </w:tc>
      </w:tr>
      <w:tr w:rsidR="00710845" w14:paraId="20A5B057" w14:textId="77777777" w:rsidTr="00710845">
        <w:trPr>
          <w:jc w:val="center"/>
        </w:trPr>
        <w:tc>
          <w:tcPr>
            <w:tcW w:w="18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C1A1F2" w14:textId="77777777" w:rsidR="00710845" w:rsidRDefault="00770557">
            <w:pPr>
              <w:rPr>
                <w:b/>
                <w:sz w:val="19"/>
                <w:szCs w:val="19"/>
                <w:lang w:eastAsia="zh-CN"/>
              </w:rPr>
            </w:pPr>
            <w:r>
              <w:rPr>
                <w:b/>
                <w:sz w:val="19"/>
                <w:szCs w:val="19"/>
              </w:rPr>
              <w:t>Pre-conditions</w:t>
            </w:r>
          </w:p>
        </w:tc>
        <w:tc>
          <w:tcPr>
            <w:tcW w:w="7464" w:type="dxa"/>
            <w:tcBorders>
              <w:top w:val="single" w:sz="4" w:space="0" w:color="auto"/>
              <w:left w:val="single" w:sz="4" w:space="0" w:color="auto"/>
              <w:bottom w:val="single" w:sz="4" w:space="0" w:color="auto"/>
              <w:right w:val="single" w:sz="4" w:space="0" w:color="auto"/>
            </w:tcBorders>
            <w:hideMark/>
          </w:tcPr>
          <w:p w14:paraId="746EB4FA" w14:textId="77777777" w:rsidR="00710845" w:rsidRDefault="00770557" w:rsidP="00710845">
            <w:pPr>
              <w:numPr>
                <w:ilvl w:val="0"/>
                <w:numId w:val="264"/>
              </w:numPr>
              <w:rPr>
                <w:sz w:val="19"/>
                <w:szCs w:val="19"/>
              </w:rPr>
            </w:pPr>
            <w:r>
              <w:rPr>
                <w:sz w:val="19"/>
                <w:szCs w:val="19"/>
              </w:rPr>
              <w:t>The vehicle is configured with Multicamera</w:t>
            </w:r>
          </w:p>
          <w:p w14:paraId="5621C285" w14:textId="77777777" w:rsidR="00710845" w:rsidRDefault="00770557" w:rsidP="00710845">
            <w:pPr>
              <w:numPr>
                <w:ilvl w:val="0"/>
                <w:numId w:val="264"/>
              </w:numPr>
              <w:rPr>
                <w:sz w:val="19"/>
                <w:szCs w:val="19"/>
              </w:rPr>
            </w:pPr>
            <w:r>
              <w:rPr>
                <w:sz w:val="19"/>
                <w:szCs w:val="19"/>
              </w:rPr>
              <w:t>The vehicle is in RUN/START</w:t>
            </w:r>
          </w:p>
          <w:p w14:paraId="68305124" w14:textId="77777777" w:rsidR="00710845" w:rsidRDefault="00770557" w:rsidP="00710845">
            <w:pPr>
              <w:numPr>
                <w:ilvl w:val="0"/>
                <w:numId w:val="264"/>
              </w:numPr>
              <w:rPr>
                <w:sz w:val="19"/>
                <w:szCs w:val="19"/>
              </w:rPr>
            </w:pPr>
            <w:r>
              <w:rPr>
                <w:sz w:val="19"/>
                <w:szCs w:val="19"/>
              </w:rPr>
              <w:t>Rear 360 is shown</w:t>
            </w:r>
          </w:p>
        </w:tc>
      </w:tr>
      <w:tr w:rsidR="00710845" w14:paraId="71B2D952" w14:textId="77777777" w:rsidTr="00710845">
        <w:trPr>
          <w:jc w:val="center"/>
        </w:trPr>
        <w:tc>
          <w:tcPr>
            <w:tcW w:w="18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6AC06A" w14:textId="77777777" w:rsidR="00710845" w:rsidRDefault="00770557">
            <w:pPr>
              <w:rPr>
                <w:b/>
                <w:sz w:val="19"/>
                <w:szCs w:val="19"/>
                <w:lang w:eastAsia="zh-CN"/>
              </w:rPr>
            </w:pPr>
            <w:r>
              <w:rPr>
                <w:b/>
                <w:sz w:val="19"/>
                <w:szCs w:val="19"/>
              </w:rPr>
              <w:t>Scenario Description</w:t>
            </w:r>
          </w:p>
        </w:tc>
        <w:tc>
          <w:tcPr>
            <w:tcW w:w="7464" w:type="dxa"/>
            <w:tcBorders>
              <w:top w:val="single" w:sz="4" w:space="0" w:color="auto"/>
              <w:left w:val="single" w:sz="4" w:space="0" w:color="auto"/>
              <w:bottom w:val="single" w:sz="4" w:space="0" w:color="auto"/>
              <w:right w:val="single" w:sz="4" w:space="0" w:color="auto"/>
            </w:tcBorders>
          </w:tcPr>
          <w:p w14:paraId="0D646EF0" w14:textId="77777777" w:rsidR="00710845" w:rsidRDefault="00770557">
            <w:pPr>
              <w:rPr>
                <w:sz w:val="19"/>
                <w:szCs w:val="19"/>
              </w:rPr>
            </w:pPr>
            <w:r>
              <w:rPr>
                <w:sz w:val="19"/>
                <w:szCs w:val="19"/>
              </w:rPr>
              <w:t>The driver presses rear offset view button</w:t>
            </w:r>
          </w:p>
          <w:p w14:paraId="6100AB27" w14:textId="77777777" w:rsidR="00710845" w:rsidRDefault="00000000">
            <w:pPr>
              <w:ind w:left="360"/>
              <w:rPr>
                <w:sz w:val="19"/>
                <w:szCs w:val="19"/>
              </w:rPr>
            </w:pPr>
          </w:p>
        </w:tc>
      </w:tr>
      <w:tr w:rsidR="00710845" w14:paraId="04AF6B0E" w14:textId="77777777" w:rsidTr="00710845">
        <w:trPr>
          <w:jc w:val="center"/>
        </w:trPr>
        <w:tc>
          <w:tcPr>
            <w:tcW w:w="18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81D0A" w14:textId="77777777" w:rsidR="00710845" w:rsidRDefault="00770557">
            <w:pPr>
              <w:rPr>
                <w:b/>
                <w:sz w:val="19"/>
                <w:szCs w:val="19"/>
                <w:lang w:eastAsia="zh-CN"/>
              </w:rPr>
            </w:pPr>
            <w:r>
              <w:rPr>
                <w:b/>
                <w:sz w:val="19"/>
                <w:szCs w:val="19"/>
              </w:rPr>
              <w:t>Post-conditions</w:t>
            </w:r>
          </w:p>
        </w:tc>
        <w:tc>
          <w:tcPr>
            <w:tcW w:w="7464" w:type="dxa"/>
            <w:tcBorders>
              <w:top w:val="single" w:sz="4" w:space="0" w:color="auto"/>
              <w:left w:val="single" w:sz="4" w:space="0" w:color="auto"/>
              <w:bottom w:val="single" w:sz="4" w:space="0" w:color="auto"/>
              <w:right w:val="single" w:sz="4" w:space="0" w:color="auto"/>
            </w:tcBorders>
          </w:tcPr>
          <w:p w14:paraId="6A8F0B61" w14:textId="77777777" w:rsidR="00710845" w:rsidRDefault="00770557">
            <w:pPr>
              <w:rPr>
                <w:sz w:val="19"/>
                <w:szCs w:val="19"/>
              </w:rPr>
            </w:pPr>
            <w:r>
              <w:rPr>
                <w:sz w:val="19"/>
                <w:szCs w:val="19"/>
              </w:rPr>
              <w:t>Rear RWD Offset View appears with overlays</w:t>
            </w:r>
          </w:p>
          <w:p w14:paraId="0CB48718" w14:textId="77777777" w:rsidR="00710845" w:rsidRDefault="00000000">
            <w:pPr>
              <w:ind w:left="360"/>
              <w:rPr>
                <w:sz w:val="19"/>
                <w:szCs w:val="19"/>
              </w:rPr>
            </w:pPr>
          </w:p>
        </w:tc>
      </w:tr>
      <w:tr w:rsidR="00710845" w14:paraId="5F8FA880" w14:textId="77777777" w:rsidTr="00710845">
        <w:trPr>
          <w:jc w:val="center"/>
        </w:trPr>
        <w:tc>
          <w:tcPr>
            <w:tcW w:w="18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AAA890" w14:textId="77777777" w:rsidR="00710845" w:rsidRDefault="00770557">
            <w:pPr>
              <w:rPr>
                <w:b/>
                <w:sz w:val="19"/>
                <w:szCs w:val="19"/>
                <w:lang w:eastAsia="zh-CN"/>
              </w:rPr>
            </w:pPr>
            <w:r>
              <w:rPr>
                <w:b/>
                <w:sz w:val="19"/>
                <w:szCs w:val="19"/>
              </w:rPr>
              <w:t>List of Exception Use Cases</w:t>
            </w:r>
          </w:p>
        </w:tc>
        <w:tc>
          <w:tcPr>
            <w:tcW w:w="7464" w:type="dxa"/>
            <w:tcBorders>
              <w:top w:val="single" w:sz="4" w:space="0" w:color="auto"/>
              <w:left w:val="single" w:sz="4" w:space="0" w:color="auto"/>
              <w:bottom w:val="single" w:sz="4" w:space="0" w:color="auto"/>
              <w:right w:val="single" w:sz="4" w:space="0" w:color="auto"/>
            </w:tcBorders>
            <w:hideMark/>
          </w:tcPr>
          <w:p w14:paraId="26118A29" w14:textId="77777777" w:rsidR="00710845" w:rsidRDefault="00770557">
            <w:pPr>
              <w:rPr>
                <w:sz w:val="19"/>
                <w:szCs w:val="19"/>
              </w:rPr>
            </w:pPr>
            <w:r>
              <w:rPr>
                <w:sz w:val="19"/>
                <w:szCs w:val="19"/>
              </w:rPr>
              <w:t>E1 – Vehicle is not RUN/START</w:t>
            </w:r>
          </w:p>
          <w:p w14:paraId="09EE0550" w14:textId="77777777" w:rsidR="00710845" w:rsidRDefault="00770557">
            <w:pPr>
              <w:rPr>
                <w:sz w:val="19"/>
                <w:szCs w:val="19"/>
              </w:rPr>
            </w:pPr>
            <w:r>
              <w:rPr>
                <w:sz w:val="19"/>
                <w:szCs w:val="19"/>
              </w:rPr>
              <w:t>E2 – Loss of communication with Camera Server</w:t>
            </w:r>
          </w:p>
          <w:p w14:paraId="0B4E8D4E" w14:textId="77777777" w:rsidR="00710845" w:rsidRDefault="00770557">
            <w:pPr>
              <w:rPr>
                <w:sz w:val="19"/>
                <w:szCs w:val="19"/>
                <w:lang w:eastAsia="zh-CN"/>
              </w:rPr>
            </w:pPr>
            <w:r>
              <w:rPr>
                <w:sz w:val="19"/>
                <w:szCs w:val="19"/>
              </w:rPr>
              <w:t>E3 – Valid camera video signal not present</w:t>
            </w:r>
          </w:p>
        </w:tc>
      </w:tr>
      <w:tr w:rsidR="00710845" w14:paraId="78AE4212" w14:textId="77777777" w:rsidTr="00710845">
        <w:trPr>
          <w:jc w:val="center"/>
        </w:trPr>
        <w:tc>
          <w:tcPr>
            <w:tcW w:w="18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401510" w14:textId="77777777" w:rsidR="00710845" w:rsidRDefault="00770557">
            <w:pPr>
              <w:rPr>
                <w:b/>
                <w:sz w:val="19"/>
                <w:szCs w:val="19"/>
                <w:lang w:eastAsia="zh-CN"/>
              </w:rPr>
            </w:pPr>
            <w:r>
              <w:rPr>
                <w:b/>
                <w:sz w:val="19"/>
                <w:szCs w:val="19"/>
              </w:rPr>
              <w:t>Interfaces</w:t>
            </w:r>
          </w:p>
        </w:tc>
        <w:tc>
          <w:tcPr>
            <w:tcW w:w="7464" w:type="dxa"/>
            <w:tcBorders>
              <w:top w:val="single" w:sz="4" w:space="0" w:color="auto"/>
              <w:left w:val="single" w:sz="4" w:space="0" w:color="auto"/>
              <w:bottom w:val="single" w:sz="4" w:space="0" w:color="auto"/>
              <w:right w:val="single" w:sz="4" w:space="0" w:color="auto"/>
            </w:tcBorders>
            <w:hideMark/>
          </w:tcPr>
          <w:p w14:paraId="2674C322" w14:textId="77777777" w:rsidR="00710845" w:rsidRDefault="00770557">
            <w:pPr>
              <w:rPr>
                <w:sz w:val="19"/>
                <w:szCs w:val="19"/>
              </w:rPr>
            </w:pPr>
            <w:r>
              <w:rPr>
                <w:sz w:val="19"/>
                <w:szCs w:val="19"/>
              </w:rPr>
              <w:t>G-HMI</w:t>
            </w:r>
          </w:p>
          <w:p w14:paraId="686EAB4B" w14:textId="77777777" w:rsidR="00710845" w:rsidRDefault="00770557">
            <w:pPr>
              <w:rPr>
                <w:sz w:val="19"/>
                <w:szCs w:val="19"/>
                <w:lang w:eastAsia="zh-CN"/>
              </w:rPr>
            </w:pPr>
            <w:r>
              <w:rPr>
                <w:sz w:val="19"/>
                <w:szCs w:val="19"/>
              </w:rPr>
              <w:t>Vehicle System Interface</w:t>
            </w:r>
          </w:p>
        </w:tc>
      </w:tr>
    </w:tbl>
    <w:p w14:paraId="5029A6F9" w14:textId="77777777" w:rsidR="00500605" w:rsidRDefault="00000000" w:rsidP="00CD0F64"/>
    <w:p w14:paraId="68F770CD" w14:textId="77777777" w:rsidR="00406F39" w:rsidRDefault="00770557" w:rsidP="00E52CBB">
      <w:pPr>
        <w:pStyle w:val="Heading3"/>
      </w:pPr>
      <w:bookmarkStart w:id="114" w:name="_Toc100050061"/>
      <w:r>
        <w:t>CAMERA-UC-REQ-331350/A-Press Rear Offset View Button from Front 360</w:t>
      </w:r>
      <w:bookmarkEnd w:id="114"/>
    </w:p>
    <w:p w14:paraId="77AF5A36"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A24568" w14:paraId="1C72D7B8" w14:textId="77777777" w:rsidTr="00A2456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4BF7B" w14:textId="77777777" w:rsidR="00A24568" w:rsidRDefault="00770557">
            <w:pPr>
              <w:rPr>
                <w:b/>
                <w:sz w:val="19"/>
                <w:szCs w:val="19"/>
                <w:lang w:eastAsia="zh-CN"/>
              </w:rPr>
            </w:pPr>
            <w:r>
              <w:rPr>
                <w:b/>
                <w:sz w:val="19"/>
                <w:szCs w:val="19"/>
              </w:rPr>
              <w:t>Actors</w:t>
            </w:r>
          </w:p>
        </w:tc>
        <w:tc>
          <w:tcPr>
            <w:tcW w:w="7666" w:type="dxa"/>
            <w:tcBorders>
              <w:top w:val="single" w:sz="4" w:space="0" w:color="auto"/>
              <w:left w:val="single" w:sz="4" w:space="0" w:color="auto"/>
              <w:bottom w:val="single" w:sz="4" w:space="0" w:color="auto"/>
              <w:right w:val="single" w:sz="4" w:space="0" w:color="auto"/>
            </w:tcBorders>
            <w:hideMark/>
          </w:tcPr>
          <w:p w14:paraId="25D2A0E2" w14:textId="77777777" w:rsidR="00A24568" w:rsidRDefault="00770557">
            <w:pPr>
              <w:rPr>
                <w:sz w:val="19"/>
                <w:szCs w:val="19"/>
                <w:lang w:eastAsia="zh-CN"/>
              </w:rPr>
            </w:pPr>
            <w:r>
              <w:rPr>
                <w:sz w:val="19"/>
                <w:szCs w:val="19"/>
              </w:rPr>
              <w:t>Vehicle Occupant</w:t>
            </w:r>
          </w:p>
        </w:tc>
      </w:tr>
      <w:tr w:rsidR="00A24568" w14:paraId="046DC60E" w14:textId="77777777" w:rsidTr="00A2456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A6A9B" w14:textId="77777777" w:rsidR="00A24568" w:rsidRDefault="00770557">
            <w:pPr>
              <w:rPr>
                <w:b/>
                <w:sz w:val="19"/>
                <w:szCs w:val="19"/>
                <w:lang w:eastAsia="zh-CN"/>
              </w:rPr>
            </w:pPr>
            <w:r>
              <w:rPr>
                <w:b/>
                <w:sz w:val="19"/>
                <w:szCs w:val="19"/>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C68C86C" w14:textId="77777777" w:rsidR="00A24568" w:rsidRDefault="00770557" w:rsidP="00A24568">
            <w:pPr>
              <w:numPr>
                <w:ilvl w:val="0"/>
                <w:numId w:val="266"/>
              </w:numPr>
              <w:rPr>
                <w:sz w:val="19"/>
                <w:szCs w:val="19"/>
              </w:rPr>
            </w:pPr>
            <w:r>
              <w:rPr>
                <w:sz w:val="19"/>
                <w:szCs w:val="19"/>
              </w:rPr>
              <w:t>The vehicle is configured with Multicamera</w:t>
            </w:r>
          </w:p>
          <w:p w14:paraId="5ADDCAD9" w14:textId="77777777" w:rsidR="00A24568" w:rsidRDefault="00770557" w:rsidP="00A24568">
            <w:pPr>
              <w:numPr>
                <w:ilvl w:val="0"/>
                <w:numId w:val="266"/>
              </w:numPr>
              <w:rPr>
                <w:sz w:val="19"/>
                <w:szCs w:val="19"/>
              </w:rPr>
            </w:pPr>
            <w:r>
              <w:rPr>
                <w:sz w:val="19"/>
                <w:szCs w:val="19"/>
              </w:rPr>
              <w:t>The vehicle is in RUN/START</w:t>
            </w:r>
          </w:p>
          <w:p w14:paraId="09BBCB2A" w14:textId="77777777" w:rsidR="00A24568" w:rsidRDefault="00770557" w:rsidP="00A24568">
            <w:pPr>
              <w:numPr>
                <w:ilvl w:val="0"/>
                <w:numId w:val="266"/>
              </w:numPr>
              <w:rPr>
                <w:sz w:val="19"/>
                <w:szCs w:val="19"/>
              </w:rPr>
            </w:pPr>
            <w:r>
              <w:rPr>
                <w:sz w:val="19"/>
                <w:szCs w:val="19"/>
              </w:rPr>
              <w:t>Front 360 view is shown</w:t>
            </w:r>
          </w:p>
        </w:tc>
      </w:tr>
      <w:tr w:rsidR="00A24568" w14:paraId="7A805224" w14:textId="77777777" w:rsidTr="00A2456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53B89E" w14:textId="77777777" w:rsidR="00A24568" w:rsidRDefault="00770557">
            <w:pPr>
              <w:rPr>
                <w:b/>
                <w:sz w:val="19"/>
                <w:szCs w:val="19"/>
                <w:lang w:eastAsia="zh-CN"/>
              </w:rPr>
            </w:pPr>
            <w:r>
              <w:rPr>
                <w:b/>
                <w:sz w:val="19"/>
                <w:szCs w:val="19"/>
              </w:rPr>
              <w:t>Scenario Description</w:t>
            </w:r>
          </w:p>
        </w:tc>
        <w:tc>
          <w:tcPr>
            <w:tcW w:w="7666" w:type="dxa"/>
            <w:tcBorders>
              <w:top w:val="single" w:sz="4" w:space="0" w:color="auto"/>
              <w:left w:val="single" w:sz="4" w:space="0" w:color="auto"/>
              <w:bottom w:val="single" w:sz="4" w:space="0" w:color="auto"/>
              <w:right w:val="single" w:sz="4" w:space="0" w:color="auto"/>
            </w:tcBorders>
          </w:tcPr>
          <w:p w14:paraId="60DE3B58" w14:textId="77777777" w:rsidR="00A24568" w:rsidRDefault="00770557">
            <w:pPr>
              <w:rPr>
                <w:sz w:val="19"/>
                <w:szCs w:val="19"/>
              </w:rPr>
            </w:pPr>
            <w:r>
              <w:rPr>
                <w:sz w:val="19"/>
                <w:szCs w:val="19"/>
              </w:rPr>
              <w:t>The driver presses rear offset view button</w:t>
            </w:r>
          </w:p>
          <w:p w14:paraId="489796C8" w14:textId="77777777" w:rsidR="00A24568" w:rsidRDefault="00000000">
            <w:pPr>
              <w:ind w:left="360"/>
              <w:rPr>
                <w:sz w:val="19"/>
                <w:szCs w:val="19"/>
              </w:rPr>
            </w:pPr>
          </w:p>
        </w:tc>
      </w:tr>
      <w:tr w:rsidR="00A24568" w14:paraId="0CABA181" w14:textId="77777777" w:rsidTr="00A2456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DC26F7" w14:textId="77777777" w:rsidR="00A24568" w:rsidRDefault="00770557">
            <w:pPr>
              <w:rPr>
                <w:b/>
                <w:sz w:val="19"/>
                <w:szCs w:val="19"/>
                <w:lang w:eastAsia="zh-CN"/>
              </w:rPr>
            </w:pPr>
            <w:r>
              <w:rPr>
                <w:b/>
                <w:sz w:val="19"/>
                <w:szCs w:val="19"/>
              </w:rPr>
              <w:t>Post-conditions</w:t>
            </w:r>
          </w:p>
        </w:tc>
        <w:tc>
          <w:tcPr>
            <w:tcW w:w="7666" w:type="dxa"/>
            <w:tcBorders>
              <w:top w:val="single" w:sz="4" w:space="0" w:color="auto"/>
              <w:left w:val="single" w:sz="4" w:space="0" w:color="auto"/>
              <w:bottom w:val="single" w:sz="4" w:space="0" w:color="auto"/>
              <w:right w:val="single" w:sz="4" w:space="0" w:color="auto"/>
            </w:tcBorders>
          </w:tcPr>
          <w:p w14:paraId="43CF9D2F" w14:textId="77777777" w:rsidR="00A24568" w:rsidRDefault="00770557">
            <w:pPr>
              <w:rPr>
                <w:sz w:val="19"/>
                <w:szCs w:val="19"/>
              </w:rPr>
            </w:pPr>
            <w:r>
              <w:rPr>
                <w:sz w:val="19"/>
                <w:szCs w:val="19"/>
              </w:rPr>
              <w:t>Front RWD Offset View appears with overlays</w:t>
            </w:r>
          </w:p>
          <w:p w14:paraId="0ECDEA8B" w14:textId="77777777" w:rsidR="00A24568" w:rsidRDefault="00000000">
            <w:pPr>
              <w:ind w:left="360"/>
              <w:rPr>
                <w:sz w:val="19"/>
                <w:szCs w:val="19"/>
              </w:rPr>
            </w:pPr>
          </w:p>
        </w:tc>
      </w:tr>
      <w:tr w:rsidR="00A24568" w14:paraId="5F2F5CE3" w14:textId="77777777" w:rsidTr="00A2456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5F7E86" w14:textId="77777777" w:rsidR="00A24568" w:rsidRDefault="00770557">
            <w:pPr>
              <w:rPr>
                <w:b/>
                <w:sz w:val="19"/>
                <w:szCs w:val="19"/>
                <w:lang w:eastAsia="zh-CN"/>
              </w:rPr>
            </w:pPr>
            <w:r>
              <w:rPr>
                <w:b/>
                <w:sz w:val="19"/>
                <w:szCs w:val="19"/>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D85980B" w14:textId="77777777" w:rsidR="00A24568" w:rsidRDefault="00770557">
            <w:pPr>
              <w:rPr>
                <w:sz w:val="19"/>
                <w:szCs w:val="19"/>
              </w:rPr>
            </w:pPr>
            <w:r>
              <w:rPr>
                <w:sz w:val="19"/>
                <w:szCs w:val="19"/>
              </w:rPr>
              <w:t>E1 – Vehicle is not RUN/START</w:t>
            </w:r>
          </w:p>
          <w:p w14:paraId="0926D523" w14:textId="77777777" w:rsidR="00A24568" w:rsidRDefault="00770557">
            <w:pPr>
              <w:rPr>
                <w:sz w:val="19"/>
                <w:szCs w:val="19"/>
              </w:rPr>
            </w:pPr>
            <w:r>
              <w:rPr>
                <w:sz w:val="19"/>
                <w:szCs w:val="19"/>
              </w:rPr>
              <w:t>E2 – Loss of communication with Camera Server</w:t>
            </w:r>
          </w:p>
          <w:p w14:paraId="31CB4C00" w14:textId="77777777" w:rsidR="00A24568" w:rsidRDefault="00770557">
            <w:pPr>
              <w:rPr>
                <w:sz w:val="19"/>
                <w:szCs w:val="19"/>
                <w:lang w:eastAsia="zh-CN"/>
              </w:rPr>
            </w:pPr>
            <w:r>
              <w:rPr>
                <w:sz w:val="19"/>
                <w:szCs w:val="19"/>
              </w:rPr>
              <w:t>E3 – Valid camera video signal not present</w:t>
            </w:r>
          </w:p>
        </w:tc>
      </w:tr>
      <w:tr w:rsidR="00A24568" w14:paraId="1DA4DE5A" w14:textId="77777777" w:rsidTr="00A2456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0B55D8" w14:textId="77777777" w:rsidR="00A24568" w:rsidRDefault="00770557">
            <w:pPr>
              <w:rPr>
                <w:b/>
                <w:sz w:val="19"/>
                <w:szCs w:val="19"/>
                <w:lang w:eastAsia="zh-CN"/>
              </w:rPr>
            </w:pPr>
            <w:r>
              <w:rPr>
                <w:b/>
                <w:sz w:val="19"/>
                <w:szCs w:val="19"/>
              </w:rPr>
              <w:t>Interfaces</w:t>
            </w:r>
          </w:p>
        </w:tc>
        <w:tc>
          <w:tcPr>
            <w:tcW w:w="7666" w:type="dxa"/>
            <w:tcBorders>
              <w:top w:val="single" w:sz="4" w:space="0" w:color="auto"/>
              <w:left w:val="single" w:sz="4" w:space="0" w:color="auto"/>
              <w:bottom w:val="single" w:sz="4" w:space="0" w:color="auto"/>
              <w:right w:val="single" w:sz="4" w:space="0" w:color="auto"/>
            </w:tcBorders>
            <w:hideMark/>
          </w:tcPr>
          <w:p w14:paraId="48E91017" w14:textId="77777777" w:rsidR="00A24568" w:rsidRDefault="00770557">
            <w:pPr>
              <w:rPr>
                <w:sz w:val="19"/>
                <w:szCs w:val="19"/>
              </w:rPr>
            </w:pPr>
            <w:r>
              <w:rPr>
                <w:sz w:val="19"/>
                <w:szCs w:val="19"/>
              </w:rPr>
              <w:t>G-HMI</w:t>
            </w:r>
          </w:p>
          <w:p w14:paraId="301B2D48" w14:textId="77777777" w:rsidR="00A24568" w:rsidRDefault="00770557">
            <w:pPr>
              <w:rPr>
                <w:sz w:val="19"/>
                <w:szCs w:val="19"/>
                <w:lang w:eastAsia="zh-CN"/>
              </w:rPr>
            </w:pPr>
            <w:r>
              <w:rPr>
                <w:sz w:val="19"/>
                <w:szCs w:val="19"/>
              </w:rPr>
              <w:t>Vehicle System Interface</w:t>
            </w:r>
          </w:p>
        </w:tc>
      </w:tr>
    </w:tbl>
    <w:p w14:paraId="58F2E934" w14:textId="77777777" w:rsidR="00500605" w:rsidRDefault="00000000" w:rsidP="00CD0F64"/>
    <w:p w14:paraId="79E946CE" w14:textId="77777777" w:rsidR="00406F39" w:rsidRDefault="00770557" w:rsidP="00E52CBB">
      <w:pPr>
        <w:pStyle w:val="Heading3"/>
      </w:pPr>
      <w:bookmarkStart w:id="115" w:name="_Toc100050062"/>
      <w:r>
        <w:t>CAMERA-UC-REQ-331351/A-Press Rear Left Corner View Button from Rear 360</w:t>
      </w:r>
      <w:bookmarkEnd w:id="115"/>
    </w:p>
    <w:p w14:paraId="054E41A7"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084D61" w14:paraId="0D1957DE" w14:textId="77777777" w:rsidTr="00084D6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395E0A" w14:textId="77777777" w:rsidR="00084D61" w:rsidRDefault="00770557">
            <w:pPr>
              <w:rPr>
                <w:b/>
                <w:lang w:eastAsia="zh-CN"/>
              </w:rPr>
            </w:pPr>
            <w:r>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1D96C38" w14:textId="77777777" w:rsidR="00084D61" w:rsidRDefault="00770557">
            <w:pPr>
              <w:rPr>
                <w:lang w:eastAsia="zh-CN"/>
              </w:rPr>
            </w:pPr>
            <w:r>
              <w:rPr>
                <w:sz w:val="19"/>
                <w:szCs w:val="19"/>
              </w:rPr>
              <w:t xml:space="preserve">Vehicle Occupant </w:t>
            </w:r>
          </w:p>
        </w:tc>
      </w:tr>
      <w:tr w:rsidR="00084D61" w14:paraId="598CE4E4" w14:textId="77777777" w:rsidTr="00084D6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4CA9FB" w14:textId="77777777" w:rsidR="00084D61" w:rsidRDefault="00770557">
            <w:pPr>
              <w:rPr>
                <w:b/>
                <w:lang w:eastAsia="zh-CN"/>
              </w:rPr>
            </w:pPr>
            <w:r>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821D3D9" w14:textId="77777777" w:rsidR="00084D61" w:rsidRDefault="00770557" w:rsidP="00084D61">
            <w:pPr>
              <w:numPr>
                <w:ilvl w:val="0"/>
                <w:numId w:val="268"/>
              </w:numPr>
            </w:pPr>
            <w:r>
              <w:t>The vehicle is configured with Multicamera</w:t>
            </w:r>
          </w:p>
          <w:p w14:paraId="04C8F5FA" w14:textId="77777777" w:rsidR="00084D61" w:rsidRDefault="00770557" w:rsidP="00084D61">
            <w:pPr>
              <w:numPr>
                <w:ilvl w:val="0"/>
                <w:numId w:val="268"/>
              </w:numPr>
            </w:pPr>
            <w:r>
              <w:t>The vehicle is in RUN/START</w:t>
            </w:r>
          </w:p>
          <w:p w14:paraId="2C913437" w14:textId="77777777" w:rsidR="00084D61" w:rsidRDefault="00770557" w:rsidP="00084D61">
            <w:pPr>
              <w:numPr>
                <w:ilvl w:val="0"/>
                <w:numId w:val="268"/>
              </w:numPr>
            </w:pPr>
            <w:r>
              <w:t>Rear 360 camera is shown</w:t>
            </w:r>
          </w:p>
        </w:tc>
      </w:tr>
      <w:tr w:rsidR="00084D61" w14:paraId="2F8858A8" w14:textId="77777777" w:rsidTr="00084D6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35E08A" w14:textId="77777777" w:rsidR="00084D61" w:rsidRDefault="00770557">
            <w:pPr>
              <w:rPr>
                <w:b/>
                <w:lang w:eastAsia="zh-CN"/>
              </w:rPr>
            </w:pPr>
            <w:r>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6F3BC36" w14:textId="77777777" w:rsidR="00084D61" w:rsidRDefault="00770557">
            <w:r>
              <w:t>The driver presses rear left corner view button</w:t>
            </w:r>
          </w:p>
        </w:tc>
      </w:tr>
      <w:tr w:rsidR="00084D61" w14:paraId="0679F12B" w14:textId="77777777" w:rsidTr="00084D6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BDF43C" w14:textId="77777777" w:rsidR="00084D61" w:rsidRDefault="00770557">
            <w:pPr>
              <w:rPr>
                <w:b/>
                <w:lang w:eastAsia="zh-CN"/>
              </w:rPr>
            </w:pPr>
            <w:r>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3E4F550C" w14:textId="77777777" w:rsidR="00084D61" w:rsidRDefault="00770557">
            <w:r>
              <w:t xml:space="preserve">Multicamera Rear_RL_Corner view appears </w:t>
            </w:r>
          </w:p>
          <w:p w14:paraId="047E907E" w14:textId="77777777" w:rsidR="00084D61" w:rsidRDefault="00000000">
            <w:pPr>
              <w:ind w:left="360"/>
            </w:pPr>
          </w:p>
        </w:tc>
      </w:tr>
      <w:tr w:rsidR="00084D61" w14:paraId="6993BF60" w14:textId="77777777" w:rsidTr="00084D6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25A55D" w14:textId="77777777" w:rsidR="00084D61" w:rsidRDefault="00770557">
            <w:pPr>
              <w:rPr>
                <w:b/>
                <w:lang w:eastAsia="zh-CN"/>
              </w:rPr>
            </w:pPr>
            <w:r>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24590BE" w14:textId="77777777" w:rsidR="00084D61" w:rsidRDefault="00770557">
            <w:r>
              <w:t>E1 – Vehicle is not RUN/START</w:t>
            </w:r>
          </w:p>
          <w:p w14:paraId="31CE8617" w14:textId="77777777" w:rsidR="00084D61" w:rsidRDefault="00770557">
            <w:r>
              <w:t>E2 – Loss of communication with Camera Server</w:t>
            </w:r>
          </w:p>
          <w:p w14:paraId="5AFAFB9E" w14:textId="77777777" w:rsidR="00084D61" w:rsidRDefault="00770557">
            <w:pPr>
              <w:rPr>
                <w:lang w:eastAsia="zh-CN"/>
              </w:rPr>
            </w:pPr>
            <w:r>
              <w:t>E3 – Valid camera video signal not present</w:t>
            </w:r>
          </w:p>
        </w:tc>
      </w:tr>
      <w:tr w:rsidR="00084D61" w14:paraId="6F14AB87" w14:textId="77777777" w:rsidTr="00084D6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21C40D" w14:textId="77777777" w:rsidR="00084D61" w:rsidRDefault="00770557">
            <w:pPr>
              <w:rPr>
                <w:b/>
                <w:lang w:eastAsia="zh-CN"/>
              </w:rPr>
            </w:pPr>
            <w:r>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E6B226D" w14:textId="77777777" w:rsidR="00084D61" w:rsidRDefault="00770557">
            <w:pPr>
              <w:rPr>
                <w:lang w:eastAsia="zh-CN"/>
              </w:rPr>
            </w:pPr>
            <w:r>
              <w:t>Vehicle System Interface</w:t>
            </w:r>
          </w:p>
        </w:tc>
      </w:tr>
    </w:tbl>
    <w:p w14:paraId="070544AB" w14:textId="77777777" w:rsidR="00500605" w:rsidRDefault="00000000" w:rsidP="00CD0F64"/>
    <w:p w14:paraId="702819E0" w14:textId="77777777" w:rsidR="00406F39" w:rsidRDefault="00770557" w:rsidP="00E52CBB">
      <w:pPr>
        <w:pStyle w:val="Heading3"/>
      </w:pPr>
      <w:bookmarkStart w:id="116" w:name="_Toc100050063"/>
      <w:r>
        <w:t>CAMERA-UC-REQ-331352/A-Press Rear Left Corner View Button from Front 360</w:t>
      </w:r>
      <w:bookmarkEnd w:id="116"/>
    </w:p>
    <w:p w14:paraId="4D75AAB3" w14:textId="77777777" w:rsidR="00AE06BC" w:rsidRPr="00AE06BC" w:rsidRDefault="00000000" w:rsidP="00AE06BC"/>
    <w:tbl>
      <w:tblPr>
        <w:tblStyle w:val="TableGrid"/>
        <w:tblW w:w="0" w:type="auto"/>
        <w:jc w:val="center"/>
        <w:tblLook w:val="04A0" w:firstRow="1" w:lastRow="0" w:firstColumn="1" w:lastColumn="0" w:noHBand="0" w:noVBand="1"/>
      </w:tblPr>
      <w:tblGrid>
        <w:gridCol w:w="1889"/>
        <w:gridCol w:w="7461"/>
      </w:tblGrid>
      <w:tr w:rsidR="00FA5CCC" w14:paraId="118B2B6D" w14:textId="77777777" w:rsidTr="00FA5CCC">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22667A" w14:textId="77777777" w:rsidR="00FA5CCC" w:rsidRDefault="00770557">
            <w:pPr>
              <w:rPr>
                <w:b/>
                <w:lang w:eastAsia="zh-CN"/>
              </w:rPr>
            </w:pPr>
            <w:r>
              <w:rPr>
                <w:b/>
              </w:rPr>
              <w:t>Actors</w:t>
            </w:r>
          </w:p>
        </w:tc>
        <w:tc>
          <w:tcPr>
            <w:tcW w:w="7461" w:type="dxa"/>
            <w:tcBorders>
              <w:top w:val="single" w:sz="4" w:space="0" w:color="auto"/>
              <w:left w:val="single" w:sz="4" w:space="0" w:color="auto"/>
              <w:bottom w:val="single" w:sz="4" w:space="0" w:color="auto"/>
              <w:right w:val="single" w:sz="4" w:space="0" w:color="auto"/>
            </w:tcBorders>
            <w:hideMark/>
          </w:tcPr>
          <w:p w14:paraId="60C21ACE" w14:textId="77777777" w:rsidR="00FA5CCC" w:rsidRDefault="00770557">
            <w:pPr>
              <w:rPr>
                <w:lang w:eastAsia="zh-CN"/>
              </w:rPr>
            </w:pPr>
            <w:r>
              <w:rPr>
                <w:sz w:val="19"/>
                <w:szCs w:val="19"/>
              </w:rPr>
              <w:t>Vehicle Occupant</w:t>
            </w:r>
          </w:p>
        </w:tc>
      </w:tr>
      <w:tr w:rsidR="00FA5CCC" w14:paraId="111E203B" w14:textId="77777777" w:rsidTr="00FA5CCC">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0DBF3A" w14:textId="77777777" w:rsidR="00FA5CCC" w:rsidRDefault="00770557">
            <w:pPr>
              <w:rPr>
                <w:b/>
                <w:lang w:eastAsia="zh-CN"/>
              </w:rPr>
            </w:pPr>
            <w:r>
              <w:rPr>
                <w:b/>
              </w:rPr>
              <w:t>Pre-conditions</w:t>
            </w:r>
          </w:p>
        </w:tc>
        <w:tc>
          <w:tcPr>
            <w:tcW w:w="7461" w:type="dxa"/>
            <w:tcBorders>
              <w:top w:val="single" w:sz="4" w:space="0" w:color="auto"/>
              <w:left w:val="single" w:sz="4" w:space="0" w:color="auto"/>
              <w:bottom w:val="single" w:sz="4" w:space="0" w:color="auto"/>
              <w:right w:val="single" w:sz="4" w:space="0" w:color="auto"/>
            </w:tcBorders>
            <w:hideMark/>
          </w:tcPr>
          <w:p w14:paraId="616DEA9C" w14:textId="77777777" w:rsidR="00FA5CCC" w:rsidRDefault="00770557" w:rsidP="00FA5CCC">
            <w:pPr>
              <w:numPr>
                <w:ilvl w:val="0"/>
                <w:numId w:val="270"/>
              </w:numPr>
            </w:pPr>
            <w:r>
              <w:t>The vehicle is configured with Multicamera</w:t>
            </w:r>
          </w:p>
          <w:p w14:paraId="50CE5B02" w14:textId="77777777" w:rsidR="00FA5CCC" w:rsidRDefault="00770557" w:rsidP="00FA5CCC">
            <w:pPr>
              <w:numPr>
                <w:ilvl w:val="0"/>
                <w:numId w:val="270"/>
              </w:numPr>
            </w:pPr>
            <w:r>
              <w:lastRenderedPageBreak/>
              <w:t>The vehicle is in RUN/START</w:t>
            </w:r>
          </w:p>
          <w:p w14:paraId="17862AA1" w14:textId="77777777" w:rsidR="00FA5CCC" w:rsidRDefault="00770557" w:rsidP="00FA5CCC">
            <w:pPr>
              <w:numPr>
                <w:ilvl w:val="0"/>
                <w:numId w:val="270"/>
              </w:numPr>
            </w:pPr>
            <w:r>
              <w:t>Front 360 camera is shown</w:t>
            </w:r>
          </w:p>
        </w:tc>
      </w:tr>
      <w:tr w:rsidR="00FA5CCC" w14:paraId="1F588D35" w14:textId="77777777" w:rsidTr="00FA5CCC">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C744AF" w14:textId="77777777" w:rsidR="00FA5CCC" w:rsidRDefault="00770557">
            <w:pPr>
              <w:rPr>
                <w:b/>
                <w:lang w:eastAsia="zh-CN"/>
              </w:rPr>
            </w:pPr>
            <w:r>
              <w:rPr>
                <w:b/>
              </w:rPr>
              <w:lastRenderedPageBreak/>
              <w:t>Scenario Description</w:t>
            </w:r>
          </w:p>
        </w:tc>
        <w:tc>
          <w:tcPr>
            <w:tcW w:w="7461" w:type="dxa"/>
            <w:tcBorders>
              <w:top w:val="single" w:sz="4" w:space="0" w:color="auto"/>
              <w:left w:val="single" w:sz="4" w:space="0" w:color="auto"/>
              <w:bottom w:val="single" w:sz="4" w:space="0" w:color="auto"/>
              <w:right w:val="single" w:sz="4" w:space="0" w:color="auto"/>
            </w:tcBorders>
            <w:hideMark/>
          </w:tcPr>
          <w:p w14:paraId="36A2D1D4" w14:textId="77777777" w:rsidR="00FA5CCC" w:rsidRDefault="00770557">
            <w:r>
              <w:t>The driver presses rear left corner view button</w:t>
            </w:r>
          </w:p>
        </w:tc>
      </w:tr>
      <w:tr w:rsidR="00FA5CCC" w14:paraId="4012BE22" w14:textId="77777777" w:rsidTr="00FA5CCC">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2DDFE8" w14:textId="77777777" w:rsidR="00FA5CCC" w:rsidRDefault="00770557">
            <w:pPr>
              <w:rPr>
                <w:b/>
                <w:lang w:eastAsia="zh-CN"/>
              </w:rPr>
            </w:pPr>
            <w:r>
              <w:rPr>
                <w:b/>
              </w:rPr>
              <w:t>Post-conditions</w:t>
            </w:r>
          </w:p>
        </w:tc>
        <w:tc>
          <w:tcPr>
            <w:tcW w:w="7461" w:type="dxa"/>
            <w:tcBorders>
              <w:top w:val="single" w:sz="4" w:space="0" w:color="auto"/>
              <w:left w:val="single" w:sz="4" w:space="0" w:color="auto"/>
              <w:bottom w:val="single" w:sz="4" w:space="0" w:color="auto"/>
              <w:right w:val="single" w:sz="4" w:space="0" w:color="auto"/>
            </w:tcBorders>
          </w:tcPr>
          <w:p w14:paraId="31F37CDB" w14:textId="77777777" w:rsidR="00FA5CCC" w:rsidRDefault="00770557">
            <w:r>
              <w:t xml:space="preserve">Multicamera Front_RL_Corner view appears </w:t>
            </w:r>
          </w:p>
          <w:p w14:paraId="6509B286" w14:textId="77777777" w:rsidR="00FA5CCC" w:rsidRDefault="00000000">
            <w:pPr>
              <w:ind w:left="360"/>
            </w:pPr>
          </w:p>
        </w:tc>
      </w:tr>
      <w:tr w:rsidR="00FA5CCC" w14:paraId="3E8212AB" w14:textId="77777777" w:rsidTr="00FA5CCC">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14F711" w14:textId="77777777" w:rsidR="00FA5CCC" w:rsidRDefault="00770557">
            <w:pPr>
              <w:rPr>
                <w:b/>
                <w:lang w:eastAsia="zh-CN"/>
              </w:rPr>
            </w:pPr>
            <w:r>
              <w:rPr>
                <w:b/>
              </w:rPr>
              <w:t>List of Exception Use Cases</w:t>
            </w:r>
          </w:p>
        </w:tc>
        <w:tc>
          <w:tcPr>
            <w:tcW w:w="7461" w:type="dxa"/>
            <w:tcBorders>
              <w:top w:val="single" w:sz="4" w:space="0" w:color="auto"/>
              <w:left w:val="single" w:sz="4" w:space="0" w:color="auto"/>
              <w:bottom w:val="single" w:sz="4" w:space="0" w:color="auto"/>
              <w:right w:val="single" w:sz="4" w:space="0" w:color="auto"/>
            </w:tcBorders>
            <w:hideMark/>
          </w:tcPr>
          <w:p w14:paraId="0157236B" w14:textId="77777777" w:rsidR="00FA5CCC" w:rsidRDefault="00770557">
            <w:r>
              <w:t>E1 – Vehicle is not RUN/START</w:t>
            </w:r>
          </w:p>
          <w:p w14:paraId="06F663FE" w14:textId="77777777" w:rsidR="00FA5CCC" w:rsidRDefault="00770557">
            <w:r>
              <w:t>E2 – Loss of communication with Camera Server</w:t>
            </w:r>
          </w:p>
          <w:p w14:paraId="3566A985" w14:textId="77777777" w:rsidR="00FA5CCC" w:rsidRDefault="00770557">
            <w:pPr>
              <w:rPr>
                <w:lang w:eastAsia="zh-CN"/>
              </w:rPr>
            </w:pPr>
            <w:r>
              <w:t>E3 – Valid camera video signal not present</w:t>
            </w:r>
          </w:p>
        </w:tc>
      </w:tr>
      <w:tr w:rsidR="00FA5CCC" w14:paraId="54F368C2" w14:textId="77777777" w:rsidTr="00FA5CCC">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1306E2" w14:textId="77777777" w:rsidR="00FA5CCC" w:rsidRDefault="00770557">
            <w:pPr>
              <w:rPr>
                <w:b/>
                <w:lang w:eastAsia="zh-CN"/>
              </w:rPr>
            </w:pPr>
            <w:r>
              <w:rPr>
                <w:b/>
              </w:rPr>
              <w:t>Interfaces</w:t>
            </w:r>
          </w:p>
        </w:tc>
        <w:tc>
          <w:tcPr>
            <w:tcW w:w="7461" w:type="dxa"/>
            <w:tcBorders>
              <w:top w:val="single" w:sz="4" w:space="0" w:color="auto"/>
              <w:left w:val="single" w:sz="4" w:space="0" w:color="auto"/>
              <w:bottom w:val="single" w:sz="4" w:space="0" w:color="auto"/>
              <w:right w:val="single" w:sz="4" w:space="0" w:color="auto"/>
            </w:tcBorders>
            <w:hideMark/>
          </w:tcPr>
          <w:p w14:paraId="37FBE0FF" w14:textId="77777777" w:rsidR="00FA5CCC" w:rsidRDefault="00770557">
            <w:pPr>
              <w:rPr>
                <w:lang w:eastAsia="zh-CN"/>
              </w:rPr>
            </w:pPr>
            <w:r>
              <w:t>Vehicle System Interface</w:t>
            </w:r>
          </w:p>
        </w:tc>
      </w:tr>
    </w:tbl>
    <w:p w14:paraId="1906B751" w14:textId="77777777" w:rsidR="00500605" w:rsidRDefault="00000000" w:rsidP="00CD0F64"/>
    <w:p w14:paraId="31B353ED" w14:textId="77777777" w:rsidR="00406F39" w:rsidRDefault="00770557" w:rsidP="00E52CBB">
      <w:pPr>
        <w:pStyle w:val="Heading3"/>
      </w:pPr>
      <w:bookmarkStart w:id="117" w:name="_Toc100050064"/>
      <w:r>
        <w:t>CAMERA-UC-REQ-331353/A-Press Rear Right Corner View Button from Rear 360</w:t>
      </w:r>
      <w:bookmarkEnd w:id="117"/>
    </w:p>
    <w:p w14:paraId="47A77919" w14:textId="77777777" w:rsidR="00AE06BC" w:rsidRPr="00AE06BC" w:rsidRDefault="00000000" w:rsidP="00AE06BC"/>
    <w:tbl>
      <w:tblPr>
        <w:tblStyle w:val="TableGrid"/>
        <w:tblW w:w="0" w:type="auto"/>
        <w:jc w:val="center"/>
        <w:tblLook w:val="04A0" w:firstRow="1" w:lastRow="0" w:firstColumn="1" w:lastColumn="0" w:noHBand="0" w:noVBand="1"/>
      </w:tblPr>
      <w:tblGrid>
        <w:gridCol w:w="1889"/>
        <w:gridCol w:w="7461"/>
      </w:tblGrid>
      <w:tr w:rsidR="00AF30A3" w14:paraId="6504D453" w14:textId="77777777" w:rsidTr="00AF30A3">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DD914A" w14:textId="77777777" w:rsidR="00AF30A3" w:rsidRDefault="00770557">
            <w:pPr>
              <w:rPr>
                <w:b/>
                <w:lang w:eastAsia="zh-CN"/>
              </w:rPr>
            </w:pPr>
            <w:r>
              <w:rPr>
                <w:b/>
              </w:rPr>
              <w:t>Actors</w:t>
            </w:r>
          </w:p>
        </w:tc>
        <w:tc>
          <w:tcPr>
            <w:tcW w:w="7461" w:type="dxa"/>
            <w:tcBorders>
              <w:top w:val="single" w:sz="4" w:space="0" w:color="auto"/>
              <w:left w:val="single" w:sz="4" w:space="0" w:color="auto"/>
              <w:bottom w:val="single" w:sz="4" w:space="0" w:color="auto"/>
              <w:right w:val="single" w:sz="4" w:space="0" w:color="auto"/>
            </w:tcBorders>
            <w:hideMark/>
          </w:tcPr>
          <w:p w14:paraId="151BC297" w14:textId="77777777" w:rsidR="00AF30A3" w:rsidRDefault="00770557">
            <w:pPr>
              <w:rPr>
                <w:lang w:eastAsia="zh-CN"/>
              </w:rPr>
            </w:pPr>
            <w:r>
              <w:rPr>
                <w:sz w:val="19"/>
                <w:szCs w:val="19"/>
              </w:rPr>
              <w:t>Vehicle Occupant</w:t>
            </w:r>
          </w:p>
        </w:tc>
      </w:tr>
      <w:tr w:rsidR="00AF30A3" w14:paraId="5D104E36" w14:textId="77777777" w:rsidTr="00AF30A3">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525A35" w14:textId="77777777" w:rsidR="00AF30A3" w:rsidRDefault="00770557">
            <w:pPr>
              <w:rPr>
                <w:b/>
                <w:lang w:eastAsia="zh-CN"/>
              </w:rPr>
            </w:pPr>
            <w:r>
              <w:rPr>
                <w:b/>
              </w:rPr>
              <w:t>Pre-conditions</w:t>
            </w:r>
          </w:p>
        </w:tc>
        <w:tc>
          <w:tcPr>
            <w:tcW w:w="7461" w:type="dxa"/>
            <w:tcBorders>
              <w:top w:val="single" w:sz="4" w:space="0" w:color="auto"/>
              <w:left w:val="single" w:sz="4" w:space="0" w:color="auto"/>
              <w:bottom w:val="single" w:sz="4" w:space="0" w:color="auto"/>
              <w:right w:val="single" w:sz="4" w:space="0" w:color="auto"/>
            </w:tcBorders>
            <w:hideMark/>
          </w:tcPr>
          <w:p w14:paraId="435B65DE" w14:textId="77777777" w:rsidR="00AF30A3" w:rsidRDefault="00770557" w:rsidP="00AF30A3">
            <w:pPr>
              <w:numPr>
                <w:ilvl w:val="0"/>
                <w:numId w:val="272"/>
              </w:numPr>
            </w:pPr>
            <w:r>
              <w:t>The vehicle is configured with Multicamera</w:t>
            </w:r>
          </w:p>
          <w:p w14:paraId="245FBB7C" w14:textId="77777777" w:rsidR="00AF30A3" w:rsidRDefault="00770557" w:rsidP="00AF30A3">
            <w:pPr>
              <w:numPr>
                <w:ilvl w:val="0"/>
                <w:numId w:val="272"/>
              </w:numPr>
            </w:pPr>
            <w:r>
              <w:t>The vehicle is in RUN/START</w:t>
            </w:r>
          </w:p>
          <w:p w14:paraId="07A8429E" w14:textId="77777777" w:rsidR="00AF30A3" w:rsidRDefault="00770557" w:rsidP="00AF30A3">
            <w:pPr>
              <w:numPr>
                <w:ilvl w:val="0"/>
                <w:numId w:val="272"/>
              </w:numPr>
            </w:pPr>
            <w:r>
              <w:t>Rear 360 camera is shown</w:t>
            </w:r>
          </w:p>
        </w:tc>
      </w:tr>
      <w:tr w:rsidR="00AF30A3" w14:paraId="27BD0FB6" w14:textId="77777777" w:rsidTr="00AF30A3">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954AE7" w14:textId="77777777" w:rsidR="00AF30A3" w:rsidRDefault="00770557">
            <w:pPr>
              <w:rPr>
                <w:b/>
                <w:lang w:eastAsia="zh-CN"/>
              </w:rPr>
            </w:pPr>
            <w:r>
              <w:rPr>
                <w:b/>
              </w:rPr>
              <w:t>Scenario Description</w:t>
            </w:r>
          </w:p>
        </w:tc>
        <w:tc>
          <w:tcPr>
            <w:tcW w:w="7461" w:type="dxa"/>
            <w:tcBorders>
              <w:top w:val="single" w:sz="4" w:space="0" w:color="auto"/>
              <w:left w:val="single" w:sz="4" w:space="0" w:color="auto"/>
              <w:bottom w:val="single" w:sz="4" w:space="0" w:color="auto"/>
              <w:right w:val="single" w:sz="4" w:space="0" w:color="auto"/>
            </w:tcBorders>
            <w:hideMark/>
          </w:tcPr>
          <w:p w14:paraId="5B675F3A" w14:textId="77777777" w:rsidR="00AF30A3" w:rsidRDefault="00770557">
            <w:r>
              <w:t>The driver presses rear right corner view button</w:t>
            </w:r>
          </w:p>
        </w:tc>
      </w:tr>
      <w:tr w:rsidR="00AF30A3" w14:paraId="4AF999C7" w14:textId="77777777" w:rsidTr="00AF30A3">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107237" w14:textId="77777777" w:rsidR="00AF30A3" w:rsidRDefault="00770557">
            <w:pPr>
              <w:rPr>
                <w:b/>
                <w:lang w:eastAsia="zh-CN"/>
              </w:rPr>
            </w:pPr>
            <w:r>
              <w:rPr>
                <w:b/>
              </w:rPr>
              <w:t>Post-conditions</w:t>
            </w:r>
          </w:p>
        </w:tc>
        <w:tc>
          <w:tcPr>
            <w:tcW w:w="7461" w:type="dxa"/>
            <w:tcBorders>
              <w:top w:val="single" w:sz="4" w:space="0" w:color="auto"/>
              <w:left w:val="single" w:sz="4" w:space="0" w:color="auto"/>
              <w:bottom w:val="single" w:sz="4" w:space="0" w:color="auto"/>
              <w:right w:val="single" w:sz="4" w:space="0" w:color="auto"/>
            </w:tcBorders>
          </w:tcPr>
          <w:p w14:paraId="60FA6B31" w14:textId="77777777" w:rsidR="00AF30A3" w:rsidRDefault="00770557">
            <w:r>
              <w:t xml:space="preserve">Multicamera Rear_RR_Corner view appears </w:t>
            </w:r>
          </w:p>
          <w:p w14:paraId="01EF0E05" w14:textId="77777777" w:rsidR="00AF30A3" w:rsidRDefault="00000000">
            <w:pPr>
              <w:ind w:left="360"/>
            </w:pPr>
          </w:p>
        </w:tc>
      </w:tr>
      <w:tr w:rsidR="00AF30A3" w14:paraId="0F92D11C" w14:textId="77777777" w:rsidTr="00AF30A3">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8D3777" w14:textId="77777777" w:rsidR="00AF30A3" w:rsidRDefault="00770557">
            <w:pPr>
              <w:rPr>
                <w:b/>
                <w:lang w:eastAsia="zh-CN"/>
              </w:rPr>
            </w:pPr>
            <w:r>
              <w:rPr>
                <w:b/>
              </w:rPr>
              <w:t>List of Exception Use Cases</w:t>
            </w:r>
          </w:p>
        </w:tc>
        <w:tc>
          <w:tcPr>
            <w:tcW w:w="7461" w:type="dxa"/>
            <w:tcBorders>
              <w:top w:val="single" w:sz="4" w:space="0" w:color="auto"/>
              <w:left w:val="single" w:sz="4" w:space="0" w:color="auto"/>
              <w:bottom w:val="single" w:sz="4" w:space="0" w:color="auto"/>
              <w:right w:val="single" w:sz="4" w:space="0" w:color="auto"/>
            </w:tcBorders>
            <w:hideMark/>
          </w:tcPr>
          <w:p w14:paraId="1895CEB6" w14:textId="77777777" w:rsidR="00AF30A3" w:rsidRDefault="00770557">
            <w:r>
              <w:t>E1 – Vehicle is not RUN/START</w:t>
            </w:r>
          </w:p>
          <w:p w14:paraId="4627E6F8" w14:textId="77777777" w:rsidR="00AF30A3" w:rsidRDefault="00770557">
            <w:r>
              <w:t>E2 – Loss of communication with Camera Server</w:t>
            </w:r>
          </w:p>
          <w:p w14:paraId="03D4A38B" w14:textId="77777777" w:rsidR="00AF30A3" w:rsidRDefault="00770557">
            <w:pPr>
              <w:rPr>
                <w:lang w:eastAsia="zh-CN"/>
              </w:rPr>
            </w:pPr>
            <w:r>
              <w:t>E3 – Valid camera video signal not present</w:t>
            </w:r>
          </w:p>
        </w:tc>
      </w:tr>
      <w:tr w:rsidR="00AF30A3" w14:paraId="7A9C4F88" w14:textId="77777777" w:rsidTr="00AF30A3">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6CC8D6" w14:textId="77777777" w:rsidR="00AF30A3" w:rsidRDefault="00770557">
            <w:pPr>
              <w:rPr>
                <w:b/>
                <w:lang w:eastAsia="zh-CN"/>
              </w:rPr>
            </w:pPr>
            <w:r>
              <w:rPr>
                <w:b/>
              </w:rPr>
              <w:t>Interfaces</w:t>
            </w:r>
          </w:p>
        </w:tc>
        <w:tc>
          <w:tcPr>
            <w:tcW w:w="7461" w:type="dxa"/>
            <w:tcBorders>
              <w:top w:val="single" w:sz="4" w:space="0" w:color="auto"/>
              <w:left w:val="single" w:sz="4" w:space="0" w:color="auto"/>
              <w:bottom w:val="single" w:sz="4" w:space="0" w:color="auto"/>
              <w:right w:val="single" w:sz="4" w:space="0" w:color="auto"/>
            </w:tcBorders>
            <w:hideMark/>
          </w:tcPr>
          <w:p w14:paraId="7E616CEA" w14:textId="77777777" w:rsidR="00AF30A3" w:rsidRDefault="00770557">
            <w:pPr>
              <w:rPr>
                <w:lang w:eastAsia="zh-CN"/>
              </w:rPr>
            </w:pPr>
            <w:r>
              <w:t>Vehicle System Interface</w:t>
            </w:r>
          </w:p>
        </w:tc>
      </w:tr>
    </w:tbl>
    <w:p w14:paraId="59A3FE6E" w14:textId="77777777" w:rsidR="00500605" w:rsidRDefault="00000000" w:rsidP="00CD0F64"/>
    <w:p w14:paraId="03649CB4" w14:textId="77777777" w:rsidR="00406F39" w:rsidRDefault="00770557" w:rsidP="00E52CBB">
      <w:pPr>
        <w:pStyle w:val="Heading3"/>
      </w:pPr>
      <w:bookmarkStart w:id="118" w:name="_Toc100050065"/>
      <w:r>
        <w:t>CAMERA-UC-REQ-331354/A-Press Rear Right Corner View Button from Front 360</w:t>
      </w:r>
      <w:bookmarkEnd w:id="118"/>
    </w:p>
    <w:p w14:paraId="45DC5798" w14:textId="77777777" w:rsidR="00AE06BC" w:rsidRPr="00AE06BC" w:rsidRDefault="00000000" w:rsidP="00AE06BC"/>
    <w:tbl>
      <w:tblPr>
        <w:tblStyle w:val="TableGrid"/>
        <w:tblW w:w="0" w:type="auto"/>
        <w:jc w:val="center"/>
        <w:tblLook w:val="04A0" w:firstRow="1" w:lastRow="0" w:firstColumn="1" w:lastColumn="0" w:noHBand="0" w:noVBand="1"/>
      </w:tblPr>
      <w:tblGrid>
        <w:gridCol w:w="1889"/>
        <w:gridCol w:w="7461"/>
      </w:tblGrid>
      <w:tr w:rsidR="00A83A9B" w14:paraId="47D1147D" w14:textId="77777777" w:rsidTr="00A83A9B">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93085" w14:textId="77777777" w:rsidR="00A83A9B" w:rsidRDefault="00770557">
            <w:pPr>
              <w:rPr>
                <w:b/>
                <w:lang w:eastAsia="zh-CN"/>
              </w:rPr>
            </w:pPr>
            <w:r>
              <w:rPr>
                <w:b/>
              </w:rPr>
              <w:t>Actors</w:t>
            </w:r>
          </w:p>
        </w:tc>
        <w:tc>
          <w:tcPr>
            <w:tcW w:w="7461" w:type="dxa"/>
            <w:tcBorders>
              <w:top w:val="single" w:sz="4" w:space="0" w:color="auto"/>
              <w:left w:val="single" w:sz="4" w:space="0" w:color="auto"/>
              <w:bottom w:val="single" w:sz="4" w:space="0" w:color="auto"/>
              <w:right w:val="single" w:sz="4" w:space="0" w:color="auto"/>
            </w:tcBorders>
            <w:hideMark/>
          </w:tcPr>
          <w:p w14:paraId="2E67310A" w14:textId="77777777" w:rsidR="00A83A9B" w:rsidRDefault="00770557">
            <w:pPr>
              <w:rPr>
                <w:lang w:eastAsia="zh-CN"/>
              </w:rPr>
            </w:pPr>
            <w:r>
              <w:rPr>
                <w:sz w:val="19"/>
                <w:szCs w:val="19"/>
              </w:rPr>
              <w:t>Vehicle Occupant</w:t>
            </w:r>
          </w:p>
        </w:tc>
      </w:tr>
      <w:tr w:rsidR="00A83A9B" w14:paraId="719CB58D" w14:textId="77777777" w:rsidTr="00A83A9B">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0BE0AB" w14:textId="77777777" w:rsidR="00A83A9B" w:rsidRDefault="00770557">
            <w:pPr>
              <w:rPr>
                <w:b/>
                <w:lang w:eastAsia="zh-CN"/>
              </w:rPr>
            </w:pPr>
            <w:r>
              <w:rPr>
                <w:b/>
              </w:rPr>
              <w:t>Pre-conditions</w:t>
            </w:r>
          </w:p>
        </w:tc>
        <w:tc>
          <w:tcPr>
            <w:tcW w:w="7461" w:type="dxa"/>
            <w:tcBorders>
              <w:top w:val="single" w:sz="4" w:space="0" w:color="auto"/>
              <w:left w:val="single" w:sz="4" w:space="0" w:color="auto"/>
              <w:bottom w:val="single" w:sz="4" w:space="0" w:color="auto"/>
              <w:right w:val="single" w:sz="4" w:space="0" w:color="auto"/>
            </w:tcBorders>
            <w:hideMark/>
          </w:tcPr>
          <w:p w14:paraId="51B6D11E" w14:textId="77777777" w:rsidR="00A83A9B" w:rsidRDefault="00770557" w:rsidP="00A83A9B">
            <w:pPr>
              <w:numPr>
                <w:ilvl w:val="0"/>
                <w:numId w:val="274"/>
              </w:numPr>
            </w:pPr>
            <w:r>
              <w:t>The vehicle is configured with Multicamera</w:t>
            </w:r>
          </w:p>
          <w:p w14:paraId="6D81534C" w14:textId="77777777" w:rsidR="00A83A9B" w:rsidRDefault="00770557" w:rsidP="00A83A9B">
            <w:pPr>
              <w:numPr>
                <w:ilvl w:val="0"/>
                <w:numId w:val="274"/>
              </w:numPr>
            </w:pPr>
            <w:r>
              <w:t>The vehicle is in RUN/START</w:t>
            </w:r>
          </w:p>
          <w:p w14:paraId="15657DED" w14:textId="77777777" w:rsidR="00A83A9B" w:rsidRDefault="00770557" w:rsidP="00A83A9B">
            <w:pPr>
              <w:numPr>
                <w:ilvl w:val="0"/>
                <w:numId w:val="274"/>
              </w:numPr>
            </w:pPr>
            <w:r>
              <w:t>Front 360 camera is shown</w:t>
            </w:r>
          </w:p>
        </w:tc>
      </w:tr>
      <w:tr w:rsidR="00A83A9B" w14:paraId="4455AEFD" w14:textId="77777777" w:rsidTr="00A83A9B">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EDD4DD" w14:textId="77777777" w:rsidR="00A83A9B" w:rsidRDefault="00770557">
            <w:pPr>
              <w:rPr>
                <w:b/>
                <w:lang w:eastAsia="zh-CN"/>
              </w:rPr>
            </w:pPr>
            <w:r>
              <w:rPr>
                <w:b/>
              </w:rPr>
              <w:t>Scenario Description</w:t>
            </w:r>
          </w:p>
        </w:tc>
        <w:tc>
          <w:tcPr>
            <w:tcW w:w="7461" w:type="dxa"/>
            <w:tcBorders>
              <w:top w:val="single" w:sz="4" w:space="0" w:color="auto"/>
              <w:left w:val="single" w:sz="4" w:space="0" w:color="auto"/>
              <w:bottom w:val="single" w:sz="4" w:space="0" w:color="auto"/>
              <w:right w:val="single" w:sz="4" w:space="0" w:color="auto"/>
            </w:tcBorders>
            <w:hideMark/>
          </w:tcPr>
          <w:p w14:paraId="760BF8D3" w14:textId="77777777" w:rsidR="00A83A9B" w:rsidRDefault="00770557">
            <w:r>
              <w:t>The driver presses rear right corner view button</w:t>
            </w:r>
          </w:p>
        </w:tc>
      </w:tr>
      <w:tr w:rsidR="00A83A9B" w14:paraId="0660FF28" w14:textId="77777777" w:rsidTr="00A83A9B">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26EEF6" w14:textId="77777777" w:rsidR="00A83A9B" w:rsidRDefault="00770557">
            <w:pPr>
              <w:rPr>
                <w:b/>
                <w:lang w:eastAsia="zh-CN"/>
              </w:rPr>
            </w:pPr>
            <w:r>
              <w:rPr>
                <w:b/>
              </w:rPr>
              <w:t>Post-conditions</w:t>
            </w:r>
          </w:p>
        </w:tc>
        <w:tc>
          <w:tcPr>
            <w:tcW w:w="7461" w:type="dxa"/>
            <w:tcBorders>
              <w:top w:val="single" w:sz="4" w:space="0" w:color="auto"/>
              <w:left w:val="single" w:sz="4" w:space="0" w:color="auto"/>
              <w:bottom w:val="single" w:sz="4" w:space="0" w:color="auto"/>
              <w:right w:val="single" w:sz="4" w:space="0" w:color="auto"/>
            </w:tcBorders>
          </w:tcPr>
          <w:p w14:paraId="3EAA1F0C" w14:textId="77777777" w:rsidR="00A83A9B" w:rsidRDefault="00770557">
            <w:r>
              <w:t xml:space="preserve">Multicamera Front_RR_Corner view appears </w:t>
            </w:r>
          </w:p>
          <w:p w14:paraId="1F75D45F" w14:textId="77777777" w:rsidR="00A83A9B" w:rsidRDefault="00000000">
            <w:pPr>
              <w:ind w:left="360"/>
            </w:pPr>
          </w:p>
        </w:tc>
      </w:tr>
      <w:tr w:rsidR="00A83A9B" w14:paraId="2EC6934A" w14:textId="77777777" w:rsidTr="00A83A9B">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294F50" w14:textId="77777777" w:rsidR="00A83A9B" w:rsidRDefault="00770557">
            <w:pPr>
              <w:rPr>
                <w:b/>
                <w:lang w:eastAsia="zh-CN"/>
              </w:rPr>
            </w:pPr>
            <w:r>
              <w:rPr>
                <w:b/>
              </w:rPr>
              <w:t>List of Exception Use Cases</w:t>
            </w:r>
          </w:p>
        </w:tc>
        <w:tc>
          <w:tcPr>
            <w:tcW w:w="7461" w:type="dxa"/>
            <w:tcBorders>
              <w:top w:val="single" w:sz="4" w:space="0" w:color="auto"/>
              <w:left w:val="single" w:sz="4" w:space="0" w:color="auto"/>
              <w:bottom w:val="single" w:sz="4" w:space="0" w:color="auto"/>
              <w:right w:val="single" w:sz="4" w:space="0" w:color="auto"/>
            </w:tcBorders>
            <w:hideMark/>
          </w:tcPr>
          <w:p w14:paraId="15D4893B" w14:textId="77777777" w:rsidR="00A83A9B" w:rsidRDefault="00770557">
            <w:r>
              <w:t>E1 – Vehicle is not RUN/START</w:t>
            </w:r>
          </w:p>
          <w:p w14:paraId="15A155C2" w14:textId="77777777" w:rsidR="00A83A9B" w:rsidRDefault="00770557">
            <w:r>
              <w:t>E2 – Loss of communication with Camera Server</w:t>
            </w:r>
          </w:p>
          <w:p w14:paraId="6963A53A" w14:textId="77777777" w:rsidR="00A83A9B" w:rsidRDefault="00770557">
            <w:pPr>
              <w:rPr>
                <w:lang w:eastAsia="zh-CN"/>
              </w:rPr>
            </w:pPr>
            <w:r>
              <w:t>E3 – Valid camera video signal not present</w:t>
            </w:r>
          </w:p>
        </w:tc>
      </w:tr>
      <w:tr w:rsidR="00A83A9B" w14:paraId="62E86E6A" w14:textId="77777777" w:rsidTr="00A83A9B">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0D42F8" w14:textId="77777777" w:rsidR="00A83A9B" w:rsidRDefault="00770557">
            <w:pPr>
              <w:rPr>
                <w:b/>
                <w:lang w:eastAsia="zh-CN"/>
              </w:rPr>
            </w:pPr>
            <w:r>
              <w:rPr>
                <w:b/>
              </w:rPr>
              <w:t>Interfaces</w:t>
            </w:r>
          </w:p>
        </w:tc>
        <w:tc>
          <w:tcPr>
            <w:tcW w:w="7461" w:type="dxa"/>
            <w:tcBorders>
              <w:top w:val="single" w:sz="4" w:space="0" w:color="auto"/>
              <w:left w:val="single" w:sz="4" w:space="0" w:color="auto"/>
              <w:bottom w:val="single" w:sz="4" w:space="0" w:color="auto"/>
              <w:right w:val="single" w:sz="4" w:space="0" w:color="auto"/>
            </w:tcBorders>
            <w:hideMark/>
          </w:tcPr>
          <w:p w14:paraId="7ECEE9B3" w14:textId="77777777" w:rsidR="00A83A9B" w:rsidRDefault="00770557">
            <w:pPr>
              <w:rPr>
                <w:lang w:eastAsia="zh-CN"/>
              </w:rPr>
            </w:pPr>
            <w:r>
              <w:t>Vehicle System Interface</w:t>
            </w:r>
          </w:p>
        </w:tc>
      </w:tr>
    </w:tbl>
    <w:p w14:paraId="09E0B20D" w14:textId="77777777" w:rsidR="00500605" w:rsidRDefault="00000000" w:rsidP="00CD0F64"/>
    <w:p w14:paraId="0C1B5286" w14:textId="77777777" w:rsidR="00406F39" w:rsidRDefault="00770557" w:rsidP="00E52CBB">
      <w:pPr>
        <w:pStyle w:val="Heading3"/>
      </w:pPr>
      <w:bookmarkStart w:id="119" w:name="_Toc100050066"/>
      <w:r>
        <w:t>CAMERA-UC-REQ-331356/A-Press Front Offset View Button from Rear 360</w:t>
      </w:r>
      <w:bookmarkEnd w:id="119"/>
    </w:p>
    <w:p w14:paraId="0F39A232" w14:textId="77777777" w:rsidR="00AE06BC" w:rsidRPr="00AE06BC" w:rsidRDefault="00000000" w:rsidP="00AE06BC"/>
    <w:tbl>
      <w:tblPr>
        <w:tblStyle w:val="TableGrid"/>
        <w:tblW w:w="0" w:type="auto"/>
        <w:jc w:val="center"/>
        <w:tblLook w:val="04A0" w:firstRow="1" w:lastRow="0" w:firstColumn="1" w:lastColumn="0" w:noHBand="0" w:noVBand="1"/>
      </w:tblPr>
      <w:tblGrid>
        <w:gridCol w:w="1910"/>
        <w:gridCol w:w="7666"/>
      </w:tblGrid>
      <w:tr w:rsidR="00D45DD5" w14:paraId="353F61C6" w14:textId="77777777" w:rsidTr="00D45DD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0FFE87" w14:textId="77777777" w:rsidR="00D45DD5" w:rsidRDefault="00770557">
            <w:pPr>
              <w:rPr>
                <w:b/>
                <w:sz w:val="19"/>
                <w:szCs w:val="19"/>
                <w:lang w:eastAsia="zh-CN"/>
              </w:rPr>
            </w:pPr>
            <w:r>
              <w:rPr>
                <w:b/>
                <w:sz w:val="19"/>
                <w:szCs w:val="19"/>
              </w:rPr>
              <w:t>Actors</w:t>
            </w:r>
          </w:p>
        </w:tc>
        <w:tc>
          <w:tcPr>
            <w:tcW w:w="7666" w:type="dxa"/>
            <w:tcBorders>
              <w:top w:val="single" w:sz="4" w:space="0" w:color="auto"/>
              <w:left w:val="single" w:sz="4" w:space="0" w:color="auto"/>
              <w:bottom w:val="single" w:sz="4" w:space="0" w:color="auto"/>
              <w:right w:val="single" w:sz="4" w:space="0" w:color="auto"/>
            </w:tcBorders>
            <w:hideMark/>
          </w:tcPr>
          <w:p w14:paraId="4DA45AE2" w14:textId="77777777" w:rsidR="00D45DD5" w:rsidRDefault="00770557">
            <w:pPr>
              <w:rPr>
                <w:sz w:val="19"/>
                <w:szCs w:val="19"/>
                <w:lang w:eastAsia="zh-CN"/>
              </w:rPr>
            </w:pPr>
            <w:r>
              <w:rPr>
                <w:sz w:val="19"/>
                <w:szCs w:val="19"/>
              </w:rPr>
              <w:t>Vehicle Occupant</w:t>
            </w:r>
          </w:p>
        </w:tc>
      </w:tr>
      <w:tr w:rsidR="00D45DD5" w14:paraId="1A218852" w14:textId="77777777" w:rsidTr="00D45DD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96C251" w14:textId="77777777" w:rsidR="00D45DD5" w:rsidRDefault="00770557">
            <w:pPr>
              <w:rPr>
                <w:b/>
                <w:sz w:val="19"/>
                <w:szCs w:val="19"/>
                <w:lang w:eastAsia="zh-CN"/>
              </w:rPr>
            </w:pPr>
            <w:r>
              <w:rPr>
                <w:b/>
                <w:sz w:val="19"/>
                <w:szCs w:val="19"/>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1A99204" w14:textId="77777777" w:rsidR="00D45DD5" w:rsidRDefault="00770557" w:rsidP="00D45DD5">
            <w:pPr>
              <w:numPr>
                <w:ilvl w:val="0"/>
                <w:numId w:val="276"/>
              </w:numPr>
              <w:rPr>
                <w:sz w:val="19"/>
                <w:szCs w:val="19"/>
              </w:rPr>
            </w:pPr>
            <w:r>
              <w:rPr>
                <w:sz w:val="19"/>
                <w:szCs w:val="19"/>
              </w:rPr>
              <w:t>The vehicle is configured with Multicamera</w:t>
            </w:r>
          </w:p>
          <w:p w14:paraId="21536F35" w14:textId="77777777" w:rsidR="00D45DD5" w:rsidRDefault="00770557" w:rsidP="00D45DD5">
            <w:pPr>
              <w:numPr>
                <w:ilvl w:val="0"/>
                <w:numId w:val="276"/>
              </w:numPr>
              <w:rPr>
                <w:sz w:val="19"/>
                <w:szCs w:val="19"/>
              </w:rPr>
            </w:pPr>
            <w:r>
              <w:rPr>
                <w:sz w:val="19"/>
                <w:szCs w:val="19"/>
              </w:rPr>
              <w:t>The vehicle is in RUN/START</w:t>
            </w:r>
          </w:p>
          <w:p w14:paraId="18DE103C" w14:textId="77777777" w:rsidR="00D45DD5" w:rsidRDefault="00770557" w:rsidP="00D45DD5">
            <w:pPr>
              <w:numPr>
                <w:ilvl w:val="0"/>
                <w:numId w:val="276"/>
              </w:numPr>
              <w:rPr>
                <w:sz w:val="19"/>
                <w:szCs w:val="19"/>
              </w:rPr>
            </w:pPr>
            <w:r>
              <w:rPr>
                <w:sz w:val="19"/>
                <w:szCs w:val="19"/>
              </w:rPr>
              <w:t>Rear 360 is shown</w:t>
            </w:r>
          </w:p>
        </w:tc>
      </w:tr>
      <w:tr w:rsidR="00D45DD5" w14:paraId="3B811788" w14:textId="77777777" w:rsidTr="00D45DD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775FF3" w14:textId="77777777" w:rsidR="00D45DD5" w:rsidRDefault="00770557">
            <w:pPr>
              <w:rPr>
                <w:b/>
                <w:sz w:val="19"/>
                <w:szCs w:val="19"/>
                <w:lang w:eastAsia="zh-CN"/>
              </w:rPr>
            </w:pPr>
            <w:r>
              <w:rPr>
                <w:b/>
                <w:sz w:val="19"/>
                <w:szCs w:val="19"/>
              </w:rPr>
              <w:t>Scenario Description</w:t>
            </w:r>
          </w:p>
        </w:tc>
        <w:tc>
          <w:tcPr>
            <w:tcW w:w="7666" w:type="dxa"/>
            <w:tcBorders>
              <w:top w:val="single" w:sz="4" w:space="0" w:color="auto"/>
              <w:left w:val="single" w:sz="4" w:space="0" w:color="auto"/>
              <w:bottom w:val="single" w:sz="4" w:space="0" w:color="auto"/>
              <w:right w:val="single" w:sz="4" w:space="0" w:color="auto"/>
            </w:tcBorders>
          </w:tcPr>
          <w:p w14:paraId="65A89C8E" w14:textId="77777777" w:rsidR="00D45DD5" w:rsidRDefault="00770557">
            <w:pPr>
              <w:rPr>
                <w:sz w:val="19"/>
                <w:szCs w:val="19"/>
              </w:rPr>
            </w:pPr>
            <w:r>
              <w:rPr>
                <w:sz w:val="19"/>
                <w:szCs w:val="19"/>
              </w:rPr>
              <w:t>The driver presses front offset view button</w:t>
            </w:r>
          </w:p>
          <w:p w14:paraId="108AE508" w14:textId="77777777" w:rsidR="00D45DD5" w:rsidRDefault="00000000">
            <w:pPr>
              <w:ind w:left="360"/>
              <w:rPr>
                <w:sz w:val="19"/>
                <w:szCs w:val="19"/>
              </w:rPr>
            </w:pPr>
          </w:p>
        </w:tc>
      </w:tr>
      <w:tr w:rsidR="00D45DD5" w14:paraId="7FA28271" w14:textId="77777777" w:rsidTr="00D45DD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709C03" w14:textId="77777777" w:rsidR="00D45DD5" w:rsidRDefault="00770557">
            <w:pPr>
              <w:rPr>
                <w:b/>
                <w:sz w:val="19"/>
                <w:szCs w:val="19"/>
                <w:lang w:eastAsia="zh-CN"/>
              </w:rPr>
            </w:pPr>
            <w:r>
              <w:rPr>
                <w:b/>
                <w:sz w:val="19"/>
                <w:szCs w:val="19"/>
              </w:rPr>
              <w:t>Post-conditions</w:t>
            </w:r>
          </w:p>
        </w:tc>
        <w:tc>
          <w:tcPr>
            <w:tcW w:w="7666" w:type="dxa"/>
            <w:tcBorders>
              <w:top w:val="single" w:sz="4" w:space="0" w:color="auto"/>
              <w:left w:val="single" w:sz="4" w:space="0" w:color="auto"/>
              <w:bottom w:val="single" w:sz="4" w:space="0" w:color="auto"/>
              <w:right w:val="single" w:sz="4" w:space="0" w:color="auto"/>
            </w:tcBorders>
          </w:tcPr>
          <w:p w14:paraId="151E169A" w14:textId="77777777" w:rsidR="00D45DD5" w:rsidRDefault="00770557">
            <w:pPr>
              <w:rPr>
                <w:sz w:val="19"/>
                <w:szCs w:val="19"/>
              </w:rPr>
            </w:pPr>
            <w:r>
              <w:rPr>
                <w:sz w:val="19"/>
                <w:szCs w:val="19"/>
              </w:rPr>
              <w:t>Rear FWD Offset View appears with overlays</w:t>
            </w:r>
          </w:p>
          <w:p w14:paraId="3E55E0EC" w14:textId="77777777" w:rsidR="00D45DD5" w:rsidRDefault="00000000">
            <w:pPr>
              <w:ind w:left="360"/>
              <w:rPr>
                <w:sz w:val="19"/>
                <w:szCs w:val="19"/>
              </w:rPr>
            </w:pPr>
          </w:p>
        </w:tc>
      </w:tr>
      <w:tr w:rsidR="00D45DD5" w14:paraId="0676887B" w14:textId="77777777" w:rsidTr="00D45DD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73188C" w14:textId="77777777" w:rsidR="00D45DD5" w:rsidRDefault="00770557">
            <w:pPr>
              <w:rPr>
                <w:b/>
                <w:sz w:val="19"/>
                <w:szCs w:val="19"/>
                <w:lang w:eastAsia="zh-CN"/>
              </w:rPr>
            </w:pPr>
            <w:r>
              <w:rPr>
                <w:b/>
                <w:sz w:val="19"/>
                <w:szCs w:val="19"/>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2817121" w14:textId="77777777" w:rsidR="00D45DD5" w:rsidRDefault="00770557">
            <w:pPr>
              <w:rPr>
                <w:sz w:val="19"/>
                <w:szCs w:val="19"/>
              </w:rPr>
            </w:pPr>
            <w:r>
              <w:rPr>
                <w:sz w:val="19"/>
                <w:szCs w:val="19"/>
              </w:rPr>
              <w:t>E1 – Vehicle is not RUN/START</w:t>
            </w:r>
          </w:p>
          <w:p w14:paraId="0ADDB04B" w14:textId="77777777" w:rsidR="00D45DD5" w:rsidRDefault="00770557">
            <w:pPr>
              <w:rPr>
                <w:sz w:val="19"/>
                <w:szCs w:val="19"/>
              </w:rPr>
            </w:pPr>
            <w:r>
              <w:rPr>
                <w:sz w:val="19"/>
                <w:szCs w:val="19"/>
              </w:rPr>
              <w:t>E2 – Loss of communication with Camera Server</w:t>
            </w:r>
          </w:p>
          <w:p w14:paraId="75C0F4A6" w14:textId="77777777" w:rsidR="00D45DD5" w:rsidRDefault="00770557">
            <w:pPr>
              <w:rPr>
                <w:sz w:val="19"/>
                <w:szCs w:val="19"/>
                <w:lang w:eastAsia="zh-CN"/>
              </w:rPr>
            </w:pPr>
            <w:r>
              <w:rPr>
                <w:sz w:val="19"/>
                <w:szCs w:val="19"/>
              </w:rPr>
              <w:lastRenderedPageBreak/>
              <w:t>E3 – Valid camera video signal not present</w:t>
            </w:r>
          </w:p>
        </w:tc>
      </w:tr>
      <w:tr w:rsidR="00D45DD5" w14:paraId="76F36162" w14:textId="77777777" w:rsidTr="00D45DD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5E9A0C" w14:textId="77777777" w:rsidR="00D45DD5" w:rsidRDefault="00770557">
            <w:pPr>
              <w:rPr>
                <w:b/>
                <w:sz w:val="19"/>
                <w:szCs w:val="19"/>
                <w:lang w:eastAsia="zh-CN"/>
              </w:rPr>
            </w:pPr>
            <w:r>
              <w:rPr>
                <w:b/>
                <w:sz w:val="19"/>
                <w:szCs w:val="19"/>
              </w:rPr>
              <w:lastRenderedPageBreak/>
              <w:t>Interfaces</w:t>
            </w:r>
          </w:p>
        </w:tc>
        <w:tc>
          <w:tcPr>
            <w:tcW w:w="7666" w:type="dxa"/>
            <w:tcBorders>
              <w:top w:val="single" w:sz="4" w:space="0" w:color="auto"/>
              <w:left w:val="single" w:sz="4" w:space="0" w:color="auto"/>
              <w:bottom w:val="single" w:sz="4" w:space="0" w:color="auto"/>
              <w:right w:val="single" w:sz="4" w:space="0" w:color="auto"/>
            </w:tcBorders>
            <w:hideMark/>
          </w:tcPr>
          <w:p w14:paraId="24487D27" w14:textId="77777777" w:rsidR="00D45DD5" w:rsidRDefault="00770557">
            <w:pPr>
              <w:rPr>
                <w:sz w:val="19"/>
                <w:szCs w:val="19"/>
              </w:rPr>
            </w:pPr>
            <w:r>
              <w:rPr>
                <w:sz w:val="19"/>
                <w:szCs w:val="19"/>
              </w:rPr>
              <w:t>G-HMI</w:t>
            </w:r>
          </w:p>
          <w:p w14:paraId="0BF5FCE4" w14:textId="77777777" w:rsidR="00D45DD5" w:rsidRDefault="00770557">
            <w:pPr>
              <w:rPr>
                <w:sz w:val="19"/>
                <w:szCs w:val="19"/>
                <w:lang w:eastAsia="zh-CN"/>
              </w:rPr>
            </w:pPr>
            <w:r>
              <w:rPr>
                <w:sz w:val="19"/>
                <w:szCs w:val="19"/>
              </w:rPr>
              <w:t>Vehicle System Interface</w:t>
            </w:r>
          </w:p>
        </w:tc>
      </w:tr>
    </w:tbl>
    <w:p w14:paraId="71EBF365" w14:textId="77777777" w:rsidR="00500605" w:rsidRDefault="00000000" w:rsidP="00CD0F64"/>
    <w:p w14:paraId="03E56135" w14:textId="77777777" w:rsidR="00406F39" w:rsidRDefault="00770557" w:rsidP="00E52CBB">
      <w:pPr>
        <w:pStyle w:val="Heading3"/>
      </w:pPr>
      <w:bookmarkStart w:id="120" w:name="_Toc100050067"/>
      <w:r>
        <w:t>CAMERA-UC-REQ-331360/A-Press Front Offset View Button from Front 360</w:t>
      </w:r>
      <w:bookmarkEnd w:id="120"/>
    </w:p>
    <w:p w14:paraId="11CED6F1" w14:textId="77777777" w:rsidR="00AE06BC" w:rsidRPr="00AE06BC" w:rsidRDefault="00000000" w:rsidP="00AE06BC"/>
    <w:tbl>
      <w:tblPr>
        <w:tblStyle w:val="TableGrid"/>
        <w:tblW w:w="0" w:type="auto"/>
        <w:jc w:val="center"/>
        <w:tblLook w:val="04A0" w:firstRow="1" w:lastRow="0" w:firstColumn="1" w:lastColumn="0" w:noHBand="0" w:noVBand="1"/>
      </w:tblPr>
      <w:tblGrid>
        <w:gridCol w:w="1888"/>
        <w:gridCol w:w="7462"/>
      </w:tblGrid>
      <w:tr w:rsidR="00E83B7D" w14:paraId="45C59F0E" w14:textId="77777777" w:rsidTr="00E83B7D">
        <w:trPr>
          <w:jc w:val="center"/>
        </w:trPr>
        <w:tc>
          <w:tcPr>
            <w:tcW w:w="1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18A73A" w14:textId="77777777" w:rsidR="00E83B7D" w:rsidRDefault="00770557">
            <w:pPr>
              <w:rPr>
                <w:b/>
                <w:sz w:val="19"/>
                <w:szCs w:val="19"/>
                <w:lang w:eastAsia="zh-CN"/>
              </w:rPr>
            </w:pPr>
            <w:r>
              <w:rPr>
                <w:b/>
                <w:sz w:val="19"/>
                <w:szCs w:val="19"/>
              </w:rPr>
              <w:t>Actors</w:t>
            </w:r>
          </w:p>
        </w:tc>
        <w:tc>
          <w:tcPr>
            <w:tcW w:w="7462" w:type="dxa"/>
            <w:tcBorders>
              <w:top w:val="single" w:sz="4" w:space="0" w:color="auto"/>
              <w:left w:val="single" w:sz="4" w:space="0" w:color="auto"/>
              <w:bottom w:val="single" w:sz="4" w:space="0" w:color="auto"/>
              <w:right w:val="single" w:sz="4" w:space="0" w:color="auto"/>
            </w:tcBorders>
            <w:hideMark/>
          </w:tcPr>
          <w:p w14:paraId="17D44772" w14:textId="77777777" w:rsidR="00E83B7D" w:rsidRDefault="00770557">
            <w:pPr>
              <w:rPr>
                <w:sz w:val="19"/>
                <w:szCs w:val="19"/>
                <w:lang w:eastAsia="zh-CN"/>
              </w:rPr>
            </w:pPr>
            <w:r>
              <w:rPr>
                <w:sz w:val="19"/>
                <w:szCs w:val="19"/>
              </w:rPr>
              <w:t>Vehicle Occupant</w:t>
            </w:r>
          </w:p>
        </w:tc>
      </w:tr>
      <w:tr w:rsidR="00E83B7D" w14:paraId="1A612004" w14:textId="77777777" w:rsidTr="00E83B7D">
        <w:trPr>
          <w:jc w:val="center"/>
        </w:trPr>
        <w:tc>
          <w:tcPr>
            <w:tcW w:w="1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73B03B" w14:textId="77777777" w:rsidR="00E83B7D" w:rsidRDefault="00770557">
            <w:pPr>
              <w:rPr>
                <w:b/>
                <w:sz w:val="19"/>
                <w:szCs w:val="19"/>
                <w:lang w:eastAsia="zh-CN"/>
              </w:rPr>
            </w:pPr>
            <w:r>
              <w:rPr>
                <w:b/>
                <w:sz w:val="19"/>
                <w:szCs w:val="19"/>
              </w:rPr>
              <w:t>Pre-conditions</w:t>
            </w:r>
          </w:p>
        </w:tc>
        <w:tc>
          <w:tcPr>
            <w:tcW w:w="7462" w:type="dxa"/>
            <w:tcBorders>
              <w:top w:val="single" w:sz="4" w:space="0" w:color="auto"/>
              <w:left w:val="single" w:sz="4" w:space="0" w:color="auto"/>
              <w:bottom w:val="single" w:sz="4" w:space="0" w:color="auto"/>
              <w:right w:val="single" w:sz="4" w:space="0" w:color="auto"/>
            </w:tcBorders>
            <w:hideMark/>
          </w:tcPr>
          <w:p w14:paraId="763CA098" w14:textId="77777777" w:rsidR="00E83B7D" w:rsidRDefault="00770557" w:rsidP="00E83B7D">
            <w:pPr>
              <w:numPr>
                <w:ilvl w:val="0"/>
                <w:numId w:val="278"/>
              </w:numPr>
              <w:rPr>
                <w:sz w:val="19"/>
                <w:szCs w:val="19"/>
              </w:rPr>
            </w:pPr>
            <w:r>
              <w:rPr>
                <w:sz w:val="19"/>
                <w:szCs w:val="19"/>
              </w:rPr>
              <w:t>The vehicle is configured with Multicamera</w:t>
            </w:r>
          </w:p>
          <w:p w14:paraId="0EE9ED45" w14:textId="77777777" w:rsidR="00E83B7D" w:rsidRDefault="00770557" w:rsidP="00E83B7D">
            <w:pPr>
              <w:numPr>
                <w:ilvl w:val="0"/>
                <w:numId w:val="278"/>
              </w:numPr>
              <w:rPr>
                <w:sz w:val="19"/>
                <w:szCs w:val="19"/>
              </w:rPr>
            </w:pPr>
            <w:r>
              <w:rPr>
                <w:sz w:val="19"/>
                <w:szCs w:val="19"/>
              </w:rPr>
              <w:t>The vehicle is in RUN/START</w:t>
            </w:r>
          </w:p>
          <w:p w14:paraId="3F4021E5" w14:textId="77777777" w:rsidR="00E83B7D" w:rsidRDefault="00770557" w:rsidP="00E83B7D">
            <w:pPr>
              <w:numPr>
                <w:ilvl w:val="0"/>
                <w:numId w:val="278"/>
              </w:numPr>
              <w:rPr>
                <w:sz w:val="19"/>
                <w:szCs w:val="19"/>
              </w:rPr>
            </w:pPr>
            <w:r>
              <w:rPr>
                <w:sz w:val="19"/>
                <w:szCs w:val="19"/>
              </w:rPr>
              <w:t>Front 360 view is shown</w:t>
            </w:r>
          </w:p>
        </w:tc>
      </w:tr>
      <w:tr w:rsidR="00E83B7D" w14:paraId="408730BF" w14:textId="77777777" w:rsidTr="00E83B7D">
        <w:trPr>
          <w:jc w:val="center"/>
        </w:trPr>
        <w:tc>
          <w:tcPr>
            <w:tcW w:w="1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15FA6B" w14:textId="77777777" w:rsidR="00E83B7D" w:rsidRDefault="00770557">
            <w:pPr>
              <w:rPr>
                <w:b/>
                <w:sz w:val="19"/>
                <w:szCs w:val="19"/>
                <w:lang w:eastAsia="zh-CN"/>
              </w:rPr>
            </w:pPr>
            <w:r>
              <w:rPr>
                <w:b/>
                <w:sz w:val="19"/>
                <w:szCs w:val="19"/>
              </w:rPr>
              <w:t>Scenario Description</w:t>
            </w:r>
          </w:p>
        </w:tc>
        <w:tc>
          <w:tcPr>
            <w:tcW w:w="7462" w:type="dxa"/>
            <w:tcBorders>
              <w:top w:val="single" w:sz="4" w:space="0" w:color="auto"/>
              <w:left w:val="single" w:sz="4" w:space="0" w:color="auto"/>
              <w:bottom w:val="single" w:sz="4" w:space="0" w:color="auto"/>
              <w:right w:val="single" w:sz="4" w:space="0" w:color="auto"/>
            </w:tcBorders>
          </w:tcPr>
          <w:p w14:paraId="3534A0DB" w14:textId="77777777" w:rsidR="00E83B7D" w:rsidRDefault="00770557">
            <w:pPr>
              <w:rPr>
                <w:sz w:val="19"/>
                <w:szCs w:val="19"/>
              </w:rPr>
            </w:pPr>
            <w:r>
              <w:rPr>
                <w:sz w:val="19"/>
                <w:szCs w:val="19"/>
              </w:rPr>
              <w:t>The driver presses front offset view button</w:t>
            </w:r>
          </w:p>
          <w:p w14:paraId="3F0BBE10" w14:textId="77777777" w:rsidR="00E83B7D" w:rsidRDefault="00000000">
            <w:pPr>
              <w:ind w:left="360"/>
              <w:rPr>
                <w:sz w:val="19"/>
                <w:szCs w:val="19"/>
              </w:rPr>
            </w:pPr>
          </w:p>
        </w:tc>
      </w:tr>
      <w:tr w:rsidR="00E83B7D" w14:paraId="32DFA517" w14:textId="77777777" w:rsidTr="00E83B7D">
        <w:trPr>
          <w:jc w:val="center"/>
        </w:trPr>
        <w:tc>
          <w:tcPr>
            <w:tcW w:w="1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65ED6D" w14:textId="77777777" w:rsidR="00E83B7D" w:rsidRDefault="00770557">
            <w:pPr>
              <w:rPr>
                <w:b/>
                <w:sz w:val="19"/>
                <w:szCs w:val="19"/>
                <w:lang w:eastAsia="zh-CN"/>
              </w:rPr>
            </w:pPr>
            <w:r>
              <w:rPr>
                <w:b/>
                <w:sz w:val="19"/>
                <w:szCs w:val="19"/>
              </w:rPr>
              <w:t>Post-conditions</w:t>
            </w:r>
          </w:p>
        </w:tc>
        <w:tc>
          <w:tcPr>
            <w:tcW w:w="7462" w:type="dxa"/>
            <w:tcBorders>
              <w:top w:val="single" w:sz="4" w:space="0" w:color="auto"/>
              <w:left w:val="single" w:sz="4" w:space="0" w:color="auto"/>
              <w:bottom w:val="single" w:sz="4" w:space="0" w:color="auto"/>
              <w:right w:val="single" w:sz="4" w:space="0" w:color="auto"/>
            </w:tcBorders>
          </w:tcPr>
          <w:p w14:paraId="6A52207F" w14:textId="77777777" w:rsidR="00E83B7D" w:rsidRDefault="00770557">
            <w:pPr>
              <w:rPr>
                <w:sz w:val="19"/>
                <w:szCs w:val="19"/>
              </w:rPr>
            </w:pPr>
            <w:r>
              <w:rPr>
                <w:sz w:val="19"/>
                <w:szCs w:val="19"/>
              </w:rPr>
              <w:t>Front FWD Offset View appears with overlays</w:t>
            </w:r>
          </w:p>
          <w:p w14:paraId="6BB5A74A" w14:textId="77777777" w:rsidR="00E83B7D" w:rsidRDefault="00000000">
            <w:pPr>
              <w:ind w:left="360"/>
              <w:rPr>
                <w:sz w:val="19"/>
                <w:szCs w:val="19"/>
              </w:rPr>
            </w:pPr>
          </w:p>
        </w:tc>
      </w:tr>
      <w:tr w:rsidR="00E83B7D" w14:paraId="5767BD95" w14:textId="77777777" w:rsidTr="00E83B7D">
        <w:trPr>
          <w:jc w:val="center"/>
        </w:trPr>
        <w:tc>
          <w:tcPr>
            <w:tcW w:w="1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CD29B7" w14:textId="77777777" w:rsidR="00E83B7D" w:rsidRDefault="00770557">
            <w:pPr>
              <w:rPr>
                <w:b/>
                <w:sz w:val="19"/>
                <w:szCs w:val="19"/>
                <w:lang w:eastAsia="zh-CN"/>
              </w:rPr>
            </w:pPr>
            <w:r>
              <w:rPr>
                <w:b/>
                <w:sz w:val="19"/>
                <w:szCs w:val="19"/>
              </w:rPr>
              <w:t>List of Exception Use Cases</w:t>
            </w:r>
          </w:p>
        </w:tc>
        <w:tc>
          <w:tcPr>
            <w:tcW w:w="7462" w:type="dxa"/>
            <w:tcBorders>
              <w:top w:val="single" w:sz="4" w:space="0" w:color="auto"/>
              <w:left w:val="single" w:sz="4" w:space="0" w:color="auto"/>
              <w:bottom w:val="single" w:sz="4" w:space="0" w:color="auto"/>
              <w:right w:val="single" w:sz="4" w:space="0" w:color="auto"/>
            </w:tcBorders>
            <w:hideMark/>
          </w:tcPr>
          <w:p w14:paraId="01C61A77" w14:textId="77777777" w:rsidR="00E83B7D" w:rsidRDefault="00770557">
            <w:pPr>
              <w:rPr>
                <w:sz w:val="19"/>
                <w:szCs w:val="19"/>
              </w:rPr>
            </w:pPr>
            <w:r>
              <w:rPr>
                <w:sz w:val="19"/>
                <w:szCs w:val="19"/>
              </w:rPr>
              <w:t>E1 – Vehicle is not RUN/START</w:t>
            </w:r>
          </w:p>
          <w:p w14:paraId="27F1F790" w14:textId="77777777" w:rsidR="00E83B7D" w:rsidRDefault="00770557">
            <w:pPr>
              <w:rPr>
                <w:sz w:val="19"/>
                <w:szCs w:val="19"/>
              </w:rPr>
            </w:pPr>
            <w:r>
              <w:rPr>
                <w:sz w:val="19"/>
                <w:szCs w:val="19"/>
              </w:rPr>
              <w:t>E2 – Loss of communication with Camera Server</w:t>
            </w:r>
          </w:p>
          <w:p w14:paraId="08B308DD" w14:textId="77777777" w:rsidR="00E83B7D" w:rsidRDefault="00770557">
            <w:pPr>
              <w:rPr>
                <w:sz w:val="19"/>
                <w:szCs w:val="19"/>
                <w:lang w:eastAsia="zh-CN"/>
              </w:rPr>
            </w:pPr>
            <w:r>
              <w:rPr>
                <w:sz w:val="19"/>
                <w:szCs w:val="19"/>
              </w:rPr>
              <w:t>E3 – Valid camera video signal not present</w:t>
            </w:r>
          </w:p>
        </w:tc>
      </w:tr>
      <w:tr w:rsidR="00E83B7D" w14:paraId="6BAB53B7" w14:textId="77777777" w:rsidTr="00E83B7D">
        <w:trPr>
          <w:jc w:val="center"/>
        </w:trPr>
        <w:tc>
          <w:tcPr>
            <w:tcW w:w="1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E0D8EB" w14:textId="77777777" w:rsidR="00E83B7D" w:rsidRDefault="00770557">
            <w:pPr>
              <w:rPr>
                <w:b/>
                <w:sz w:val="19"/>
                <w:szCs w:val="19"/>
                <w:lang w:eastAsia="zh-CN"/>
              </w:rPr>
            </w:pPr>
            <w:r>
              <w:rPr>
                <w:b/>
                <w:sz w:val="19"/>
                <w:szCs w:val="19"/>
              </w:rPr>
              <w:t>Interfaces</w:t>
            </w:r>
          </w:p>
        </w:tc>
        <w:tc>
          <w:tcPr>
            <w:tcW w:w="7462" w:type="dxa"/>
            <w:tcBorders>
              <w:top w:val="single" w:sz="4" w:space="0" w:color="auto"/>
              <w:left w:val="single" w:sz="4" w:space="0" w:color="auto"/>
              <w:bottom w:val="single" w:sz="4" w:space="0" w:color="auto"/>
              <w:right w:val="single" w:sz="4" w:space="0" w:color="auto"/>
            </w:tcBorders>
            <w:hideMark/>
          </w:tcPr>
          <w:p w14:paraId="69EE7667" w14:textId="77777777" w:rsidR="00E83B7D" w:rsidRDefault="00770557">
            <w:pPr>
              <w:rPr>
                <w:sz w:val="19"/>
                <w:szCs w:val="19"/>
              </w:rPr>
            </w:pPr>
            <w:r>
              <w:rPr>
                <w:sz w:val="19"/>
                <w:szCs w:val="19"/>
              </w:rPr>
              <w:t>G-HMI</w:t>
            </w:r>
          </w:p>
          <w:p w14:paraId="7C412EBF" w14:textId="77777777" w:rsidR="00E83B7D" w:rsidRDefault="00770557">
            <w:pPr>
              <w:rPr>
                <w:sz w:val="19"/>
                <w:szCs w:val="19"/>
                <w:lang w:eastAsia="zh-CN"/>
              </w:rPr>
            </w:pPr>
            <w:r>
              <w:rPr>
                <w:sz w:val="19"/>
                <w:szCs w:val="19"/>
              </w:rPr>
              <w:t>Vehicle System Interface</w:t>
            </w:r>
          </w:p>
        </w:tc>
      </w:tr>
    </w:tbl>
    <w:p w14:paraId="26B776EA" w14:textId="77777777" w:rsidR="00500605" w:rsidRDefault="00000000" w:rsidP="00CD0F64"/>
    <w:p w14:paraId="6759A3FB" w14:textId="77777777" w:rsidR="00406F39" w:rsidRDefault="00770557" w:rsidP="00E52CBB">
      <w:pPr>
        <w:pStyle w:val="Heading3"/>
      </w:pPr>
      <w:bookmarkStart w:id="121" w:name="_Toc100050068"/>
      <w:r>
        <w:t>CAMERA-UC-REQ-331365/A-Press Front Left Corner View Button from Rear 360</w:t>
      </w:r>
      <w:bookmarkEnd w:id="121"/>
    </w:p>
    <w:p w14:paraId="74F4BE21" w14:textId="77777777" w:rsidR="00AE06BC" w:rsidRPr="00AE06BC" w:rsidRDefault="00000000" w:rsidP="00AE06BC"/>
    <w:tbl>
      <w:tblPr>
        <w:tblStyle w:val="TableGrid"/>
        <w:tblW w:w="0" w:type="auto"/>
        <w:jc w:val="center"/>
        <w:tblLook w:val="04A0" w:firstRow="1" w:lastRow="0" w:firstColumn="1" w:lastColumn="0" w:noHBand="0" w:noVBand="1"/>
      </w:tblPr>
      <w:tblGrid>
        <w:gridCol w:w="1890"/>
        <w:gridCol w:w="7460"/>
      </w:tblGrid>
      <w:tr w:rsidR="008261DA" w14:paraId="42F58D42" w14:textId="77777777" w:rsidTr="008261DA">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2EF20B" w14:textId="77777777" w:rsidR="008261DA" w:rsidRDefault="00770557">
            <w:pPr>
              <w:rPr>
                <w:b/>
                <w:lang w:eastAsia="zh-CN"/>
              </w:rPr>
            </w:pPr>
            <w:r>
              <w:rPr>
                <w:b/>
              </w:rPr>
              <w:t>Actors</w:t>
            </w:r>
          </w:p>
        </w:tc>
        <w:tc>
          <w:tcPr>
            <w:tcW w:w="7460" w:type="dxa"/>
            <w:tcBorders>
              <w:top w:val="single" w:sz="4" w:space="0" w:color="auto"/>
              <w:left w:val="single" w:sz="4" w:space="0" w:color="auto"/>
              <w:bottom w:val="single" w:sz="4" w:space="0" w:color="auto"/>
              <w:right w:val="single" w:sz="4" w:space="0" w:color="auto"/>
            </w:tcBorders>
            <w:hideMark/>
          </w:tcPr>
          <w:p w14:paraId="60088C27" w14:textId="77777777" w:rsidR="008261DA" w:rsidRDefault="00770557">
            <w:pPr>
              <w:rPr>
                <w:lang w:eastAsia="zh-CN"/>
              </w:rPr>
            </w:pPr>
            <w:r>
              <w:rPr>
                <w:sz w:val="19"/>
                <w:szCs w:val="19"/>
              </w:rPr>
              <w:t>Vehicle Occupant</w:t>
            </w:r>
          </w:p>
        </w:tc>
      </w:tr>
      <w:tr w:rsidR="008261DA" w14:paraId="625747DD" w14:textId="77777777" w:rsidTr="008261DA">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38F5B1" w14:textId="77777777" w:rsidR="008261DA" w:rsidRDefault="00770557">
            <w:pPr>
              <w:rPr>
                <w:b/>
                <w:lang w:eastAsia="zh-CN"/>
              </w:rPr>
            </w:pPr>
            <w:r>
              <w:rPr>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61366389" w14:textId="77777777" w:rsidR="008261DA" w:rsidRDefault="00770557" w:rsidP="008261DA">
            <w:pPr>
              <w:numPr>
                <w:ilvl w:val="0"/>
                <w:numId w:val="280"/>
              </w:numPr>
            </w:pPr>
            <w:r>
              <w:t>The vehicle is configured with Multicamera</w:t>
            </w:r>
          </w:p>
          <w:p w14:paraId="7E956F9C" w14:textId="77777777" w:rsidR="008261DA" w:rsidRDefault="00770557" w:rsidP="008261DA">
            <w:pPr>
              <w:numPr>
                <w:ilvl w:val="0"/>
                <w:numId w:val="280"/>
              </w:numPr>
            </w:pPr>
            <w:r>
              <w:t>The vehicle is in RUN/START</w:t>
            </w:r>
          </w:p>
          <w:p w14:paraId="45E7A2A4" w14:textId="77777777" w:rsidR="008261DA" w:rsidRDefault="00770557" w:rsidP="008261DA">
            <w:pPr>
              <w:numPr>
                <w:ilvl w:val="0"/>
                <w:numId w:val="280"/>
              </w:numPr>
            </w:pPr>
            <w:r>
              <w:t>Rear 360 camera is shown</w:t>
            </w:r>
          </w:p>
        </w:tc>
      </w:tr>
      <w:tr w:rsidR="008261DA" w14:paraId="66A819E8" w14:textId="77777777" w:rsidTr="008261DA">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6CE4C4" w14:textId="77777777" w:rsidR="008261DA" w:rsidRDefault="00770557">
            <w:pPr>
              <w:rPr>
                <w:b/>
                <w:lang w:eastAsia="zh-CN"/>
              </w:rPr>
            </w:pPr>
            <w:r>
              <w:rPr>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14:paraId="71911A3A" w14:textId="77777777" w:rsidR="008261DA" w:rsidRDefault="00770557">
            <w:r>
              <w:t>The driver presses rear left corner view button</w:t>
            </w:r>
          </w:p>
        </w:tc>
      </w:tr>
      <w:tr w:rsidR="008261DA" w14:paraId="7B99BC20" w14:textId="77777777" w:rsidTr="008261DA">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F6B66A" w14:textId="77777777" w:rsidR="008261DA" w:rsidRDefault="00770557">
            <w:pPr>
              <w:rPr>
                <w:b/>
                <w:lang w:eastAsia="zh-CN"/>
              </w:rPr>
            </w:pPr>
            <w:r>
              <w:rPr>
                <w:b/>
              </w:rPr>
              <w:t>Post-conditions</w:t>
            </w:r>
          </w:p>
        </w:tc>
        <w:tc>
          <w:tcPr>
            <w:tcW w:w="7460" w:type="dxa"/>
            <w:tcBorders>
              <w:top w:val="single" w:sz="4" w:space="0" w:color="auto"/>
              <w:left w:val="single" w:sz="4" w:space="0" w:color="auto"/>
              <w:bottom w:val="single" w:sz="4" w:space="0" w:color="auto"/>
              <w:right w:val="single" w:sz="4" w:space="0" w:color="auto"/>
            </w:tcBorders>
          </w:tcPr>
          <w:p w14:paraId="68C0F83E" w14:textId="77777777" w:rsidR="008261DA" w:rsidRDefault="00770557">
            <w:r>
              <w:t xml:space="preserve">Multicamera Rear_FL_Corner view appears </w:t>
            </w:r>
          </w:p>
          <w:p w14:paraId="4E004667" w14:textId="77777777" w:rsidR="008261DA" w:rsidRDefault="00000000">
            <w:pPr>
              <w:ind w:left="360"/>
            </w:pPr>
          </w:p>
        </w:tc>
      </w:tr>
      <w:tr w:rsidR="008261DA" w14:paraId="635E623A" w14:textId="77777777" w:rsidTr="008261DA">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D3083E" w14:textId="77777777" w:rsidR="008261DA" w:rsidRDefault="00770557">
            <w:pPr>
              <w:rPr>
                <w:b/>
                <w:lang w:eastAsia="zh-CN"/>
              </w:rPr>
            </w:pPr>
            <w:r>
              <w:rPr>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14:paraId="61F00CA9" w14:textId="77777777" w:rsidR="008261DA" w:rsidRDefault="00770557">
            <w:r>
              <w:t>E1 – Vehicle is not RUN/START</w:t>
            </w:r>
          </w:p>
          <w:p w14:paraId="51229CF0" w14:textId="77777777" w:rsidR="008261DA" w:rsidRDefault="00770557">
            <w:r>
              <w:t>E2 – Loss of communication with Camera Server</w:t>
            </w:r>
          </w:p>
          <w:p w14:paraId="37EB9275" w14:textId="77777777" w:rsidR="008261DA" w:rsidRDefault="00770557">
            <w:pPr>
              <w:rPr>
                <w:lang w:eastAsia="zh-CN"/>
              </w:rPr>
            </w:pPr>
            <w:r>
              <w:t>E3 – Valid camera video signal not present</w:t>
            </w:r>
          </w:p>
        </w:tc>
      </w:tr>
      <w:tr w:rsidR="008261DA" w14:paraId="3AF3CDF2" w14:textId="77777777" w:rsidTr="008261DA">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EB2F1A" w14:textId="77777777" w:rsidR="008261DA" w:rsidRDefault="00770557">
            <w:pPr>
              <w:rPr>
                <w:b/>
                <w:lang w:eastAsia="zh-CN"/>
              </w:rPr>
            </w:pPr>
            <w:r>
              <w:rPr>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777ABEBA" w14:textId="77777777" w:rsidR="008261DA" w:rsidRDefault="00770557">
            <w:pPr>
              <w:rPr>
                <w:lang w:eastAsia="zh-CN"/>
              </w:rPr>
            </w:pPr>
            <w:r>
              <w:t>Vehicle System Interface</w:t>
            </w:r>
          </w:p>
        </w:tc>
      </w:tr>
    </w:tbl>
    <w:p w14:paraId="363097CE" w14:textId="77777777" w:rsidR="00500605" w:rsidRDefault="00000000" w:rsidP="00CD0F64"/>
    <w:p w14:paraId="013C79FB" w14:textId="77777777" w:rsidR="00406F39" w:rsidRDefault="00770557" w:rsidP="00E52CBB">
      <w:pPr>
        <w:pStyle w:val="Heading3"/>
      </w:pPr>
      <w:bookmarkStart w:id="122" w:name="_Toc100050069"/>
      <w:r>
        <w:t>CAMERA-UC-REQ-331369/A-Press Front Left Corner View Button from Front 360</w:t>
      </w:r>
      <w:bookmarkEnd w:id="122"/>
    </w:p>
    <w:p w14:paraId="082031E2" w14:textId="77777777" w:rsidR="00AE06BC" w:rsidRPr="00AE06BC" w:rsidRDefault="00000000" w:rsidP="00AE06BC"/>
    <w:tbl>
      <w:tblPr>
        <w:tblStyle w:val="TableGrid"/>
        <w:tblW w:w="0" w:type="auto"/>
        <w:jc w:val="center"/>
        <w:tblLook w:val="04A0" w:firstRow="1" w:lastRow="0" w:firstColumn="1" w:lastColumn="0" w:noHBand="0" w:noVBand="1"/>
      </w:tblPr>
      <w:tblGrid>
        <w:gridCol w:w="1890"/>
        <w:gridCol w:w="7460"/>
      </w:tblGrid>
      <w:tr w:rsidR="007537FE" w14:paraId="268C268F" w14:textId="77777777" w:rsidTr="007537F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265835" w14:textId="77777777" w:rsidR="007537FE" w:rsidRDefault="00770557">
            <w:pPr>
              <w:rPr>
                <w:b/>
                <w:lang w:eastAsia="zh-CN"/>
              </w:rPr>
            </w:pPr>
            <w:r>
              <w:rPr>
                <w:sz w:val="19"/>
                <w:szCs w:val="19"/>
              </w:rPr>
              <w:br w:type="page"/>
            </w:r>
            <w:r>
              <w:rPr>
                <w:b/>
              </w:rPr>
              <w:t>Actors</w:t>
            </w:r>
          </w:p>
        </w:tc>
        <w:tc>
          <w:tcPr>
            <w:tcW w:w="7460" w:type="dxa"/>
            <w:tcBorders>
              <w:top w:val="single" w:sz="4" w:space="0" w:color="auto"/>
              <w:left w:val="single" w:sz="4" w:space="0" w:color="auto"/>
              <w:bottom w:val="single" w:sz="4" w:space="0" w:color="auto"/>
              <w:right w:val="single" w:sz="4" w:space="0" w:color="auto"/>
            </w:tcBorders>
            <w:hideMark/>
          </w:tcPr>
          <w:p w14:paraId="1812DBEF" w14:textId="77777777" w:rsidR="007537FE" w:rsidRDefault="00770557">
            <w:pPr>
              <w:rPr>
                <w:lang w:eastAsia="zh-CN"/>
              </w:rPr>
            </w:pPr>
            <w:r>
              <w:rPr>
                <w:sz w:val="19"/>
                <w:szCs w:val="19"/>
              </w:rPr>
              <w:t>Vehicle Occupant</w:t>
            </w:r>
          </w:p>
        </w:tc>
      </w:tr>
      <w:tr w:rsidR="007537FE" w14:paraId="45358A3F" w14:textId="77777777" w:rsidTr="007537F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B00168" w14:textId="77777777" w:rsidR="007537FE" w:rsidRDefault="00770557">
            <w:pPr>
              <w:rPr>
                <w:b/>
                <w:lang w:eastAsia="zh-CN"/>
              </w:rPr>
            </w:pPr>
            <w:r>
              <w:rPr>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2032DB3C" w14:textId="77777777" w:rsidR="007537FE" w:rsidRDefault="00770557" w:rsidP="007537FE">
            <w:pPr>
              <w:numPr>
                <w:ilvl w:val="0"/>
                <w:numId w:val="282"/>
              </w:numPr>
            </w:pPr>
            <w:r>
              <w:t>The vehicle is configured with Multicamera</w:t>
            </w:r>
          </w:p>
          <w:p w14:paraId="5A114837" w14:textId="77777777" w:rsidR="007537FE" w:rsidRDefault="00770557" w:rsidP="007537FE">
            <w:pPr>
              <w:numPr>
                <w:ilvl w:val="0"/>
                <w:numId w:val="282"/>
              </w:numPr>
            </w:pPr>
            <w:r>
              <w:t>The vehicle is in RUN/START</w:t>
            </w:r>
          </w:p>
          <w:p w14:paraId="640C4164" w14:textId="77777777" w:rsidR="007537FE" w:rsidRDefault="00770557" w:rsidP="007537FE">
            <w:pPr>
              <w:numPr>
                <w:ilvl w:val="0"/>
                <w:numId w:val="282"/>
              </w:numPr>
            </w:pPr>
            <w:r>
              <w:t>Front 360 camera is shown</w:t>
            </w:r>
          </w:p>
        </w:tc>
      </w:tr>
      <w:tr w:rsidR="007537FE" w14:paraId="5A7391E4" w14:textId="77777777" w:rsidTr="007537F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056276" w14:textId="77777777" w:rsidR="007537FE" w:rsidRDefault="00770557">
            <w:pPr>
              <w:rPr>
                <w:b/>
                <w:lang w:eastAsia="zh-CN"/>
              </w:rPr>
            </w:pPr>
            <w:r>
              <w:rPr>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14:paraId="139F1EF6" w14:textId="77777777" w:rsidR="007537FE" w:rsidRDefault="00770557">
            <w:r>
              <w:t>The driver presses front left corner view button</w:t>
            </w:r>
          </w:p>
        </w:tc>
      </w:tr>
      <w:tr w:rsidR="007537FE" w14:paraId="4D38F153" w14:textId="77777777" w:rsidTr="007537F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B0BF75" w14:textId="77777777" w:rsidR="007537FE" w:rsidRDefault="00770557">
            <w:pPr>
              <w:rPr>
                <w:b/>
                <w:lang w:eastAsia="zh-CN"/>
              </w:rPr>
            </w:pPr>
            <w:r>
              <w:rPr>
                <w:b/>
              </w:rPr>
              <w:t>Post-conditions</w:t>
            </w:r>
          </w:p>
        </w:tc>
        <w:tc>
          <w:tcPr>
            <w:tcW w:w="7460" w:type="dxa"/>
            <w:tcBorders>
              <w:top w:val="single" w:sz="4" w:space="0" w:color="auto"/>
              <w:left w:val="single" w:sz="4" w:space="0" w:color="auto"/>
              <w:bottom w:val="single" w:sz="4" w:space="0" w:color="auto"/>
              <w:right w:val="single" w:sz="4" w:space="0" w:color="auto"/>
            </w:tcBorders>
          </w:tcPr>
          <w:p w14:paraId="7DADA6FE" w14:textId="77777777" w:rsidR="007537FE" w:rsidRDefault="00770557">
            <w:r>
              <w:t xml:space="preserve">Multicamera Front_FL_Corner view appears </w:t>
            </w:r>
          </w:p>
          <w:p w14:paraId="09EC6705" w14:textId="77777777" w:rsidR="007537FE" w:rsidRDefault="00000000">
            <w:pPr>
              <w:ind w:left="360"/>
            </w:pPr>
          </w:p>
        </w:tc>
      </w:tr>
      <w:tr w:rsidR="007537FE" w14:paraId="15B136AD" w14:textId="77777777" w:rsidTr="007537F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8ED412" w14:textId="77777777" w:rsidR="007537FE" w:rsidRDefault="00770557">
            <w:pPr>
              <w:rPr>
                <w:b/>
                <w:lang w:eastAsia="zh-CN"/>
              </w:rPr>
            </w:pPr>
            <w:r>
              <w:rPr>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14:paraId="2E6A84FE" w14:textId="77777777" w:rsidR="007537FE" w:rsidRDefault="00770557">
            <w:r>
              <w:t>E1 – Vehicle is not RUN/START</w:t>
            </w:r>
          </w:p>
          <w:p w14:paraId="477CBE91" w14:textId="77777777" w:rsidR="007537FE" w:rsidRDefault="00770557">
            <w:r>
              <w:t>E2 – Loss of communication with Camera Server</w:t>
            </w:r>
          </w:p>
          <w:p w14:paraId="17A7A6A8" w14:textId="77777777" w:rsidR="007537FE" w:rsidRDefault="00770557">
            <w:pPr>
              <w:rPr>
                <w:lang w:eastAsia="zh-CN"/>
              </w:rPr>
            </w:pPr>
            <w:r>
              <w:t>E3 – Valid camera video signal not present</w:t>
            </w:r>
          </w:p>
        </w:tc>
      </w:tr>
      <w:tr w:rsidR="007537FE" w14:paraId="039CDA3F" w14:textId="77777777" w:rsidTr="007537F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8B54CD" w14:textId="77777777" w:rsidR="007537FE" w:rsidRDefault="00770557">
            <w:pPr>
              <w:rPr>
                <w:b/>
                <w:lang w:eastAsia="zh-CN"/>
              </w:rPr>
            </w:pPr>
            <w:r>
              <w:rPr>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5E412106" w14:textId="77777777" w:rsidR="007537FE" w:rsidRDefault="00770557">
            <w:pPr>
              <w:rPr>
                <w:lang w:eastAsia="zh-CN"/>
              </w:rPr>
            </w:pPr>
            <w:r>
              <w:t>Vehicle System Interface</w:t>
            </w:r>
          </w:p>
        </w:tc>
      </w:tr>
    </w:tbl>
    <w:p w14:paraId="336D480D" w14:textId="77777777" w:rsidR="00500605" w:rsidRDefault="00000000" w:rsidP="00CD0F64"/>
    <w:p w14:paraId="0271F82A" w14:textId="77777777" w:rsidR="00406F39" w:rsidRDefault="00770557" w:rsidP="00E52CBB">
      <w:pPr>
        <w:pStyle w:val="Heading3"/>
      </w:pPr>
      <w:bookmarkStart w:id="123" w:name="_Toc100050070"/>
      <w:r>
        <w:t>CAMERA-UC-REQ-331373/A-Press Front Right Corner View Button from Rear 360</w:t>
      </w:r>
      <w:bookmarkEnd w:id="123"/>
    </w:p>
    <w:p w14:paraId="694A03C6" w14:textId="77777777" w:rsidR="00AE06BC" w:rsidRPr="00AE06BC" w:rsidRDefault="00000000" w:rsidP="00AE06BC"/>
    <w:tbl>
      <w:tblPr>
        <w:tblStyle w:val="TableGrid"/>
        <w:tblW w:w="0" w:type="auto"/>
        <w:jc w:val="center"/>
        <w:tblLook w:val="04A0" w:firstRow="1" w:lastRow="0" w:firstColumn="1" w:lastColumn="0" w:noHBand="0" w:noVBand="1"/>
      </w:tblPr>
      <w:tblGrid>
        <w:gridCol w:w="1889"/>
        <w:gridCol w:w="7461"/>
      </w:tblGrid>
      <w:tr w:rsidR="00D776D5" w14:paraId="145DC246" w14:textId="77777777" w:rsidTr="00D776D5">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7FBCB0" w14:textId="77777777" w:rsidR="00D776D5" w:rsidRDefault="00770557">
            <w:pPr>
              <w:rPr>
                <w:b/>
                <w:lang w:eastAsia="zh-CN"/>
              </w:rPr>
            </w:pPr>
            <w:r>
              <w:rPr>
                <w:b/>
              </w:rPr>
              <w:t>Actors</w:t>
            </w:r>
          </w:p>
        </w:tc>
        <w:tc>
          <w:tcPr>
            <w:tcW w:w="7461" w:type="dxa"/>
            <w:tcBorders>
              <w:top w:val="single" w:sz="4" w:space="0" w:color="auto"/>
              <w:left w:val="single" w:sz="4" w:space="0" w:color="auto"/>
              <w:bottom w:val="single" w:sz="4" w:space="0" w:color="auto"/>
              <w:right w:val="single" w:sz="4" w:space="0" w:color="auto"/>
            </w:tcBorders>
            <w:hideMark/>
          </w:tcPr>
          <w:p w14:paraId="5A76A326" w14:textId="77777777" w:rsidR="00D776D5" w:rsidRDefault="00770557">
            <w:pPr>
              <w:rPr>
                <w:lang w:eastAsia="zh-CN"/>
              </w:rPr>
            </w:pPr>
            <w:r>
              <w:rPr>
                <w:sz w:val="19"/>
                <w:szCs w:val="19"/>
              </w:rPr>
              <w:t>Vehicle Occupant</w:t>
            </w:r>
          </w:p>
        </w:tc>
      </w:tr>
      <w:tr w:rsidR="00D776D5" w14:paraId="5A41053A" w14:textId="77777777" w:rsidTr="00D776D5">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F2A642" w14:textId="77777777" w:rsidR="00D776D5" w:rsidRDefault="00770557">
            <w:pPr>
              <w:rPr>
                <w:b/>
                <w:lang w:eastAsia="zh-CN"/>
              </w:rPr>
            </w:pPr>
            <w:r>
              <w:rPr>
                <w:b/>
              </w:rPr>
              <w:lastRenderedPageBreak/>
              <w:t>Pre-conditions</w:t>
            </w:r>
          </w:p>
        </w:tc>
        <w:tc>
          <w:tcPr>
            <w:tcW w:w="7461" w:type="dxa"/>
            <w:tcBorders>
              <w:top w:val="single" w:sz="4" w:space="0" w:color="auto"/>
              <w:left w:val="single" w:sz="4" w:space="0" w:color="auto"/>
              <w:bottom w:val="single" w:sz="4" w:space="0" w:color="auto"/>
              <w:right w:val="single" w:sz="4" w:space="0" w:color="auto"/>
            </w:tcBorders>
            <w:hideMark/>
          </w:tcPr>
          <w:p w14:paraId="56E11FF8" w14:textId="77777777" w:rsidR="00D776D5" w:rsidRDefault="00770557" w:rsidP="00D776D5">
            <w:pPr>
              <w:numPr>
                <w:ilvl w:val="0"/>
                <w:numId w:val="284"/>
              </w:numPr>
            </w:pPr>
            <w:r>
              <w:t>The vehicle is configured with Multicamera</w:t>
            </w:r>
          </w:p>
          <w:p w14:paraId="15945FD0" w14:textId="77777777" w:rsidR="00D776D5" w:rsidRDefault="00770557" w:rsidP="00D776D5">
            <w:pPr>
              <w:numPr>
                <w:ilvl w:val="0"/>
                <w:numId w:val="284"/>
              </w:numPr>
            </w:pPr>
            <w:r>
              <w:t>The vehicle is in RUN/START</w:t>
            </w:r>
          </w:p>
          <w:p w14:paraId="782C658F" w14:textId="77777777" w:rsidR="00D776D5" w:rsidRDefault="00770557" w:rsidP="00D776D5">
            <w:pPr>
              <w:numPr>
                <w:ilvl w:val="0"/>
                <w:numId w:val="284"/>
              </w:numPr>
            </w:pPr>
            <w:r>
              <w:t>Rear 360 camera is shown</w:t>
            </w:r>
          </w:p>
        </w:tc>
      </w:tr>
      <w:tr w:rsidR="00D776D5" w14:paraId="74105318" w14:textId="77777777" w:rsidTr="00D776D5">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259AA" w14:textId="77777777" w:rsidR="00D776D5" w:rsidRDefault="00770557">
            <w:pPr>
              <w:rPr>
                <w:b/>
                <w:lang w:eastAsia="zh-CN"/>
              </w:rPr>
            </w:pPr>
            <w:r>
              <w:rPr>
                <w:b/>
              </w:rPr>
              <w:t>Scenario Description</w:t>
            </w:r>
          </w:p>
        </w:tc>
        <w:tc>
          <w:tcPr>
            <w:tcW w:w="7461" w:type="dxa"/>
            <w:tcBorders>
              <w:top w:val="single" w:sz="4" w:space="0" w:color="auto"/>
              <w:left w:val="single" w:sz="4" w:space="0" w:color="auto"/>
              <w:bottom w:val="single" w:sz="4" w:space="0" w:color="auto"/>
              <w:right w:val="single" w:sz="4" w:space="0" w:color="auto"/>
            </w:tcBorders>
            <w:hideMark/>
          </w:tcPr>
          <w:p w14:paraId="3CE68F32" w14:textId="77777777" w:rsidR="00D776D5" w:rsidRDefault="00770557">
            <w:r>
              <w:t xml:space="preserve">The driver presses front right corner view button </w:t>
            </w:r>
          </w:p>
        </w:tc>
      </w:tr>
      <w:tr w:rsidR="00D776D5" w14:paraId="10D6A14D" w14:textId="77777777" w:rsidTr="00D776D5">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0A912" w14:textId="77777777" w:rsidR="00D776D5" w:rsidRDefault="00770557">
            <w:pPr>
              <w:rPr>
                <w:b/>
                <w:lang w:eastAsia="zh-CN"/>
              </w:rPr>
            </w:pPr>
            <w:r>
              <w:rPr>
                <w:b/>
              </w:rPr>
              <w:t>Post-conditions</w:t>
            </w:r>
          </w:p>
        </w:tc>
        <w:tc>
          <w:tcPr>
            <w:tcW w:w="7461" w:type="dxa"/>
            <w:tcBorders>
              <w:top w:val="single" w:sz="4" w:space="0" w:color="auto"/>
              <w:left w:val="single" w:sz="4" w:space="0" w:color="auto"/>
              <w:bottom w:val="single" w:sz="4" w:space="0" w:color="auto"/>
              <w:right w:val="single" w:sz="4" w:space="0" w:color="auto"/>
            </w:tcBorders>
          </w:tcPr>
          <w:p w14:paraId="7E72D9FF" w14:textId="77777777" w:rsidR="00D776D5" w:rsidRDefault="00770557">
            <w:r>
              <w:t xml:space="preserve">Multicamera Rear_FR_Corner view appears </w:t>
            </w:r>
          </w:p>
          <w:p w14:paraId="17221043" w14:textId="77777777" w:rsidR="00D776D5" w:rsidRDefault="00000000">
            <w:pPr>
              <w:ind w:left="360"/>
            </w:pPr>
          </w:p>
        </w:tc>
      </w:tr>
      <w:tr w:rsidR="00D776D5" w14:paraId="010CAF2C" w14:textId="77777777" w:rsidTr="00D776D5">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6BAFA" w14:textId="77777777" w:rsidR="00D776D5" w:rsidRDefault="00770557">
            <w:pPr>
              <w:rPr>
                <w:b/>
                <w:lang w:eastAsia="zh-CN"/>
              </w:rPr>
            </w:pPr>
            <w:r>
              <w:rPr>
                <w:b/>
              </w:rPr>
              <w:t>List of Exception Use Cases</w:t>
            </w:r>
          </w:p>
        </w:tc>
        <w:tc>
          <w:tcPr>
            <w:tcW w:w="7461" w:type="dxa"/>
            <w:tcBorders>
              <w:top w:val="single" w:sz="4" w:space="0" w:color="auto"/>
              <w:left w:val="single" w:sz="4" w:space="0" w:color="auto"/>
              <w:bottom w:val="single" w:sz="4" w:space="0" w:color="auto"/>
              <w:right w:val="single" w:sz="4" w:space="0" w:color="auto"/>
            </w:tcBorders>
            <w:hideMark/>
          </w:tcPr>
          <w:p w14:paraId="586FBE8B" w14:textId="77777777" w:rsidR="00D776D5" w:rsidRDefault="00770557">
            <w:r>
              <w:t>E1 – Vehicle is not RUN/START</w:t>
            </w:r>
          </w:p>
          <w:p w14:paraId="51EDBD67" w14:textId="77777777" w:rsidR="00D776D5" w:rsidRDefault="00770557">
            <w:r>
              <w:t>E2 – Loss of communication with Camera Server</w:t>
            </w:r>
          </w:p>
          <w:p w14:paraId="2887E944" w14:textId="77777777" w:rsidR="00D776D5" w:rsidRDefault="00770557">
            <w:pPr>
              <w:rPr>
                <w:lang w:eastAsia="zh-CN"/>
              </w:rPr>
            </w:pPr>
            <w:r>
              <w:t>E3 – Valid camera video signal not present</w:t>
            </w:r>
          </w:p>
        </w:tc>
      </w:tr>
      <w:tr w:rsidR="00D776D5" w14:paraId="67A4BBC3" w14:textId="77777777" w:rsidTr="00D776D5">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A8D9D0" w14:textId="77777777" w:rsidR="00D776D5" w:rsidRDefault="00770557">
            <w:pPr>
              <w:rPr>
                <w:b/>
                <w:lang w:eastAsia="zh-CN"/>
              </w:rPr>
            </w:pPr>
            <w:r>
              <w:rPr>
                <w:b/>
              </w:rPr>
              <w:t>Interfaces</w:t>
            </w:r>
          </w:p>
        </w:tc>
        <w:tc>
          <w:tcPr>
            <w:tcW w:w="7461" w:type="dxa"/>
            <w:tcBorders>
              <w:top w:val="single" w:sz="4" w:space="0" w:color="auto"/>
              <w:left w:val="single" w:sz="4" w:space="0" w:color="auto"/>
              <w:bottom w:val="single" w:sz="4" w:space="0" w:color="auto"/>
              <w:right w:val="single" w:sz="4" w:space="0" w:color="auto"/>
            </w:tcBorders>
            <w:hideMark/>
          </w:tcPr>
          <w:p w14:paraId="0EB8EE90" w14:textId="77777777" w:rsidR="00D776D5" w:rsidRDefault="00770557">
            <w:pPr>
              <w:rPr>
                <w:lang w:eastAsia="zh-CN"/>
              </w:rPr>
            </w:pPr>
            <w:r>
              <w:t>Vehicle System Interface</w:t>
            </w:r>
          </w:p>
        </w:tc>
      </w:tr>
    </w:tbl>
    <w:p w14:paraId="35C4238C" w14:textId="77777777" w:rsidR="00500605" w:rsidRDefault="00000000" w:rsidP="00CD0F64"/>
    <w:p w14:paraId="4094876E" w14:textId="77777777" w:rsidR="00406F39" w:rsidRDefault="00770557" w:rsidP="00E52CBB">
      <w:pPr>
        <w:pStyle w:val="Heading3"/>
      </w:pPr>
      <w:bookmarkStart w:id="124" w:name="_Toc100050071"/>
      <w:r>
        <w:t>CAMERA-UC-REQ-331374/A-Press Front Right Corner View Button from Front 360</w:t>
      </w:r>
      <w:bookmarkEnd w:id="124"/>
    </w:p>
    <w:p w14:paraId="1D1C4B13" w14:textId="77777777" w:rsidR="00AE06BC" w:rsidRPr="00AE06BC" w:rsidRDefault="00000000" w:rsidP="00AE06BC"/>
    <w:tbl>
      <w:tblPr>
        <w:tblStyle w:val="TableGrid"/>
        <w:tblW w:w="0" w:type="auto"/>
        <w:jc w:val="center"/>
        <w:tblLook w:val="04A0" w:firstRow="1" w:lastRow="0" w:firstColumn="1" w:lastColumn="0" w:noHBand="0" w:noVBand="1"/>
      </w:tblPr>
      <w:tblGrid>
        <w:gridCol w:w="1889"/>
        <w:gridCol w:w="7461"/>
      </w:tblGrid>
      <w:tr w:rsidR="0021191E" w14:paraId="3BDF6CCD" w14:textId="77777777" w:rsidTr="0021191E">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78CFA6" w14:textId="77777777" w:rsidR="0021191E" w:rsidRDefault="00770557">
            <w:pPr>
              <w:rPr>
                <w:b/>
                <w:lang w:eastAsia="zh-CN"/>
              </w:rPr>
            </w:pPr>
            <w:r>
              <w:rPr>
                <w:b/>
              </w:rPr>
              <w:t>Actors</w:t>
            </w:r>
          </w:p>
        </w:tc>
        <w:tc>
          <w:tcPr>
            <w:tcW w:w="7461" w:type="dxa"/>
            <w:tcBorders>
              <w:top w:val="single" w:sz="4" w:space="0" w:color="auto"/>
              <w:left w:val="single" w:sz="4" w:space="0" w:color="auto"/>
              <w:bottom w:val="single" w:sz="4" w:space="0" w:color="auto"/>
              <w:right w:val="single" w:sz="4" w:space="0" w:color="auto"/>
            </w:tcBorders>
            <w:hideMark/>
          </w:tcPr>
          <w:p w14:paraId="72C2F289" w14:textId="77777777" w:rsidR="0021191E" w:rsidRDefault="00770557">
            <w:pPr>
              <w:rPr>
                <w:lang w:eastAsia="zh-CN"/>
              </w:rPr>
            </w:pPr>
            <w:r>
              <w:rPr>
                <w:sz w:val="19"/>
                <w:szCs w:val="19"/>
              </w:rPr>
              <w:t>Vehicle Occupant</w:t>
            </w:r>
          </w:p>
        </w:tc>
      </w:tr>
      <w:tr w:rsidR="0021191E" w14:paraId="1CDDDA97" w14:textId="77777777" w:rsidTr="0021191E">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5DD835" w14:textId="77777777" w:rsidR="0021191E" w:rsidRDefault="00770557">
            <w:pPr>
              <w:rPr>
                <w:b/>
                <w:lang w:eastAsia="zh-CN"/>
              </w:rPr>
            </w:pPr>
            <w:r>
              <w:rPr>
                <w:b/>
              </w:rPr>
              <w:t>Pre-conditions</w:t>
            </w:r>
          </w:p>
        </w:tc>
        <w:tc>
          <w:tcPr>
            <w:tcW w:w="7461" w:type="dxa"/>
            <w:tcBorders>
              <w:top w:val="single" w:sz="4" w:space="0" w:color="auto"/>
              <w:left w:val="single" w:sz="4" w:space="0" w:color="auto"/>
              <w:bottom w:val="single" w:sz="4" w:space="0" w:color="auto"/>
              <w:right w:val="single" w:sz="4" w:space="0" w:color="auto"/>
            </w:tcBorders>
            <w:hideMark/>
          </w:tcPr>
          <w:p w14:paraId="7C3C13A9" w14:textId="77777777" w:rsidR="0021191E" w:rsidRDefault="00770557" w:rsidP="0021191E">
            <w:pPr>
              <w:numPr>
                <w:ilvl w:val="0"/>
                <w:numId w:val="286"/>
              </w:numPr>
            </w:pPr>
            <w:r>
              <w:t>The vehicle is configured with Multicamera</w:t>
            </w:r>
          </w:p>
          <w:p w14:paraId="27CB3341" w14:textId="77777777" w:rsidR="0021191E" w:rsidRDefault="00770557" w:rsidP="0021191E">
            <w:pPr>
              <w:numPr>
                <w:ilvl w:val="0"/>
                <w:numId w:val="286"/>
              </w:numPr>
            </w:pPr>
            <w:r>
              <w:t>The vehicle is in RUN/START</w:t>
            </w:r>
          </w:p>
          <w:p w14:paraId="397A1E01" w14:textId="77777777" w:rsidR="0021191E" w:rsidRDefault="00770557" w:rsidP="0021191E">
            <w:pPr>
              <w:numPr>
                <w:ilvl w:val="0"/>
                <w:numId w:val="286"/>
              </w:numPr>
            </w:pPr>
            <w:r>
              <w:t>Front 360 camera is shown</w:t>
            </w:r>
          </w:p>
        </w:tc>
      </w:tr>
      <w:tr w:rsidR="0021191E" w14:paraId="7002CB2F" w14:textId="77777777" w:rsidTr="0021191E">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179E9D" w14:textId="77777777" w:rsidR="0021191E" w:rsidRDefault="00770557">
            <w:pPr>
              <w:rPr>
                <w:b/>
                <w:lang w:eastAsia="zh-CN"/>
              </w:rPr>
            </w:pPr>
            <w:r>
              <w:rPr>
                <w:b/>
              </w:rPr>
              <w:t>Scenario Description</w:t>
            </w:r>
          </w:p>
        </w:tc>
        <w:tc>
          <w:tcPr>
            <w:tcW w:w="7461" w:type="dxa"/>
            <w:tcBorders>
              <w:top w:val="single" w:sz="4" w:space="0" w:color="auto"/>
              <w:left w:val="single" w:sz="4" w:space="0" w:color="auto"/>
              <w:bottom w:val="single" w:sz="4" w:space="0" w:color="auto"/>
              <w:right w:val="single" w:sz="4" w:space="0" w:color="auto"/>
            </w:tcBorders>
            <w:hideMark/>
          </w:tcPr>
          <w:p w14:paraId="532C92A6" w14:textId="77777777" w:rsidR="0021191E" w:rsidRDefault="00770557">
            <w:r>
              <w:t>The driver presses front right corner view button</w:t>
            </w:r>
          </w:p>
        </w:tc>
      </w:tr>
      <w:tr w:rsidR="0021191E" w14:paraId="2DB06898" w14:textId="77777777" w:rsidTr="0021191E">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39C4F5" w14:textId="77777777" w:rsidR="0021191E" w:rsidRDefault="00770557">
            <w:pPr>
              <w:rPr>
                <w:b/>
                <w:lang w:eastAsia="zh-CN"/>
              </w:rPr>
            </w:pPr>
            <w:r>
              <w:rPr>
                <w:b/>
              </w:rPr>
              <w:t>Post-conditions</w:t>
            </w:r>
          </w:p>
        </w:tc>
        <w:tc>
          <w:tcPr>
            <w:tcW w:w="7461" w:type="dxa"/>
            <w:tcBorders>
              <w:top w:val="single" w:sz="4" w:space="0" w:color="auto"/>
              <w:left w:val="single" w:sz="4" w:space="0" w:color="auto"/>
              <w:bottom w:val="single" w:sz="4" w:space="0" w:color="auto"/>
              <w:right w:val="single" w:sz="4" w:space="0" w:color="auto"/>
            </w:tcBorders>
          </w:tcPr>
          <w:p w14:paraId="6145C0A5" w14:textId="77777777" w:rsidR="0021191E" w:rsidRDefault="00770557">
            <w:r>
              <w:t xml:space="preserve">Multicamera Front_FR_Corner view appears </w:t>
            </w:r>
          </w:p>
          <w:p w14:paraId="4BFC6B62" w14:textId="77777777" w:rsidR="0021191E" w:rsidRDefault="00000000">
            <w:pPr>
              <w:ind w:left="360"/>
            </w:pPr>
          </w:p>
        </w:tc>
      </w:tr>
      <w:tr w:rsidR="0021191E" w14:paraId="74FFE73F" w14:textId="77777777" w:rsidTr="0021191E">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A94876" w14:textId="77777777" w:rsidR="0021191E" w:rsidRDefault="00770557">
            <w:pPr>
              <w:rPr>
                <w:b/>
                <w:lang w:eastAsia="zh-CN"/>
              </w:rPr>
            </w:pPr>
            <w:r>
              <w:rPr>
                <w:b/>
              </w:rPr>
              <w:t>List of Exception Use Cases</w:t>
            </w:r>
          </w:p>
        </w:tc>
        <w:tc>
          <w:tcPr>
            <w:tcW w:w="7461" w:type="dxa"/>
            <w:tcBorders>
              <w:top w:val="single" w:sz="4" w:space="0" w:color="auto"/>
              <w:left w:val="single" w:sz="4" w:space="0" w:color="auto"/>
              <w:bottom w:val="single" w:sz="4" w:space="0" w:color="auto"/>
              <w:right w:val="single" w:sz="4" w:space="0" w:color="auto"/>
            </w:tcBorders>
            <w:hideMark/>
          </w:tcPr>
          <w:p w14:paraId="704DCE60" w14:textId="77777777" w:rsidR="0021191E" w:rsidRDefault="00770557">
            <w:r>
              <w:t>E1 – Vehicle is not RUN/START</w:t>
            </w:r>
          </w:p>
          <w:p w14:paraId="73F32E36" w14:textId="77777777" w:rsidR="0021191E" w:rsidRDefault="00770557">
            <w:r>
              <w:t>E2 – Loss of communication with Camera Server</w:t>
            </w:r>
          </w:p>
          <w:p w14:paraId="5340B8D7" w14:textId="77777777" w:rsidR="0021191E" w:rsidRDefault="00770557">
            <w:pPr>
              <w:rPr>
                <w:lang w:eastAsia="zh-CN"/>
              </w:rPr>
            </w:pPr>
            <w:r>
              <w:t>E3 – Valid camera video signal not present</w:t>
            </w:r>
          </w:p>
        </w:tc>
      </w:tr>
      <w:tr w:rsidR="0021191E" w14:paraId="41B255C5" w14:textId="77777777" w:rsidTr="0021191E">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573F3F" w14:textId="77777777" w:rsidR="0021191E" w:rsidRDefault="00770557">
            <w:pPr>
              <w:rPr>
                <w:b/>
                <w:lang w:eastAsia="zh-CN"/>
              </w:rPr>
            </w:pPr>
            <w:r>
              <w:rPr>
                <w:b/>
              </w:rPr>
              <w:t>Interfaces</w:t>
            </w:r>
          </w:p>
        </w:tc>
        <w:tc>
          <w:tcPr>
            <w:tcW w:w="7461" w:type="dxa"/>
            <w:tcBorders>
              <w:top w:val="single" w:sz="4" w:space="0" w:color="auto"/>
              <w:left w:val="single" w:sz="4" w:space="0" w:color="auto"/>
              <w:bottom w:val="single" w:sz="4" w:space="0" w:color="auto"/>
              <w:right w:val="single" w:sz="4" w:space="0" w:color="auto"/>
            </w:tcBorders>
            <w:hideMark/>
          </w:tcPr>
          <w:p w14:paraId="662201F7" w14:textId="77777777" w:rsidR="0021191E" w:rsidRDefault="00770557">
            <w:pPr>
              <w:rPr>
                <w:lang w:eastAsia="zh-CN"/>
              </w:rPr>
            </w:pPr>
            <w:r>
              <w:t>Vehicle System Interface</w:t>
            </w:r>
          </w:p>
        </w:tc>
      </w:tr>
    </w:tbl>
    <w:p w14:paraId="719135C3" w14:textId="77777777" w:rsidR="00500605" w:rsidRDefault="00000000" w:rsidP="00CD0F64"/>
    <w:p w14:paraId="6AC879D1" w14:textId="77777777" w:rsidR="00406F39" w:rsidRDefault="00770557" w:rsidP="00E52CBB">
      <w:pPr>
        <w:pStyle w:val="Heading2"/>
      </w:pPr>
      <w:bookmarkStart w:id="125" w:name="_Toc100050072"/>
      <w:r>
        <w:t>Views At Speed v1</w:t>
      </w:r>
      <w:bookmarkEnd w:id="125"/>
    </w:p>
    <w:p w14:paraId="27F62A0F" w14:textId="77777777" w:rsidR="00406F39" w:rsidRDefault="00770557" w:rsidP="00E52CBB">
      <w:pPr>
        <w:pStyle w:val="Heading3"/>
      </w:pPr>
      <w:bookmarkStart w:id="126" w:name="_Toc100050073"/>
      <w:r w:rsidRPr="00B9479B">
        <w:t>CAMERA-FUN-REQ-354982/B-Views At Speed v1</w:t>
      </w:r>
      <w:bookmarkEnd w:id="126"/>
    </w:p>
    <w:p w14:paraId="29B840EA" w14:textId="77777777" w:rsidR="00500605" w:rsidRDefault="00000000" w:rsidP="00500605"/>
    <w:p w14:paraId="1C9F2514" w14:textId="77777777" w:rsidR="00406F39" w:rsidRDefault="00770557" w:rsidP="00E52CBB">
      <w:pPr>
        <w:pStyle w:val="Heading4"/>
      </w:pPr>
      <w:r>
        <w:t>Requirements</w:t>
      </w:r>
    </w:p>
    <w:p w14:paraId="205E4277" w14:textId="77777777" w:rsidR="00E52CBB" w:rsidRPr="00E52CBB" w:rsidRDefault="00E52CBB" w:rsidP="00E52CBB">
      <w:pPr>
        <w:pStyle w:val="Heading5"/>
        <w:rPr>
          <w:b w:val="0"/>
          <w:u w:val="single"/>
        </w:rPr>
      </w:pPr>
      <w:r w:rsidRPr="00E52CBB">
        <w:rPr>
          <w:b w:val="0"/>
          <w:u w:val="single"/>
        </w:rPr>
        <w:t>CAMERA-REQ-354992/A-Views At Speed Availability</w:t>
      </w:r>
    </w:p>
    <w:p w14:paraId="5B288CAC" w14:textId="77777777" w:rsidR="00DB7D7C" w:rsidRPr="00DB7D7C" w:rsidRDefault="00770557" w:rsidP="00DB7D7C">
      <w:r w:rsidRPr="00DB7D7C">
        <w:t xml:space="preserve">Views At Speed are a set of views that are available even when vehicle reaches speeds above those mentioned in req 014077, while not in reverse drive. </w:t>
      </w:r>
    </w:p>
    <w:p w14:paraId="3DA97A3A" w14:textId="77777777" w:rsidR="00DB7D7C" w:rsidRPr="00DB7D7C" w:rsidRDefault="00000000" w:rsidP="00DB7D7C"/>
    <w:p w14:paraId="29C2D172" w14:textId="77777777" w:rsidR="00DB7D7C" w:rsidRPr="00DB7D7C" w:rsidRDefault="00770557" w:rsidP="00DB7D7C">
      <w:r w:rsidRPr="00DB7D7C">
        <w:t xml:space="preserve">For some implementations the views will deactivate under the speed limitations of req 014077, the user will be able to reactivate the applicable views again by button press. </w:t>
      </w:r>
    </w:p>
    <w:p w14:paraId="31E9DC1B" w14:textId="77777777" w:rsidR="00DB7D7C" w:rsidRPr="00DB7D7C" w:rsidRDefault="00000000" w:rsidP="00DB7D7C"/>
    <w:p w14:paraId="73ADBB8A" w14:textId="77777777" w:rsidR="00DB7D7C" w:rsidRPr="00DB7D7C" w:rsidRDefault="00770557" w:rsidP="00DB7D7C">
      <w:r w:rsidRPr="00DB7D7C">
        <w:t xml:space="preserve">The user is able to request a view change and Server will decide on what kind of views to display. </w:t>
      </w:r>
    </w:p>
    <w:p w14:paraId="6B00A520" w14:textId="77777777" w:rsidR="00DB7D7C" w:rsidRDefault="00770557" w:rsidP="00DB7D7C">
      <w:r w:rsidRPr="00DB7D7C">
        <w:t>Available views are setup through Method II configuration.</w:t>
      </w:r>
      <w:r>
        <w:t xml:space="preserve"> </w:t>
      </w:r>
    </w:p>
    <w:p w14:paraId="12CBB08B" w14:textId="77777777" w:rsidR="007D05D1" w:rsidRDefault="00000000" w:rsidP="00500605"/>
    <w:p w14:paraId="2B4077F9" w14:textId="77777777" w:rsidR="00E52CBB" w:rsidRPr="00E52CBB" w:rsidRDefault="00E52CBB" w:rsidP="00E52CBB">
      <w:pPr>
        <w:pStyle w:val="Heading5"/>
        <w:rPr>
          <w:b w:val="0"/>
          <w:u w:val="single"/>
        </w:rPr>
      </w:pPr>
      <w:r w:rsidRPr="00E52CBB">
        <w:rPr>
          <w:b w:val="0"/>
          <w:u w:val="single"/>
        </w:rPr>
        <w:t>CAMERA-REQ-354993/B-Views At Speed v1 List</w:t>
      </w:r>
    </w:p>
    <w:p w14:paraId="63475D21" w14:textId="77777777" w:rsidR="00500605" w:rsidRDefault="00770557" w:rsidP="00500605">
      <w:r>
        <w:t>Views at Speed include the following views:</w:t>
      </w:r>
    </w:p>
    <w:p w14:paraId="43CC9461" w14:textId="77777777" w:rsidR="00656B54" w:rsidRDefault="00000000" w:rsidP="00500605"/>
    <w:tbl>
      <w:tblPr>
        <w:tblW w:w="2840" w:type="dxa"/>
        <w:jc w:val="center"/>
        <w:tblLook w:val="04A0" w:firstRow="1" w:lastRow="0" w:firstColumn="1" w:lastColumn="0" w:noHBand="0" w:noVBand="1"/>
      </w:tblPr>
      <w:tblGrid>
        <w:gridCol w:w="1420"/>
        <w:gridCol w:w="1420"/>
      </w:tblGrid>
      <w:tr w:rsidR="00656B54" w:rsidRPr="00656B54" w14:paraId="0463E287" w14:textId="77777777" w:rsidTr="00E52CBB">
        <w:trPr>
          <w:trHeight w:val="255"/>
          <w:jc w:val="center"/>
        </w:trPr>
        <w:tc>
          <w:tcPr>
            <w:tcW w:w="1420" w:type="dxa"/>
            <w:tcBorders>
              <w:top w:val="single" w:sz="8" w:space="0" w:color="auto"/>
              <w:left w:val="single" w:sz="8" w:space="0" w:color="auto"/>
              <w:bottom w:val="single" w:sz="4" w:space="0" w:color="auto"/>
              <w:right w:val="single" w:sz="4" w:space="0" w:color="auto"/>
            </w:tcBorders>
            <w:shd w:val="clear" w:color="000000" w:fill="BDD7EE"/>
            <w:noWrap/>
            <w:vAlign w:val="bottom"/>
            <w:hideMark/>
          </w:tcPr>
          <w:p w14:paraId="1A651B77" w14:textId="77777777" w:rsidR="00656B54" w:rsidRPr="00656B54" w:rsidRDefault="00770557" w:rsidP="00656B54">
            <w:pPr>
              <w:rPr>
                <w:rFonts w:cs="Arial"/>
                <w:color w:val="000000"/>
              </w:rPr>
            </w:pPr>
            <w:r w:rsidRPr="00656B54">
              <w:rPr>
                <w:rFonts w:cs="Arial"/>
                <w:color w:val="000000"/>
              </w:rPr>
              <w:t>View Name</w:t>
            </w:r>
          </w:p>
        </w:tc>
        <w:tc>
          <w:tcPr>
            <w:tcW w:w="1420" w:type="dxa"/>
            <w:tcBorders>
              <w:top w:val="single" w:sz="8" w:space="0" w:color="auto"/>
              <w:left w:val="nil"/>
              <w:bottom w:val="single" w:sz="4" w:space="0" w:color="auto"/>
              <w:right w:val="single" w:sz="8" w:space="0" w:color="auto"/>
            </w:tcBorders>
            <w:shd w:val="clear" w:color="000000" w:fill="BDD7EE"/>
            <w:noWrap/>
            <w:vAlign w:val="bottom"/>
            <w:hideMark/>
          </w:tcPr>
          <w:p w14:paraId="33DB6FFC" w14:textId="77777777" w:rsidR="00656B54" w:rsidRPr="00656B54" w:rsidRDefault="00770557" w:rsidP="00656B54">
            <w:pPr>
              <w:rPr>
                <w:rFonts w:cs="Arial"/>
                <w:color w:val="000000"/>
              </w:rPr>
            </w:pPr>
            <w:r w:rsidRPr="00656B54">
              <w:rPr>
                <w:rFonts w:cs="Arial"/>
                <w:color w:val="000000"/>
              </w:rPr>
              <w:t>Config Value</w:t>
            </w:r>
          </w:p>
        </w:tc>
      </w:tr>
      <w:tr w:rsidR="00656B54" w:rsidRPr="00656B54" w14:paraId="63615005" w14:textId="77777777" w:rsidTr="00E52CBB">
        <w:trPr>
          <w:trHeight w:val="255"/>
          <w:jc w:val="center"/>
        </w:trPr>
        <w:tc>
          <w:tcPr>
            <w:tcW w:w="1420" w:type="dxa"/>
            <w:tcBorders>
              <w:top w:val="nil"/>
              <w:left w:val="single" w:sz="8" w:space="0" w:color="auto"/>
              <w:bottom w:val="single" w:sz="4" w:space="0" w:color="auto"/>
              <w:right w:val="single" w:sz="4" w:space="0" w:color="auto"/>
            </w:tcBorders>
            <w:shd w:val="clear" w:color="auto" w:fill="auto"/>
            <w:noWrap/>
            <w:vAlign w:val="bottom"/>
            <w:hideMark/>
          </w:tcPr>
          <w:p w14:paraId="06F60F91" w14:textId="77777777" w:rsidR="00656B54" w:rsidRPr="00656B54" w:rsidRDefault="00770557" w:rsidP="00656B54">
            <w:pPr>
              <w:rPr>
                <w:rFonts w:cs="Arial"/>
                <w:color w:val="000000"/>
              </w:rPr>
            </w:pPr>
            <w:r w:rsidRPr="00656B54">
              <w:rPr>
                <w:rFonts w:cs="Arial"/>
                <w:color w:val="000000"/>
              </w:rPr>
              <w:t>CHMSL</w:t>
            </w:r>
          </w:p>
        </w:tc>
        <w:tc>
          <w:tcPr>
            <w:tcW w:w="1420" w:type="dxa"/>
            <w:tcBorders>
              <w:top w:val="nil"/>
              <w:left w:val="nil"/>
              <w:bottom w:val="single" w:sz="4" w:space="0" w:color="auto"/>
              <w:right w:val="single" w:sz="8" w:space="0" w:color="auto"/>
            </w:tcBorders>
            <w:shd w:val="clear" w:color="auto" w:fill="auto"/>
            <w:noWrap/>
            <w:vAlign w:val="bottom"/>
            <w:hideMark/>
          </w:tcPr>
          <w:p w14:paraId="28BFDBD5" w14:textId="77777777" w:rsidR="00656B54" w:rsidRPr="00656B54" w:rsidRDefault="00770557" w:rsidP="00656B54">
            <w:pPr>
              <w:rPr>
                <w:rFonts w:cs="Arial"/>
                <w:color w:val="000000"/>
              </w:rPr>
            </w:pPr>
            <w:r w:rsidRPr="00656B54">
              <w:rPr>
                <w:rFonts w:cs="Arial"/>
                <w:color w:val="000000"/>
              </w:rPr>
              <w:t>0x0B</w:t>
            </w:r>
          </w:p>
        </w:tc>
      </w:tr>
      <w:tr w:rsidR="00656B54" w:rsidRPr="00656B54" w14:paraId="22561557" w14:textId="77777777" w:rsidTr="00E52CBB">
        <w:trPr>
          <w:trHeight w:val="255"/>
          <w:jc w:val="center"/>
        </w:trPr>
        <w:tc>
          <w:tcPr>
            <w:tcW w:w="1420" w:type="dxa"/>
            <w:tcBorders>
              <w:top w:val="nil"/>
              <w:left w:val="single" w:sz="8" w:space="0" w:color="auto"/>
              <w:bottom w:val="single" w:sz="4" w:space="0" w:color="auto"/>
              <w:right w:val="single" w:sz="4" w:space="0" w:color="auto"/>
            </w:tcBorders>
            <w:shd w:val="clear" w:color="auto" w:fill="auto"/>
            <w:noWrap/>
            <w:vAlign w:val="bottom"/>
            <w:hideMark/>
          </w:tcPr>
          <w:p w14:paraId="2747C142" w14:textId="77777777" w:rsidR="00656B54" w:rsidRPr="00656B54" w:rsidRDefault="00770557" w:rsidP="00656B54">
            <w:pPr>
              <w:rPr>
                <w:rFonts w:cs="Arial"/>
                <w:color w:val="000000"/>
              </w:rPr>
            </w:pPr>
            <w:r w:rsidRPr="00656B54">
              <w:rPr>
                <w:rFonts w:cs="Arial"/>
                <w:color w:val="000000"/>
              </w:rPr>
              <w:t>Aux</w:t>
            </w:r>
          </w:p>
        </w:tc>
        <w:tc>
          <w:tcPr>
            <w:tcW w:w="1420" w:type="dxa"/>
            <w:tcBorders>
              <w:top w:val="nil"/>
              <w:left w:val="nil"/>
              <w:bottom w:val="single" w:sz="4" w:space="0" w:color="auto"/>
              <w:right w:val="single" w:sz="8" w:space="0" w:color="auto"/>
            </w:tcBorders>
            <w:shd w:val="clear" w:color="auto" w:fill="auto"/>
            <w:noWrap/>
            <w:vAlign w:val="bottom"/>
            <w:hideMark/>
          </w:tcPr>
          <w:p w14:paraId="06CDDAF8" w14:textId="77777777" w:rsidR="00656B54" w:rsidRPr="00656B54" w:rsidRDefault="00770557" w:rsidP="00656B54">
            <w:pPr>
              <w:rPr>
                <w:rFonts w:cs="Arial"/>
                <w:color w:val="000000"/>
              </w:rPr>
            </w:pPr>
            <w:r w:rsidRPr="00656B54">
              <w:rPr>
                <w:rFonts w:cs="Arial"/>
                <w:color w:val="000000"/>
              </w:rPr>
              <w:t>0x0D</w:t>
            </w:r>
          </w:p>
        </w:tc>
      </w:tr>
    </w:tbl>
    <w:p w14:paraId="5B7D7BC0" w14:textId="77777777" w:rsidR="00656B54" w:rsidRDefault="00000000" w:rsidP="00656B54"/>
    <w:p w14:paraId="78016A16" w14:textId="77777777" w:rsidR="00656B54" w:rsidRDefault="00000000" w:rsidP="00656B54"/>
    <w:p w14:paraId="694FB910" w14:textId="77777777" w:rsidR="00E52CBB" w:rsidRPr="00E52CBB" w:rsidRDefault="00E52CBB" w:rsidP="00E52CBB">
      <w:pPr>
        <w:pStyle w:val="Heading5"/>
        <w:rPr>
          <w:b w:val="0"/>
          <w:u w:val="single"/>
        </w:rPr>
      </w:pPr>
      <w:r w:rsidRPr="00E52CBB">
        <w:rPr>
          <w:b w:val="0"/>
          <w:u w:val="single"/>
        </w:rPr>
        <w:lastRenderedPageBreak/>
        <w:t>CAMERA-REQ-358450/B-Off Road Mode Views At Speed</w:t>
      </w:r>
    </w:p>
    <w:p w14:paraId="327B8A62" w14:textId="77777777" w:rsidR="00767227" w:rsidRDefault="00770557" w:rsidP="00767227">
      <w:r>
        <w:t xml:space="preserve">When the vehicle is configured for off road front camera and off road mode views at speed and off road mode is active, </w:t>
      </w:r>
      <w:r w:rsidRPr="00767227">
        <w:t>there is no max speed limit for showing Off Road Front Camera Image.</w:t>
      </w:r>
      <w:r>
        <w:t xml:space="preserve"> </w:t>
      </w:r>
    </w:p>
    <w:p w14:paraId="487896D6" w14:textId="77777777" w:rsidR="00500605" w:rsidRPr="00767227" w:rsidRDefault="00000000" w:rsidP="00767227"/>
    <w:p w14:paraId="553F6349" w14:textId="77777777" w:rsidR="00406F39" w:rsidRDefault="00770557" w:rsidP="00E52CBB">
      <w:pPr>
        <w:pStyle w:val="Heading4"/>
      </w:pPr>
      <w:r>
        <w:t>Use Cases</w:t>
      </w:r>
    </w:p>
    <w:p w14:paraId="7BD0D5A9" w14:textId="77777777" w:rsidR="00406F39" w:rsidRDefault="00770557" w:rsidP="00E52CBB">
      <w:pPr>
        <w:pStyle w:val="Heading5"/>
      </w:pPr>
      <w:r>
        <w:t>CAMERA-UC-REQ-355016/B-Views At Speed Trigger</w:t>
      </w:r>
    </w:p>
    <w:p w14:paraId="15A1B50D"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F9895B3"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AB628D" w14:textId="77777777" w:rsidR="00CD0F64"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4F0A939" w14:textId="77777777" w:rsidR="00CD0F64" w:rsidRDefault="00770557">
            <w:pPr>
              <w:spacing w:line="276" w:lineRule="auto"/>
            </w:pPr>
            <w:r>
              <w:t>Vehicle Occupant</w:t>
            </w:r>
          </w:p>
        </w:tc>
      </w:tr>
      <w:tr w:rsidR="00CD0F64" w14:paraId="634B7B1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B3AB06" w14:textId="77777777" w:rsidR="00CD0F64"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6B4EB74" w14:textId="77777777" w:rsidR="00310228" w:rsidRPr="00310228" w:rsidRDefault="00770557" w:rsidP="00310228">
            <w:pPr>
              <w:spacing w:line="276" w:lineRule="auto"/>
            </w:pPr>
            <w:r w:rsidRPr="00310228">
              <w:t xml:space="preserve">The infotainment system is powered on. </w:t>
            </w:r>
          </w:p>
          <w:p w14:paraId="15B9BF06" w14:textId="77777777" w:rsidR="00310228" w:rsidRPr="00310228" w:rsidRDefault="00770557" w:rsidP="00310228">
            <w:pPr>
              <w:spacing w:line="276" w:lineRule="auto"/>
            </w:pPr>
            <w:r w:rsidRPr="00310228">
              <w:t xml:space="preserve">The ignition status is Run/Start. </w:t>
            </w:r>
          </w:p>
          <w:p w14:paraId="11E202A7" w14:textId="77777777" w:rsidR="00310228" w:rsidRPr="00310228" w:rsidRDefault="00770557" w:rsidP="00310228">
            <w:pPr>
              <w:spacing w:line="276" w:lineRule="auto"/>
            </w:pPr>
            <w:r w:rsidRPr="00310228">
              <w:t>Vehicle is in Drive above 10kph</w:t>
            </w:r>
            <w:r>
              <w:t>.</w:t>
            </w:r>
          </w:p>
          <w:p w14:paraId="268C805C" w14:textId="77777777" w:rsidR="00310228" w:rsidRPr="00310228" w:rsidRDefault="00770557" w:rsidP="00310228">
            <w:pPr>
              <w:spacing w:line="276" w:lineRule="auto"/>
            </w:pPr>
            <w:r w:rsidRPr="00310228">
              <w:t xml:space="preserve">Vehicle is equipped with </w:t>
            </w:r>
            <w:r>
              <w:t>360 camera with any or all of the views at speed: Aux, CHMSL.</w:t>
            </w:r>
          </w:p>
          <w:p w14:paraId="77250C08" w14:textId="77777777" w:rsidR="00CD0F64" w:rsidRDefault="00770557" w:rsidP="00310228">
            <w:pPr>
              <w:spacing w:line="276" w:lineRule="auto"/>
            </w:pPr>
            <w:r>
              <w:t>No camera view is active.</w:t>
            </w:r>
          </w:p>
        </w:tc>
      </w:tr>
      <w:tr w:rsidR="00CD0F64" w14:paraId="3F57C90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BE795F" w14:textId="77777777" w:rsidR="00CD0F64"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343250D" w14:textId="77777777" w:rsidR="00310228" w:rsidRDefault="00770557" w:rsidP="00310228">
            <w:pPr>
              <w:spacing w:line="252" w:lineRule="auto"/>
              <w:rPr>
                <w:rFonts w:ascii="Calibri" w:hAnsi="Calibri"/>
              </w:rPr>
            </w:pPr>
            <w:r>
              <w:t xml:space="preserve">Customer presses Camera button. </w:t>
            </w:r>
          </w:p>
          <w:p w14:paraId="21F14103" w14:textId="77777777" w:rsidR="00CD0F64" w:rsidRDefault="00000000" w:rsidP="00310228">
            <w:pPr>
              <w:spacing w:line="276" w:lineRule="auto"/>
              <w:ind w:firstLine="720"/>
            </w:pPr>
          </w:p>
        </w:tc>
      </w:tr>
      <w:tr w:rsidR="00CD0F64" w14:paraId="10F3343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C839E9" w14:textId="77777777" w:rsidR="00CD0F64"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6258BE" w14:textId="77777777" w:rsidR="00CD0F64" w:rsidRDefault="00770557">
            <w:pPr>
              <w:spacing w:line="276" w:lineRule="auto"/>
            </w:pPr>
            <w:r>
              <w:t>Client displays available view at speed per camera request.</w:t>
            </w:r>
          </w:p>
        </w:tc>
      </w:tr>
      <w:tr w:rsidR="00CD0F64" w14:paraId="698ABCA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27B903" w14:textId="77777777" w:rsidR="00CD0F64"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7F19269" w14:textId="77777777" w:rsidR="00CD0F64" w:rsidRDefault="00000000">
            <w:pPr>
              <w:spacing w:line="276" w:lineRule="auto"/>
            </w:pPr>
          </w:p>
        </w:tc>
      </w:tr>
      <w:tr w:rsidR="00CD0F64" w14:paraId="190185C3"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7546B1" w14:textId="77777777" w:rsidR="00CD0F64"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025A1DB" w14:textId="77777777" w:rsidR="00310228" w:rsidRDefault="00770557" w:rsidP="00310228">
            <w:pPr>
              <w:spacing w:line="252" w:lineRule="auto"/>
              <w:rPr>
                <w:rFonts w:ascii="Calibri" w:hAnsi="Calibri"/>
              </w:rPr>
            </w:pPr>
            <w:r>
              <w:t xml:space="preserve">G-HMI </w:t>
            </w:r>
          </w:p>
          <w:p w14:paraId="4EBF392E" w14:textId="77777777" w:rsidR="00CD0F64" w:rsidRDefault="00770557" w:rsidP="00310228">
            <w:pPr>
              <w:spacing w:line="276" w:lineRule="auto"/>
            </w:pPr>
            <w:r>
              <w:t>Vehicle System Interface</w:t>
            </w:r>
          </w:p>
        </w:tc>
      </w:tr>
    </w:tbl>
    <w:p w14:paraId="6A753A77" w14:textId="77777777" w:rsidR="00500605" w:rsidRDefault="00000000" w:rsidP="00CD0F64"/>
    <w:p w14:paraId="2E50E303" w14:textId="77777777" w:rsidR="00406F39" w:rsidRDefault="00770557" w:rsidP="00E52CBB">
      <w:pPr>
        <w:pStyle w:val="Heading4"/>
      </w:pPr>
      <w:r>
        <w:t>White Box Views</w:t>
      </w:r>
    </w:p>
    <w:p w14:paraId="7021C6A0" w14:textId="77777777" w:rsidR="00406F39" w:rsidRDefault="00770557" w:rsidP="00E52CBB">
      <w:pPr>
        <w:pStyle w:val="Heading5"/>
      </w:pPr>
      <w:r>
        <w:t>Activity Diagram</w:t>
      </w:r>
    </w:p>
    <w:p w14:paraId="5ACDCE7A" w14:textId="77777777" w:rsidR="00406F39" w:rsidRDefault="00770557" w:rsidP="00E52CBB">
      <w:pPr>
        <w:pStyle w:val="Heading6"/>
      </w:pPr>
      <w:r>
        <w:t>CAMERA-ACT-REQ-358468/B-Views At Speed v1</w:t>
      </w:r>
    </w:p>
    <w:p w14:paraId="2476FCF5" w14:textId="77777777" w:rsidR="00500605" w:rsidRDefault="00770557" w:rsidP="00E52CBB">
      <w:pPr>
        <w:jc w:val="center"/>
      </w:pPr>
      <w:r w:rsidRPr="00A82A3A">
        <w:rPr>
          <w:noProof/>
        </w:rPr>
        <w:drawing>
          <wp:inline distT="0" distB="0" distL="0" distR="0" wp14:anchorId="49E06359" wp14:editId="40502A65">
            <wp:extent cx="5943600" cy="2983230"/>
            <wp:effectExtent l="0" t="0" r="0" b="7620"/>
            <wp:docPr id="38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03D3064B" w14:textId="77777777" w:rsidR="00406F39" w:rsidRDefault="00770557" w:rsidP="00E52CBB">
      <w:pPr>
        <w:pStyle w:val="Heading5"/>
      </w:pPr>
      <w:r>
        <w:lastRenderedPageBreak/>
        <w:t>Sequence Diagram</w:t>
      </w:r>
    </w:p>
    <w:p w14:paraId="51A52311" w14:textId="77777777" w:rsidR="00406F39" w:rsidRDefault="00770557" w:rsidP="00E52CBB">
      <w:pPr>
        <w:pStyle w:val="Heading6"/>
      </w:pPr>
      <w:r>
        <w:t>CAMERA-SD-REQ-354994/B-Views At Speed v1</w:t>
      </w:r>
    </w:p>
    <w:p w14:paraId="473F2961" w14:textId="77777777" w:rsidR="00500605" w:rsidRDefault="00770557" w:rsidP="00E52CBB">
      <w:pPr>
        <w:jc w:val="center"/>
      </w:pPr>
      <w:r w:rsidRPr="0079303C">
        <w:rPr>
          <w:noProof/>
        </w:rPr>
        <w:drawing>
          <wp:inline distT="0" distB="0" distL="0" distR="0" wp14:anchorId="5E772F18" wp14:editId="1D5693B9">
            <wp:extent cx="4977517" cy="4888709"/>
            <wp:effectExtent l="0" t="0" r="0" b="7620"/>
            <wp:docPr id="3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1876" cy="4892990"/>
                    </a:xfrm>
                    <a:prstGeom prst="rect">
                      <a:avLst/>
                    </a:prstGeom>
                    <a:noFill/>
                    <a:ln>
                      <a:noFill/>
                    </a:ln>
                  </pic:spPr>
                </pic:pic>
              </a:graphicData>
            </a:graphic>
          </wp:inline>
        </w:drawing>
      </w:r>
    </w:p>
    <w:p w14:paraId="5D233EC9" w14:textId="77777777" w:rsidR="00406F39" w:rsidRDefault="00770557" w:rsidP="00E52CBB">
      <w:pPr>
        <w:pStyle w:val="Heading2"/>
      </w:pPr>
      <w:bookmarkStart w:id="127" w:name="_Toc100050074"/>
      <w:r>
        <w:t>Views At Speed V2</w:t>
      </w:r>
      <w:bookmarkEnd w:id="127"/>
    </w:p>
    <w:p w14:paraId="2C2C88FA" w14:textId="77777777" w:rsidR="00406F39" w:rsidRDefault="00770557" w:rsidP="00E52CBB">
      <w:pPr>
        <w:pStyle w:val="Heading3"/>
      </w:pPr>
      <w:bookmarkStart w:id="128" w:name="_Toc100050075"/>
      <w:r w:rsidRPr="00B9479B">
        <w:t>CAMERA-FUN-REQ-381834/A-Views At Speed V2</w:t>
      </w:r>
      <w:bookmarkEnd w:id="128"/>
    </w:p>
    <w:p w14:paraId="438F9E23" w14:textId="77777777" w:rsidR="00500605" w:rsidRDefault="00770557" w:rsidP="00500605">
      <w:r>
        <w:t xml:space="preserve">This function is about Views at Speed that were implemented for Gen 4 Client. These Views at Speed should not be confused with Views At Speed Function with ID 354982. While their purpose is similar, they have different use cases and different interfaces. Read the rest of the function for further details. </w:t>
      </w:r>
    </w:p>
    <w:p w14:paraId="77B26AD8" w14:textId="77777777" w:rsidR="00AC21E9" w:rsidRDefault="00000000" w:rsidP="00500605"/>
    <w:p w14:paraId="12B9E146" w14:textId="77777777" w:rsidR="00AC21E9" w:rsidRDefault="00770557" w:rsidP="00500605">
      <w:r>
        <w:t>Views at speed are initiated by the server or client when conditions are applicable. Upon receiving the proper signaling, for any of the views, the client shall display the correct view.</w:t>
      </w:r>
    </w:p>
    <w:p w14:paraId="0003F733" w14:textId="77777777" w:rsidR="00E52CBB" w:rsidRPr="00E52CBB" w:rsidRDefault="00E52CBB" w:rsidP="00E52CBB">
      <w:pPr>
        <w:pStyle w:val="Heading4"/>
        <w:rPr>
          <w:b w:val="0"/>
          <w:u w:val="single"/>
        </w:rPr>
      </w:pPr>
      <w:r w:rsidRPr="00E52CBB">
        <w:rPr>
          <w:b w:val="0"/>
          <w:u w:val="single"/>
        </w:rPr>
        <w:t>CAMERA-REQ-381833/A-Views At Speed V2 Enumerations</w:t>
      </w:r>
    </w:p>
    <w:p w14:paraId="332F1EEB" w14:textId="77777777" w:rsidR="00500605" w:rsidRDefault="00770557" w:rsidP="00500605">
      <w:r>
        <w:t xml:space="preserve">The below are the configuration numbers associated with Feature ID 0x081B that communicates the different views at speed states and requests between client and server. </w:t>
      </w:r>
    </w:p>
    <w:p w14:paraId="31C1EA7A" w14:textId="77777777" w:rsidR="00587049" w:rsidRDefault="00000000" w:rsidP="00500605"/>
    <w:p w14:paraId="774D0818" w14:textId="77777777" w:rsidR="00587049" w:rsidRDefault="00000000" w:rsidP="00500605"/>
    <w:tbl>
      <w:tblPr>
        <w:tblStyle w:val="TableGrid"/>
        <w:tblW w:w="0" w:type="auto"/>
        <w:jc w:val="center"/>
        <w:tblLook w:val="04A0" w:firstRow="1" w:lastRow="0" w:firstColumn="1" w:lastColumn="0" w:noHBand="0" w:noVBand="1"/>
      </w:tblPr>
      <w:tblGrid>
        <w:gridCol w:w="2875"/>
        <w:gridCol w:w="2970"/>
      </w:tblGrid>
      <w:tr w:rsidR="00587049" w14:paraId="15981467" w14:textId="77777777" w:rsidTr="00A06023">
        <w:trPr>
          <w:jc w:val="center"/>
        </w:trPr>
        <w:tc>
          <w:tcPr>
            <w:tcW w:w="2875" w:type="dxa"/>
          </w:tcPr>
          <w:p w14:paraId="613C8AFF" w14:textId="77777777" w:rsidR="00587049" w:rsidRDefault="00770557" w:rsidP="00500605">
            <w:r>
              <w:t>Config Number</w:t>
            </w:r>
          </w:p>
        </w:tc>
        <w:tc>
          <w:tcPr>
            <w:tcW w:w="2970" w:type="dxa"/>
          </w:tcPr>
          <w:p w14:paraId="6AAD4E0C" w14:textId="77777777" w:rsidR="00587049" w:rsidRDefault="00770557" w:rsidP="00500605">
            <w:r>
              <w:t>View Type</w:t>
            </w:r>
          </w:p>
        </w:tc>
      </w:tr>
      <w:tr w:rsidR="00587049" w14:paraId="6A7F3216" w14:textId="77777777" w:rsidTr="00A06023">
        <w:trPr>
          <w:jc w:val="center"/>
        </w:trPr>
        <w:tc>
          <w:tcPr>
            <w:tcW w:w="2875" w:type="dxa"/>
          </w:tcPr>
          <w:p w14:paraId="0653786E" w14:textId="77777777" w:rsidR="00587049" w:rsidRDefault="00770557" w:rsidP="00500605">
            <w:r>
              <w:t>0x28</w:t>
            </w:r>
          </w:p>
        </w:tc>
        <w:tc>
          <w:tcPr>
            <w:tcW w:w="2970" w:type="dxa"/>
          </w:tcPr>
          <w:p w14:paraId="4B3FD29A" w14:textId="77777777" w:rsidR="00587049" w:rsidRDefault="00770557" w:rsidP="00500605">
            <w:r>
              <w:t>Hitch at speed</w:t>
            </w:r>
          </w:p>
        </w:tc>
      </w:tr>
      <w:tr w:rsidR="00587049" w14:paraId="3A418B1E" w14:textId="77777777" w:rsidTr="00A06023">
        <w:trPr>
          <w:jc w:val="center"/>
        </w:trPr>
        <w:tc>
          <w:tcPr>
            <w:tcW w:w="2875" w:type="dxa"/>
          </w:tcPr>
          <w:p w14:paraId="2CB17586" w14:textId="77777777" w:rsidR="00587049" w:rsidRDefault="00770557" w:rsidP="00500605">
            <w:r>
              <w:t>0x29</w:t>
            </w:r>
          </w:p>
        </w:tc>
        <w:tc>
          <w:tcPr>
            <w:tcW w:w="2970" w:type="dxa"/>
          </w:tcPr>
          <w:p w14:paraId="2EF64F00" w14:textId="77777777" w:rsidR="00587049" w:rsidRDefault="00770557" w:rsidP="00500605">
            <w:r>
              <w:t>RCOD at speed</w:t>
            </w:r>
          </w:p>
        </w:tc>
      </w:tr>
      <w:tr w:rsidR="00587049" w14:paraId="0CD6BF4A" w14:textId="77777777" w:rsidTr="00A06023">
        <w:trPr>
          <w:jc w:val="center"/>
        </w:trPr>
        <w:tc>
          <w:tcPr>
            <w:tcW w:w="2875" w:type="dxa"/>
          </w:tcPr>
          <w:p w14:paraId="7F82C8C0" w14:textId="77777777" w:rsidR="00587049" w:rsidRDefault="00770557" w:rsidP="00500605">
            <w:r>
              <w:t>0x2A</w:t>
            </w:r>
          </w:p>
        </w:tc>
        <w:tc>
          <w:tcPr>
            <w:tcW w:w="2970" w:type="dxa"/>
          </w:tcPr>
          <w:p w14:paraId="575C5932" w14:textId="77777777" w:rsidR="00587049" w:rsidRDefault="00770557" w:rsidP="00500605">
            <w:r>
              <w:t>Aux at speed</w:t>
            </w:r>
          </w:p>
        </w:tc>
      </w:tr>
      <w:tr w:rsidR="00587049" w14:paraId="1616D619" w14:textId="77777777" w:rsidTr="00A06023">
        <w:trPr>
          <w:jc w:val="center"/>
        </w:trPr>
        <w:tc>
          <w:tcPr>
            <w:tcW w:w="2875" w:type="dxa"/>
          </w:tcPr>
          <w:p w14:paraId="2575317B" w14:textId="77777777" w:rsidR="00587049" w:rsidRDefault="00770557" w:rsidP="00500605">
            <w:r>
              <w:t>0x2B</w:t>
            </w:r>
          </w:p>
        </w:tc>
        <w:tc>
          <w:tcPr>
            <w:tcW w:w="2970" w:type="dxa"/>
          </w:tcPr>
          <w:p w14:paraId="1BF80CFC" w14:textId="77777777" w:rsidR="00587049" w:rsidRDefault="00770557" w:rsidP="00500605">
            <w:r>
              <w:t>CHMSL at speed</w:t>
            </w:r>
          </w:p>
        </w:tc>
      </w:tr>
    </w:tbl>
    <w:p w14:paraId="404CA01A" w14:textId="77777777" w:rsidR="00E52CBB" w:rsidRPr="00E52CBB" w:rsidRDefault="00E52CBB" w:rsidP="00E52CBB">
      <w:pPr>
        <w:pStyle w:val="Heading4"/>
        <w:rPr>
          <w:b w:val="0"/>
          <w:u w:val="single"/>
        </w:rPr>
      </w:pPr>
      <w:r w:rsidRPr="00E52CBB">
        <w:rPr>
          <w:b w:val="0"/>
          <w:u w:val="single"/>
        </w:rPr>
        <w:lastRenderedPageBreak/>
        <w:t>CAMERA-REQ-382183/A-Views at Speed Deactivation</w:t>
      </w:r>
    </w:p>
    <w:p w14:paraId="56A6E308" w14:textId="77777777" w:rsidR="005644A2" w:rsidRPr="005644A2" w:rsidRDefault="00770557" w:rsidP="005644A2">
      <w:pPr>
        <w:rPr>
          <w:b/>
        </w:rPr>
      </w:pPr>
      <w:r w:rsidRPr="005644A2">
        <w:rPr>
          <w:b/>
        </w:rPr>
        <w:t xml:space="preserve">Deactivate views at speed when vehicle shift to park. </w:t>
      </w:r>
    </w:p>
    <w:p w14:paraId="5B607EB9" w14:textId="77777777" w:rsidR="005644A2" w:rsidRPr="005644A2" w:rsidRDefault="00770557" w:rsidP="005644A2">
      <w:r w:rsidRPr="005644A2">
        <w:t xml:space="preserve">Whenever there is an active front camera view and the vehicle shifts to Park, the </w:t>
      </w:r>
      <w:r>
        <w:t>client</w:t>
      </w:r>
      <w:r w:rsidRPr="005644A2">
        <w:t xml:space="preserve"> must request OFF</w:t>
      </w:r>
      <w:r>
        <w:t xml:space="preserve"> to the server</w:t>
      </w:r>
      <w:r w:rsidRPr="005644A2">
        <w:t>.</w:t>
      </w:r>
    </w:p>
    <w:p w14:paraId="1FEA70BA" w14:textId="77777777" w:rsidR="005644A2" w:rsidRPr="005644A2" w:rsidRDefault="00000000" w:rsidP="005644A2"/>
    <w:p w14:paraId="7FF34A29" w14:textId="77777777" w:rsidR="005644A2" w:rsidRPr="005644A2" w:rsidRDefault="00770557" w:rsidP="005644A2">
      <w:r w:rsidRPr="005644A2">
        <w:t xml:space="preserve"> </w:t>
      </w:r>
    </w:p>
    <w:p w14:paraId="337108BF" w14:textId="77777777" w:rsidR="005644A2" w:rsidRPr="005644A2" w:rsidRDefault="00770557" w:rsidP="005644A2">
      <w:pPr>
        <w:rPr>
          <w:b/>
        </w:rPr>
      </w:pPr>
      <w:r w:rsidRPr="005644A2">
        <w:rPr>
          <w:b/>
        </w:rPr>
        <w:t xml:space="preserve">Deactivate views at speed when ignition status goes from RUN to not Run </w:t>
      </w:r>
    </w:p>
    <w:p w14:paraId="126958FD" w14:textId="77777777" w:rsidR="005644A2" w:rsidRPr="005644A2" w:rsidRDefault="00770557" w:rsidP="005644A2">
      <w:r w:rsidRPr="005644A2">
        <w:t xml:space="preserve">When the ignition status goes from RUN to something other than RUN, then the </w:t>
      </w:r>
      <w:r>
        <w:t>client</w:t>
      </w:r>
      <w:r w:rsidRPr="005644A2">
        <w:t xml:space="preserve"> shall turn off the view (front or rear view) and no request for OFF from/to </w:t>
      </w:r>
      <w:r>
        <w:t>client</w:t>
      </w:r>
      <w:r w:rsidRPr="005644A2">
        <w:t xml:space="preserve"> shall take place.</w:t>
      </w:r>
    </w:p>
    <w:p w14:paraId="6E878DF7" w14:textId="77777777" w:rsidR="005644A2" w:rsidRPr="005644A2" w:rsidRDefault="00000000" w:rsidP="005644A2"/>
    <w:p w14:paraId="615E3570" w14:textId="77777777" w:rsidR="005644A2" w:rsidRPr="005644A2" w:rsidRDefault="00000000" w:rsidP="005644A2"/>
    <w:p w14:paraId="7634FB80" w14:textId="77777777" w:rsidR="005644A2" w:rsidRPr="005644A2" w:rsidRDefault="00770557" w:rsidP="005644A2">
      <w:pPr>
        <w:rPr>
          <w:b/>
        </w:rPr>
      </w:pPr>
      <w:r w:rsidRPr="005644A2">
        <w:rPr>
          <w:b/>
        </w:rPr>
        <w:t xml:space="preserve">The views at speed shall deactivate when requested by server.  </w:t>
      </w:r>
    </w:p>
    <w:p w14:paraId="69A15A54" w14:textId="77777777" w:rsidR="00500605" w:rsidRPr="005644A2" w:rsidRDefault="00000000" w:rsidP="00500605"/>
    <w:p w14:paraId="6E133A08" w14:textId="77777777" w:rsidR="00406F39" w:rsidRDefault="00770557" w:rsidP="00E52CBB">
      <w:pPr>
        <w:pStyle w:val="Heading4"/>
      </w:pPr>
      <w:r>
        <w:t>UseCases</w:t>
      </w:r>
    </w:p>
    <w:p w14:paraId="72A625DC" w14:textId="77777777" w:rsidR="00406F39" w:rsidRDefault="00770557" w:rsidP="00E52CBB">
      <w:pPr>
        <w:pStyle w:val="Heading5"/>
      </w:pPr>
      <w:r>
        <w:t>CAMERA-UC-REQ-381763/A-RCOD Transition from Below Speed to Above Speed on 360 Variants</w:t>
      </w:r>
    </w:p>
    <w:p w14:paraId="6B076AEC"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0F23FA" w14:paraId="1A4417DB" w14:textId="77777777" w:rsidTr="000F23FA">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9DBF45" w14:textId="77777777" w:rsidR="000F23FA"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CBF8452" w14:textId="77777777" w:rsidR="000F23FA" w:rsidRDefault="00770557">
            <w:pPr>
              <w:spacing w:line="256" w:lineRule="auto"/>
            </w:pPr>
            <w:r>
              <w:t>Vehicle Occupant</w:t>
            </w:r>
          </w:p>
        </w:tc>
      </w:tr>
      <w:tr w:rsidR="000F23FA" w14:paraId="70A3DBDD" w14:textId="77777777" w:rsidTr="000F23FA">
        <w:trPr>
          <w:trHeight w:val="340"/>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53ECC6" w14:textId="77777777" w:rsidR="000F23FA"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4BAF34F5" w14:textId="77777777" w:rsidR="000F23FA" w:rsidRDefault="00770557" w:rsidP="000F23FA">
            <w:pPr>
              <w:numPr>
                <w:ilvl w:val="0"/>
                <w:numId w:val="321"/>
              </w:numPr>
              <w:spacing w:line="256" w:lineRule="auto"/>
            </w:pPr>
            <w:r>
              <w:t>Client is configured for RCOD View, Views at Speed, and 360 camera</w:t>
            </w:r>
          </w:p>
          <w:p w14:paraId="1B8F6A5B" w14:textId="77777777" w:rsidR="000F23FA" w:rsidRDefault="00770557" w:rsidP="000F23FA">
            <w:pPr>
              <w:numPr>
                <w:ilvl w:val="0"/>
                <w:numId w:val="321"/>
              </w:numPr>
              <w:spacing w:line="256" w:lineRule="auto"/>
            </w:pPr>
            <w:r>
              <w:t>Vehicle in Run/Start</w:t>
            </w:r>
          </w:p>
          <w:p w14:paraId="67EFE63E" w14:textId="77777777" w:rsidR="000F23FA" w:rsidRDefault="00770557" w:rsidP="000F23FA">
            <w:pPr>
              <w:numPr>
                <w:ilvl w:val="0"/>
                <w:numId w:val="321"/>
              </w:numPr>
              <w:spacing w:line="256" w:lineRule="auto"/>
            </w:pPr>
            <w:r>
              <w:t>Vehicle is not in reverse</w:t>
            </w:r>
          </w:p>
          <w:p w14:paraId="7960D9C6" w14:textId="77777777" w:rsidR="000F23FA" w:rsidRDefault="00770557" w:rsidP="000F23FA">
            <w:pPr>
              <w:numPr>
                <w:ilvl w:val="0"/>
                <w:numId w:val="321"/>
              </w:numPr>
              <w:spacing w:line="256" w:lineRule="auto"/>
            </w:pPr>
            <w:r>
              <w:t>Vehicle is below 10 KPH</w:t>
            </w:r>
          </w:p>
          <w:p w14:paraId="138F676F" w14:textId="77777777" w:rsidR="000F23FA" w:rsidRDefault="00770557" w:rsidP="000F23FA">
            <w:pPr>
              <w:numPr>
                <w:ilvl w:val="0"/>
                <w:numId w:val="321"/>
              </w:numPr>
              <w:spacing w:line="256" w:lineRule="auto"/>
            </w:pPr>
            <w:r>
              <w:t>RCOD view is active</w:t>
            </w:r>
          </w:p>
          <w:p w14:paraId="7F7FD361" w14:textId="77777777" w:rsidR="000F23FA" w:rsidRDefault="00770557" w:rsidP="000F23FA">
            <w:pPr>
              <w:numPr>
                <w:ilvl w:val="0"/>
                <w:numId w:val="321"/>
              </w:numPr>
              <w:spacing w:line="256" w:lineRule="auto"/>
            </w:pPr>
            <w:r>
              <w:t>Front Camera Menu below speed is displayed.</w:t>
            </w:r>
          </w:p>
          <w:p w14:paraId="65DD2A12" w14:textId="77777777" w:rsidR="000F23FA" w:rsidRDefault="00000000">
            <w:pPr>
              <w:spacing w:line="256" w:lineRule="auto"/>
              <w:ind w:left="360"/>
            </w:pPr>
          </w:p>
        </w:tc>
      </w:tr>
      <w:tr w:rsidR="000F23FA" w14:paraId="185D1518" w14:textId="77777777" w:rsidTr="000F23FA">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3699A1" w14:textId="77777777" w:rsidR="000F23FA"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EB0A881" w14:textId="77777777" w:rsidR="000F23FA" w:rsidRDefault="00770557">
            <w:pPr>
              <w:spacing w:line="276" w:lineRule="auto"/>
            </w:pPr>
            <w:r>
              <w:t>User accelerates from below 10 KPH to above 10 KPH</w:t>
            </w:r>
          </w:p>
          <w:p w14:paraId="7A3D2FBB" w14:textId="77777777" w:rsidR="00155706" w:rsidRDefault="00770557">
            <w:pPr>
              <w:spacing w:line="276" w:lineRule="auto"/>
            </w:pPr>
            <w:r>
              <w:t>Server requests RCOD at speed view.</w:t>
            </w:r>
          </w:p>
        </w:tc>
      </w:tr>
      <w:tr w:rsidR="000F23FA" w14:paraId="23A8903A" w14:textId="77777777" w:rsidTr="000F23FA">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FEEC72" w14:textId="77777777" w:rsidR="000F23FA"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FC1AA21" w14:textId="77777777" w:rsidR="000F23FA" w:rsidRDefault="00770557">
            <w:pPr>
              <w:spacing w:line="276" w:lineRule="auto"/>
            </w:pPr>
            <w:r>
              <w:t>Client shall update view menu.</w:t>
            </w:r>
          </w:p>
        </w:tc>
      </w:tr>
      <w:tr w:rsidR="000F23FA" w14:paraId="6F6F4F59" w14:textId="77777777" w:rsidTr="000F23FA">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B1CB8D" w14:textId="77777777" w:rsidR="000F23FA"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3DAA8D5" w14:textId="77777777" w:rsidR="000F23FA" w:rsidRDefault="00770557">
            <w:pPr>
              <w:spacing w:line="256" w:lineRule="auto"/>
            </w:pPr>
            <w:r>
              <w:t>E1 – Vehicle is not RUN/START</w:t>
            </w:r>
          </w:p>
          <w:p w14:paraId="768BA73A" w14:textId="77777777" w:rsidR="000F23FA" w:rsidRDefault="00770557">
            <w:pPr>
              <w:spacing w:line="256" w:lineRule="auto"/>
            </w:pPr>
            <w:r>
              <w:t>E2 – Loss of communication with server module</w:t>
            </w:r>
          </w:p>
          <w:p w14:paraId="669B5095" w14:textId="77777777" w:rsidR="000F23FA" w:rsidRDefault="00770557">
            <w:pPr>
              <w:spacing w:line="276" w:lineRule="auto"/>
            </w:pPr>
            <w:r>
              <w:t>E3 – Valid camera video signal not present</w:t>
            </w:r>
          </w:p>
        </w:tc>
      </w:tr>
      <w:tr w:rsidR="000F23FA" w14:paraId="1C59A03B" w14:textId="77777777" w:rsidTr="000F23FA">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4406C4" w14:textId="77777777" w:rsidR="000F23FA"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78C44360" w14:textId="77777777" w:rsidR="000F23FA" w:rsidRDefault="00000000">
            <w:pPr>
              <w:spacing w:line="276" w:lineRule="auto"/>
            </w:pPr>
          </w:p>
        </w:tc>
      </w:tr>
    </w:tbl>
    <w:p w14:paraId="3564AFB5" w14:textId="77777777" w:rsidR="00500605" w:rsidRDefault="00000000" w:rsidP="00CD0F64"/>
    <w:p w14:paraId="72B57609" w14:textId="77777777" w:rsidR="00406F39" w:rsidRDefault="00770557" w:rsidP="00E52CBB">
      <w:pPr>
        <w:pStyle w:val="Heading5"/>
      </w:pPr>
      <w:r>
        <w:t>CAMERA-UC-REQ-381770/A-Hitch Transition from Below Speed to Above Speed on 360 Variants</w:t>
      </w:r>
    </w:p>
    <w:p w14:paraId="367E3BD2"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D15FDD" w14:paraId="14466E9E" w14:textId="77777777" w:rsidTr="00D15FDD">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C9A734" w14:textId="77777777" w:rsidR="00D15FDD"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204D69" w14:textId="77777777" w:rsidR="00D15FDD" w:rsidRDefault="00770557">
            <w:pPr>
              <w:spacing w:line="256" w:lineRule="auto"/>
            </w:pPr>
            <w:r>
              <w:t>Vehicle Occupant</w:t>
            </w:r>
          </w:p>
        </w:tc>
      </w:tr>
      <w:tr w:rsidR="00D15FDD" w14:paraId="1C4DCB28" w14:textId="77777777" w:rsidTr="00D15FDD">
        <w:trPr>
          <w:trHeight w:val="340"/>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0E6316" w14:textId="77777777" w:rsidR="00D15FDD"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BFC2BF7" w14:textId="77777777" w:rsidR="00D15FDD" w:rsidRDefault="00770557" w:rsidP="00D15FDD">
            <w:pPr>
              <w:numPr>
                <w:ilvl w:val="0"/>
                <w:numId w:val="323"/>
              </w:numPr>
              <w:spacing w:line="256" w:lineRule="auto"/>
            </w:pPr>
            <w:r>
              <w:t>Client is configured for Hitch View, Views at Speed, and 360 camera</w:t>
            </w:r>
          </w:p>
          <w:p w14:paraId="742F8F00" w14:textId="77777777" w:rsidR="00D15FDD" w:rsidRDefault="00770557" w:rsidP="00D15FDD">
            <w:pPr>
              <w:numPr>
                <w:ilvl w:val="0"/>
                <w:numId w:val="323"/>
              </w:numPr>
              <w:spacing w:line="256" w:lineRule="auto"/>
            </w:pPr>
            <w:r>
              <w:t>Vehicle in Run/Start</w:t>
            </w:r>
          </w:p>
          <w:p w14:paraId="5F8DDEE5" w14:textId="77777777" w:rsidR="00D15FDD" w:rsidRDefault="00770557" w:rsidP="00D15FDD">
            <w:pPr>
              <w:numPr>
                <w:ilvl w:val="0"/>
                <w:numId w:val="323"/>
              </w:numPr>
              <w:spacing w:line="256" w:lineRule="auto"/>
            </w:pPr>
            <w:r>
              <w:t>Vehicle is not in reverse</w:t>
            </w:r>
          </w:p>
          <w:p w14:paraId="60ACE69C" w14:textId="77777777" w:rsidR="00D15FDD" w:rsidRDefault="00770557" w:rsidP="00D15FDD">
            <w:pPr>
              <w:numPr>
                <w:ilvl w:val="0"/>
                <w:numId w:val="323"/>
              </w:numPr>
              <w:spacing w:line="256" w:lineRule="auto"/>
            </w:pPr>
            <w:r>
              <w:t>Vehicle is below 10 KPH</w:t>
            </w:r>
          </w:p>
          <w:p w14:paraId="6417CC55" w14:textId="77777777" w:rsidR="00D15FDD" w:rsidRDefault="00770557" w:rsidP="00D15FDD">
            <w:pPr>
              <w:numPr>
                <w:ilvl w:val="0"/>
                <w:numId w:val="323"/>
              </w:numPr>
              <w:spacing w:line="256" w:lineRule="auto"/>
            </w:pPr>
            <w:r>
              <w:t>Hitch view is the active view</w:t>
            </w:r>
          </w:p>
          <w:p w14:paraId="0006B4AC" w14:textId="77777777" w:rsidR="00D15FDD" w:rsidRDefault="00770557" w:rsidP="00D15FDD">
            <w:pPr>
              <w:numPr>
                <w:ilvl w:val="0"/>
                <w:numId w:val="323"/>
              </w:numPr>
              <w:spacing w:line="256" w:lineRule="auto"/>
            </w:pPr>
            <w:r>
              <w:t>Front Camera Menu below speed is displayed.</w:t>
            </w:r>
          </w:p>
        </w:tc>
      </w:tr>
      <w:tr w:rsidR="00D15FDD" w14:paraId="40509D04" w14:textId="77777777" w:rsidTr="00D15FD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777880" w14:textId="77777777" w:rsidR="00D15FDD"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556AC1A" w14:textId="77777777" w:rsidR="00952C43" w:rsidRDefault="00770557">
            <w:pPr>
              <w:spacing w:line="276" w:lineRule="auto"/>
            </w:pPr>
            <w:r>
              <w:t>User accelerates from below 10 KPH to above 10 KPH.</w:t>
            </w:r>
          </w:p>
          <w:p w14:paraId="791546F8" w14:textId="77777777" w:rsidR="00D15FDD" w:rsidRDefault="00770557">
            <w:pPr>
              <w:spacing w:line="276" w:lineRule="auto"/>
            </w:pPr>
            <w:r>
              <w:t xml:space="preserve">Server requests Hitch at speed view.  </w:t>
            </w:r>
          </w:p>
        </w:tc>
      </w:tr>
      <w:tr w:rsidR="00D15FDD" w14:paraId="51B425CA" w14:textId="77777777" w:rsidTr="00D15FD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A48548" w14:textId="77777777" w:rsidR="00D15FDD"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59A0B67" w14:textId="77777777" w:rsidR="00D15FDD" w:rsidRDefault="00770557">
            <w:pPr>
              <w:spacing w:line="276" w:lineRule="auto"/>
            </w:pPr>
            <w:r>
              <w:t>Client shall update view menu.</w:t>
            </w:r>
          </w:p>
        </w:tc>
      </w:tr>
      <w:tr w:rsidR="00D15FDD" w14:paraId="2D6F1925" w14:textId="77777777" w:rsidTr="00D15FD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1A9924" w14:textId="77777777" w:rsidR="00D15FDD"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271BCFE" w14:textId="77777777" w:rsidR="00D15FDD" w:rsidRDefault="00770557">
            <w:pPr>
              <w:spacing w:line="256" w:lineRule="auto"/>
            </w:pPr>
            <w:r>
              <w:t>E1 – Vehicle is not RUN/START</w:t>
            </w:r>
          </w:p>
          <w:p w14:paraId="006C179F" w14:textId="77777777" w:rsidR="00D15FDD" w:rsidRDefault="00770557">
            <w:pPr>
              <w:spacing w:line="256" w:lineRule="auto"/>
            </w:pPr>
            <w:r>
              <w:t>E2 – Loss of communication with server module</w:t>
            </w:r>
          </w:p>
          <w:p w14:paraId="4DD2DCD8" w14:textId="77777777" w:rsidR="00D15FDD" w:rsidRDefault="00770557">
            <w:pPr>
              <w:spacing w:line="276" w:lineRule="auto"/>
            </w:pPr>
            <w:r>
              <w:t>E3 – Valid camera video signal not present</w:t>
            </w:r>
          </w:p>
        </w:tc>
      </w:tr>
      <w:tr w:rsidR="00D15FDD" w14:paraId="2B7E4434" w14:textId="77777777" w:rsidTr="00D15FD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247B1B" w14:textId="77777777" w:rsidR="00D15FDD"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04938C69" w14:textId="77777777" w:rsidR="00D15FDD" w:rsidRDefault="00000000">
            <w:pPr>
              <w:spacing w:line="276" w:lineRule="auto"/>
            </w:pPr>
          </w:p>
        </w:tc>
      </w:tr>
    </w:tbl>
    <w:p w14:paraId="260B513D" w14:textId="77777777" w:rsidR="00500605" w:rsidRDefault="00000000" w:rsidP="00CD0F64"/>
    <w:p w14:paraId="1B385C8A" w14:textId="77777777" w:rsidR="00406F39" w:rsidRDefault="00770557" w:rsidP="00E52CBB">
      <w:pPr>
        <w:pStyle w:val="Heading5"/>
      </w:pPr>
      <w:r>
        <w:lastRenderedPageBreak/>
        <w:t>CAMERA-UC-REQ-381808/A-Aux Transition from Below Speed to Above Speed on 360 Variants</w:t>
      </w:r>
    </w:p>
    <w:p w14:paraId="5C42E9A1"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C77CDD" w14:paraId="6D2E4B7B" w14:textId="77777777" w:rsidTr="00C77CDD">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09BAFB" w14:textId="77777777" w:rsidR="00C77CDD"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656DB78" w14:textId="77777777" w:rsidR="00C77CDD" w:rsidRDefault="00770557">
            <w:pPr>
              <w:spacing w:line="256" w:lineRule="auto"/>
            </w:pPr>
            <w:r>
              <w:t>Vehicle Occupant</w:t>
            </w:r>
          </w:p>
        </w:tc>
      </w:tr>
      <w:tr w:rsidR="00C77CDD" w14:paraId="62CA6BB5" w14:textId="77777777" w:rsidTr="00C77CDD">
        <w:trPr>
          <w:trHeight w:val="340"/>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129310" w14:textId="77777777" w:rsidR="00C77CDD"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7A09D82" w14:textId="77777777" w:rsidR="00C77CDD" w:rsidRDefault="00770557" w:rsidP="00C77CDD">
            <w:pPr>
              <w:numPr>
                <w:ilvl w:val="0"/>
                <w:numId w:val="325"/>
              </w:numPr>
              <w:spacing w:line="256" w:lineRule="auto"/>
            </w:pPr>
            <w:r>
              <w:t>Client is configured for Aux view, Views at Speed and 360 camera</w:t>
            </w:r>
          </w:p>
          <w:p w14:paraId="67C7761E" w14:textId="77777777" w:rsidR="00C77CDD" w:rsidRDefault="00770557" w:rsidP="00C77CDD">
            <w:pPr>
              <w:numPr>
                <w:ilvl w:val="0"/>
                <w:numId w:val="325"/>
              </w:numPr>
              <w:spacing w:line="256" w:lineRule="auto"/>
            </w:pPr>
            <w:r>
              <w:t>Vehicle in Run/Start</w:t>
            </w:r>
          </w:p>
          <w:p w14:paraId="6A0B3A55" w14:textId="77777777" w:rsidR="00C77CDD" w:rsidRDefault="00770557" w:rsidP="00C77CDD">
            <w:pPr>
              <w:numPr>
                <w:ilvl w:val="0"/>
                <w:numId w:val="325"/>
              </w:numPr>
              <w:spacing w:line="256" w:lineRule="auto"/>
            </w:pPr>
            <w:r>
              <w:t>Vehicle is not in reverse</w:t>
            </w:r>
          </w:p>
          <w:p w14:paraId="4BC9BC20" w14:textId="77777777" w:rsidR="00C77CDD" w:rsidRDefault="00770557" w:rsidP="00C77CDD">
            <w:pPr>
              <w:numPr>
                <w:ilvl w:val="0"/>
                <w:numId w:val="325"/>
              </w:numPr>
              <w:spacing w:line="256" w:lineRule="auto"/>
            </w:pPr>
            <w:r>
              <w:t>Vehicle is below 10 KPH</w:t>
            </w:r>
          </w:p>
          <w:p w14:paraId="1542EB06" w14:textId="77777777" w:rsidR="00C77CDD" w:rsidRDefault="00770557" w:rsidP="00C77CDD">
            <w:pPr>
              <w:numPr>
                <w:ilvl w:val="0"/>
                <w:numId w:val="325"/>
              </w:numPr>
              <w:spacing w:line="256" w:lineRule="auto"/>
            </w:pPr>
            <w:r>
              <w:t>Aux is the active view</w:t>
            </w:r>
          </w:p>
          <w:p w14:paraId="433EFF06" w14:textId="77777777" w:rsidR="00C77CDD" w:rsidRDefault="00770557" w:rsidP="00C77CDD">
            <w:pPr>
              <w:numPr>
                <w:ilvl w:val="0"/>
                <w:numId w:val="325"/>
              </w:numPr>
              <w:spacing w:line="256" w:lineRule="auto"/>
            </w:pPr>
            <w:r>
              <w:t>Front Camera Menu below speed is displayed.</w:t>
            </w:r>
          </w:p>
        </w:tc>
      </w:tr>
      <w:tr w:rsidR="00C77CDD" w14:paraId="1167BF96" w14:textId="77777777" w:rsidTr="00C77CD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92F97D" w14:textId="77777777" w:rsidR="00C77CDD"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379F81E" w14:textId="77777777" w:rsidR="00C77CDD" w:rsidRDefault="00770557">
            <w:pPr>
              <w:spacing w:line="276" w:lineRule="auto"/>
            </w:pPr>
            <w:r>
              <w:t>User accelerates from below 10 KPH to above 10 KPH.</w:t>
            </w:r>
          </w:p>
          <w:p w14:paraId="39306A38" w14:textId="77777777" w:rsidR="005B62A5" w:rsidRDefault="00770557">
            <w:pPr>
              <w:spacing w:line="276" w:lineRule="auto"/>
            </w:pPr>
            <w:r>
              <w:t>Server requests Aux at speed view.</w:t>
            </w:r>
          </w:p>
        </w:tc>
      </w:tr>
      <w:tr w:rsidR="00C77CDD" w14:paraId="3BB332E6" w14:textId="77777777" w:rsidTr="00C77CD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2D9DC8" w14:textId="77777777" w:rsidR="00C77CDD"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50AD5A6" w14:textId="77777777" w:rsidR="00C77CDD" w:rsidRDefault="00770557">
            <w:pPr>
              <w:spacing w:line="276" w:lineRule="auto"/>
            </w:pPr>
            <w:r>
              <w:t xml:space="preserve">Client shall update view menu. </w:t>
            </w:r>
          </w:p>
        </w:tc>
      </w:tr>
      <w:tr w:rsidR="00C77CDD" w14:paraId="28E4FB79" w14:textId="77777777" w:rsidTr="00C77CD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B4631D" w14:textId="77777777" w:rsidR="00C77CDD"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74B4D43" w14:textId="77777777" w:rsidR="00C77CDD" w:rsidRDefault="00770557">
            <w:pPr>
              <w:spacing w:line="256" w:lineRule="auto"/>
            </w:pPr>
            <w:r>
              <w:t>E1 – Vehicle is not RUN/START</w:t>
            </w:r>
          </w:p>
          <w:p w14:paraId="1EDFFB9A" w14:textId="77777777" w:rsidR="00C77CDD" w:rsidRDefault="00770557">
            <w:pPr>
              <w:spacing w:line="256" w:lineRule="auto"/>
            </w:pPr>
            <w:r>
              <w:t>E2 – Loss of communication with server module</w:t>
            </w:r>
          </w:p>
          <w:p w14:paraId="11C40AF4" w14:textId="77777777" w:rsidR="00C77CDD" w:rsidRDefault="00770557">
            <w:pPr>
              <w:spacing w:line="276" w:lineRule="auto"/>
            </w:pPr>
            <w:r>
              <w:t>E3 – Valid camera video signal not present</w:t>
            </w:r>
          </w:p>
        </w:tc>
      </w:tr>
      <w:tr w:rsidR="00C77CDD" w14:paraId="351C7420" w14:textId="77777777" w:rsidTr="00C77CD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9019B6" w14:textId="77777777" w:rsidR="00C77CDD"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7A374344" w14:textId="77777777" w:rsidR="00C77CDD" w:rsidRDefault="00000000">
            <w:pPr>
              <w:spacing w:line="276" w:lineRule="auto"/>
            </w:pPr>
          </w:p>
        </w:tc>
      </w:tr>
    </w:tbl>
    <w:p w14:paraId="1F9FC32C" w14:textId="77777777" w:rsidR="00500605" w:rsidRDefault="00000000" w:rsidP="00CD0F64"/>
    <w:p w14:paraId="4F0F36C4" w14:textId="77777777" w:rsidR="00406F39" w:rsidRDefault="00770557" w:rsidP="00E52CBB">
      <w:pPr>
        <w:pStyle w:val="Heading5"/>
      </w:pPr>
      <w:r>
        <w:t>CAMERA-UC-REQ-381809/A-CHMSL Transition from Below Speed to Above Speed on 360 Variants</w:t>
      </w:r>
    </w:p>
    <w:p w14:paraId="15B4D77F"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2"/>
        <w:gridCol w:w="7545"/>
      </w:tblGrid>
      <w:tr w:rsidR="00D058E8" w14:paraId="6090E808" w14:textId="77777777" w:rsidTr="00D058E8">
        <w:trPr>
          <w:trHeight w:val="256"/>
          <w:jc w:val="center"/>
        </w:trPr>
        <w:tc>
          <w:tcPr>
            <w:tcW w:w="1782"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BBD1E4" w14:textId="77777777" w:rsidR="00D058E8" w:rsidRDefault="00770557">
            <w:pPr>
              <w:spacing w:line="276" w:lineRule="auto"/>
            </w:pPr>
            <w:r>
              <w:rPr>
                <w:b/>
                <w:bCs/>
              </w:rPr>
              <w:t>Actors</w:t>
            </w:r>
          </w:p>
        </w:tc>
        <w:tc>
          <w:tcPr>
            <w:tcW w:w="754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16FFEDB" w14:textId="77777777" w:rsidR="00D058E8" w:rsidRDefault="00770557">
            <w:pPr>
              <w:spacing w:line="256" w:lineRule="auto"/>
            </w:pPr>
            <w:r>
              <w:t>Vehicle Occupant</w:t>
            </w:r>
          </w:p>
        </w:tc>
      </w:tr>
      <w:tr w:rsidR="00D058E8" w14:paraId="4440DABC" w14:textId="77777777" w:rsidTr="00D058E8">
        <w:trPr>
          <w:trHeight w:val="331"/>
          <w:jc w:val="center"/>
        </w:trPr>
        <w:tc>
          <w:tcPr>
            <w:tcW w:w="178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2257E5" w14:textId="77777777" w:rsidR="00D058E8" w:rsidRDefault="00770557">
            <w:pPr>
              <w:spacing w:line="276" w:lineRule="auto"/>
            </w:pPr>
            <w:r>
              <w:rPr>
                <w:b/>
                <w:bCs/>
              </w:rPr>
              <w:t>Pre-conditions</w:t>
            </w:r>
          </w:p>
        </w:tc>
        <w:tc>
          <w:tcPr>
            <w:tcW w:w="7545" w:type="dxa"/>
            <w:tcBorders>
              <w:top w:val="nil"/>
              <w:left w:val="nil"/>
              <w:bottom w:val="single" w:sz="8" w:space="0" w:color="auto"/>
              <w:right w:val="single" w:sz="8" w:space="0" w:color="auto"/>
            </w:tcBorders>
            <w:tcMar>
              <w:top w:w="0" w:type="dxa"/>
              <w:left w:w="108" w:type="dxa"/>
              <w:bottom w:w="0" w:type="dxa"/>
              <w:right w:w="108" w:type="dxa"/>
            </w:tcMar>
            <w:hideMark/>
          </w:tcPr>
          <w:p w14:paraId="6A92AFA0" w14:textId="77777777" w:rsidR="00D058E8" w:rsidRDefault="00770557" w:rsidP="00D058E8">
            <w:pPr>
              <w:numPr>
                <w:ilvl w:val="0"/>
                <w:numId w:val="327"/>
              </w:numPr>
              <w:spacing w:line="256" w:lineRule="auto"/>
            </w:pPr>
            <w:r>
              <w:t>Client is configured for CHMSL view, Views at Speed and 360 camera</w:t>
            </w:r>
          </w:p>
          <w:p w14:paraId="18687940" w14:textId="77777777" w:rsidR="00D058E8" w:rsidRDefault="00770557" w:rsidP="00D058E8">
            <w:pPr>
              <w:numPr>
                <w:ilvl w:val="0"/>
                <w:numId w:val="327"/>
              </w:numPr>
              <w:spacing w:line="256" w:lineRule="auto"/>
            </w:pPr>
            <w:r>
              <w:t>Vehicle in Run/Start</w:t>
            </w:r>
          </w:p>
          <w:p w14:paraId="7B0043D8" w14:textId="77777777" w:rsidR="00D058E8" w:rsidRDefault="00770557" w:rsidP="00D058E8">
            <w:pPr>
              <w:numPr>
                <w:ilvl w:val="0"/>
                <w:numId w:val="327"/>
              </w:numPr>
              <w:spacing w:line="256" w:lineRule="auto"/>
            </w:pPr>
            <w:r>
              <w:t>Vehicle is not in reverse</w:t>
            </w:r>
          </w:p>
          <w:p w14:paraId="5437AD21" w14:textId="77777777" w:rsidR="00D058E8" w:rsidRDefault="00770557" w:rsidP="00D058E8">
            <w:pPr>
              <w:numPr>
                <w:ilvl w:val="0"/>
                <w:numId w:val="327"/>
              </w:numPr>
              <w:spacing w:line="256" w:lineRule="auto"/>
            </w:pPr>
            <w:r>
              <w:t>Vehicle is below 10 KPH</w:t>
            </w:r>
          </w:p>
          <w:p w14:paraId="76F9A7F9" w14:textId="77777777" w:rsidR="00D058E8" w:rsidRDefault="00770557" w:rsidP="00D058E8">
            <w:pPr>
              <w:numPr>
                <w:ilvl w:val="0"/>
                <w:numId w:val="327"/>
              </w:numPr>
              <w:spacing w:line="256" w:lineRule="auto"/>
            </w:pPr>
            <w:r>
              <w:t>CHMSL is the active view</w:t>
            </w:r>
          </w:p>
          <w:p w14:paraId="62ADE541" w14:textId="77777777" w:rsidR="00D058E8" w:rsidRDefault="00770557" w:rsidP="00D058E8">
            <w:pPr>
              <w:numPr>
                <w:ilvl w:val="0"/>
                <w:numId w:val="327"/>
              </w:numPr>
              <w:spacing w:line="256" w:lineRule="auto"/>
            </w:pPr>
            <w:r>
              <w:t>Front Camera Menu below speed is displayed.</w:t>
            </w:r>
          </w:p>
        </w:tc>
      </w:tr>
      <w:tr w:rsidR="00D058E8" w14:paraId="63ABE76F" w14:textId="77777777" w:rsidTr="00D058E8">
        <w:trPr>
          <w:trHeight w:val="512"/>
          <w:jc w:val="center"/>
        </w:trPr>
        <w:tc>
          <w:tcPr>
            <w:tcW w:w="178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143C43" w14:textId="77777777" w:rsidR="00D058E8" w:rsidRDefault="00770557">
            <w:pPr>
              <w:spacing w:line="276" w:lineRule="auto"/>
            </w:pPr>
            <w:r>
              <w:rPr>
                <w:b/>
                <w:bCs/>
              </w:rPr>
              <w:t>Scenario Description</w:t>
            </w:r>
          </w:p>
        </w:tc>
        <w:tc>
          <w:tcPr>
            <w:tcW w:w="7545" w:type="dxa"/>
            <w:tcBorders>
              <w:top w:val="nil"/>
              <w:left w:val="nil"/>
              <w:bottom w:val="single" w:sz="8" w:space="0" w:color="auto"/>
              <w:right w:val="single" w:sz="8" w:space="0" w:color="auto"/>
            </w:tcBorders>
            <w:tcMar>
              <w:top w:w="0" w:type="dxa"/>
              <w:left w:w="108" w:type="dxa"/>
              <w:bottom w:w="0" w:type="dxa"/>
              <w:right w:w="108" w:type="dxa"/>
            </w:tcMar>
            <w:hideMark/>
          </w:tcPr>
          <w:p w14:paraId="2E588146" w14:textId="77777777" w:rsidR="00D058E8" w:rsidRDefault="00770557">
            <w:pPr>
              <w:spacing w:line="276" w:lineRule="auto"/>
            </w:pPr>
            <w:r>
              <w:t>User accelerates from below 10 KPH to above 10 KPH.</w:t>
            </w:r>
          </w:p>
          <w:p w14:paraId="14643758" w14:textId="77777777" w:rsidR="004940BE" w:rsidRDefault="00770557">
            <w:pPr>
              <w:spacing w:line="276" w:lineRule="auto"/>
            </w:pPr>
            <w:r>
              <w:t>Server requests CHMSL at speed view.</w:t>
            </w:r>
          </w:p>
        </w:tc>
      </w:tr>
      <w:tr w:rsidR="00D058E8" w14:paraId="4A0D3C29" w14:textId="77777777" w:rsidTr="00D058E8">
        <w:trPr>
          <w:trHeight w:val="769"/>
          <w:jc w:val="center"/>
        </w:trPr>
        <w:tc>
          <w:tcPr>
            <w:tcW w:w="178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DA7D91" w14:textId="77777777" w:rsidR="00D058E8" w:rsidRDefault="00770557">
            <w:pPr>
              <w:spacing w:line="276" w:lineRule="auto"/>
            </w:pPr>
            <w:r>
              <w:rPr>
                <w:b/>
                <w:bCs/>
              </w:rPr>
              <w:t>Post-conditions</w:t>
            </w:r>
          </w:p>
        </w:tc>
        <w:tc>
          <w:tcPr>
            <w:tcW w:w="7545" w:type="dxa"/>
            <w:tcBorders>
              <w:top w:val="nil"/>
              <w:left w:val="nil"/>
              <w:bottom w:val="single" w:sz="8" w:space="0" w:color="auto"/>
              <w:right w:val="single" w:sz="8" w:space="0" w:color="auto"/>
            </w:tcBorders>
            <w:tcMar>
              <w:top w:w="0" w:type="dxa"/>
              <w:left w:w="108" w:type="dxa"/>
              <w:bottom w:w="0" w:type="dxa"/>
              <w:right w:w="108" w:type="dxa"/>
            </w:tcMar>
            <w:hideMark/>
          </w:tcPr>
          <w:p w14:paraId="5D100143" w14:textId="77777777" w:rsidR="00D058E8" w:rsidRDefault="00770557">
            <w:pPr>
              <w:spacing w:line="276" w:lineRule="auto"/>
            </w:pPr>
            <w:r>
              <w:t>Client shall update view menu.</w:t>
            </w:r>
          </w:p>
        </w:tc>
      </w:tr>
      <w:tr w:rsidR="00D058E8" w14:paraId="0C8F4584" w14:textId="77777777" w:rsidTr="00D058E8">
        <w:trPr>
          <w:trHeight w:val="769"/>
          <w:jc w:val="center"/>
        </w:trPr>
        <w:tc>
          <w:tcPr>
            <w:tcW w:w="178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C9BC0B" w14:textId="77777777" w:rsidR="00D058E8" w:rsidRDefault="00770557">
            <w:pPr>
              <w:spacing w:line="276" w:lineRule="auto"/>
            </w:pPr>
            <w:r>
              <w:rPr>
                <w:b/>
                <w:bCs/>
              </w:rPr>
              <w:t>List of Exception Use Cases</w:t>
            </w:r>
          </w:p>
        </w:tc>
        <w:tc>
          <w:tcPr>
            <w:tcW w:w="7545" w:type="dxa"/>
            <w:tcBorders>
              <w:top w:val="nil"/>
              <w:left w:val="nil"/>
              <w:bottom w:val="single" w:sz="8" w:space="0" w:color="auto"/>
              <w:right w:val="single" w:sz="8" w:space="0" w:color="auto"/>
            </w:tcBorders>
            <w:tcMar>
              <w:top w:w="0" w:type="dxa"/>
              <w:left w:w="108" w:type="dxa"/>
              <w:bottom w:w="0" w:type="dxa"/>
              <w:right w:w="108" w:type="dxa"/>
            </w:tcMar>
            <w:hideMark/>
          </w:tcPr>
          <w:p w14:paraId="6E3FF950" w14:textId="77777777" w:rsidR="00D058E8" w:rsidRDefault="00770557">
            <w:pPr>
              <w:spacing w:line="256" w:lineRule="auto"/>
            </w:pPr>
            <w:r>
              <w:t>E1 – Vehicle is not RUN/START</w:t>
            </w:r>
          </w:p>
          <w:p w14:paraId="274C7411" w14:textId="77777777" w:rsidR="00D058E8" w:rsidRDefault="00770557">
            <w:pPr>
              <w:spacing w:line="256" w:lineRule="auto"/>
            </w:pPr>
            <w:r>
              <w:t>E2 – Loss of communication with server module</w:t>
            </w:r>
          </w:p>
          <w:p w14:paraId="3B0D6959" w14:textId="77777777" w:rsidR="00D058E8" w:rsidRDefault="00770557">
            <w:pPr>
              <w:spacing w:line="276" w:lineRule="auto"/>
            </w:pPr>
            <w:r>
              <w:t>E3 – Valid camera video signal not present</w:t>
            </w:r>
          </w:p>
        </w:tc>
      </w:tr>
      <w:tr w:rsidR="00D058E8" w14:paraId="217ACB15" w14:textId="77777777" w:rsidTr="00D058E8">
        <w:trPr>
          <w:trHeight w:val="243"/>
          <w:jc w:val="center"/>
        </w:trPr>
        <w:tc>
          <w:tcPr>
            <w:tcW w:w="1782" w:type="dxa"/>
            <w:tcBorders>
              <w:top w:val="nil"/>
              <w:left w:val="single" w:sz="8" w:space="0" w:color="auto"/>
              <w:bottom w:val="nil"/>
              <w:right w:val="single" w:sz="8" w:space="0" w:color="auto"/>
            </w:tcBorders>
            <w:shd w:val="clear" w:color="auto" w:fill="BFBFBF"/>
            <w:tcMar>
              <w:top w:w="0" w:type="dxa"/>
              <w:left w:w="108" w:type="dxa"/>
              <w:bottom w:w="0" w:type="dxa"/>
              <w:right w:w="108" w:type="dxa"/>
            </w:tcMar>
            <w:hideMark/>
          </w:tcPr>
          <w:p w14:paraId="6F6A85AF" w14:textId="77777777" w:rsidR="00D058E8" w:rsidRDefault="00770557">
            <w:pPr>
              <w:spacing w:line="276" w:lineRule="auto"/>
            </w:pPr>
            <w:r>
              <w:rPr>
                <w:b/>
                <w:bCs/>
              </w:rPr>
              <w:t>Interfaces</w:t>
            </w:r>
          </w:p>
        </w:tc>
        <w:tc>
          <w:tcPr>
            <w:tcW w:w="7545" w:type="dxa"/>
            <w:tcBorders>
              <w:top w:val="nil"/>
              <w:left w:val="nil"/>
              <w:bottom w:val="nil"/>
              <w:right w:val="single" w:sz="8" w:space="0" w:color="auto"/>
            </w:tcBorders>
            <w:tcMar>
              <w:top w:w="0" w:type="dxa"/>
              <w:left w:w="108" w:type="dxa"/>
              <w:bottom w:w="0" w:type="dxa"/>
              <w:right w:w="108" w:type="dxa"/>
            </w:tcMar>
          </w:tcPr>
          <w:p w14:paraId="64977545" w14:textId="77777777" w:rsidR="00D058E8" w:rsidRDefault="00000000">
            <w:pPr>
              <w:spacing w:line="276" w:lineRule="auto"/>
            </w:pPr>
          </w:p>
        </w:tc>
      </w:tr>
      <w:tr w:rsidR="00D058E8" w14:paraId="2EF13956" w14:textId="77777777" w:rsidTr="00D058E8">
        <w:trPr>
          <w:trHeight w:val="256"/>
          <w:jc w:val="center"/>
        </w:trPr>
        <w:tc>
          <w:tcPr>
            <w:tcW w:w="178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ECDB77F" w14:textId="77777777" w:rsidR="00D058E8" w:rsidRDefault="00000000">
            <w:pPr>
              <w:spacing w:line="276" w:lineRule="auto"/>
              <w:rPr>
                <w:b/>
                <w:bCs/>
              </w:rPr>
            </w:pPr>
          </w:p>
        </w:tc>
        <w:tc>
          <w:tcPr>
            <w:tcW w:w="7545" w:type="dxa"/>
            <w:tcBorders>
              <w:top w:val="nil"/>
              <w:left w:val="nil"/>
              <w:bottom w:val="single" w:sz="8" w:space="0" w:color="auto"/>
              <w:right w:val="single" w:sz="8" w:space="0" w:color="auto"/>
            </w:tcBorders>
            <w:tcMar>
              <w:top w:w="0" w:type="dxa"/>
              <w:left w:w="108" w:type="dxa"/>
              <w:bottom w:w="0" w:type="dxa"/>
              <w:right w:w="108" w:type="dxa"/>
            </w:tcMar>
          </w:tcPr>
          <w:p w14:paraId="35057F4B" w14:textId="77777777" w:rsidR="00D058E8" w:rsidRDefault="00000000">
            <w:pPr>
              <w:spacing w:line="276" w:lineRule="auto"/>
            </w:pPr>
          </w:p>
        </w:tc>
      </w:tr>
    </w:tbl>
    <w:p w14:paraId="773170F4" w14:textId="77777777" w:rsidR="00500605" w:rsidRDefault="00000000" w:rsidP="00CD0F64"/>
    <w:p w14:paraId="3EC7433E" w14:textId="77777777" w:rsidR="00406F39" w:rsidRDefault="00770557" w:rsidP="00E52CBB">
      <w:pPr>
        <w:pStyle w:val="Heading5"/>
      </w:pPr>
      <w:r>
        <w:t>CAMERA-UC-REQ-381810/A-Views at Speed above Speed Menu Options on 360 Variants</w:t>
      </w:r>
    </w:p>
    <w:p w14:paraId="7D6B6C13"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907127" w14:paraId="2A8422CC" w14:textId="77777777" w:rsidTr="00907127">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1E0AD8" w14:textId="77777777" w:rsidR="00907127"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92B05A" w14:textId="77777777" w:rsidR="00907127" w:rsidRDefault="00770557">
            <w:pPr>
              <w:spacing w:line="256" w:lineRule="auto"/>
            </w:pPr>
            <w:r>
              <w:t>Vehicle Occupant</w:t>
            </w:r>
          </w:p>
        </w:tc>
      </w:tr>
      <w:tr w:rsidR="00907127" w14:paraId="5E65DD1B" w14:textId="77777777" w:rsidTr="0090712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37A522" w14:textId="77777777" w:rsidR="00907127"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3C6C598" w14:textId="77777777" w:rsidR="00907127" w:rsidRDefault="00770557" w:rsidP="00907127">
            <w:pPr>
              <w:numPr>
                <w:ilvl w:val="0"/>
                <w:numId w:val="329"/>
              </w:numPr>
              <w:spacing w:line="256" w:lineRule="auto"/>
            </w:pPr>
            <w:r>
              <w:t>Client is configured for RCOD and 360 camera</w:t>
            </w:r>
          </w:p>
          <w:p w14:paraId="6B97338E" w14:textId="77777777" w:rsidR="00907127" w:rsidRDefault="00770557" w:rsidP="00907127">
            <w:pPr>
              <w:numPr>
                <w:ilvl w:val="0"/>
                <w:numId w:val="329"/>
              </w:numPr>
              <w:spacing w:line="256" w:lineRule="auto"/>
            </w:pPr>
            <w:r>
              <w:t>Vehicle in Run/Start</w:t>
            </w:r>
          </w:p>
          <w:p w14:paraId="22A1B889" w14:textId="77777777" w:rsidR="00907127" w:rsidRDefault="00770557" w:rsidP="00907127">
            <w:pPr>
              <w:numPr>
                <w:ilvl w:val="0"/>
                <w:numId w:val="329"/>
              </w:numPr>
              <w:spacing w:line="256" w:lineRule="auto"/>
            </w:pPr>
            <w:r>
              <w:t>Vehicle is not in reverse</w:t>
            </w:r>
          </w:p>
          <w:p w14:paraId="3131339E" w14:textId="77777777" w:rsidR="00907127" w:rsidRDefault="00770557" w:rsidP="00907127">
            <w:pPr>
              <w:numPr>
                <w:ilvl w:val="0"/>
                <w:numId w:val="329"/>
              </w:numPr>
              <w:spacing w:line="256" w:lineRule="auto"/>
            </w:pPr>
            <w:r>
              <w:t>Vehicle is driving below 10 KPH</w:t>
            </w:r>
          </w:p>
          <w:p w14:paraId="4795F1B1" w14:textId="77777777" w:rsidR="006B2C55" w:rsidRDefault="00770557" w:rsidP="00907127">
            <w:pPr>
              <w:numPr>
                <w:ilvl w:val="0"/>
                <w:numId w:val="329"/>
              </w:numPr>
              <w:spacing w:line="256" w:lineRule="auto"/>
            </w:pPr>
            <w:r>
              <w:t>A front camera view other than RCOD is showing</w:t>
            </w:r>
          </w:p>
        </w:tc>
      </w:tr>
      <w:tr w:rsidR="00907127" w14:paraId="40005C20" w14:textId="77777777" w:rsidTr="0090712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E02B6E" w14:textId="77777777" w:rsidR="00907127"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6EECD8A" w14:textId="77777777" w:rsidR="00907127" w:rsidRDefault="00770557">
            <w:pPr>
              <w:spacing w:line="276" w:lineRule="auto"/>
            </w:pPr>
            <w:r>
              <w:t xml:space="preserve">User presses the RCOD soft button. </w:t>
            </w:r>
          </w:p>
          <w:p w14:paraId="324FF1EA" w14:textId="77777777" w:rsidR="00907127" w:rsidRDefault="00000000">
            <w:pPr>
              <w:spacing w:line="276" w:lineRule="auto"/>
            </w:pPr>
          </w:p>
        </w:tc>
      </w:tr>
      <w:tr w:rsidR="00907127" w14:paraId="23602FD1" w14:textId="77777777" w:rsidTr="0090712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DB015A" w14:textId="77777777" w:rsidR="00907127"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4CFCFB5" w14:textId="77777777" w:rsidR="00907127" w:rsidRDefault="00770557">
            <w:pPr>
              <w:spacing w:line="276" w:lineRule="auto"/>
            </w:pPr>
            <w:r>
              <w:t>Client sends request to server to activate RCOD view.</w:t>
            </w:r>
          </w:p>
        </w:tc>
      </w:tr>
      <w:tr w:rsidR="00907127" w14:paraId="4EA21AB3" w14:textId="77777777" w:rsidTr="0090712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172F55" w14:textId="77777777" w:rsidR="00907127" w:rsidRDefault="00770557">
            <w:pPr>
              <w:spacing w:line="276" w:lineRule="auto"/>
            </w:pPr>
            <w:r>
              <w:rPr>
                <w:b/>
                <w:bCs/>
              </w:rPr>
              <w:lastRenderedPageBreak/>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07F9184" w14:textId="77777777" w:rsidR="00907127" w:rsidRDefault="00770557">
            <w:pPr>
              <w:spacing w:line="256" w:lineRule="auto"/>
            </w:pPr>
            <w:r>
              <w:t>E1 – Vehicle is not RUN/START</w:t>
            </w:r>
          </w:p>
          <w:p w14:paraId="18FE534A" w14:textId="77777777" w:rsidR="00907127" w:rsidRDefault="00770557">
            <w:pPr>
              <w:spacing w:line="256" w:lineRule="auto"/>
            </w:pPr>
            <w:r>
              <w:t>E2 – Loss of communication with server module</w:t>
            </w:r>
          </w:p>
          <w:p w14:paraId="6FCE0BA8" w14:textId="77777777" w:rsidR="00907127" w:rsidRDefault="00770557">
            <w:pPr>
              <w:spacing w:line="276" w:lineRule="auto"/>
            </w:pPr>
            <w:r>
              <w:t>E3 – Valid camera video signal not present</w:t>
            </w:r>
          </w:p>
        </w:tc>
      </w:tr>
      <w:tr w:rsidR="00907127" w14:paraId="41E01337" w14:textId="77777777" w:rsidTr="0090712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E729CE" w14:textId="77777777" w:rsidR="00907127"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2E3BA971" w14:textId="77777777" w:rsidR="00907127" w:rsidRDefault="00000000">
            <w:pPr>
              <w:spacing w:line="276" w:lineRule="auto"/>
            </w:pPr>
          </w:p>
        </w:tc>
      </w:tr>
    </w:tbl>
    <w:p w14:paraId="4C4E038A" w14:textId="77777777" w:rsidR="00500605" w:rsidRDefault="00000000" w:rsidP="00CD0F64"/>
    <w:p w14:paraId="67EAA7D0" w14:textId="77777777" w:rsidR="00406F39" w:rsidRDefault="00770557" w:rsidP="00E52CBB">
      <w:pPr>
        <w:pStyle w:val="Heading5"/>
      </w:pPr>
      <w:r>
        <w:t>CAMERA-UC-REQ-381811/A-RCOD Activation Above Speed on 360 Variants</w:t>
      </w:r>
    </w:p>
    <w:p w14:paraId="3034B8DF"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6C265F" w14:paraId="1E998CAD" w14:textId="77777777" w:rsidTr="006C265F">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A50279" w14:textId="77777777" w:rsidR="006C265F"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25CD663" w14:textId="77777777" w:rsidR="006C265F" w:rsidRDefault="00770557">
            <w:pPr>
              <w:spacing w:line="256" w:lineRule="auto"/>
            </w:pPr>
            <w:r>
              <w:t>Vehicle Occupant</w:t>
            </w:r>
          </w:p>
        </w:tc>
      </w:tr>
      <w:tr w:rsidR="006C265F" w14:paraId="51DB4B77" w14:textId="77777777" w:rsidTr="006C265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B6943B" w14:textId="77777777" w:rsidR="006C265F"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E614493" w14:textId="77777777" w:rsidR="006C265F" w:rsidRDefault="00770557" w:rsidP="006C265F">
            <w:pPr>
              <w:numPr>
                <w:ilvl w:val="0"/>
                <w:numId w:val="331"/>
              </w:numPr>
              <w:spacing w:line="256" w:lineRule="auto"/>
            </w:pPr>
            <w:r>
              <w:t>Client is configured for Rear View Camera on Demand, Views at Speed and 360 camera</w:t>
            </w:r>
          </w:p>
          <w:p w14:paraId="4490642A" w14:textId="77777777" w:rsidR="006C265F" w:rsidRDefault="00770557" w:rsidP="006C265F">
            <w:pPr>
              <w:numPr>
                <w:ilvl w:val="0"/>
                <w:numId w:val="331"/>
              </w:numPr>
              <w:spacing w:line="256" w:lineRule="auto"/>
            </w:pPr>
            <w:r>
              <w:t>Vehicle in Run/Start</w:t>
            </w:r>
          </w:p>
          <w:p w14:paraId="725F71E7" w14:textId="77777777" w:rsidR="006C265F" w:rsidRDefault="00770557" w:rsidP="006C265F">
            <w:pPr>
              <w:numPr>
                <w:ilvl w:val="0"/>
                <w:numId w:val="331"/>
              </w:numPr>
              <w:spacing w:line="256" w:lineRule="auto"/>
            </w:pPr>
            <w:r>
              <w:t>Vehicle is not in reverse</w:t>
            </w:r>
          </w:p>
          <w:p w14:paraId="52A1922B" w14:textId="77777777" w:rsidR="006C265F" w:rsidRDefault="00770557" w:rsidP="006C265F">
            <w:pPr>
              <w:numPr>
                <w:ilvl w:val="0"/>
                <w:numId w:val="331"/>
              </w:numPr>
              <w:spacing w:line="256" w:lineRule="auto"/>
            </w:pPr>
            <w:r>
              <w:t>Vehicle is above 10 KPH</w:t>
            </w:r>
          </w:p>
          <w:p w14:paraId="1B716127" w14:textId="77777777" w:rsidR="006C265F" w:rsidRDefault="00770557" w:rsidP="006C265F">
            <w:pPr>
              <w:numPr>
                <w:ilvl w:val="0"/>
                <w:numId w:val="331"/>
              </w:numPr>
              <w:spacing w:line="256" w:lineRule="auto"/>
            </w:pPr>
            <w:r>
              <w:t>A view at speed other than RCOD is active</w:t>
            </w:r>
          </w:p>
          <w:p w14:paraId="67A8CD5D" w14:textId="77777777" w:rsidR="006C265F" w:rsidRDefault="00770557" w:rsidP="006C265F">
            <w:pPr>
              <w:numPr>
                <w:ilvl w:val="0"/>
                <w:numId w:val="331"/>
              </w:numPr>
              <w:spacing w:line="256" w:lineRule="auto"/>
            </w:pPr>
            <w:r>
              <w:t>Views at Speed menu is displayed.</w:t>
            </w:r>
          </w:p>
        </w:tc>
      </w:tr>
      <w:tr w:rsidR="006C265F" w14:paraId="2A8F80A7" w14:textId="77777777" w:rsidTr="006C265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EAF689" w14:textId="77777777" w:rsidR="006C265F"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500CB99" w14:textId="77777777" w:rsidR="006C265F" w:rsidRDefault="00770557">
            <w:pPr>
              <w:spacing w:line="276" w:lineRule="auto"/>
            </w:pPr>
            <w:r>
              <w:t xml:space="preserve">User presses the Rear Camera on Demand at Speed button </w:t>
            </w:r>
          </w:p>
        </w:tc>
      </w:tr>
      <w:tr w:rsidR="006C265F" w14:paraId="290F1C19" w14:textId="77777777" w:rsidTr="006C265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4758DD" w14:textId="77777777" w:rsidR="006C265F"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228FA16" w14:textId="77777777" w:rsidR="006C265F" w:rsidRDefault="00770557">
            <w:pPr>
              <w:spacing w:line="276" w:lineRule="auto"/>
            </w:pPr>
            <w:r>
              <w:t>Client sends request to server to activate RCOD View at speed.</w:t>
            </w:r>
            <w:r>
              <w:br/>
            </w:r>
          </w:p>
        </w:tc>
      </w:tr>
      <w:tr w:rsidR="006C265F" w14:paraId="4DF52748" w14:textId="77777777" w:rsidTr="006C265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B5B988" w14:textId="77777777" w:rsidR="006C265F"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D9B7711" w14:textId="77777777" w:rsidR="006C265F" w:rsidRDefault="00770557">
            <w:pPr>
              <w:spacing w:line="256" w:lineRule="auto"/>
            </w:pPr>
            <w:r>
              <w:t>E1 – Vehicle is not RUN/START</w:t>
            </w:r>
          </w:p>
          <w:p w14:paraId="403386CA" w14:textId="77777777" w:rsidR="006C265F" w:rsidRDefault="00770557">
            <w:pPr>
              <w:spacing w:line="256" w:lineRule="auto"/>
            </w:pPr>
            <w:r>
              <w:t>E2 – Loss of communication with Server module</w:t>
            </w:r>
          </w:p>
          <w:p w14:paraId="13C6D564" w14:textId="77777777" w:rsidR="006C265F" w:rsidRDefault="00770557">
            <w:pPr>
              <w:spacing w:line="276" w:lineRule="auto"/>
            </w:pPr>
            <w:r>
              <w:t>E3 – Valid camera video signal not present</w:t>
            </w:r>
          </w:p>
        </w:tc>
      </w:tr>
      <w:tr w:rsidR="006C265F" w14:paraId="304F7C74" w14:textId="77777777" w:rsidTr="006C265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F0D9B6" w14:textId="77777777" w:rsidR="006C265F"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42DCEBD1" w14:textId="77777777" w:rsidR="006C265F" w:rsidRDefault="00000000">
            <w:pPr>
              <w:spacing w:line="276" w:lineRule="auto"/>
            </w:pPr>
          </w:p>
        </w:tc>
      </w:tr>
    </w:tbl>
    <w:p w14:paraId="74664B93" w14:textId="77777777" w:rsidR="00500605" w:rsidRDefault="00000000" w:rsidP="00CD0F64"/>
    <w:p w14:paraId="136E33A7" w14:textId="77777777" w:rsidR="00406F39" w:rsidRDefault="00770557" w:rsidP="00E52CBB">
      <w:pPr>
        <w:pStyle w:val="Heading5"/>
      </w:pPr>
      <w:r>
        <w:t>CAMERA-UC-REQ-381812/A-Hitch Activation Above Speed on 360 Variants</w:t>
      </w:r>
    </w:p>
    <w:p w14:paraId="05C03ADB"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5611DA" w14:paraId="7E481849" w14:textId="77777777" w:rsidTr="005611DA">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9E84FA" w14:textId="77777777" w:rsidR="005611DA"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60451B" w14:textId="77777777" w:rsidR="005611DA" w:rsidRDefault="00770557">
            <w:pPr>
              <w:spacing w:line="256" w:lineRule="auto"/>
            </w:pPr>
            <w:r>
              <w:t>Vehicle Occupant</w:t>
            </w:r>
          </w:p>
        </w:tc>
      </w:tr>
      <w:tr w:rsidR="005611DA" w14:paraId="2122BE34" w14:textId="77777777" w:rsidTr="005611DA">
        <w:trPr>
          <w:trHeight w:val="340"/>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D8B5E9" w14:textId="77777777" w:rsidR="005611DA"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AC77C31" w14:textId="77777777" w:rsidR="005611DA" w:rsidRDefault="00770557" w:rsidP="005611DA">
            <w:pPr>
              <w:numPr>
                <w:ilvl w:val="0"/>
                <w:numId w:val="333"/>
              </w:numPr>
              <w:spacing w:line="256" w:lineRule="auto"/>
            </w:pPr>
            <w:r>
              <w:t>Client is configured for Hitch View, Views at Speed, and 360 camera</w:t>
            </w:r>
          </w:p>
          <w:p w14:paraId="61F447C1" w14:textId="77777777" w:rsidR="005611DA" w:rsidRDefault="00770557" w:rsidP="005611DA">
            <w:pPr>
              <w:numPr>
                <w:ilvl w:val="0"/>
                <w:numId w:val="333"/>
              </w:numPr>
              <w:spacing w:line="256" w:lineRule="auto"/>
            </w:pPr>
            <w:r>
              <w:t>Vehicle in Run/Start</w:t>
            </w:r>
          </w:p>
          <w:p w14:paraId="73719CCA" w14:textId="77777777" w:rsidR="005611DA" w:rsidRDefault="00770557" w:rsidP="005611DA">
            <w:pPr>
              <w:numPr>
                <w:ilvl w:val="0"/>
                <w:numId w:val="333"/>
              </w:numPr>
              <w:spacing w:line="256" w:lineRule="auto"/>
            </w:pPr>
            <w:r>
              <w:t>Vehicle is not in reverse</w:t>
            </w:r>
          </w:p>
          <w:p w14:paraId="6898DDE0" w14:textId="77777777" w:rsidR="005611DA" w:rsidRDefault="00770557" w:rsidP="005611DA">
            <w:pPr>
              <w:numPr>
                <w:ilvl w:val="0"/>
                <w:numId w:val="333"/>
              </w:numPr>
              <w:spacing w:line="256" w:lineRule="auto"/>
            </w:pPr>
            <w:r>
              <w:t>Vehicle is above 10 KPH</w:t>
            </w:r>
          </w:p>
          <w:p w14:paraId="4B84DB2D" w14:textId="77777777" w:rsidR="005611DA" w:rsidRDefault="00770557" w:rsidP="005611DA">
            <w:pPr>
              <w:numPr>
                <w:ilvl w:val="0"/>
                <w:numId w:val="333"/>
              </w:numPr>
              <w:spacing w:line="256" w:lineRule="auto"/>
            </w:pPr>
            <w:r>
              <w:t>A view at speed other than Hitch is active</w:t>
            </w:r>
          </w:p>
          <w:p w14:paraId="42D93067" w14:textId="77777777" w:rsidR="005611DA" w:rsidRDefault="00770557" w:rsidP="005611DA">
            <w:pPr>
              <w:numPr>
                <w:ilvl w:val="0"/>
                <w:numId w:val="333"/>
              </w:numPr>
              <w:spacing w:line="256" w:lineRule="auto"/>
            </w:pPr>
            <w:r>
              <w:t>Views at Speed menu is displayed.</w:t>
            </w:r>
          </w:p>
        </w:tc>
      </w:tr>
      <w:tr w:rsidR="005611DA" w14:paraId="3FA91746" w14:textId="77777777" w:rsidTr="005611DA">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E7A21D" w14:textId="77777777" w:rsidR="005611DA"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D43087A" w14:textId="77777777" w:rsidR="005611DA" w:rsidRDefault="00770557">
            <w:pPr>
              <w:spacing w:line="276" w:lineRule="auto"/>
            </w:pPr>
            <w:r>
              <w:t xml:space="preserve">User presses the Hitch View at Speed menu icon </w:t>
            </w:r>
          </w:p>
        </w:tc>
      </w:tr>
      <w:tr w:rsidR="005611DA" w14:paraId="0DED1DAB" w14:textId="77777777" w:rsidTr="005611DA">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EEA215" w14:textId="77777777" w:rsidR="005611DA"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1CCEEAC" w14:textId="77777777" w:rsidR="005611DA" w:rsidRDefault="00770557">
            <w:pPr>
              <w:spacing w:line="276" w:lineRule="auto"/>
            </w:pPr>
            <w:r>
              <w:t>Client sends request to server to activate Hitch View at speed.</w:t>
            </w:r>
            <w:r>
              <w:br/>
            </w:r>
          </w:p>
        </w:tc>
      </w:tr>
      <w:tr w:rsidR="005611DA" w14:paraId="54CE30AD" w14:textId="77777777" w:rsidTr="005611DA">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97F326" w14:textId="77777777" w:rsidR="005611DA"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C57E454" w14:textId="77777777" w:rsidR="005611DA" w:rsidRDefault="00770557">
            <w:pPr>
              <w:spacing w:line="256" w:lineRule="auto"/>
            </w:pPr>
            <w:r>
              <w:t>E1 – Vehicle is not RUN/START</w:t>
            </w:r>
          </w:p>
          <w:p w14:paraId="62DF3717" w14:textId="77777777" w:rsidR="005611DA" w:rsidRDefault="00770557">
            <w:pPr>
              <w:spacing w:line="256" w:lineRule="auto"/>
            </w:pPr>
            <w:r>
              <w:t>E2 – Loss of communication with server module</w:t>
            </w:r>
          </w:p>
          <w:p w14:paraId="28515F9F" w14:textId="77777777" w:rsidR="005611DA" w:rsidRDefault="00770557">
            <w:pPr>
              <w:spacing w:line="276" w:lineRule="auto"/>
            </w:pPr>
            <w:r>
              <w:t>E3 – Valid camera video signal not present</w:t>
            </w:r>
          </w:p>
        </w:tc>
      </w:tr>
      <w:tr w:rsidR="005611DA" w14:paraId="5E66CECF" w14:textId="77777777" w:rsidTr="005611DA">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2E357E" w14:textId="77777777" w:rsidR="005611DA"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58C6D1AD" w14:textId="77777777" w:rsidR="005611DA" w:rsidRDefault="00000000">
            <w:pPr>
              <w:spacing w:line="276" w:lineRule="auto"/>
            </w:pPr>
          </w:p>
        </w:tc>
      </w:tr>
    </w:tbl>
    <w:p w14:paraId="2918C9CC" w14:textId="77777777" w:rsidR="00500605" w:rsidRDefault="00000000" w:rsidP="00CD0F64"/>
    <w:p w14:paraId="37024E7B" w14:textId="77777777" w:rsidR="00406F39" w:rsidRDefault="00770557" w:rsidP="00E52CBB">
      <w:pPr>
        <w:pStyle w:val="Heading5"/>
      </w:pPr>
      <w:r>
        <w:t>CAMERA-UC-REQ-381813/A-Aux Activation Above Speed on 360 Variants</w:t>
      </w:r>
    </w:p>
    <w:p w14:paraId="6E89A770"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5B7FB0" w14:paraId="7BA42C37" w14:textId="77777777" w:rsidTr="005B7FB0">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E95CF7" w14:textId="77777777" w:rsidR="005B7FB0"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0A02B26" w14:textId="77777777" w:rsidR="005B7FB0" w:rsidRDefault="00770557">
            <w:pPr>
              <w:spacing w:line="256" w:lineRule="auto"/>
            </w:pPr>
            <w:r>
              <w:t>Vehicle Occupant</w:t>
            </w:r>
          </w:p>
        </w:tc>
      </w:tr>
      <w:tr w:rsidR="005B7FB0" w14:paraId="7D556819" w14:textId="77777777" w:rsidTr="005B7FB0">
        <w:trPr>
          <w:trHeight w:val="340"/>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412AE5" w14:textId="77777777" w:rsidR="005B7FB0"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3178934" w14:textId="77777777" w:rsidR="005B7FB0" w:rsidRDefault="00770557" w:rsidP="005B7FB0">
            <w:pPr>
              <w:numPr>
                <w:ilvl w:val="0"/>
                <w:numId w:val="335"/>
              </w:numPr>
              <w:spacing w:line="256" w:lineRule="auto"/>
            </w:pPr>
            <w:r>
              <w:t>Client is configured for Aux View, Views at Speed, and 360 camera</w:t>
            </w:r>
          </w:p>
          <w:p w14:paraId="28F76CF4" w14:textId="77777777" w:rsidR="005B7FB0" w:rsidRDefault="00770557" w:rsidP="005B7FB0">
            <w:pPr>
              <w:numPr>
                <w:ilvl w:val="0"/>
                <w:numId w:val="335"/>
              </w:numPr>
              <w:spacing w:line="256" w:lineRule="auto"/>
            </w:pPr>
            <w:r>
              <w:t>Vehicle in Run/Start</w:t>
            </w:r>
          </w:p>
          <w:p w14:paraId="371B970C" w14:textId="77777777" w:rsidR="005B7FB0" w:rsidRDefault="00770557" w:rsidP="005B7FB0">
            <w:pPr>
              <w:numPr>
                <w:ilvl w:val="0"/>
                <w:numId w:val="335"/>
              </w:numPr>
              <w:spacing w:line="256" w:lineRule="auto"/>
            </w:pPr>
            <w:r>
              <w:t>Vehicle is not in reverse</w:t>
            </w:r>
          </w:p>
          <w:p w14:paraId="387E68FF" w14:textId="77777777" w:rsidR="005B7FB0" w:rsidRDefault="00770557" w:rsidP="005B7FB0">
            <w:pPr>
              <w:numPr>
                <w:ilvl w:val="0"/>
                <w:numId w:val="335"/>
              </w:numPr>
              <w:spacing w:line="256" w:lineRule="auto"/>
            </w:pPr>
            <w:r>
              <w:t>Vehicle is above 10 KPH</w:t>
            </w:r>
          </w:p>
          <w:p w14:paraId="648EDCF8" w14:textId="77777777" w:rsidR="005B7FB0" w:rsidRDefault="00770557" w:rsidP="005B7FB0">
            <w:pPr>
              <w:numPr>
                <w:ilvl w:val="0"/>
                <w:numId w:val="335"/>
              </w:numPr>
              <w:spacing w:line="256" w:lineRule="auto"/>
            </w:pPr>
            <w:r>
              <w:t>A view at speed other than AUX is active</w:t>
            </w:r>
          </w:p>
          <w:p w14:paraId="57C00A3B" w14:textId="77777777" w:rsidR="005B7FB0" w:rsidRDefault="00770557" w:rsidP="005B7FB0">
            <w:pPr>
              <w:numPr>
                <w:ilvl w:val="0"/>
                <w:numId w:val="335"/>
              </w:numPr>
              <w:spacing w:line="256" w:lineRule="auto"/>
            </w:pPr>
            <w:r>
              <w:lastRenderedPageBreak/>
              <w:t>Views at Speed menu is displayed.</w:t>
            </w:r>
          </w:p>
        </w:tc>
      </w:tr>
      <w:tr w:rsidR="005B7FB0" w14:paraId="7177A455" w14:textId="77777777" w:rsidTr="005B7FB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879226" w14:textId="77777777" w:rsidR="005B7FB0" w:rsidRDefault="00770557">
            <w:pPr>
              <w:spacing w:line="276" w:lineRule="auto"/>
            </w:pPr>
            <w:r>
              <w:rPr>
                <w:b/>
                <w:bCs/>
              </w:rPr>
              <w:lastRenderedPageBreak/>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BFE9A70" w14:textId="77777777" w:rsidR="005B7FB0" w:rsidRDefault="00770557">
            <w:pPr>
              <w:spacing w:line="276" w:lineRule="auto"/>
            </w:pPr>
            <w:r>
              <w:t xml:space="preserve">User presses the Aux View at Speed menu icon </w:t>
            </w:r>
          </w:p>
        </w:tc>
      </w:tr>
      <w:tr w:rsidR="005B7FB0" w14:paraId="4D4768AC" w14:textId="77777777" w:rsidTr="005B7FB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E85594" w14:textId="77777777" w:rsidR="005B7FB0"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D27DC9F" w14:textId="77777777" w:rsidR="005B7FB0" w:rsidRDefault="00770557">
            <w:pPr>
              <w:spacing w:line="276" w:lineRule="auto"/>
            </w:pPr>
            <w:r>
              <w:t>Client sends request to server to activate Aux View at speed.</w:t>
            </w:r>
            <w:r>
              <w:br/>
            </w:r>
            <w:r>
              <w:rPr>
                <w:rFonts w:cs="Arial"/>
                <w:color w:val="000000"/>
                <w:sz w:val="18"/>
              </w:rPr>
              <w:t xml:space="preserve">        </w:t>
            </w:r>
          </w:p>
        </w:tc>
      </w:tr>
      <w:tr w:rsidR="005B7FB0" w14:paraId="514596AB" w14:textId="77777777" w:rsidTr="005B7FB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876F11" w14:textId="77777777" w:rsidR="005B7FB0"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1BCBE30" w14:textId="77777777" w:rsidR="005B7FB0" w:rsidRDefault="00770557">
            <w:pPr>
              <w:spacing w:line="256" w:lineRule="auto"/>
            </w:pPr>
            <w:r>
              <w:t>E1 – Vehicle is not RUN/START</w:t>
            </w:r>
          </w:p>
          <w:p w14:paraId="30D8F734" w14:textId="77777777" w:rsidR="005B7FB0" w:rsidRDefault="00770557">
            <w:pPr>
              <w:spacing w:line="256" w:lineRule="auto"/>
            </w:pPr>
            <w:r>
              <w:t>E2 – Loss of communication with Server module</w:t>
            </w:r>
          </w:p>
          <w:p w14:paraId="0E904F79" w14:textId="77777777" w:rsidR="005B7FB0" w:rsidRDefault="00770557">
            <w:pPr>
              <w:spacing w:line="276" w:lineRule="auto"/>
            </w:pPr>
            <w:r>
              <w:t>E3 – Valid camera video signal not present</w:t>
            </w:r>
          </w:p>
        </w:tc>
      </w:tr>
      <w:tr w:rsidR="005B7FB0" w14:paraId="5940245E" w14:textId="77777777" w:rsidTr="005B7FB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B2036C" w14:textId="77777777" w:rsidR="005B7FB0"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493A3640" w14:textId="77777777" w:rsidR="005B7FB0" w:rsidRDefault="00000000">
            <w:pPr>
              <w:spacing w:line="276" w:lineRule="auto"/>
            </w:pPr>
          </w:p>
        </w:tc>
      </w:tr>
    </w:tbl>
    <w:p w14:paraId="0CC0124D" w14:textId="77777777" w:rsidR="00500605" w:rsidRDefault="00000000" w:rsidP="00CD0F64"/>
    <w:p w14:paraId="3F8AD9E2" w14:textId="77777777" w:rsidR="00406F39" w:rsidRDefault="00770557" w:rsidP="00E52CBB">
      <w:pPr>
        <w:pStyle w:val="Heading5"/>
      </w:pPr>
      <w:r>
        <w:t>CAMERA-UC-REQ-381814/A-CHMSL Activation Above Speed on 360 Variants</w:t>
      </w:r>
    </w:p>
    <w:p w14:paraId="4CD578A2"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5F74AF" w14:paraId="254F5D5C" w14:textId="77777777" w:rsidTr="005F74AF">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81CE45" w14:textId="77777777" w:rsidR="005F74AF"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D30AB9" w14:textId="77777777" w:rsidR="005F74AF" w:rsidRDefault="00770557">
            <w:pPr>
              <w:spacing w:line="256" w:lineRule="auto"/>
            </w:pPr>
            <w:r>
              <w:t>Vehicle Occupant</w:t>
            </w:r>
          </w:p>
        </w:tc>
      </w:tr>
      <w:tr w:rsidR="005F74AF" w14:paraId="1D13DD21" w14:textId="77777777" w:rsidTr="005F74AF">
        <w:trPr>
          <w:trHeight w:val="340"/>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0BD5987" w14:textId="77777777" w:rsidR="005F74AF"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B207858" w14:textId="77777777" w:rsidR="005F74AF" w:rsidRDefault="00770557" w:rsidP="005F74AF">
            <w:pPr>
              <w:numPr>
                <w:ilvl w:val="0"/>
                <w:numId w:val="337"/>
              </w:numPr>
              <w:spacing w:line="256" w:lineRule="auto"/>
            </w:pPr>
            <w:r>
              <w:t>Client is configured for CHMSL View, Views at Speed, and 360 camera</w:t>
            </w:r>
          </w:p>
          <w:p w14:paraId="17B59BD1" w14:textId="77777777" w:rsidR="005F74AF" w:rsidRDefault="00770557" w:rsidP="005F74AF">
            <w:pPr>
              <w:numPr>
                <w:ilvl w:val="0"/>
                <w:numId w:val="337"/>
              </w:numPr>
              <w:spacing w:line="256" w:lineRule="auto"/>
            </w:pPr>
            <w:r>
              <w:t>Vehicle in Run/Start</w:t>
            </w:r>
          </w:p>
          <w:p w14:paraId="2D275E38" w14:textId="77777777" w:rsidR="005F74AF" w:rsidRDefault="00770557" w:rsidP="005F74AF">
            <w:pPr>
              <w:numPr>
                <w:ilvl w:val="0"/>
                <w:numId w:val="337"/>
              </w:numPr>
              <w:spacing w:line="256" w:lineRule="auto"/>
            </w:pPr>
            <w:r>
              <w:t>Vehicle is not in reverse</w:t>
            </w:r>
          </w:p>
          <w:p w14:paraId="5A565426" w14:textId="77777777" w:rsidR="005F74AF" w:rsidRDefault="00770557" w:rsidP="005F74AF">
            <w:pPr>
              <w:numPr>
                <w:ilvl w:val="0"/>
                <w:numId w:val="337"/>
              </w:numPr>
              <w:spacing w:line="256" w:lineRule="auto"/>
            </w:pPr>
            <w:r>
              <w:t>Vehicle is above 10 KPH</w:t>
            </w:r>
          </w:p>
          <w:p w14:paraId="3CE70C6C" w14:textId="77777777" w:rsidR="005F74AF" w:rsidRDefault="00770557" w:rsidP="005F74AF">
            <w:pPr>
              <w:numPr>
                <w:ilvl w:val="0"/>
                <w:numId w:val="337"/>
              </w:numPr>
              <w:spacing w:line="256" w:lineRule="auto"/>
            </w:pPr>
            <w:r>
              <w:t>A view at speed other than CHMSL is active</w:t>
            </w:r>
          </w:p>
          <w:p w14:paraId="06D4642E" w14:textId="77777777" w:rsidR="005F74AF" w:rsidRDefault="00770557" w:rsidP="005F74AF">
            <w:pPr>
              <w:numPr>
                <w:ilvl w:val="0"/>
                <w:numId w:val="337"/>
              </w:numPr>
              <w:spacing w:line="256" w:lineRule="auto"/>
            </w:pPr>
            <w:r>
              <w:t>Views at Speed menu is displayed.</w:t>
            </w:r>
          </w:p>
        </w:tc>
      </w:tr>
      <w:tr w:rsidR="005F74AF" w14:paraId="4B5658CB" w14:textId="77777777" w:rsidTr="005F74A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16F91B" w14:textId="77777777" w:rsidR="005F74AF"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725F4A89" w14:textId="77777777" w:rsidR="005F74AF" w:rsidRDefault="00770557">
            <w:pPr>
              <w:spacing w:line="276" w:lineRule="auto"/>
            </w:pPr>
            <w:r>
              <w:t xml:space="preserve">User presses the CHMSL View at Speed menu icon </w:t>
            </w:r>
          </w:p>
          <w:p w14:paraId="4CBB5FC8" w14:textId="77777777" w:rsidR="005F74AF" w:rsidRDefault="00000000">
            <w:pPr>
              <w:spacing w:line="256" w:lineRule="auto"/>
              <w:jc w:val="center"/>
            </w:pPr>
          </w:p>
        </w:tc>
      </w:tr>
      <w:tr w:rsidR="005F74AF" w14:paraId="3E72E801" w14:textId="77777777" w:rsidTr="005F74A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99351E" w14:textId="77777777" w:rsidR="005F74AF"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297A3C6" w14:textId="77777777" w:rsidR="005F74AF" w:rsidRDefault="00770557">
            <w:pPr>
              <w:spacing w:line="276" w:lineRule="auto"/>
            </w:pPr>
            <w:r>
              <w:t>Client sends request to server to activate CHMSL Views at speed.</w:t>
            </w:r>
          </w:p>
        </w:tc>
      </w:tr>
      <w:tr w:rsidR="005F74AF" w14:paraId="71983066" w14:textId="77777777" w:rsidTr="005F74A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3B389E" w14:textId="77777777" w:rsidR="005F74AF"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FF7DF76" w14:textId="77777777" w:rsidR="005F74AF" w:rsidRDefault="00770557">
            <w:pPr>
              <w:spacing w:line="256" w:lineRule="auto"/>
            </w:pPr>
            <w:r>
              <w:t>E1 – Vehicle is not RUN/START</w:t>
            </w:r>
          </w:p>
          <w:p w14:paraId="73449871" w14:textId="77777777" w:rsidR="005F74AF" w:rsidRDefault="00770557">
            <w:pPr>
              <w:spacing w:line="256" w:lineRule="auto"/>
            </w:pPr>
            <w:r>
              <w:t>E2 – Loss of communication with server module</w:t>
            </w:r>
          </w:p>
          <w:p w14:paraId="29991A71" w14:textId="77777777" w:rsidR="005F74AF" w:rsidRDefault="00770557">
            <w:pPr>
              <w:spacing w:line="276" w:lineRule="auto"/>
            </w:pPr>
            <w:r>
              <w:t>E3 – Valid camera video signal not present</w:t>
            </w:r>
          </w:p>
        </w:tc>
      </w:tr>
      <w:tr w:rsidR="005F74AF" w14:paraId="685E657B" w14:textId="77777777" w:rsidTr="005F74A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85A09A" w14:textId="77777777" w:rsidR="005F74AF"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7F6F3558" w14:textId="77777777" w:rsidR="005F74AF" w:rsidRDefault="00000000">
            <w:pPr>
              <w:spacing w:line="276" w:lineRule="auto"/>
            </w:pPr>
          </w:p>
        </w:tc>
      </w:tr>
    </w:tbl>
    <w:p w14:paraId="08680AE9" w14:textId="77777777" w:rsidR="00500605" w:rsidRDefault="00000000" w:rsidP="00CD0F64"/>
    <w:p w14:paraId="1A773D5A" w14:textId="77777777" w:rsidR="00406F39" w:rsidRDefault="00770557" w:rsidP="00E52CBB">
      <w:pPr>
        <w:pStyle w:val="Heading5"/>
      </w:pPr>
      <w:r>
        <w:t>CAMERA-UC-REQ-381815/A-RCOD Transition from Above Speed to Below Speed</w:t>
      </w:r>
    </w:p>
    <w:p w14:paraId="6B795BB7"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9C180F" w14:paraId="3C9D005B" w14:textId="77777777" w:rsidTr="009C180F">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C07A43" w14:textId="77777777" w:rsidR="009C180F"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81F1CB4" w14:textId="77777777" w:rsidR="009C180F" w:rsidRDefault="00770557">
            <w:pPr>
              <w:spacing w:line="256" w:lineRule="auto"/>
            </w:pPr>
            <w:r>
              <w:t>Vehicle Occupant</w:t>
            </w:r>
          </w:p>
        </w:tc>
      </w:tr>
      <w:tr w:rsidR="009C180F" w14:paraId="58B3E7B8" w14:textId="77777777" w:rsidTr="009C180F">
        <w:trPr>
          <w:trHeight w:val="340"/>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236A2A" w14:textId="77777777" w:rsidR="009C180F"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FACB58E" w14:textId="77777777" w:rsidR="009C180F" w:rsidRDefault="00770557" w:rsidP="009C180F">
            <w:pPr>
              <w:numPr>
                <w:ilvl w:val="0"/>
                <w:numId w:val="339"/>
              </w:numPr>
              <w:spacing w:line="256" w:lineRule="auto"/>
            </w:pPr>
            <w:r>
              <w:t>Client is configured for RCOD View, Views at Speed, and 360 camera</w:t>
            </w:r>
          </w:p>
          <w:p w14:paraId="7FBE02CA" w14:textId="77777777" w:rsidR="009C180F" w:rsidRDefault="00770557" w:rsidP="009C180F">
            <w:pPr>
              <w:numPr>
                <w:ilvl w:val="0"/>
                <w:numId w:val="339"/>
              </w:numPr>
              <w:spacing w:line="256" w:lineRule="auto"/>
            </w:pPr>
            <w:r>
              <w:t>Vehicle in Run/Start</w:t>
            </w:r>
          </w:p>
          <w:p w14:paraId="377E0967" w14:textId="77777777" w:rsidR="009C180F" w:rsidRDefault="00770557" w:rsidP="009C180F">
            <w:pPr>
              <w:numPr>
                <w:ilvl w:val="0"/>
                <w:numId w:val="339"/>
              </w:numPr>
              <w:spacing w:line="256" w:lineRule="auto"/>
            </w:pPr>
            <w:r>
              <w:t>Vehicle is not in reverse</w:t>
            </w:r>
          </w:p>
          <w:p w14:paraId="793B7E5E" w14:textId="77777777" w:rsidR="009C180F" w:rsidRDefault="00770557" w:rsidP="009C180F">
            <w:pPr>
              <w:numPr>
                <w:ilvl w:val="0"/>
                <w:numId w:val="339"/>
              </w:numPr>
              <w:spacing w:line="256" w:lineRule="auto"/>
            </w:pPr>
            <w:r>
              <w:t>Vehicle is above 10 KPH</w:t>
            </w:r>
          </w:p>
          <w:p w14:paraId="7A6BE710" w14:textId="77777777" w:rsidR="009C180F" w:rsidRDefault="00770557" w:rsidP="009C180F">
            <w:pPr>
              <w:numPr>
                <w:ilvl w:val="0"/>
                <w:numId w:val="339"/>
              </w:numPr>
              <w:spacing w:line="256" w:lineRule="auto"/>
            </w:pPr>
            <w:r>
              <w:t>RCOD at speed view is active</w:t>
            </w:r>
          </w:p>
          <w:p w14:paraId="188C4807" w14:textId="77777777" w:rsidR="009C180F" w:rsidRDefault="00770557" w:rsidP="009C180F">
            <w:pPr>
              <w:numPr>
                <w:ilvl w:val="0"/>
                <w:numId w:val="339"/>
              </w:numPr>
              <w:spacing w:line="256" w:lineRule="auto"/>
            </w:pPr>
            <w:r>
              <w:t>Views at Speed menu is displayed.</w:t>
            </w:r>
          </w:p>
        </w:tc>
      </w:tr>
      <w:tr w:rsidR="009C180F" w14:paraId="4E2B604E" w14:textId="77777777" w:rsidTr="009C180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CD5A02" w14:textId="77777777" w:rsidR="009C180F"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902C23D" w14:textId="77777777" w:rsidR="009C180F" w:rsidRDefault="00770557">
            <w:pPr>
              <w:spacing w:line="276" w:lineRule="auto"/>
            </w:pPr>
            <w:r>
              <w:t>User decelerates from above 10 KPH to below 10 KPH.</w:t>
            </w:r>
          </w:p>
          <w:p w14:paraId="09E26AE4" w14:textId="77777777" w:rsidR="003636DF" w:rsidRDefault="00770557">
            <w:pPr>
              <w:spacing w:line="276" w:lineRule="auto"/>
            </w:pPr>
            <w:r>
              <w:t>Server requests RCOD view.</w:t>
            </w:r>
          </w:p>
        </w:tc>
      </w:tr>
      <w:tr w:rsidR="009C180F" w14:paraId="488D0D33" w14:textId="77777777" w:rsidTr="009C180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1A6201" w14:textId="77777777" w:rsidR="009C180F"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C2EC01E" w14:textId="77777777" w:rsidR="009C180F" w:rsidRDefault="00770557">
            <w:pPr>
              <w:spacing w:line="276" w:lineRule="auto"/>
            </w:pPr>
            <w:r>
              <w:t>Client shall update view menu.</w:t>
            </w:r>
          </w:p>
        </w:tc>
      </w:tr>
      <w:tr w:rsidR="009C180F" w14:paraId="66186862" w14:textId="77777777" w:rsidTr="009C180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40303F" w14:textId="77777777" w:rsidR="009C180F"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787CF1B" w14:textId="77777777" w:rsidR="009C180F" w:rsidRDefault="00770557">
            <w:pPr>
              <w:spacing w:line="256" w:lineRule="auto"/>
            </w:pPr>
            <w:r>
              <w:t>E1 – Vehicle is not RUN/START</w:t>
            </w:r>
          </w:p>
          <w:p w14:paraId="40212011" w14:textId="77777777" w:rsidR="009C180F" w:rsidRDefault="00770557">
            <w:pPr>
              <w:spacing w:line="256" w:lineRule="auto"/>
            </w:pPr>
            <w:r>
              <w:t>E2 – Loss of communication with server module</w:t>
            </w:r>
          </w:p>
          <w:p w14:paraId="51D7FD2C" w14:textId="77777777" w:rsidR="009C180F" w:rsidRDefault="00770557">
            <w:pPr>
              <w:spacing w:line="276" w:lineRule="auto"/>
            </w:pPr>
            <w:r>
              <w:t>E3 – Valid camera video signal not present</w:t>
            </w:r>
          </w:p>
        </w:tc>
      </w:tr>
      <w:tr w:rsidR="009C180F" w14:paraId="70798E6B" w14:textId="77777777" w:rsidTr="009C180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696AEA" w14:textId="77777777" w:rsidR="009C180F"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543781C0" w14:textId="77777777" w:rsidR="009C180F" w:rsidRDefault="00000000">
            <w:pPr>
              <w:spacing w:line="276" w:lineRule="auto"/>
            </w:pPr>
          </w:p>
        </w:tc>
      </w:tr>
    </w:tbl>
    <w:p w14:paraId="02599FC0" w14:textId="77777777" w:rsidR="00500605" w:rsidRDefault="00000000" w:rsidP="00CD0F64"/>
    <w:p w14:paraId="43524C69" w14:textId="77777777" w:rsidR="00406F39" w:rsidRDefault="00770557" w:rsidP="00E52CBB">
      <w:pPr>
        <w:pStyle w:val="Heading5"/>
      </w:pPr>
      <w:r>
        <w:t>CAMERA-UC-REQ-381816/A-Hitch Transition from Above Speed to Below Speed</w:t>
      </w:r>
    </w:p>
    <w:p w14:paraId="474A32CF"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493E76" w14:paraId="17198430" w14:textId="77777777" w:rsidTr="00493E76">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8C17CE" w14:textId="77777777" w:rsidR="00493E76"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D79DCD5" w14:textId="77777777" w:rsidR="00493E76" w:rsidRDefault="00770557">
            <w:pPr>
              <w:spacing w:line="256" w:lineRule="auto"/>
            </w:pPr>
            <w:r>
              <w:t>Vehicle Occupant</w:t>
            </w:r>
          </w:p>
        </w:tc>
      </w:tr>
      <w:tr w:rsidR="00493E76" w14:paraId="551AFC26" w14:textId="77777777" w:rsidTr="00493E76">
        <w:trPr>
          <w:trHeight w:val="340"/>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F0F0BD" w14:textId="77777777" w:rsidR="00493E76" w:rsidRDefault="00770557">
            <w:pPr>
              <w:spacing w:line="276" w:lineRule="auto"/>
            </w:pPr>
            <w:r>
              <w:rPr>
                <w:b/>
                <w:bCs/>
              </w:rPr>
              <w:lastRenderedPageBreak/>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E50718D" w14:textId="77777777" w:rsidR="00493E76" w:rsidRDefault="00770557" w:rsidP="00493E76">
            <w:pPr>
              <w:numPr>
                <w:ilvl w:val="0"/>
                <w:numId w:val="341"/>
              </w:numPr>
              <w:spacing w:line="256" w:lineRule="auto"/>
            </w:pPr>
            <w:r>
              <w:t>Client is configured for Hitch View, Views at Speed, and 360 camera</w:t>
            </w:r>
          </w:p>
          <w:p w14:paraId="4F2127D5" w14:textId="77777777" w:rsidR="00493E76" w:rsidRDefault="00770557" w:rsidP="00493E76">
            <w:pPr>
              <w:numPr>
                <w:ilvl w:val="0"/>
                <w:numId w:val="341"/>
              </w:numPr>
              <w:spacing w:line="256" w:lineRule="auto"/>
            </w:pPr>
            <w:r>
              <w:t>Vehicle in Run/Start</w:t>
            </w:r>
          </w:p>
          <w:p w14:paraId="4601E8A6" w14:textId="77777777" w:rsidR="00493E76" w:rsidRDefault="00770557" w:rsidP="00493E76">
            <w:pPr>
              <w:numPr>
                <w:ilvl w:val="0"/>
                <w:numId w:val="341"/>
              </w:numPr>
              <w:spacing w:line="256" w:lineRule="auto"/>
            </w:pPr>
            <w:r>
              <w:t>Vehicle is not in reverse</w:t>
            </w:r>
          </w:p>
          <w:p w14:paraId="52471314" w14:textId="77777777" w:rsidR="00493E76" w:rsidRDefault="00770557" w:rsidP="00493E76">
            <w:pPr>
              <w:numPr>
                <w:ilvl w:val="0"/>
                <w:numId w:val="341"/>
              </w:numPr>
              <w:spacing w:line="256" w:lineRule="auto"/>
            </w:pPr>
            <w:r>
              <w:t>Vehicle is above 10 KPH</w:t>
            </w:r>
          </w:p>
          <w:p w14:paraId="0BB3B9E4" w14:textId="77777777" w:rsidR="00493E76" w:rsidRDefault="00770557" w:rsidP="00493E76">
            <w:pPr>
              <w:numPr>
                <w:ilvl w:val="0"/>
                <w:numId w:val="341"/>
              </w:numPr>
              <w:spacing w:line="256" w:lineRule="auto"/>
              <w:rPr>
                <w:strike/>
              </w:rPr>
            </w:pPr>
            <w:r>
              <w:t>Hitch at speed view is active</w:t>
            </w:r>
          </w:p>
          <w:p w14:paraId="08EF0838" w14:textId="77777777" w:rsidR="00493E76" w:rsidRDefault="00770557" w:rsidP="00493E76">
            <w:pPr>
              <w:numPr>
                <w:ilvl w:val="0"/>
                <w:numId w:val="341"/>
              </w:numPr>
              <w:spacing w:line="256" w:lineRule="auto"/>
            </w:pPr>
            <w:r>
              <w:t>Views at Speed menu is displayed.</w:t>
            </w:r>
          </w:p>
        </w:tc>
      </w:tr>
      <w:tr w:rsidR="00493E76" w14:paraId="46C36E23" w14:textId="77777777" w:rsidTr="00493E7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48134D" w14:textId="77777777" w:rsidR="00493E76"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3192E1D" w14:textId="77777777" w:rsidR="00680840" w:rsidRDefault="00770557">
            <w:pPr>
              <w:spacing w:line="276" w:lineRule="auto"/>
            </w:pPr>
            <w:r>
              <w:t>User decelerates from above 10 KPH to below 10 KPH.</w:t>
            </w:r>
          </w:p>
          <w:p w14:paraId="280AF0C5" w14:textId="77777777" w:rsidR="00493E76" w:rsidRDefault="00770557">
            <w:pPr>
              <w:spacing w:line="276" w:lineRule="auto"/>
            </w:pPr>
            <w:r>
              <w:t xml:space="preserve">Server requests Hitch View. </w:t>
            </w:r>
          </w:p>
        </w:tc>
      </w:tr>
      <w:tr w:rsidR="00493E76" w14:paraId="5A652E9A" w14:textId="77777777" w:rsidTr="00493E7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6513DF" w14:textId="77777777" w:rsidR="00493E76"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AB84614" w14:textId="77777777" w:rsidR="00493E76" w:rsidRDefault="00770557">
            <w:pPr>
              <w:spacing w:line="276" w:lineRule="auto"/>
            </w:pPr>
            <w:r>
              <w:t>Client shall update view menu.</w:t>
            </w:r>
          </w:p>
        </w:tc>
      </w:tr>
      <w:tr w:rsidR="00493E76" w14:paraId="7E9DFA5F" w14:textId="77777777" w:rsidTr="00493E7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B9B2C4" w14:textId="77777777" w:rsidR="00493E76"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D0C0DD3" w14:textId="77777777" w:rsidR="00493E76" w:rsidRDefault="00770557">
            <w:pPr>
              <w:spacing w:line="256" w:lineRule="auto"/>
            </w:pPr>
            <w:r>
              <w:t>E1 – Vehicle is not RUN/START</w:t>
            </w:r>
          </w:p>
          <w:p w14:paraId="627B44F9" w14:textId="77777777" w:rsidR="00493E76" w:rsidRDefault="00770557">
            <w:pPr>
              <w:spacing w:line="256" w:lineRule="auto"/>
            </w:pPr>
            <w:r>
              <w:t>E2 – Loss of communication with server module</w:t>
            </w:r>
          </w:p>
          <w:p w14:paraId="2E11DED2" w14:textId="77777777" w:rsidR="00493E76" w:rsidRDefault="00770557">
            <w:pPr>
              <w:spacing w:line="276" w:lineRule="auto"/>
            </w:pPr>
            <w:r>
              <w:t>E3 – Valid camera video signal not present</w:t>
            </w:r>
          </w:p>
        </w:tc>
      </w:tr>
      <w:tr w:rsidR="00493E76" w14:paraId="2B414254" w14:textId="77777777" w:rsidTr="00493E7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9B17C9" w14:textId="77777777" w:rsidR="00493E76"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11EC2482" w14:textId="77777777" w:rsidR="00493E76" w:rsidRDefault="00000000">
            <w:pPr>
              <w:spacing w:line="276" w:lineRule="auto"/>
            </w:pPr>
          </w:p>
        </w:tc>
      </w:tr>
    </w:tbl>
    <w:p w14:paraId="019A65B7" w14:textId="77777777" w:rsidR="00500605" w:rsidRDefault="00000000" w:rsidP="00CD0F64"/>
    <w:p w14:paraId="1B3CBEC0" w14:textId="77777777" w:rsidR="00406F39" w:rsidRDefault="00770557" w:rsidP="00E52CBB">
      <w:pPr>
        <w:pStyle w:val="Heading5"/>
      </w:pPr>
      <w:r>
        <w:t>CAMERA-UC-REQ-381818/A-Aux Transition from Above Speed to Below Speed</w:t>
      </w:r>
    </w:p>
    <w:p w14:paraId="046E981B"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6025AD" w14:paraId="3AB98945" w14:textId="77777777" w:rsidTr="006025AD">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CE064F" w14:textId="77777777" w:rsidR="006025AD"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7D4D342" w14:textId="77777777" w:rsidR="006025AD" w:rsidRDefault="00770557">
            <w:pPr>
              <w:spacing w:line="256" w:lineRule="auto"/>
            </w:pPr>
            <w:r>
              <w:t>Vehicle Occupant</w:t>
            </w:r>
          </w:p>
        </w:tc>
      </w:tr>
      <w:tr w:rsidR="006025AD" w14:paraId="6ED9F4EE" w14:textId="77777777" w:rsidTr="006025AD">
        <w:trPr>
          <w:trHeight w:val="340"/>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D3E8B7" w14:textId="77777777" w:rsidR="006025AD"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E93ADB7" w14:textId="77777777" w:rsidR="006025AD" w:rsidRDefault="00770557" w:rsidP="006025AD">
            <w:pPr>
              <w:numPr>
                <w:ilvl w:val="0"/>
                <w:numId w:val="343"/>
              </w:numPr>
              <w:spacing w:line="256" w:lineRule="auto"/>
            </w:pPr>
            <w:r>
              <w:t>Client is configured for Aux view, Views at Speed and 360 camera</w:t>
            </w:r>
          </w:p>
          <w:p w14:paraId="727C1B6C" w14:textId="77777777" w:rsidR="006025AD" w:rsidRDefault="00770557" w:rsidP="006025AD">
            <w:pPr>
              <w:numPr>
                <w:ilvl w:val="0"/>
                <w:numId w:val="343"/>
              </w:numPr>
              <w:spacing w:line="256" w:lineRule="auto"/>
            </w:pPr>
            <w:r>
              <w:t>Vehicle in Run/Start</w:t>
            </w:r>
          </w:p>
          <w:p w14:paraId="1E34E530" w14:textId="77777777" w:rsidR="006025AD" w:rsidRDefault="00770557" w:rsidP="006025AD">
            <w:pPr>
              <w:numPr>
                <w:ilvl w:val="0"/>
                <w:numId w:val="343"/>
              </w:numPr>
              <w:spacing w:line="256" w:lineRule="auto"/>
            </w:pPr>
            <w:r>
              <w:t>Vehicle is not in reverse</w:t>
            </w:r>
          </w:p>
          <w:p w14:paraId="6E492C17" w14:textId="77777777" w:rsidR="006025AD" w:rsidRDefault="00770557" w:rsidP="006025AD">
            <w:pPr>
              <w:numPr>
                <w:ilvl w:val="0"/>
                <w:numId w:val="343"/>
              </w:numPr>
              <w:spacing w:line="256" w:lineRule="auto"/>
            </w:pPr>
            <w:r>
              <w:t>Vehicle is below 10 KPH</w:t>
            </w:r>
          </w:p>
          <w:p w14:paraId="082D5D67" w14:textId="77777777" w:rsidR="006025AD" w:rsidRDefault="00770557" w:rsidP="006025AD">
            <w:pPr>
              <w:numPr>
                <w:ilvl w:val="0"/>
                <w:numId w:val="343"/>
              </w:numPr>
              <w:spacing w:line="256" w:lineRule="auto"/>
            </w:pPr>
            <w:r>
              <w:t>Aux at speed is active</w:t>
            </w:r>
          </w:p>
          <w:p w14:paraId="4F64F363" w14:textId="77777777" w:rsidR="006025AD" w:rsidRDefault="00770557" w:rsidP="006025AD">
            <w:pPr>
              <w:numPr>
                <w:ilvl w:val="0"/>
                <w:numId w:val="343"/>
              </w:numPr>
              <w:spacing w:line="256" w:lineRule="auto"/>
            </w:pPr>
            <w:r>
              <w:t>Views at Speed menu is displayed</w:t>
            </w:r>
          </w:p>
        </w:tc>
      </w:tr>
      <w:tr w:rsidR="006025AD" w14:paraId="2BE5108B" w14:textId="77777777" w:rsidTr="006025A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9631BE" w14:textId="77777777" w:rsidR="006025AD"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EFF136D" w14:textId="77777777" w:rsidR="006025AD" w:rsidRDefault="00770557">
            <w:pPr>
              <w:spacing w:line="276" w:lineRule="auto"/>
            </w:pPr>
            <w:r>
              <w:t>User decelerates from above 10 KPH to below 10 KPH.</w:t>
            </w:r>
          </w:p>
          <w:p w14:paraId="0A99086E" w14:textId="77777777" w:rsidR="00291949" w:rsidRDefault="00770557">
            <w:pPr>
              <w:spacing w:line="276" w:lineRule="auto"/>
            </w:pPr>
            <w:r>
              <w:t>Server requests Aux view.</w:t>
            </w:r>
          </w:p>
        </w:tc>
      </w:tr>
      <w:tr w:rsidR="006025AD" w14:paraId="0DD95E23" w14:textId="77777777" w:rsidTr="006025A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B88143" w14:textId="77777777" w:rsidR="006025AD"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A4395DE" w14:textId="77777777" w:rsidR="006025AD" w:rsidRDefault="00770557">
            <w:pPr>
              <w:spacing w:line="276" w:lineRule="auto"/>
            </w:pPr>
            <w:r>
              <w:t>Client shall update view menu.</w:t>
            </w:r>
          </w:p>
        </w:tc>
      </w:tr>
      <w:tr w:rsidR="006025AD" w14:paraId="49726C76" w14:textId="77777777" w:rsidTr="006025A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FD1B30" w14:textId="77777777" w:rsidR="006025AD"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708DC4D" w14:textId="77777777" w:rsidR="006025AD" w:rsidRDefault="00770557">
            <w:pPr>
              <w:spacing w:line="256" w:lineRule="auto"/>
            </w:pPr>
            <w:r>
              <w:t>E1 – Vehicle is not RUN/START</w:t>
            </w:r>
          </w:p>
          <w:p w14:paraId="49F843F9" w14:textId="77777777" w:rsidR="006025AD" w:rsidRDefault="00770557">
            <w:pPr>
              <w:spacing w:line="256" w:lineRule="auto"/>
            </w:pPr>
            <w:r>
              <w:t>E2 – Loss of communication with server module</w:t>
            </w:r>
          </w:p>
          <w:p w14:paraId="545484AB" w14:textId="77777777" w:rsidR="006025AD" w:rsidRDefault="00770557">
            <w:pPr>
              <w:spacing w:line="276" w:lineRule="auto"/>
            </w:pPr>
            <w:r>
              <w:t>E3 – Valid camera video signal not present</w:t>
            </w:r>
          </w:p>
        </w:tc>
      </w:tr>
      <w:tr w:rsidR="006025AD" w14:paraId="131D4D5A" w14:textId="77777777" w:rsidTr="006025A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B7CAA0" w14:textId="77777777" w:rsidR="006025AD"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36E53B36" w14:textId="77777777" w:rsidR="006025AD" w:rsidRDefault="00000000">
            <w:pPr>
              <w:spacing w:line="276" w:lineRule="auto"/>
            </w:pPr>
          </w:p>
        </w:tc>
      </w:tr>
    </w:tbl>
    <w:p w14:paraId="662D3B27" w14:textId="77777777" w:rsidR="00500605" w:rsidRDefault="00000000" w:rsidP="00CD0F64"/>
    <w:p w14:paraId="70432F9E" w14:textId="77777777" w:rsidR="00406F39" w:rsidRDefault="00770557" w:rsidP="00E52CBB">
      <w:pPr>
        <w:pStyle w:val="Heading5"/>
      </w:pPr>
      <w:r>
        <w:t>CAMERA-UC-REQ-381817/A-CHMSL Transition from Above Speed to Below Speed</w:t>
      </w:r>
    </w:p>
    <w:p w14:paraId="5C86A22E"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AC2405" w14:paraId="1574862E" w14:textId="77777777" w:rsidTr="00AC2405">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089A33" w14:textId="77777777" w:rsidR="00AC2405"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910680D" w14:textId="77777777" w:rsidR="00AC2405" w:rsidRDefault="00770557">
            <w:pPr>
              <w:spacing w:line="256" w:lineRule="auto"/>
            </w:pPr>
            <w:r>
              <w:t>Vehicle Occupant</w:t>
            </w:r>
          </w:p>
        </w:tc>
      </w:tr>
      <w:tr w:rsidR="00AC2405" w14:paraId="76A62D95" w14:textId="77777777" w:rsidTr="00AC2405">
        <w:trPr>
          <w:trHeight w:val="340"/>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4C42D1" w14:textId="77777777" w:rsidR="00AC2405"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2AC16EE" w14:textId="77777777" w:rsidR="00AC2405" w:rsidRDefault="00770557" w:rsidP="00AC2405">
            <w:pPr>
              <w:numPr>
                <w:ilvl w:val="0"/>
                <w:numId w:val="345"/>
              </w:numPr>
              <w:spacing w:line="256" w:lineRule="auto"/>
            </w:pPr>
            <w:r>
              <w:t>Client is configured for CHMSL view, Views at Speed and 360 camera</w:t>
            </w:r>
          </w:p>
          <w:p w14:paraId="0EF87B7C" w14:textId="77777777" w:rsidR="00AC2405" w:rsidRDefault="00770557" w:rsidP="00AC2405">
            <w:pPr>
              <w:numPr>
                <w:ilvl w:val="0"/>
                <w:numId w:val="345"/>
              </w:numPr>
              <w:spacing w:line="256" w:lineRule="auto"/>
            </w:pPr>
            <w:r>
              <w:t>Vehicle in Run/Start</w:t>
            </w:r>
          </w:p>
          <w:p w14:paraId="6DA60169" w14:textId="77777777" w:rsidR="00AC2405" w:rsidRDefault="00770557" w:rsidP="00AC2405">
            <w:pPr>
              <w:numPr>
                <w:ilvl w:val="0"/>
                <w:numId w:val="345"/>
              </w:numPr>
              <w:spacing w:line="256" w:lineRule="auto"/>
            </w:pPr>
            <w:r>
              <w:t>Vehicle is not in reverse</w:t>
            </w:r>
          </w:p>
          <w:p w14:paraId="14911049" w14:textId="77777777" w:rsidR="00AC2405" w:rsidRDefault="00770557" w:rsidP="00AC2405">
            <w:pPr>
              <w:numPr>
                <w:ilvl w:val="0"/>
                <w:numId w:val="345"/>
              </w:numPr>
              <w:spacing w:line="256" w:lineRule="auto"/>
            </w:pPr>
            <w:r>
              <w:t>Vehicle is above 10 KPH</w:t>
            </w:r>
          </w:p>
          <w:p w14:paraId="1C2A6CCE" w14:textId="77777777" w:rsidR="00AC2405" w:rsidRDefault="00770557" w:rsidP="00AC2405">
            <w:pPr>
              <w:numPr>
                <w:ilvl w:val="0"/>
                <w:numId w:val="345"/>
              </w:numPr>
              <w:spacing w:line="256" w:lineRule="auto"/>
              <w:rPr>
                <w:strike/>
              </w:rPr>
            </w:pPr>
            <w:r>
              <w:t>CHMSL at speed is active.</w:t>
            </w:r>
          </w:p>
          <w:p w14:paraId="229CDBBA" w14:textId="77777777" w:rsidR="00AC2405" w:rsidRDefault="00770557" w:rsidP="00AC2405">
            <w:pPr>
              <w:numPr>
                <w:ilvl w:val="0"/>
                <w:numId w:val="345"/>
              </w:numPr>
              <w:spacing w:line="256" w:lineRule="auto"/>
            </w:pPr>
            <w:r>
              <w:t>Views at Speed menu is displayed</w:t>
            </w:r>
          </w:p>
        </w:tc>
      </w:tr>
      <w:tr w:rsidR="00AC2405" w14:paraId="39EA7D52" w14:textId="77777777" w:rsidTr="00AC2405">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2FA41D" w14:textId="77777777" w:rsidR="00AC2405"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EB7D776" w14:textId="77777777" w:rsidR="00AC2405" w:rsidRDefault="00770557">
            <w:pPr>
              <w:spacing w:line="276" w:lineRule="auto"/>
            </w:pPr>
            <w:r>
              <w:t>User decelerates from above 10 KPH to below 10 KPH.</w:t>
            </w:r>
          </w:p>
          <w:p w14:paraId="0DD18510" w14:textId="77777777" w:rsidR="00603FB3" w:rsidRDefault="00770557">
            <w:pPr>
              <w:spacing w:line="276" w:lineRule="auto"/>
            </w:pPr>
            <w:r>
              <w:t>Server requests CHMSL view.</w:t>
            </w:r>
          </w:p>
        </w:tc>
      </w:tr>
      <w:tr w:rsidR="00AC2405" w14:paraId="7380B29F" w14:textId="77777777" w:rsidTr="00AC2405">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D689B4" w14:textId="77777777" w:rsidR="00AC2405"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86DB335" w14:textId="77777777" w:rsidR="00AC2405" w:rsidRDefault="00770557">
            <w:pPr>
              <w:spacing w:line="276" w:lineRule="auto"/>
            </w:pPr>
            <w:r>
              <w:t>Client shall update view menu.</w:t>
            </w:r>
          </w:p>
        </w:tc>
      </w:tr>
      <w:tr w:rsidR="00AC2405" w14:paraId="0910B0AB" w14:textId="77777777" w:rsidTr="00AC2405">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516AB6" w14:textId="77777777" w:rsidR="00AC2405"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D777FC9" w14:textId="77777777" w:rsidR="00AC2405" w:rsidRDefault="00770557">
            <w:pPr>
              <w:spacing w:line="256" w:lineRule="auto"/>
            </w:pPr>
            <w:r>
              <w:t>E1 – Vehicle is not RUN/START</w:t>
            </w:r>
          </w:p>
          <w:p w14:paraId="1C6E40A7" w14:textId="77777777" w:rsidR="00AC2405" w:rsidRDefault="00770557">
            <w:pPr>
              <w:spacing w:line="256" w:lineRule="auto"/>
            </w:pPr>
            <w:r>
              <w:t>E2 – Loss of communication with server module</w:t>
            </w:r>
          </w:p>
          <w:p w14:paraId="4CB2F93E" w14:textId="77777777" w:rsidR="00AC2405" w:rsidRDefault="00770557">
            <w:pPr>
              <w:spacing w:line="276" w:lineRule="auto"/>
            </w:pPr>
            <w:r>
              <w:t>E3 – Valid camera video signal not present</w:t>
            </w:r>
          </w:p>
        </w:tc>
      </w:tr>
      <w:tr w:rsidR="00AC2405" w14:paraId="40AD517A" w14:textId="77777777" w:rsidTr="00AC2405">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564E3C" w14:textId="77777777" w:rsidR="00AC2405"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6A0443E3" w14:textId="77777777" w:rsidR="00AC2405" w:rsidRDefault="00000000">
            <w:pPr>
              <w:spacing w:line="276" w:lineRule="auto"/>
            </w:pPr>
          </w:p>
        </w:tc>
      </w:tr>
    </w:tbl>
    <w:p w14:paraId="40CB8401" w14:textId="77777777" w:rsidR="00406F39" w:rsidRDefault="00770557" w:rsidP="00E52CBB">
      <w:pPr>
        <w:pStyle w:val="Heading4"/>
      </w:pPr>
      <w:r>
        <w:lastRenderedPageBreak/>
        <w:t>White Box Views</w:t>
      </w:r>
    </w:p>
    <w:p w14:paraId="5A94025D" w14:textId="77777777" w:rsidR="00406F39" w:rsidRDefault="00770557" w:rsidP="00E52CBB">
      <w:pPr>
        <w:pStyle w:val="Heading5"/>
      </w:pPr>
      <w:r>
        <w:t>Activity Diagram</w:t>
      </w:r>
    </w:p>
    <w:p w14:paraId="7B2B881E" w14:textId="77777777" w:rsidR="00406F39" w:rsidRDefault="00770557" w:rsidP="00E52CBB">
      <w:pPr>
        <w:pStyle w:val="Heading6"/>
      </w:pPr>
      <w:r>
        <w:t>CAMERA-ACT-REQ-381772/A-Views At Speed Gen 4</w:t>
      </w:r>
    </w:p>
    <w:p w14:paraId="5011DB09" w14:textId="77777777" w:rsidR="00500605" w:rsidRDefault="00770557" w:rsidP="00E52CBB">
      <w:pPr>
        <w:jc w:val="center"/>
      </w:pPr>
      <w:r w:rsidRPr="00C31AB9">
        <w:rPr>
          <w:noProof/>
        </w:rPr>
        <w:drawing>
          <wp:inline distT="0" distB="0" distL="0" distR="0" wp14:anchorId="1D6DD82E" wp14:editId="1A0B2A7D">
            <wp:extent cx="5943600" cy="2979420"/>
            <wp:effectExtent l="0" t="0" r="0" b="0"/>
            <wp:docPr id="4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580CD716" w14:textId="77777777" w:rsidR="00406F39" w:rsidRDefault="00770557" w:rsidP="00E52CBB">
      <w:pPr>
        <w:pStyle w:val="Heading5"/>
      </w:pPr>
      <w:r>
        <w:lastRenderedPageBreak/>
        <w:t>Sequence Diagram</w:t>
      </w:r>
    </w:p>
    <w:p w14:paraId="7FA459A1" w14:textId="77777777" w:rsidR="00406F39" w:rsidRDefault="00770557" w:rsidP="00E52CBB">
      <w:pPr>
        <w:pStyle w:val="Heading6"/>
      </w:pPr>
      <w:r>
        <w:t>CAMERA-SD-REQ-381773/A-Views At Speed Gen 4</w:t>
      </w:r>
    </w:p>
    <w:p w14:paraId="5F0F723E" w14:textId="77777777" w:rsidR="00500605" w:rsidRDefault="00770557" w:rsidP="00E52CBB">
      <w:pPr>
        <w:jc w:val="center"/>
      </w:pPr>
      <w:r w:rsidRPr="00AB4748">
        <w:rPr>
          <w:noProof/>
        </w:rPr>
        <w:drawing>
          <wp:inline distT="0" distB="0" distL="0" distR="0" wp14:anchorId="3969C5B7" wp14:editId="29D2E230">
            <wp:extent cx="5943600" cy="8007985"/>
            <wp:effectExtent l="0" t="0" r="0" b="0"/>
            <wp:docPr id="4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8007985"/>
                    </a:xfrm>
                    <a:prstGeom prst="rect">
                      <a:avLst/>
                    </a:prstGeom>
                    <a:noFill/>
                    <a:ln>
                      <a:noFill/>
                    </a:ln>
                  </pic:spPr>
                </pic:pic>
              </a:graphicData>
            </a:graphic>
          </wp:inline>
        </w:drawing>
      </w:r>
    </w:p>
    <w:p w14:paraId="6E9E9EFE" w14:textId="77777777" w:rsidR="00406F39" w:rsidRDefault="00770557" w:rsidP="00E52CBB">
      <w:pPr>
        <w:pStyle w:val="Heading2"/>
      </w:pPr>
      <w:bookmarkStart w:id="129" w:name="_Toc100050076"/>
      <w:r>
        <w:lastRenderedPageBreak/>
        <w:t>CHMSL IOD</w:t>
      </w:r>
      <w:bookmarkEnd w:id="129"/>
    </w:p>
    <w:p w14:paraId="56467ABF" w14:textId="77777777" w:rsidR="00406F39" w:rsidRDefault="00770557" w:rsidP="00E52CBB">
      <w:pPr>
        <w:pStyle w:val="Heading3"/>
      </w:pPr>
      <w:bookmarkStart w:id="130" w:name="_Toc100050077"/>
      <w:r w:rsidRPr="00B9479B">
        <w:t>FUN-REQ-382683/A-CHMSL IOD</w:t>
      </w:r>
      <w:bookmarkEnd w:id="130"/>
    </w:p>
    <w:p w14:paraId="68DFD09E" w14:textId="77777777" w:rsidR="00500605" w:rsidRDefault="00000000" w:rsidP="00500605"/>
    <w:p w14:paraId="6D53386E" w14:textId="77777777" w:rsidR="00E52CBB" w:rsidRPr="00E52CBB" w:rsidRDefault="00E52CBB" w:rsidP="00E52CBB">
      <w:pPr>
        <w:pStyle w:val="Heading4"/>
        <w:rPr>
          <w:b w:val="0"/>
          <w:u w:val="single"/>
        </w:rPr>
      </w:pPr>
      <w:r w:rsidRPr="00E52CBB">
        <w:rPr>
          <w:b w:val="0"/>
          <w:u w:val="single"/>
        </w:rPr>
        <w:t>CAMERA-REQ-382684/A-CHMSL IOD Config Values</w:t>
      </w:r>
    </w:p>
    <w:p w14:paraId="2CA8B78B" w14:textId="77777777" w:rsidR="00500605" w:rsidRDefault="00770557" w:rsidP="00500605">
      <w:r>
        <w:t>CHMSL IOD is a new view available to the user. It is available in Feature ID 0x081B and Config Value 0X2E.</w:t>
      </w:r>
    </w:p>
    <w:p w14:paraId="5F961268" w14:textId="77777777" w:rsidR="007207E1" w:rsidRDefault="00000000" w:rsidP="00500605"/>
    <w:tbl>
      <w:tblPr>
        <w:tblStyle w:val="TableGrid"/>
        <w:tblW w:w="0" w:type="auto"/>
        <w:jc w:val="center"/>
        <w:tblLook w:val="04A0" w:firstRow="1" w:lastRow="0" w:firstColumn="1" w:lastColumn="0" w:noHBand="0" w:noVBand="1"/>
      </w:tblPr>
      <w:tblGrid>
        <w:gridCol w:w="2340"/>
        <w:gridCol w:w="2250"/>
      </w:tblGrid>
      <w:tr w:rsidR="007207E1" w14:paraId="2D115C3C" w14:textId="77777777" w:rsidTr="00E52CBB">
        <w:trPr>
          <w:jc w:val="center"/>
        </w:trPr>
        <w:tc>
          <w:tcPr>
            <w:tcW w:w="2340" w:type="dxa"/>
          </w:tcPr>
          <w:p w14:paraId="1B4D017E" w14:textId="77777777" w:rsidR="007207E1" w:rsidRDefault="00770557" w:rsidP="00500605">
            <w:r>
              <w:t>Config Number</w:t>
            </w:r>
          </w:p>
        </w:tc>
        <w:tc>
          <w:tcPr>
            <w:tcW w:w="2250" w:type="dxa"/>
          </w:tcPr>
          <w:p w14:paraId="743EECDA" w14:textId="77777777" w:rsidR="007207E1" w:rsidRDefault="00770557" w:rsidP="00500605">
            <w:r>
              <w:t>View Type</w:t>
            </w:r>
          </w:p>
        </w:tc>
      </w:tr>
      <w:tr w:rsidR="007207E1" w14:paraId="42801629" w14:textId="77777777" w:rsidTr="00E52CBB">
        <w:trPr>
          <w:jc w:val="center"/>
        </w:trPr>
        <w:tc>
          <w:tcPr>
            <w:tcW w:w="2340" w:type="dxa"/>
          </w:tcPr>
          <w:p w14:paraId="0E0C3926" w14:textId="77777777" w:rsidR="007207E1" w:rsidRDefault="00770557" w:rsidP="00500605">
            <w:r>
              <w:t>0x2E</w:t>
            </w:r>
          </w:p>
        </w:tc>
        <w:tc>
          <w:tcPr>
            <w:tcW w:w="2250" w:type="dxa"/>
          </w:tcPr>
          <w:p w14:paraId="05F927FF" w14:textId="77777777" w:rsidR="007207E1" w:rsidRDefault="00770557" w:rsidP="00500605">
            <w:r>
              <w:t>CHMSL IOD</w:t>
            </w:r>
          </w:p>
        </w:tc>
      </w:tr>
    </w:tbl>
    <w:p w14:paraId="46DF0965" w14:textId="77777777" w:rsidR="007207E1" w:rsidRDefault="00000000" w:rsidP="00500605"/>
    <w:p w14:paraId="7578541C" w14:textId="77777777" w:rsidR="00406F39" w:rsidRDefault="00770557" w:rsidP="00E52CBB">
      <w:pPr>
        <w:pStyle w:val="Heading4"/>
      </w:pPr>
      <w:r>
        <w:t>UseCases</w:t>
      </w:r>
    </w:p>
    <w:p w14:paraId="243FB002" w14:textId="77777777" w:rsidR="00406F39" w:rsidRDefault="00770557" w:rsidP="00E52CBB">
      <w:pPr>
        <w:pStyle w:val="Heading5"/>
      </w:pPr>
      <w:r>
        <w:t>CAMERA-UC-REQ-382686/A-CHMSL IOD Activation</w:t>
      </w:r>
    </w:p>
    <w:p w14:paraId="3A4FFDB1"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E878AB" w14:paraId="29E9F11E" w14:textId="77777777" w:rsidTr="00E878AB">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C43549" w14:textId="77777777" w:rsidR="00E878AB"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73CFE05" w14:textId="77777777" w:rsidR="00E878AB" w:rsidRDefault="00770557">
            <w:pPr>
              <w:spacing w:line="256" w:lineRule="auto"/>
            </w:pPr>
            <w:r>
              <w:t>Vehicle Occupant</w:t>
            </w:r>
          </w:p>
        </w:tc>
      </w:tr>
      <w:tr w:rsidR="00E878AB" w14:paraId="4FD3AD88" w14:textId="77777777" w:rsidTr="00E878AB">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D3C393" w14:textId="77777777" w:rsidR="00E878AB"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D02904D" w14:textId="77777777" w:rsidR="00E878AB" w:rsidRDefault="00770557" w:rsidP="00E878AB">
            <w:pPr>
              <w:numPr>
                <w:ilvl w:val="0"/>
                <w:numId w:val="359"/>
              </w:numPr>
              <w:spacing w:line="256" w:lineRule="auto"/>
            </w:pPr>
            <w:r>
              <w:t>Client is configured for CHMSL IOD</w:t>
            </w:r>
          </w:p>
          <w:p w14:paraId="1666D921" w14:textId="77777777" w:rsidR="00E878AB" w:rsidRDefault="00770557" w:rsidP="00E878AB">
            <w:pPr>
              <w:numPr>
                <w:ilvl w:val="0"/>
                <w:numId w:val="359"/>
              </w:numPr>
              <w:spacing w:line="256" w:lineRule="auto"/>
            </w:pPr>
            <w:r>
              <w:t>Vehicle in Run/Start</w:t>
            </w:r>
          </w:p>
          <w:p w14:paraId="02A483E9" w14:textId="77777777" w:rsidR="00E878AB" w:rsidRDefault="00770557" w:rsidP="00E878AB">
            <w:pPr>
              <w:numPr>
                <w:ilvl w:val="0"/>
                <w:numId w:val="359"/>
              </w:numPr>
              <w:spacing w:line="256" w:lineRule="auto"/>
            </w:pPr>
            <w:r>
              <w:t>Vehicle is not in reverse</w:t>
            </w:r>
          </w:p>
          <w:p w14:paraId="7C65289B" w14:textId="77777777" w:rsidR="00E878AB" w:rsidRDefault="00770557" w:rsidP="00E878AB">
            <w:pPr>
              <w:numPr>
                <w:ilvl w:val="0"/>
                <w:numId w:val="359"/>
              </w:numPr>
              <w:spacing w:line="256" w:lineRule="auto"/>
            </w:pPr>
            <w:r>
              <w:t>Client HMI is not active (Front Views, Front Views at Speed, Rear Views, APA, TBA/TRG)</w:t>
            </w:r>
          </w:p>
        </w:tc>
      </w:tr>
      <w:tr w:rsidR="00E878AB" w14:paraId="6E38A3D1" w14:textId="77777777" w:rsidTr="00E878AB">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B5287B" w14:textId="77777777" w:rsidR="00E878AB"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EDEA3A3" w14:textId="77777777" w:rsidR="00E878AB" w:rsidRDefault="00770557">
            <w:pPr>
              <w:spacing w:line="276" w:lineRule="auto"/>
            </w:pPr>
            <w:r>
              <w:t>User Selects CHMSL IOD</w:t>
            </w:r>
          </w:p>
        </w:tc>
      </w:tr>
      <w:tr w:rsidR="00E878AB" w14:paraId="6E259632" w14:textId="77777777" w:rsidTr="00E878AB">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F16FA8" w14:textId="77777777" w:rsidR="00E878AB"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25534B6" w14:textId="77777777" w:rsidR="00E878AB" w:rsidRDefault="00770557">
            <w:pPr>
              <w:spacing w:line="276" w:lineRule="auto"/>
            </w:pPr>
            <w:r>
              <w:t>Client requests CHMSL IOD.</w:t>
            </w:r>
          </w:p>
          <w:p w14:paraId="19D3D1D5" w14:textId="77777777" w:rsidR="00E878AB" w:rsidRDefault="00000000">
            <w:pPr>
              <w:spacing w:line="276" w:lineRule="auto"/>
              <w:rPr>
                <w:color w:val="FF0000"/>
              </w:rPr>
            </w:pPr>
          </w:p>
        </w:tc>
      </w:tr>
      <w:tr w:rsidR="00E878AB" w14:paraId="0FFBEA54" w14:textId="77777777" w:rsidTr="00E878AB">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FFE763" w14:textId="77777777" w:rsidR="00E878AB"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E5C981C" w14:textId="77777777" w:rsidR="00E878AB" w:rsidRDefault="00770557">
            <w:pPr>
              <w:spacing w:line="256" w:lineRule="auto"/>
            </w:pPr>
            <w:r>
              <w:t>E1 – Vehicle is not RUN/START</w:t>
            </w:r>
          </w:p>
          <w:p w14:paraId="61442729" w14:textId="77777777" w:rsidR="00E878AB" w:rsidRDefault="00770557">
            <w:pPr>
              <w:spacing w:line="256" w:lineRule="auto"/>
            </w:pPr>
            <w:r>
              <w:t>E2 – Loss of communication with IPMB module</w:t>
            </w:r>
          </w:p>
          <w:p w14:paraId="0E9F4A8E" w14:textId="77777777" w:rsidR="00E878AB" w:rsidRDefault="00770557">
            <w:pPr>
              <w:spacing w:line="276" w:lineRule="auto"/>
            </w:pPr>
            <w:r>
              <w:t>E3 – Valid camera video signal not present</w:t>
            </w:r>
          </w:p>
        </w:tc>
      </w:tr>
      <w:tr w:rsidR="00E878AB" w14:paraId="26C080CE" w14:textId="77777777" w:rsidTr="00E878AB">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594998" w14:textId="77777777" w:rsidR="00E878AB"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52692515" w14:textId="77777777" w:rsidR="00E878AB" w:rsidRDefault="00000000">
            <w:pPr>
              <w:spacing w:line="276" w:lineRule="auto"/>
            </w:pPr>
          </w:p>
        </w:tc>
      </w:tr>
    </w:tbl>
    <w:p w14:paraId="421A2113" w14:textId="77777777" w:rsidR="00500605" w:rsidRDefault="00000000" w:rsidP="00CD0F64"/>
    <w:p w14:paraId="7F739F41" w14:textId="77777777" w:rsidR="00406F39" w:rsidRDefault="00770557" w:rsidP="00E52CBB">
      <w:pPr>
        <w:pStyle w:val="Heading5"/>
      </w:pPr>
      <w:r>
        <w:t>CAMERA-UC-REQ-382687/A-CHMSL IOD Deactivation Via Client</w:t>
      </w:r>
    </w:p>
    <w:p w14:paraId="11B17A26"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ED2ED6" w14:paraId="0A8FF96C" w14:textId="77777777" w:rsidTr="00ED2ED6">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A7CF41" w14:textId="77777777" w:rsidR="00ED2ED6"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C6ED72" w14:textId="77777777" w:rsidR="00ED2ED6" w:rsidRDefault="00770557">
            <w:pPr>
              <w:spacing w:line="256" w:lineRule="auto"/>
            </w:pPr>
            <w:r>
              <w:t>Vehicle Occupant</w:t>
            </w:r>
          </w:p>
        </w:tc>
      </w:tr>
      <w:tr w:rsidR="00ED2ED6" w14:paraId="1E510803" w14:textId="77777777" w:rsidTr="00ED2ED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6050E4" w14:textId="77777777" w:rsidR="00ED2ED6"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A0C1E8F" w14:textId="77777777" w:rsidR="00ED2ED6" w:rsidRDefault="00770557" w:rsidP="00ED2ED6">
            <w:pPr>
              <w:numPr>
                <w:ilvl w:val="0"/>
                <w:numId w:val="361"/>
              </w:numPr>
              <w:spacing w:line="256" w:lineRule="auto"/>
            </w:pPr>
            <w:r>
              <w:t>Client is configured for CHMSL IOD</w:t>
            </w:r>
          </w:p>
          <w:p w14:paraId="5DFD24B8" w14:textId="77777777" w:rsidR="00ED2ED6" w:rsidRDefault="00770557" w:rsidP="00ED2ED6">
            <w:pPr>
              <w:numPr>
                <w:ilvl w:val="0"/>
                <w:numId w:val="361"/>
              </w:numPr>
              <w:spacing w:line="256" w:lineRule="auto"/>
            </w:pPr>
            <w:r>
              <w:t>Vehicle in Run/Start</w:t>
            </w:r>
          </w:p>
          <w:p w14:paraId="53769FB4" w14:textId="77777777" w:rsidR="00ED2ED6" w:rsidRDefault="00770557" w:rsidP="00ED2ED6">
            <w:pPr>
              <w:numPr>
                <w:ilvl w:val="0"/>
                <w:numId w:val="361"/>
              </w:numPr>
              <w:spacing w:line="256" w:lineRule="auto"/>
            </w:pPr>
            <w:r>
              <w:t>Vehicle is not in reverse</w:t>
            </w:r>
          </w:p>
          <w:p w14:paraId="08D995B5" w14:textId="77777777" w:rsidR="00ED2ED6" w:rsidRDefault="00770557" w:rsidP="00ED2ED6">
            <w:pPr>
              <w:numPr>
                <w:ilvl w:val="0"/>
                <w:numId w:val="361"/>
              </w:numPr>
              <w:spacing w:line="256" w:lineRule="auto"/>
            </w:pPr>
            <w:r>
              <w:t>CHMSL IOD is active</w:t>
            </w:r>
          </w:p>
        </w:tc>
      </w:tr>
      <w:tr w:rsidR="00ED2ED6" w14:paraId="23E3CE49" w14:textId="77777777" w:rsidTr="00ED2ED6">
        <w:trPr>
          <w:trHeight w:val="322"/>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AD2AF7" w14:textId="77777777" w:rsidR="00ED2ED6"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F561154" w14:textId="77777777" w:rsidR="00ED2ED6" w:rsidRDefault="00770557">
            <w:pPr>
              <w:spacing w:line="276" w:lineRule="auto"/>
            </w:pPr>
            <w:r>
              <w:t>IOD changes away from CHMSL to a non-camera state (i.e. navigation, IOD changes)</w:t>
            </w:r>
          </w:p>
        </w:tc>
      </w:tr>
      <w:tr w:rsidR="00ED2ED6" w14:paraId="3C37FAEF" w14:textId="77777777" w:rsidTr="00ED2ED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6D8947" w14:textId="77777777" w:rsidR="00ED2ED6"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63862EE" w14:textId="77777777" w:rsidR="00ED2ED6" w:rsidRDefault="00770557">
            <w:pPr>
              <w:spacing w:line="276" w:lineRule="auto"/>
            </w:pPr>
            <w:r>
              <w:t>Client requests OF</w:t>
            </w:r>
          </w:p>
        </w:tc>
      </w:tr>
      <w:tr w:rsidR="00ED2ED6" w14:paraId="7C5B3272" w14:textId="77777777" w:rsidTr="00ED2ED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A27EB0" w14:textId="77777777" w:rsidR="00ED2ED6"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6E2F3F0" w14:textId="77777777" w:rsidR="00ED2ED6" w:rsidRDefault="00770557">
            <w:pPr>
              <w:spacing w:line="256" w:lineRule="auto"/>
            </w:pPr>
            <w:r>
              <w:t>E1 – Vehicle is not RUN/START</w:t>
            </w:r>
          </w:p>
          <w:p w14:paraId="5BB51B66" w14:textId="77777777" w:rsidR="00ED2ED6" w:rsidRDefault="00770557">
            <w:pPr>
              <w:spacing w:line="256" w:lineRule="auto"/>
            </w:pPr>
            <w:r>
              <w:t>E2 – Loss of communication with IPMB module</w:t>
            </w:r>
          </w:p>
          <w:p w14:paraId="4DE8F065" w14:textId="77777777" w:rsidR="00ED2ED6" w:rsidRDefault="00770557">
            <w:pPr>
              <w:spacing w:line="276" w:lineRule="auto"/>
            </w:pPr>
            <w:r>
              <w:t>E3 – Valid camera video signal not present</w:t>
            </w:r>
          </w:p>
        </w:tc>
      </w:tr>
      <w:tr w:rsidR="00ED2ED6" w14:paraId="1766FA26" w14:textId="77777777" w:rsidTr="00ED2ED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AB44DC" w14:textId="77777777" w:rsidR="00ED2ED6"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327D9918" w14:textId="77777777" w:rsidR="00ED2ED6" w:rsidRDefault="00000000">
            <w:pPr>
              <w:spacing w:line="276" w:lineRule="auto"/>
            </w:pPr>
          </w:p>
        </w:tc>
      </w:tr>
    </w:tbl>
    <w:p w14:paraId="649741C5" w14:textId="2BDD4622" w:rsidR="00500605" w:rsidRDefault="00000000" w:rsidP="00CD0F64"/>
    <w:p w14:paraId="62D846DD" w14:textId="1E237530" w:rsidR="00407DC4" w:rsidRDefault="00407DC4" w:rsidP="00CD0F64"/>
    <w:p w14:paraId="5153714D" w14:textId="092E8007" w:rsidR="00407DC4" w:rsidRDefault="00407DC4" w:rsidP="00CD0F64"/>
    <w:p w14:paraId="57F232FB" w14:textId="77777777" w:rsidR="00407DC4" w:rsidRDefault="00407DC4" w:rsidP="00CD0F64"/>
    <w:p w14:paraId="19C304BA" w14:textId="77777777" w:rsidR="00406F39" w:rsidRDefault="00770557" w:rsidP="00E52CBB">
      <w:pPr>
        <w:pStyle w:val="Heading5"/>
      </w:pPr>
      <w:r>
        <w:t>CAMERA-UC-REQ-382688/A-Returning to CHMSL IOD from Parking Feature</w:t>
      </w:r>
    </w:p>
    <w:p w14:paraId="69990519"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707CC1" w14:paraId="7CCF998F" w14:textId="77777777" w:rsidTr="00707CC1">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656C65" w14:textId="77777777" w:rsidR="00707CC1" w:rsidRDefault="00770557">
            <w:pPr>
              <w:spacing w:line="276" w:lineRule="auto"/>
            </w:pPr>
            <w:r>
              <w:rPr>
                <w:b/>
                <w:bCs/>
              </w:rPr>
              <w:lastRenderedPageBreak/>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3FC3024" w14:textId="77777777" w:rsidR="00707CC1" w:rsidRDefault="00770557">
            <w:pPr>
              <w:spacing w:line="256" w:lineRule="auto"/>
            </w:pPr>
            <w:r>
              <w:t>Vehicle Occupant</w:t>
            </w:r>
          </w:p>
        </w:tc>
      </w:tr>
      <w:tr w:rsidR="00707CC1" w14:paraId="3ED7F8B2" w14:textId="77777777" w:rsidTr="00707CC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4303E7" w14:textId="77777777" w:rsidR="00707CC1"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CF97F9E" w14:textId="77777777" w:rsidR="00707CC1" w:rsidRDefault="00770557" w:rsidP="00707CC1">
            <w:pPr>
              <w:numPr>
                <w:ilvl w:val="0"/>
                <w:numId w:val="363"/>
              </w:numPr>
              <w:spacing w:line="256" w:lineRule="auto"/>
            </w:pPr>
            <w:r>
              <w:t>Client is configured for CHMSL IOD</w:t>
            </w:r>
          </w:p>
          <w:p w14:paraId="0AA1D447" w14:textId="77777777" w:rsidR="00707CC1" w:rsidRDefault="00770557" w:rsidP="00707CC1">
            <w:pPr>
              <w:numPr>
                <w:ilvl w:val="0"/>
                <w:numId w:val="363"/>
              </w:numPr>
              <w:spacing w:line="256" w:lineRule="auto"/>
            </w:pPr>
            <w:r>
              <w:t>Vehicle in Run/Start</w:t>
            </w:r>
          </w:p>
          <w:p w14:paraId="7D594F47" w14:textId="77777777" w:rsidR="00707CC1" w:rsidRDefault="00770557" w:rsidP="00707CC1">
            <w:pPr>
              <w:numPr>
                <w:ilvl w:val="0"/>
                <w:numId w:val="363"/>
              </w:numPr>
              <w:spacing w:line="256" w:lineRule="auto"/>
            </w:pPr>
            <w:r>
              <w:t>Vehicle is in a Camera Feature (Front Camera, Rear Camera, TBA, Autohitch, APA, Boundary Alert)</w:t>
            </w:r>
          </w:p>
          <w:p w14:paraId="66434C6E" w14:textId="77777777" w:rsidR="00707CC1" w:rsidRDefault="00770557" w:rsidP="00707CC1">
            <w:pPr>
              <w:numPr>
                <w:ilvl w:val="0"/>
                <w:numId w:val="363"/>
              </w:numPr>
              <w:spacing w:line="256" w:lineRule="auto"/>
            </w:pPr>
            <w:r>
              <w:t>Previous client display state is CHMSL IOD</w:t>
            </w:r>
          </w:p>
        </w:tc>
      </w:tr>
      <w:tr w:rsidR="00707CC1" w14:paraId="5CB0EF55" w14:textId="77777777" w:rsidTr="00707CC1">
        <w:trPr>
          <w:trHeight w:val="322"/>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6C8B3E" w14:textId="77777777" w:rsidR="00707CC1"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526CDC6" w14:textId="77777777" w:rsidR="00707CC1" w:rsidRDefault="00770557">
            <w:pPr>
              <w:spacing w:line="276" w:lineRule="auto"/>
              <w:rPr>
                <w:color w:val="FF0000"/>
              </w:rPr>
            </w:pPr>
            <w:r>
              <w:t>Camera view feature becomes inactive</w:t>
            </w:r>
          </w:p>
        </w:tc>
      </w:tr>
      <w:tr w:rsidR="00707CC1" w14:paraId="610842AA" w14:textId="77777777" w:rsidTr="00707CC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DA77E2" w14:textId="77777777" w:rsidR="00707CC1"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A35D112" w14:textId="77777777" w:rsidR="00707CC1" w:rsidRDefault="00770557">
            <w:pPr>
              <w:spacing w:line="276" w:lineRule="auto"/>
            </w:pPr>
            <w:r>
              <w:t>Client request CHMSL IOD.</w:t>
            </w:r>
          </w:p>
          <w:p w14:paraId="7DA293AD" w14:textId="77777777" w:rsidR="00707CC1" w:rsidRDefault="00000000">
            <w:pPr>
              <w:spacing w:line="276" w:lineRule="auto"/>
            </w:pPr>
          </w:p>
        </w:tc>
      </w:tr>
      <w:tr w:rsidR="00707CC1" w14:paraId="2795861E" w14:textId="77777777" w:rsidTr="00707CC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F2667A" w14:textId="77777777" w:rsidR="00707CC1"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2520D52" w14:textId="77777777" w:rsidR="00707CC1" w:rsidRDefault="00770557">
            <w:pPr>
              <w:spacing w:line="256" w:lineRule="auto"/>
            </w:pPr>
            <w:r>
              <w:t>E1 – Vehicle is not RUN/START</w:t>
            </w:r>
          </w:p>
          <w:p w14:paraId="10D5C2B5" w14:textId="77777777" w:rsidR="00707CC1" w:rsidRDefault="00770557">
            <w:pPr>
              <w:spacing w:line="256" w:lineRule="auto"/>
            </w:pPr>
            <w:r>
              <w:t>E2 – Loss of communication with IPMB module</w:t>
            </w:r>
          </w:p>
          <w:p w14:paraId="739B4AE7" w14:textId="77777777" w:rsidR="00707CC1" w:rsidRDefault="00770557">
            <w:pPr>
              <w:spacing w:line="276" w:lineRule="auto"/>
            </w:pPr>
            <w:r>
              <w:t>E3 – Valid camera video signal not present</w:t>
            </w:r>
          </w:p>
        </w:tc>
      </w:tr>
      <w:tr w:rsidR="00707CC1" w14:paraId="6BDD6E51" w14:textId="77777777" w:rsidTr="00707CC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46ECAA" w14:textId="77777777" w:rsidR="00707CC1"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71F1FF56" w14:textId="77777777" w:rsidR="00707CC1" w:rsidRDefault="00000000">
            <w:pPr>
              <w:spacing w:line="276" w:lineRule="auto"/>
            </w:pPr>
          </w:p>
        </w:tc>
      </w:tr>
    </w:tbl>
    <w:p w14:paraId="28DDFECE" w14:textId="77777777" w:rsidR="00500605" w:rsidRDefault="00000000" w:rsidP="00CD0F64"/>
    <w:p w14:paraId="6784F588" w14:textId="77777777" w:rsidR="00406F39" w:rsidRDefault="00770557" w:rsidP="00E52CBB">
      <w:pPr>
        <w:pStyle w:val="Heading4"/>
      </w:pPr>
      <w:r>
        <w:t>White Box View</w:t>
      </w:r>
    </w:p>
    <w:p w14:paraId="72CC544B" w14:textId="77777777" w:rsidR="00406F39" w:rsidRDefault="00770557" w:rsidP="00E52CBB">
      <w:pPr>
        <w:pStyle w:val="Heading5"/>
      </w:pPr>
      <w:r>
        <w:t>Activity Diagram</w:t>
      </w:r>
    </w:p>
    <w:p w14:paraId="23CAC50C" w14:textId="77777777" w:rsidR="00406F39" w:rsidRDefault="00770557" w:rsidP="00E52CBB">
      <w:pPr>
        <w:pStyle w:val="Heading6"/>
      </w:pPr>
      <w:r>
        <w:t>CAMERA-ACT-REQ-382730/A-CHMSL IOD Operation</w:t>
      </w:r>
    </w:p>
    <w:p w14:paraId="34F62451" w14:textId="77777777" w:rsidR="00500605" w:rsidRDefault="00770557" w:rsidP="00E52CBB">
      <w:pPr>
        <w:jc w:val="center"/>
      </w:pPr>
      <w:r w:rsidRPr="000C6D40">
        <w:rPr>
          <w:noProof/>
        </w:rPr>
        <w:drawing>
          <wp:inline distT="0" distB="0" distL="0" distR="0" wp14:anchorId="1A3C03B6" wp14:editId="0B672068">
            <wp:extent cx="5943600" cy="2980055"/>
            <wp:effectExtent l="0" t="0" r="0" b="0"/>
            <wp:docPr id="42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80055"/>
                    </a:xfrm>
                    <a:prstGeom prst="rect">
                      <a:avLst/>
                    </a:prstGeom>
                    <a:noFill/>
                    <a:ln>
                      <a:noFill/>
                    </a:ln>
                  </pic:spPr>
                </pic:pic>
              </a:graphicData>
            </a:graphic>
          </wp:inline>
        </w:drawing>
      </w:r>
    </w:p>
    <w:p w14:paraId="61DC11CA" w14:textId="77777777" w:rsidR="00406F39" w:rsidRDefault="00770557" w:rsidP="00E52CBB">
      <w:pPr>
        <w:pStyle w:val="Heading5"/>
      </w:pPr>
      <w:r>
        <w:lastRenderedPageBreak/>
        <w:t>Sequence Diagrams</w:t>
      </w:r>
    </w:p>
    <w:p w14:paraId="52A34E78" w14:textId="77777777" w:rsidR="00406F39" w:rsidRDefault="00770557" w:rsidP="00E52CBB">
      <w:pPr>
        <w:pStyle w:val="Heading6"/>
      </w:pPr>
      <w:r>
        <w:t>CAMERA-SD-REQ-382731/A-CHMSL IOD Operation</w:t>
      </w:r>
    </w:p>
    <w:p w14:paraId="5E06347F" w14:textId="77777777" w:rsidR="00500605" w:rsidRDefault="00770557" w:rsidP="00E52CBB">
      <w:pPr>
        <w:jc w:val="center"/>
      </w:pPr>
      <w:r w:rsidRPr="00625F37">
        <w:rPr>
          <w:noProof/>
        </w:rPr>
        <w:drawing>
          <wp:inline distT="0" distB="0" distL="0" distR="0" wp14:anchorId="0E52ED9B" wp14:editId="1E721326">
            <wp:extent cx="5943600" cy="5677535"/>
            <wp:effectExtent l="0" t="0" r="0" b="0"/>
            <wp:docPr id="4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677535"/>
                    </a:xfrm>
                    <a:prstGeom prst="rect">
                      <a:avLst/>
                    </a:prstGeom>
                    <a:noFill/>
                    <a:ln>
                      <a:noFill/>
                    </a:ln>
                  </pic:spPr>
                </pic:pic>
              </a:graphicData>
            </a:graphic>
          </wp:inline>
        </w:drawing>
      </w:r>
    </w:p>
    <w:p w14:paraId="2F18E359" w14:textId="77777777" w:rsidR="00406F39" w:rsidRDefault="00770557" w:rsidP="00E52CBB">
      <w:pPr>
        <w:pStyle w:val="Heading2"/>
      </w:pPr>
      <w:bookmarkStart w:id="131" w:name="_Toc100050078"/>
      <w:r w:rsidRPr="00B9479B">
        <w:t>RVC-FUN-REQ-395521/A-Reverse Gear Strategy</w:t>
      </w:r>
      <w:bookmarkEnd w:id="131"/>
    </w:p>
    <w:p w14:paraId="68D6A6CB" w14:textId="77777777" w:rsidR="00500605" w:rsidRDefault="00000000" w:rsidP="00500605"/>
    <w:p w14:paraId="0DC9B54E" w14:textId="77777777" w:rsidR="00406F39" w:rsidRDefault="00770557" w:rsidP="00E52CBB">
      <w:pPr>
        <w:pStyle w:val="Heading3"/>
      </w:pPr>
      <w:bookmarkStart w:id="132" w:name="_Toc100050079"/>
      <w:r>
        <w:t>Use Cases</w:t>
      </w:r>
      <w:bookmarkEnd w:id="132"/>
    </w:p>
    <w:p w14:paraId="0E3D38F9" w14:textId="77777777" w:rsidR="00406F39" w:rsidRDefault="00770557" w:rsidP="00E52CBB">
      <w:pPr>
        <w:pStyle w:val="Heading4"/>
      </w:pPr>
      <w:r>
        <w:t>RVC-UC-REQ-395465/A-Reverse Gear Strategy on Automatic Transmission Vehicles - Moving Below 16.09 KPH</w:t>
      </w:r>
    </w:p>
    <w:p w14:paraId="5DBF4E72"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53115AC5"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3148C7" w14:textId="77777777" w:rsidR="00CD0F64"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0C1BA34" w14:textId="77777777" w:rsidR="00CD0F64" w:rsidRDefault="00770557">
            <w:pPr>
              <w:spacing w:line="276" w:lineRule="auto"/>
            </w:pPr>
            <w:r>
              <w:t>Vehicle Occupant</w:t>
            </w:r>
          </w:p>
        </w:tc>
      </w:tr>
      <w:tr w:rsidR="00CD0F64" w14:paraId="2E87E45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BD41766" w14:textId="77777777" w:rsidR="00CD0F64"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2928A1B" w14:textId="77777777" w:rsidR="00A8154D" w:rsidRDefault="00770557" w:rsidP="00A8154D">
            <w:pPr>
              <w:numPr>
                <w:ilvl w:val="0"/>
                <w:numId w:val="373"/>
              </w:numPr>
            </w:pPr>
            <w:r>
              <w:t>The vehicle is equipped with an automatic transmission.</w:t>
            </w:r>
          </w:p>
          <w:p w14:paraId="7AC916C8" w14:textId="77777777" w:rsidR="00A8154D" w:rsidRDefault="00770557" w:rsidP="00A8154D">
            <w:pPr>
              <w:numPr>
                <w:ilvl w:val="0"/>
                <w:numId w:val="373"/>
              </w:numPr>
              <w:rPr>
                <w:rFonts w:asciiTheme="minorHAnsi" w:eastAsiaTheme="minorEastAsia" w:hAnsiTheme="minorHAnsi" w:cstheme="minorBidi"/>
              </w:rPr>
            </w:pPr>
            <w:r>
              <w:t>The gear shifter (GearLvrPos_D_Actl) is in a non-reverse gear (P,N,D,L,M).</w:t>
            </w:r>
          </w:p>
          <w:p w14:paraId="0F7BE2EE" w14:textId="77777777" w:rsidR="00A8154D" w:rsidRDefault="00770557" w:rsidP="00A8154D">
            <w:pPr>
              <w:numPr>
                <w:ilvl w:val="0"/>
                <w:numId w:val="373"/>
              </w:numPr>
            </w:pPr>
            <w:r>
              <w:t>The gear shifter update bit (GearLvrPos_D_Actl_UB) is available.</w:t>
            </w:r>
          </w:p>
          <w:p w14:paraId="1EBD8A12" w14:textId="77777777" w:rsidR="00A8154D" w:rsidRDefault="00770557" w:rsidP="00A8154D">
            <w:pPr>
              <w:numPr>
                <w:ilvl w:val="0"/>
                <w:numId w:val="373"/>
              </w:numPr>
            </w:pPr>
            <w:r>
              <w:t>Vehicle speed is available (Veh_V_ActlEng)</w:t>
            </w:r>
          </w:p>
          <w:p w14:paraId="6866A48F" w14:textId="77777777" w:rsidR="00A8154D" w:rsidRDefault="00770557" w:rsidP="00A8154D">
            <w:pPr>
              <w:numPr>
                <w:ilvl w:val="0"/>
                <w:numId w:val="373"/>
              </w:numPr>
            </w:pPr>
            <w:r>
              <w:t>Vehicle speed quality Factor (VehVActlEng_QF) is available.</w:t>
            </w:r>
          </w:p>
          <w:p w14:paraId="44C401DA" w14:textId="77777777" w:rsidR="00CD0F64" w:rsidRDefault="00770557" w:rsidP="00A8154D">
            <w:pPr>
              <w:spacing w:line="276" w:lineRule="auto"/>
            </w:pPr>
            <w:r>
              <w:lastRenderedPageBreak/>
              <w:t>The vehicle is moving below 16.09 KPH (10 miles per hour).</w:t>
            </w:r>
          </w:p>
        </w:tc>
      </w:tr>
      <w:tr w:rsidR="00CD0F64" w14:paraId="263C6FC3"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5060EF" w14:textId="77777777" w:rsidR="00CD0F64" w:rsidRDefault="00770557">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A37D8D" w14:textId="77777777" w:rsidR="00A8154D" w:rsidRDefault="00770557" w:rsidP="00A8154D">
            <w:pPr>
              <w:spacing w:line="276" w:lineRule="auto"/>
            </w:pPr>
            <w:r>
              <w:t>The gear shifter is placed in reverse and the following signals are sent to the CLIENT:</w:t>
            </w:r>
          </w:p>
          <w:p w14:paraId="07146411" w14:textId="77777777" w:rsidR="00A8154D" w:rsidRDefault="00770557" w:rsidP="00A8154D">
            <w:pPr>
              <w:spacing w:line="276" w:lineRule="auto"/>
            </w:pPr>
            <w:r>
              <w:t>GearLvrPos_D_Actl = 0x01 (Reverse)</w:t>
            </w:r>
          </w:p>
          <w:p w14:paraId="344F8B7C" w14:textId="77777777" w:rsidR="00A8154D" w:rsidRDefault="00770557" w:rsidP="00A8154D">
            <w:pPr>
              <w:spacing w:line="276" w:lineRule="auto"/>
            </w:pPr>
            <w:r>
              <w:t>GearLvrPos_D_Actl_UB = 0x1</w:t>
            </w:r>
          </w:p>
          <w:p w14:paraId="6AA6ED6F" w14:textId="77777777" w:rsidR="00A8154D" w:rsidRDefault="00770557" w:rsidP="00A8154D">
            <w:pPr>
              <w:spacing w:line="276" w:lineRule="auto"/>
            </w:pPr>
            <w:r>
              <w:t>Veh_V_ActlEng &lt;= 16.09 KPH</w:t>
            </w:r>
          </w:p>
          <w:p w14:paraId="20EFAFEA" w14:textId="77777777" w:rsidR="00CD0F64" w:rsidRDefault="00770557" w:rsidP="00A8154D">
            <w:pPr>
              <w:spacing w:line="276" w:lineRule="auto"/>
            </w:pPr>
            <w:r>
              <w:t>VehVActlEng_D_Qf = 0x03 (OK)</w:t>
            </w:r>
          </w:p>
        </w:tc>
      </w:tr>
      <w:tr w:rsidR="00CD0F64" w14:paraId="517D52CB"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9857D0" w14:textId="77777777" w:rsidR="00CD0F64"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A6DCDCF" w14:textId="77777777" w:rsidR="00CD0F64" w:rsidRDefault="00770557">
            <w:pPr>
              <w:spacing w:line="276" w:lineRule="auto"/>
            </w:pPr>
            <w:r>
              <w:t>Client shall display the reverse camera within 2 seconds of placing the shifter in reverse per FMVSS 111. Client shall ignore the reverse gear engagement signal. (GearPos_D_Trg)</w:t>
            </w:r>
          </w:p>
        </w:tc>
      </w:tr>
      <w:tr w:rsidR="00CD0F64" w14:paraId="6FE382E2"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DE125B" w14:textId="77777777" w:rsidR="00CD0F64"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731A62" w14:textId="77777777" w:rsidR="00A8154D" w:rsidRDefault="00770557" w:rsidP="00A8154D">
            <w:r>
              <w:t>E1 – Vehicle is not RUN/START</w:t>
            </w:r>
          </w:p>
          <w:p w14:paraId="7BC7D599" w14:textId="77777777" w:rsidR="00A8154D" w:rsidRDefault="00770557" w:rsidP="00A8154D">
            <w:r>
              <w:t>E2 – Loss of communication with CAMERA SERVER module</w:t>
            </w:r>
          </w:p>
          <w:p w14:paraId="3C5A5108" w14:textId="77777777" w:rsidR="00CD0F64" w:rsidRDefault="00770557" w:rsidP="00A8154D">
            <w:pPr>
              <w:spacing w:line="276" w:lineRule="auto"/>
            </w:pPr>
            <w:r>
              <w:t>E3 – Valid camera video signal not present</w:t>
            </w:r>
          </w:p>
        </w:tc>
      </w:tr>
      <w:tr w:rsidR="00CD0F64" w14:paraId="1B870D12"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211649" w14:textId="77777777" w:rsidR="00CD0F64"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E609D80" w14:textId="77777777" w:rsidR="00CD0F64" w:rsidRDefault="00000000">
            <w:pPr>
              <w:spacing w:line="276" w:lineRule="auto"/>
            </w:pPr>
          </w:p>
        </w:tc>
      </w:tr>
    </w:tbl>
    <w:p w14:paraId="270D2FA7" w14:textId="77777777" w:rsidR="00500605" w:rsidRDefault="00000000" w:rsidP="00CD0F64"/>
    <w:p w14:paraId="3FE9D16A" w14:textId="77777777" w:rsidR="00406F39" w:rsidRDefault="00770557" w:rsidP="00E52CBB">
      <w:pPr>
        <w:pStyle w:val="Heading4"/>
      </w:pPr>
      <w:r>
        <w:t>RVC-UC-REQ-395468/A-Reverse Gear Strategy on Automatic Transmission Vehicles - Moving Above 16.09 KPH</w:t>
      </w:r>
    </w:p>
    <w:p w14:paraId="0813AEBF"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08AEA104"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2383B0" w14:textId="77777777" w:rsidR="00CD0F64"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8000E1" w14:textId="77777777" w:rsidR="00CD0F64" w:rsidRDefault="00770557">
            <w:pPr>
              <w:spacing w:line="276" w:lineRule="auto"/>
            </w:pPr>
            <w:r>
              <w:t>Vehicle Occupant</w:t>
            </w:r>
          </w:p>
        </w:tc>
      </w:tr>
      <w:tr w:rsidR="00CD0F64" w14:paraId="57A98B1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63D1CC" w14:textId="77777777" w:rsidR="00CD0F64"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74538E" w14:textId="77777777" w:rsidR="00760DBE" w:rsidRDefault="00770557" w:rsidP="00760DBE">
            <w:pPr>
              <w:numPr>
                <w:ilvl w:val="0"/>
                <w:numId w:val="375"/>
              </w:numPr>
            </w:pPr>
            <w:r>
              <w:t>The vehicle is equipped with an automatic transmission.</w:t>
            </w:r>
          </w:p>
          <w:p w14:paraId="77B63D42" w14:textId="77777777" w:rsidR="00760DBE" w:rsidRDefault="00770557" w:rsidP="00760DBE">
            <w:pPr>
              <w:numPr>
                <w:ilvl w:val="0"/>
                <w:numId w:val="375"/>
              </w:numPr>
              <w:rPr>
                <w:rFonts w:asciiTheme="minorHAnsi" w:eastAsiaTheme="minorEastAsia" w:hAnsiTheme="minorHAnsi" w:cstheme="minorBidi"/>
              </w:rPr>
            </w:pPr>
            <w:r>
              <w:t>The gear shifter (GearLvrPos_D_Actl) is in a non-reverse gear (P,N,D,L,M).</w:t>
            </w:r>
          </w:p>
          <w:p w14:paraId="2559028A" w14:textId="77777777" w:rsidR="00760DBE" w:rsidRDefault="00770557" w:rsidP="00760DBE">
            <w:pPr>
              <w:numPr>
                <w:ilvl w:val="0"/>
                <w:numId w:val="375"/>
              </w:numPr>
            </w:pPr>
            <w:r>
              <w:t>The gear shifter update bit (GearLvrPos_D_Actl_UB) is available</w:t>
            </w:r>
          </w:p>
          <w:p w14:paraId="62C341D2" w14:textId="77777777" w:rsidR="00760DBE" w:rsidRDefault="00770557" w:rsidP="00760DBE">
            <w:pPr>
              <w:numPr>
                <w:ilvl w:val="0"/>
                <w:numId w:val="375"/>
              </w:numPr>
            </w:pPr>
            <w:r>
              <w:t>Vehicle speed is available (Veh_V_ActlEng)</w:t>
            </w:r>
          </w:p>
          <w:p w14:paraId="77C0FF62" w14:textId="77777777" w:rsidR="00760DBE" w:rsidRDefault="00770557" w:rsidP="00760DBE">
            <w:pPr>
              <w:numPr>
                <w:ilvl w:val="0"/>
                <w:numId w:val="375"/>
              </w:numPr>
            </w:pPr>
            <w:r>
              <w:t>Vehicle speed quality Factor (VehVActlEng_QF) is available.</w:t>
            </w:r>
          </w:p>
          <w:p w14:paraId="42125A99" w14:textId="77777777" w:rsidR="00760DBE" w:rsidRDefault="00770557" w:rsidP="00760DBE">
            <w:pPr>
              <w:numPr>
                <w:ilvl w:val="0"/>
                <w:numId w:val="375"/>
              </w:numPr>
            </w:pPr>
            <w:r>
              <w:t>The gear engagement status (GearPos_D_Trg) is available.</w:t>
            </w:r>
          </w:p>
          <w:p w14:paraId="552A6D22" w14:textId="77777777" w:rsidR="00CD0F64" w:rsidRDefault="00770557" w:rsidP="00760DBE">
            <w:pPr>
              <w:spacing w:line="276" w:lineRule="auto"/>
            </w:pPr>
            <w:r>
              <w:t>The vehicle is moving above 16.09 KPH (10 miles per hour).</w:t>
            </w:r>
          </w:p>
        </w:tc>
      </w:tr>
      <w:tr w:rsidR="00CD0F64" w14:paraId="400FC56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4AC89B" w14:textId="77777777" w:rsidR="00CD0F64"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FE9975" w14:textId="77777777" w:rsidR="00760DBE" w:rsidRDefault="00770557" w:rsidP="00760DBE">
            <w:pPr>
              <w:spacing w:line="276" w:lineRule="auto"/>
            </w:pPr>
            <w:r>
              <w:t>The gear shifter is placed in reverse and the following signals are sent to the CLIENT:</w:t>
            </w:r>
          </w:p>
          <w:p w14:paraId="0351EB5C" w14:textId="77777777" w:rsidR="00760DBE" w:rsidRDefault="00770557" w:rsidP="00760DBE">
            <w:pPr>
              <w:spacing w:line="276" w:lineRule="auto"/>
            </w:pPr>
            <w:r>
              <w:t>GearLvrPos_D_Actl = 0x01 (Reverse)</w:t>
            </w:r>
          </w:p>
          <w:p w14:paraId="78BED154" w14:textId="77777777" w:rsidR="00760DBE" w:rsidRDefault="00770557" w:rsidP="00760DBE">
            <w:pPr>
              <w:spacing w:line="276" w:lineRule="auto"/>
            </w:pPr>
            <w:r>
              <w:t>GearLvrPos_D_Actl_UB = 0x1</w:t>
            </w:r>
          </w:p>
          <w:p w14:paraId="4B718A77" w14:textId="77777777" w:rsidR="00760DBE" w:rsidRDefault="00770557" w:rsidP="00760DBE">
            <w:pPr>
              <w:spacing w:line="276" w:lineRule="auto"/>
            </w:pPr>
            <w:r>
              <w:t>GearPos_D_Trg = 0x0E (Reverse)</w:t>
            </w:r>
          </w:p>
          <w:p w14:paraId="5DD9C6E1" w14:textId="77777777" w:rsidR="00760DBE" w:rsidRDefault="00770557" w:rsidP="00760DBE">
            <w:pPr>
              <w:spacing w:line="276" w:lineRule="auto"/>
            </w:pPr>
            <w:r>
              <w:t>GearPos_D_Trg_UB = 0x1</w:t>
            </w:r>
          </w:p>
          <w:p w14:paraId="06AF82CE" w14:textId="77777777" w:rsidR="00760DBE" w:rsidRDefault="00770557" w:rsidP="00760DBE">
            <w:pPr>
              <w:spacing w:line="276" w:lineRule="auto"/>
            </w:pPr>
            <w:r>
              <w:t>Veh_V_ActlEng &gt; 16.09 KPH</w:t>
            </w:r>
          </w:p>
          <w:p w14:paraId="1639BCE1" w14:textId="77777777" w:rsidR="00CD0F64" w:rsidRDefault="00770557" w:rsidP="00760DBE">
            <w:pPr>
              <w:spacing w:line="276" w:lineRule="auto"/>
            </w:pPr>
            <w:r>
              <w:t>VehVActlEng_D_Qf = 0x03 (OK)</w:t>
            </w:r>
          </w:p>
        </w:tc>
      </w:tr>
      <w:tr w:rsidR="00CD0F64" w14:paraId="634AFDFF"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13D236" w14:textId="77777777" w:rsidR="00CD0F64"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B742F64" w14:textId="77777777" w:rsidR="00CD0F64" w:rsidRDefault="00770557">
            <w:pPr>
              <w:spacing w:line="276" w:lineRule="auto"/>
            </w:pPr>
            <w:r>
              <w:t>Client shall display the reverse camera within 2 seconds of reverse gear engagement being confirmed and the gear lever position is in reverse while the vehicle is moving above 16.09 KPH.</w:t>
            </w:r>
          </w:p>
        </w:tc>
      </w:tr>
      <w:tr w:rsidR="00CD0F64" w14:paraId="58D8E52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FF046A" w14:textId="77777777" w:rsidR="00CD0F64"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8593C1D" w14:textId="77777777" w:rsidR="00760DBE" w:rsidRDefault="00770557" w:rsidP="00760DBE">
            <w:r>
              <w:t>E1 – Vehicle is not RUN/START</w:t>
            </w:r>
          </w:p>
          <w:p w14:paraId="0263E3B4" w14:textId="77777777" w:rsidR="00760DBE" w:rsidRDefault="00770557" w:rsidP="00760DBE">
            <w:r>
              <w:t>E2 – Loss of communication with CAMERA SERVER module</w:t>
            </w:r>
          </w:p>
          <w:p w14:paraId="4D232896" w14:textId="77777777" w:rsidR="00CD0F64" w:rsidRDefault="00770557" w:rsidP="00760DBE">
            <w:pPr>
              <w:spacing w:line="276" w:lineRule="auto"/>
            </w:pPr>
            <w:r>
              <w:t>E3 – Valid camera video signal not present</w:t>
            </w:r>
          </w:p>
        </w:tc>
      </w:tr>
      <w:tr w:rsidR="00CD0F64" w14:paraId="5838E59F"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DCC24C" w14:textId="77777777" w:rsidR="00CD0F64"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169403" w14:textId="77777777" w:rsidR="00CD0F64" w:rsidRDefault="00000000">
            <w:pPr>
              <w:spacing w:line="276" w:lineRule="auto"/>
            </w:pPr>
          </w:p>
        </w:tc>
      </w:tr>
    </w:tbl>
    <w:p w14:paraId="19CDD6E3" w14:textId="77777777" w:rsidR="00500605" w:rsidRDefault="00000000" w:rsidP="00CD0F64"/>
    <w:p w14:paraId="08B978F1" w14:textId="77777777" w:rsidR="00406F39" w:rsidRDefault="00770557" w:rsidP="00E52CBB">
      <w:pPr>
        <w:pStyle w:val="Heading4"/>
      </w:pPr>
      <w:r>
        <w:t>RVC-UC-REQ-395466/A-Reverse Gear Strategy on Automatic Transmission Vehicles - Shift Above 16.09 KPH and Deceleration Below 16.09 KPH</w:t>
      </w:r>
    </w:p>
    <w:p w14:paraId="4E616B0D"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5F33636"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549FBA" w14:textId="77777777" w:rsidR="00CD0F64"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B80596A" w14:textId="77777777" w:rsidR="00CD0F64" w:rsidRDefault="00770557">
            <w:pPr>
              <w:spacing w:line="276" w:lineRule="auto"/>
            </w:pPr>
            <w:r>
              <w:t>Vehicle Occupant</w:t>
            </w:r>
          </w:p>
        </w:tc>
      </w:tr>
      <w:tr w:rsidR="00CD0F64" w14:paraId="73F0270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739573" w14:textId="77777777" w:rsidR="00CD0F64"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3942D4" w14:textId="77777777" w:rsidR="006A01F3" w:rsidRDefault="00770557" w:rsidP="006A01F3">
            <w:pPr>
              <w:numPr>
                <w:ilvl w:val="0"/>
                <w:numId w:val="377"/>
              </w:numPr>
              <w:rPr>
                <w:rFonts w:asciiTheme="minorHAnsi" w:eastAsiaTheme="minorEastAsia" w:hAnsiTheme="minorHAnsi" w:cstheme="minorBidi"/>
              </w:rPr>
            </w:pPr>
            <w:r>
              <w:t>The gear shifter is in the reverse position (GearLvrPos_D_Actl = 0x01)</w:t>
            </w:r>
          </w:p>
          <w:p w14:paraId="06C5A7FE" w14:textId="77777777" w:rsidR="006A01F3" w:rsidRDefault="00770557" w:rsidP="006A01F3">
            <w:pPr>
              <w:numPr>
                <w:ilvl w:val="0"/>
                <w:numId w:val="377"/>
              </w:numPr>
            </w:pPr>
            <w:r>
              <w:t>The gear shifter update bit is on (GearLvrPos_D_Actl_UB = 0x1)</w:t>
            </w:r>
          </w:p>
          <w:p w14:paraId="67CA811B" w14:textId="77777777" w:rsidR="006A01F3" w:rsidRDefault="00770557" w:rsidP="006A01F3">
            <w:pPr>
              <w:numPr>
                <w:ilvl w:val="0"/>
                <w:numId w:val="377"/>
              </w:numPr>
            </w:pPr>
            <w:r>
              <w:t>The reverse gear is not engaged (GearPos_D_Trg != 0x0E)</w:t>
            </w:r>
          </w:p>
          <w:p w14:paraId="5EC7CDBC" w14:textId="77777777" w:rsidR="006A01F3" w:rsidRDefault="00770557" w:rsidP="006A01F3">
            <w:pPr>
              <w:numPr>
                <w:ilvl w:val="0"/>
                <w:numId w:val="377"/>
              </w:numPr>
            </w:pPr>
            <w:r>
              <w:t>The vehicle is moving above 10 MPH (Veh_V_ActlEng &gt; 16.09 KPH)</w:t>
            </w:r>
          </w:p>
          <w:p w14:paraId="322C98D6" w14:textId="77777777" w:rsidR="00CD0F64" w:rsidRPr="006A01F3" w:rsidRDefault="00770557" w:rsidP="006A01F3">
            <w:pPr>
              <w:numPr>
                <w:ilvl w:val="0"/>
                <w:numId w:val="377"/>
              </w:numPr>
            </w:pPr>
            <w:r>
              <w:t>The vehicle speed quality factor is OK (VehVActlEng_D_Qf = 0x03)</w:t>
            </w:r>
          </w:p>
        </w:tc>
      </w:tr>
      <w:tr w:rsidR="00CD0F64" w14:paraId="1D2FBED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1616DA" w14:textId="77777777" w:rsidR="00CD0F64"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7784D5" w14:textId="77777777" w:rsidR="00CD0F64" w:rsidRPr="006A01F3" w:rsidRDefault="00770557">
            <w:pPr>
              <w:spacing w:line="276" w:lineRule="auto"/>
            </w:pPr>
            <w:r>
              <w:t>The vehicle slows down to at or below 10 MPH (Veh_V_ActlEng &lt;= 16.09 KPH)</w:t>
            </w:r>
          </w:p>
        </w:tc>
      </w:tr>
      <w:tr w:rsidR="00CD0F64" w14:paraId="2287C68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B90177" w14:textId="77777777" w:rsidR="00CD0F64"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37A1763" w14:textId="77777777" w:rsidR="006A01F3" w:rsidRDefault="00770557" w:rsidP="006A01F3">
            <w:pPr>
              <w:spacing w:line="276" w:lineRule="auto"/>
            </w:pPr>
            <w:r>
              <w:t>Client shall display the rear camera.</w:t>
            </w:r>
          </w:p>
          <w:p w14:paraId="4DDFECAF" w14:textId="77777777" w:rsidR="00CD0F64" w:rsidRDefault="00000000">
            <w:pPr>
              <w:spacing w:line="276" w:lineRule="auto"/>
            </w:pPr>
          </w:p>
        </w:tc>
      </w:tr>
      <w:tr w:rsidR="00CD0F64" w14:paraId="4DEBB84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D6D692" w14:textId="77777777" w:rsidR="00CD0F64" w:rsidRDefault="00770557">
            <w:pPr>
              <w:spacing w:line="276" w:lineRule="auto"/>
            </w:pPr>
            <w:r>
              <w:rPr>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F2701D" w14:textId="77777777" w:rsidR="006A01F3" w:rsidRDefault="00770557" w:rsidP="006A01F3">
            <w:r>
              <w:t>E1 – Vehicle is not RUN/START</w:t>
            </w:r>
          </w:p>
          <w:p w14:paraId="00C3D08C" w14:textId="77777777" w:rsidR="006A01F3" w:rsidRDefault="00770557" w:rsidP="006A01F3">
            <w:r>
              <w:t>E2 – Loss of communication with CAMERA SERVER module</w:t>
            </w:r>
          </w:p>
          <w:p w14:paraId="73242D53" w14:textId="77777777" w:rsidR="00CD0F64" w:rsidRDefault="00770557" w:rsidP="006A01F3">
            <w:pPr>
              <w:spacing w:line="276" w:lineRule="auto"/>
            </w:pPr>
            <w:r>
              <w:t>E3 – Valid camera video signal not present</w:t>
            </w:r>
          </w:p>
        </w:tc>
      </w:tr>
      <w:tr w:rsidR="00CD0F64" w14:paraId="1FC2F134"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0922D4" w14:textId="77777777" w:rsidR="00CD0F64"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8A1134" w14:textId="77777777" w:rsidR="00CD0F64" w:rsidRDefault="00000000">
            <w:pPr>
              <w:spacing w:line="276" w:lineRule="auto"/>
            </w:pPr>
          </w:p>
        </w:tc>
      </w:tr>
    </w:tbl>
    <w:p w14:paraId="14AC0E4B" w14:textId="77777777" w:rsidR="00500605" w:rsidRDefault="00000000" w:rsidP="00CD0F64"/>
    <w:p w14:paraId="27AD01C7" w14:textId="77777777" w:rsidR="00406F39" w:rsidRDefault="00770557" w:rsidP="00E52CBB">
      <w:pPr>
        <w:pStyle w:val="Heading4"/>
      </w:pPr>
      <w:r>
        <w:t>RVC-UC-REQ-395467/A-Reverse Gear Strategy on Automatic Transmission Vehicles - Vehicle Speed Unavailable or is Not OK</w:t>
      </w:r>
    </w:p>
    <w:p w14:paraId="332A016A"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7873B487"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851C57" w14:textId="77777777" w:rsidR="00CD0F64"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69D37D5" w14:textId="77777777" w:rsidR="00CD0F64" w:rsidRDefault="00770557">
            <w:pPr>
              <w:spacing w:line="276" w:lineRule="auto"/>
            </w:pPr>
            <w:r>
              <w:t>Vehicle Occupant</w:t>
            </w:r>
          </w:p>
        </w:tc>
      </w:tr>
      <w:tr w:rsidR="00CD0F64" w14:paraId="2805E3D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E18A32" w14:textId="77777777" w:rsidR="00CD0F64"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C7F4A0D" w14:textId="77777777" w:rsidR="002A7C15" w:rsidRDefault="00770557" w:rsidP="002A7C15">
            <w:pPr>
              <w:numPr>
                <w:ilvl w:val="0"/>
                <w:numId w:val="379"/>
              </w:numPr>
            </w:pPr>
            <w:r>
              <w:t>The vehicle is equipped with an automatic transmission.</w:t>
            </w:r>
          </w:p>
          <w:p w14:paraId="2A489CCE" w14:textId="77777777" w:rsidR="002A7C15" w:rsidRDefault="00770557" w:rsidP="002A7C15">
            <w:pPr>
              <w:numPr>
                <w:ilvl w:val="0"/>
                <w:numId w:val="379"/>
              </w:numPr>
              <w:rPr>
                <w:rFonts w:asciiTheme="minorHAnsi" w:eastAsiaTheme="minorEastAsia" w:hAnsiTheme="minorHAnsi" w:cstheme="minorBidi"/>
              </w:rPr>
            </w:pPr>
            <w:r>
              <w:t>The gear shifter (GearLvrPos_D_Actl) is in a non-reverse gear (P,N,D,L,M).</w:t>
            </w:r>
          </w:p>
          <w:p w14:paraId="3EB45AA3" w14:textId="77777777" w:rsidR="00CD0F64" w:rsidRPr="002A7C15" w:rsidRDefault="00770557" w:rsidP="002A7C15">
            <w:pPr>
              <w:numPr>
                <w:ilvl w:val="0"/>
                <w:numId w:val="379"/>
              </w:numPr>
            </w:pPr>
            <w:r>
              <w:t>The gear shifter update bit (GearLvrPos_D_Actl_UB) is available.</w:t>
            </w:r>
          </w:p>
        </w:tc>
      </w:tr>
      <w:tr w:rsidR="00CD0F64" w14:paraId="7D1C2D84"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02E45C" w14:textId="77777777" w:rsidR="00CD0F64"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AFF5FCF" w14:textId="77777777" w:rsidR="002A7C15" w:rsidRDefault="00770557" w:rsidP="002A7C15">
            <w:pPr>
              <w:spacing w:line="276" w:lineRule="auto"/>
            </w:pPr>
            <w:r>
              <w:t>The vehicle speed (Veh_V_ActlEng) is missing, or the vehicle speed quality factor (VehVActlEng_D_Qf) is missing, or the vehicle speed quality factor is not okay (VehVActlEng_D_Qf != 0x03)</w:t>
            </w:r>
          </w:p>
          <w:p w14:paraId="120B5F7E" w14:textId="77777777" w:rsidR="002A7C15" w:rsidRDefault="00000000" w:rsidP="002A7C15">
            <w:pPr>
              <w:spacing w:line="276" w:lineRule="auto"/>
            </w:pPr>
          </w:p>
          <w:p w14:paraId="595B2FB3" w14:textId="77777777" w:rsidR="002A7C15" w:rsidRDefault="00770557" w:rsidP="002A7C15">
            <w:pPr>
              <w:spacing w:line="276" w:lineRule="auto"/>
            </w:pPr>
            <w:r>
              <w:t>The gear shifter is placed in reverse and the following signals are sent to the CLIENT:</w:t>
            </w:r>
          </w:p>
          <w:p w14:paraId="1A41D872" w14:textId="77777777" w:rsidR="002A7C15" w:rsidRDefault="00770557" w:rsidP="002A7C15">
            <w:pPr>
              <w:spacing w:line="276" w:lineRule="auto"/>
            </w:pPr>
            <w:r>
              <w:t>GearLvrPos_D_Actl = 0x01 (Reverse)</w:t>
            </w:r>
          </w:p>
          <w:p w14:paraId="6B194EE6" w14:textId="77777777" w:rsidR="002A7C15" w:rsidRDefault="00770557" w:rsidP="002A7C15">
            <w:pPr>
              <w:spacing w:line="276" w:lineRule="auto"/>
            </w:pPr>
            <w:r>
              <w:t>GearLvrPos_D_Actl_UB = 0x1</w:t>
            </w:r>
          </w:p>
          <w:p w14:paraId="44F4C451" w14:textId="77777777" w:rsidR="00CD0F64" w:rsidRDefault="00000000">
            <w:pPr>
              <w:spacing w:line="276" w:lineRule="auto"/>
            </w:pPr>
          </w:p>
        </w:tc>
      </w:tr>
      <w:tr w:rsidR="00CD0F64" w14:paraId="745BA7C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0B15D7" w14:textId="77777777" w:rsidR="00CD0F64"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51C0BB" w14:textId="77777777" w:rsidR="00CD0F64" w:rsidRPr="002A7C15" w:rsidRDefault="00770557">
            <w:pPr>
              <w:spacing w:line="276" w:lineRule="auto"/>
            </w:pPr>
            <w:r>
              <w:t>Client shall display the reverse camera within 2 seconds of placing the shifter in reverse per FMVSS 111. Client shall ignore the reverse gear engagement signal. (GearPos_D_Trg)</w:t>
            </w:r>
          </w:p>
        </w:tc>
      </w:tr>
      <w:tr w:rsidR="00CD0F64" w14:paraId="7FAAB29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40D2E9" w14:textId="77777777" w:rsidR="00CD0F64"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0E82F75" w14:textId="77777777" w:rsidR="002A7C15" w:rsidRDefault="00770557" w:rsidP="002A7C15">
            <w:r>
              <w:t>E1 – Vehicle is not RUN/START</w:t>
            </w:r>
          </w:p>
          <w:p w14:paraId="667143E3" w14:textId="77777777" w:rsidR="002A7C15" w:rsidRDefault="00770557" w:rsidP="002A7C15">
            <w:r>
              <w:t>E2 – Loss of communication with CAMERA SERVER module</w:t>
            </w:r>
          </w:p>
          <w:p w14:paraId="22465800" w14:textId="77777777" w:rsidR="00CD0F64" w:rsidRDefault="00770557" w:rsidP="002A7C15">
            <w:pPr>
              <w:spacing w:line="276" w:lineRule="auto"/>
            </w:pPr>
            <w:r>
              <w:t>E3 – Valid camera video signal not present</w:t>
            </w:r>
          </w:p>
        </w:tc>
      </w:tr>
      <w:tr w:rsidR="00CD0F64" w14:paraId="715C881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924CB5" w14:textId="77777777" w:rsidR="00CD0F64"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1958D5A" w14:textId="77777777" w:rsidR="00CD0F64" w:rsidRDefault="00000000">
            <w:pPr>
              <w:spacing w:line="276" w:lineRule="auto"/>
            </w:pPr>
          </w:p>
        </w:tc>
      </w:tr>
    </w:tbl>
    <w:p w14:paraId="05DEB940" w14:textId="77777777" w:rsidR="00500605" w:rsidRDefault="00000000" w:rsidP="00CD0F64"/>
    <w:p w14:paraId="4C757157" w14:textId="77777777" w:rsidR="00406F39" w:rsidRDefault="00770557" w:rsidP="00E52CBB">
      <w:pPr>
        <w:pStyle w:val="Heading4"/>
      </w:pPr>
      <w:r>
        <w:t>RVC-UC-REQ-395469/A-Reverse Gear Strategy on Automatic Transmission Vehicles - Exit Criteria when Gear Shifter Position is not Reverse</w:t>
      </w:r>
    </w:p>
    <w:p w14:paraId="5089ED12"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E43E4B4"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58BCE8" w14:textId="77777777" w:rsidR="00CD0F64"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53E34E" w14:textId="77777777" w:rsidR="00CD0F64" w:rsidRDefault="00770557">
            <w:pPr>
              <w:spacing w:line="276" w:lineRule="auto"/>
            </w:pPr>
            <w:r>
              <w:t>Vehicle Occupant</w:t>
            </w:r>
          </w:p>
        </w:tc>
      </w:tr>
      <w:tr w:rsidR="00CD0F64" w14:paraId="14F8C738"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A99E2A" w14:textId="77777777" w:rsidR="00CD0F64"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F2583C1" w14:textId="77777777" w:rsidR="006162DF" w:rsidRDefault="00770557" w:rsidP="006162DF">
            <w:pPr>
              <w:numPr>
                <w:ilvl w:val="0"/>
                <w:numId w:val="381"/>
              </w:numPr>
            </w:pPr>
            <w:r>
              <w:t>The RVC is showing</w:t>
            </w:r>
          </w:p>
          <w:p w14:paraId="3D3C5C6E" w14:textId="77777777" w:rsidR="006162DF" w:rsidRDefault="00770557" w:rsidP="006162DF">
            <w:pPr>
              <w:numPr>
                <w:ilvl w:val="0"/>
                <w:numId w:val="381"/>
              </w:numPr>
            </w:pPr>
            <w:r>
              <w:t>The gear shifter is in reverse (GearLvrPos_D_Actl = 0x01)</w:t>
            </w:r>
          </w:p>
          <w:p w14:paraId="4FB2AF38" w14:textId="77777777" w:rsidR="00CD0F64" w:rsidRPr="006162DF" w:rsidRDefault="00770557" w:rsidP="006162DF">
            <w:pPr>
              <w:numPr>
                <w:ilvl w:val="0"/>
                <w:numId w:val="381"/>
              </w:numPr>
            </w:pPr>
            <w:r>
              <w:t>The gear shift update bit (GearLvrPos_D_Actl_UB) is available</w:t>
            </w:r>
          </w:p>
        </w:tc>
      </w:tr>
      <w:tr w:rsidR="00CD0F64" w14:paraId="01255EF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FF7AF3" w14:textId="77777777" w:rsidR="00CD0F64"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1C7A52" w14:textId="77777777" w:rsidR="006162DF" w:rsidRDefault="00770557" w:rsidP="006162DF">
            <w:pPr>
              <w:spacing w:line="276" w:lineRule="auto"/>
            </w:pPr>
            <w:r>
              <w:t>The gear shifter is placed out of reverse and the following signals are sent to CLIENT:</w:t>
            </w:r>
          </w:p>
          <w:p w14:paraId="098D5E8E" w14:textId="77777777" w:rsidR="006162DF" w:rsidRDefault="00770557" w:rsidP="006162DF">
            <w:pPr>
              <w:numPr>
                <w:ilvl w:val="0"/>
                <w:numId w:val="382"/>
              </w:numPr>
              <w:spacing w:line="276" w:lineRule="auto"/>
            </w:pPr>
            <w:r>
              <w:t>GearLvrPos_D_Actl != 0x01 (Reverse)</w:t>
            </w:r>
          </w:p>
          <w:p w14:paraId="0F711AFF" w14:textId="77777777" w:rsidR="00CD0F64" w:rsidRDefault="00770557" w:rsidP="006162DF">
            <w:pPr>
              <w:spacing w:line="276" w:lineRule="auto"/>
            </w:pPr>
            <w:r>
              <w:t>GearLvrPos_D_Actl_UB = 0x1</w:t>
            </w:r>
          </w:p>
        </w:tc>
      </w:tr>
      <w:tr w:rsidR="00CD0F64" w14:paraId="5119A35F"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B8D14C" w14:textId="77777777" w:rsidR="00CD0F64"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A42007D" w14:textId="77777777" w:rsidR="00CD0F64" w:rsidRDefault="00770557">
            <w:pPr>
              <w:spacing w:line="276" w:lineRule="auto"/>
            </w:pPr>
            <w:r>
              <w:t>Client shall turn off the rear camera view or follow the rear camera delay behavior (whichever is applicable). Client shall only look at gear lever position to shut-off the rear camera state.</w:t>
            </w:r>
          </w:p>
        </w:tc>
      </w:tr>
      <w:tr w:rsidR="00CD0F64" w14:paraId="3FC2D0C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9D6194" w14:textId="77777777" w:rsidR="00CD0F64"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B56473" w14:textId="77777777" w:rsidR="006162DF" w:rsidRDefault="00770557" w:rsidP="006162DF">
            <w:r>
              <w:t>E1 – Vehicle is not RUN/START</w:t>
            </w:r>
          </w:p>
          <w:p w14:paraId="50DB6904" w14:textId="77777777" w:rsidR="006162DF" w:rsidRDefault="00770557" w:rsidP="006162DF">
            <w:r>
              <w:t>E2 – Loss of communication with CAMERA SERVER module</w:t>
            </w:r>
          </w:p>
          <w:p w14:paraId="0C58A51C" w14:textId="77777777" w:rsidR="00CD0F64" w:rsidRDefault="00770557" w:rsidP="006162DF">
            <w:pPr>
              <w:spacing w:line="276" w:lineRule="auto"/>
            </w:pPr>
            <w:r>
              <w:t>E3 – Valid camera video signal not present</w:t>
            </w:r>
          </w:p>
        </w:tc>
      </w:tr>
      <w:tr w:rsidR="00CD0F64" w14:paraId="7E3EAD0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D13A11" w14:textId="77777777" w:rsidR="00CD0F64"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8AD5FBE" w14:textId="77777777" w:rsidR="00CD0F64" w:rsidRDefault="00000000">
            <w:pPr>
              <w:spacing w:line="276" w:lineRule="auto"/>
            </w:pPr>
          </w:p>
        </w:tc>
      </w:tr>
    </w:tbl>
    <w:p w14:paraId="4580B771" w14:textId="77777777" w:rsidR="00500605" w:rsidRDefault="00000000" w:rsidP="00CD0F64"/>
    <w:p w14:paraId="760A320E" w14:textId="77777777" w:rsidR="00406F39" w:rsidRDefault="00770557" w:rsidP="00E52CBB">
      <w:pPr>
        <w:pStyle w:val="Heading4"/>
      </w:pPr>
      <w:r>
        <w:t>RVC-UC-REQ-395470/A-Exit Criteria when RVC is active, Gear Shifter is in Reverse, and the vehicle is moving forward above 16.09 KPH</w:t>
      </w:r>
    </w:p>
    <w:p w14:paraId="002F3249" w14:textId="019AA7FF" w:rsidR="00AE06BC" w:rsidRDefault="00000000" w:rsidP="00AE06BC"/>
    <w:p w14:paraId="252B88D4" w14:textId="77777777" w:rsidR="00407DC4" w:rsidRPr="00AE06BC" w:rsidRDefault="00407DC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4FE4C67"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A8BCEA" w14:textId="77777777" w:rsidR="00CD0F64" w:rsidRDefault="00770557">
            <w:pPr>
              <w:spacing w:line="276" w:lineRule="auto"/>
            </w:pPr>
            <w:r>
              <w:rPr>
                <w:b/>
                <w:bCs/>
              </w:rPr>
              <w:lastRenderedPageBreak/>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D641ECC" w14:textId="77777777" w:rsidR="00CD0F64" w:rsidRDefault="00770557">
            <w:pPr>
              <w:spacing w:line="276" w:lineRule="auto"/>
            </w:pPr>
            <w:r>
              <w:t>Vehicle Occupant</w:t>
            </w:r>
          </w:p>
        </w:tc>
      </w:tr>
      <w:tr w:rsidR="00CD0F64" w14:paraId="1331454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C5F284" w14:textId="77777777" w:rsidR="00CD0F64"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F5AFC2" w14:textId="77777777" w:rsidR="00564366" w:rsidRDefault="00770557" w:rsidP="00564366">
            <w:pPr>
              <w:numPr>
                <w:ilvl w:val="0"/>
                <w:numId w:val="384"/>
              </w:numPr>
            </w:pPr>
            <w:r>
              <w:t>The RVC is showing</w:t>
            </w:r>
          </w:p>
          <w:p w14:paraId="5A647E6A" w14:textId="77777777" w:rsidR="00564366" w:rsidRDefault="00770557" w:rsidP="00564366">
            <w:pPr>
              <w:numPr>
                <w:ilvl w:val="0"/>
                <w:numId w:val="384"/>
              </w:numPr>
            </w:pPr>
            <w:r>
              <w:t>The gear shifter is in reverse (GearLvrPos_D_Actl = 0x01)</w:t>
            </w:r>
          </w:p>
          <w:p w14:paraId="5C5299A6" w14:textId="77777777" w:rsidR="00564366" w:rsidRDefault="00770557" w:rsidP="00564366">
            <w:pPr>
              <w:numPr>
                <w:ilvl w:val="0"/>
                <w:numId w:val="384"/>
              </w:numPr>
            </w:pPr>
            <w:r>
              <w:t>The gear shift update bit (GearLvrPos_D_Actl_UB) is available</w:t>
            </w:r>
          </w:p>
          <w:p w14:paraId="67DD59C8" w14:textId="77777777" w:rsidR="00564366" w:rsidRDefault="00770557" w:rsidP="00564366">
            <w:pPr>
              <w:numPr>
                <w:ilvl w:val="0"/>
                <w:numId w:val="384"/>
              </w:numPr>
            </w:pPr>
            <w:r>
              <w:t>The gear engagement signal is available (GearPos_D_Trg)</w:t>
            </w:r>
          </w:p>
          <w:p w14:paraId="31CA3DC0" w14:textId="77777777" w:rsidR="00564366" w:rsidRDefault="00770557" w:rsidP="00564366">
            <w:pPr>
              <w:numPr>
                <w:ilvl w:val="0"/>
                <w:numId w:val="384"/>
              </w:numPr>
            </w:pPr>
            <w:r>
              <w:t>The gear engagement update bit is available (GearPos_D_Trg_UB)</w:t>
            </w:r>
          </w:p>
          <w:p w14:paraId="36AFBE66" w14:textId="77777777" w:rsidR="00564366" w:rsidRDefault="00770557" w:rsidP="00564366">
            <w:pPr>
              <w:numPr>
                <w:ilvl w:val="0"/>
                <w:numId w:val="384"/>
              </w:numPr>
            </w:pPr>
            <w:r>
              <w:t>Vehicle speed is available and is moving less than 16.09 KPH (Veh_V_ActlEng &lt; 16.09)</w:t>
            </w:r>
          </w:p>
          <w:p w14:paraId="0F282C1E" w14:textId="77777777" w:rsidR="00CD0F64" w:rsidRPr="00564366" w:rsidRDefault="00770557" w:rsidP="00564366">
            <w:pPr>
              <w:numPr>
                <w:ilvl w:val="0"/>
                <w:numId w:val="384"/>
              </w:numPr>
            </w:pPr>
            <w:r>
              <w:t>Vehicle speed quality factor is available (VehVActlEng_QF)</w:t>
            </w:r>
          </w:p>
        </w:tc>
      </w:tr>
      <w:tr w:rsidR="00CD0F64" w14:paraId="3CF26AB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3C82F9" w14:textId="77777777" w:rsidR="00CD0F64"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07968CC" w14:textId="77777777" w:rsidR="00564366" w:rsidRDefault="00770557" w:rsidP="00564366">
            <w:pPr>
              <w:spacing w:line="276" w:lineRule="auto"/>
            </w:pPr>
            <w:r>
              <w:t>The gear shifter is moving forward, the vehicle is moving above 16.09 KPH, and the reverse gear is not engaged. The following signals are sent to Client</w:t>
            </w:r>
          </w:p>
          <w:p w14:paraId="4CB60185" w14:textId="77777777" w:rsidR="00564366" w:rsidRDefault="00770557" w:rsidP="00564366">
            <w:pPr>
              <w:numPr>
                <w:ilvl w:val="0"/>
                <w:numId w:val="385"/>
              </w:numPr>
              <w:spacing w:line="276" w:lineRule="auto"/>
            </w:pPr>
            <w:r>
              <w:t>GearLvrPos_D_Actl = 0x01 (Reverse)</w:t>
            </w:r>
          </w:p>
          <w:p w14:paraId="7D6539FC" w14:textId="77777777" w:rsidR="00564366" w:rsidRDefault="00770557" w:rsidP="00564366">
            <w:pPr>
              <w:numPr>
                <w:ilvl w:val="0"/>
                <w:numId w:val="385"/>
              </w:numPr>
              <w:spacing w:line="276" w:lineRule="auto"/>
            </w:pPr>
            <w:r>
              <w:t>GearLvrPos_D_Actl_UB = 0x1</w:t>
            </w:r>
          </w:p>
          <w:p w14:paraId="2F6E68B7" w14:textId="77777777" w:rsidR="00564366" w:rsidRDefault="00770557" w:rsidP="00564366">
            <w:pPr>
              <w:numPr>
                <w:ilvl w:val="0"/>
                <w:numId w:val="385"/>
              </w:numPr>
              <w:spacing w:line="276" w:lineRule="auto"/>
            </w:pPr>
            <w:r>
              <w:t>GearPos_D_Trg != 0x0E (Reverse)</w:t>
            </w:r>
          </w:p>
          <w:p w14:paraId="39B40B2C" w14:textId="77777777" w:rsidR="00564366" w:rsidRDefault="00770557" w:rsidP="00564366">
            <w:pPr>
              <w:numPr>
                <w:ilvl w:val="0"/>
                <w:numId w:val="385"/>
              </w:numPr>
              <w:spacing w:line="276" w:lineRule="auto"/>
            </w:pPr>
            <w:r>
              <w:t>GearPos_D_Trg_UB = 0x1</w:t>
            </w:r>
          </w:p>
          <w:p w14:paraId="4B1D76E4" w14:textId="77777777" w:rsidR="00564366" w:rsidRDefault="00770557" w:rsidP="00564366">
            <w:pPr>
              <w:numPr>
                <w:ilvl w:val="0"/>
                <w:numId w:val="385"/>
              </w:numPr>
              <w:spacing w:line="276" w:lineRule="auto"/>
            </w:pPr>
            <w:r>
              <w:t>Veh_V_ActlEng &gt; 16.09 KPH</w:t>
            </w:r>
          </w:p>
          <w:p w14:paraId="4466F5D9" w14:textId="77777777" w:rsidR="00CD0F64" w:rsidRPr="00564366" w:rsidRDefault="00770557" w:rsidP="00564366">
            <w:pPr>
              <w:numPr>
                <w:ilvl w:val="0"/>
                <w:numId w:val="385"/>
              </w:numPr>
              <w:spacing w:line="276" w:lineRule="auto"/>
            </w:pPr>
            <w:r>
              <w:t>VehVActlEng_QF = 0x03 (OK)</w:t>
            </w:r>
          </w:p>
        </w:tc>
      </w:tr>
      <w:tr w:rsidR="00CD0F64" w14:paraId="313D87C4"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F3A825" w14:textId="77777777" w:rsidR="00CD0F64"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08674D9" w14:textId="77777777" w:rsidR="00CD0F64" w:rsidRDefault="00770557">
            <w:pPr>
              <w:spacing w:line="276" w:lineRule="auto"/>
            </w:pPr>
            <w:r>
              <w:t>Client shall turn off the rear camera view or follow the rear camera delay behavior (whichever is applicable). Client shall only look at gear lever position to shut-off the rear camera state. If vehicle speed is missing (Veh_V_ActlEng), vehicle quality factor is missing (VehVActlEng_QF), or gear engagement is unavailable (GearPos_D_Trg), then the following use case does not apply</w:t>
            </w:r>
          </w:p>
        </w:tc>
      </w:tr>
      <w:tr w:rsidR="00CD0F64" w14:paraId="575603F3"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8E495D" w14:textId="77777777" w:rsidR="00CD0F64"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A1427D" w14:textId="77777777" w:rsidR="00564366" w:rsidRDefault="00770557" w:rsidP="00564366">
            <w:r>
              <w:t>E1 – Vehicle is not RUN/START</w:t>
            </w:r>
          </w:p>
          <w:p w14:paraId="7E8076BE" w14:textId="77777777" w:rsidR="00564366" w:rsidRDefault="00770557" w:rsidP="00564366">
            <w:r>
              <w:t>E2 – Loss of communication with CAMERA SERVER module</w:t>
            </w:r>
          </w:p>
          <w:p w14:paraId="21586637" w14:textId="77777777" w:rsidR="00CD0F64" w:rsidRDefault="00770557" w:rsidP="00564366">
            <w:pPr>
              <w:spacing w:line="276" w:lineRule="auto"/>
            </w:pPr>
            <w:r>
              <w:t>E3 – Valid camera video signal not present</w:t>
            </w:r>
          </w:p>
        </w:tc>
      </w:tr>
      <w:tr w:rsidR="00CD0F64" w14:paraId="09C06D0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E2756B" w14:textId="77777777" w:rsidR="00CD0F64"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FBF522E" w14:textId="77777777" w:rsidR="00CD0F64" w:rsidRDefault="00000000">
            <w:pPr>
              <w:spacing w:line="276" w:lineRule="auto"/>
            </w:pPr>
          </w:p>
        </w:tc>
      </w:tr>
    </w:tbl>
    <w:p w14:paraId="36246A5C" w14:textId="77777777" w:rsidR="00500605" w:rsidRDefault="00000000" w:rsidP="00CD0F64"/>
    <w:p w14:paraId="2E110EB5" w14:textId="77777777" w:rsidR="00406F39" w:rsidRDefault="00770557" w:rsidP="00E52CBB">
      <w:pPr>
        <w:pStyle w:val="Heading2"/>
      </w:pPr>
      <w:bookmarkStart w:id="133" w:name="_Toc100050080"/>
      <w:r>
        <w:t>Turn Signal View</w:t>
      </w:r>
      <w:bookmarkEnd w:id="133"/>
    </w:p>
    <w:p w14:paraId="5F6E13F0" w14:textId="77777777" w:rsidR="00406F39" w:rsidRDefault="00770557" w:rsidP="00E52CBB">
      <w:pPr>
        <w:pStyle w:val="Heading3"/>
      </w:pPr>
      <w:bookmarkStart w:id="134" w:name="_Toc100050081"/>
      <w:r w:rsidRPr="00B9479B">
        <w:t>FUN-REQ-410168/A-Turn Signal View</w:t>
      </w:r>
      <w:bookmarkEnd w:id="134"/>
    </w:p>
    <w:p w14:paraId="1CFFC464" w14:textId="77777777" w:rsidR="00500605" w:rsidRDefault="00000000" w:rsidP="00500605"/>
    <w:p w14:paraId="1B1E00E1" w14:textId="77777777" w:rsidR="00406F39" w:rsidRDefault="00770557" w:rsidP="00E52CBB">
      <w:pPr>
        <w:pStyle w:val="Heading4"/>
      </w:pPr>
      <w:r>
        <w:t>Functional Definition</w:t>
      </w:r>
    </w:p>
    <w:p w14:paraId="69147554" w14:textId="30B54066" w:rsidR="00406F39" w:rsidRDefault="00770557" w:rsidP="00E52CBB">
      <w:pPr>
        <w:pStyle w:val="Heading5"/>
      </w:pPr>
      <w:r>
        <w:t>Requirements</w:t>
      </w:r>
      <w:r w:rsidR="00EF20E5">
        <w:t>(</w:t>
      </w:r>
      <w:r w:rsidR="00EF20E5" w:rsidRPr="009217F5">
        <w:rPr>
          <w:highlight w:val="yellow"/>
        </w:rPr>
        <w:t xml:space="preserve">no setting </w:t>
      </w:r>
      <w:r w:rsidR="009217F5" w:rsidRPr="009217F5">
        <w:rPr>
          <w:highlight w:val="yellow"/>
        </w:rPr>
        <w:t>in APIM</w:t>
      </w:r>
      <w:r w:rsidR="006C5097">
        <w:t xml:space="preserve">, </w:t>
      </w:r>
      <w:r w:rsidR="006C5097" w:rsidRPr="00B133AB">
        <w:rPr>
          <w:highlight w:val="yellow"/>
        </w:rPr>
        <w:t xml:space="preserve">706 </w:t>
      </w:r>
      <w:r w:rsidR="006C5097" w:rsidRPr="00B133AB">
        <w:rPr>
          <w:rFonts w:hint="eastAsia"/>
          <w:highlight w:val="yellow"/>
          <w:lang w:eastAsia="zh-CN"/>
        </w:rPr>
        <w:t>上面固定是</w:t>
      </w:r>
      <w:r w:rsidR="006C5097" w:rsidRPr="00B133AB">
        <w:rPr>
          <w:rFonts w:hint="eastAsia"/>
          <w:highlight w:val="yellow"/>
          <w:lang w:eastAsia="zh-CN"/>
        </w:rPr>
        <w:t>enable</w:t>
      </w:r>
      <w:r w:rsidR="00EF20E5" w:rsidRPr="00B133AB">
        <w:rPr>
          <w:highlight w:val="yellow"/>
        </w:rPr>
        <w:t>)</w:t>
      </w:r>
    </w:p>
    <w:p w14:paraId="50E5FD31" w14:textId="77777777" w:rsidR="00E52CBB" w:rsidRPr="00E52CBB" w:rsidRDefault="00E52CBB" w:rsidP="00E52CBB">
      <w:pPr>
        <w:pStyle w:val="Heading6"/>
        <w:rPr>
          <w:b w:val="0"/>
          <w:u w:val="single"/>
        </w:rPr>
      </w:pPr>
      <w:r w:rsidRPr="00E52CBB">
        <w:rPr>
          <w:b w:val="0"/>
          <w:u w:val="single"/>
        </w:rPr>
        <w:t>CAMERA-REQ-410098/A-Trailer Turn Signal View - Menu Setting Updates</w:t>
      </w:r>
    </w:p>
    <w:p w14:paraId="222F2D4D" w14:textId="77777777" w:rsidR="00500605" w:rsidRDefault="00770557" w:rsidP="00500605">
      <w:r>
        <w:t>The current Trailer Turn Signal View Menu setting shall be updated from server status method parameters of LTviewSt.</w:t>
      </w:r>
    </w:p>
    <w:p w14:paraId="06E9970D" w14:textId="77777777" w:rsidR="00E52CBB" w:rsidRPr="00E52CBB" w:rsidRDefault="00E52CBB" w:rsidP="00E52CBB">
      <w:pPr>
        <w:pStyle w:val="Heading6"/>
        <w:rPr>
          <w:b w:val="0"/>
          <w:u w:val="single"/>
        </w:rPr>
      </w:pPr>
      <w:r w:rsidRPr="00E52CBB">
        <w:rPr>
          <w:b w:val="0"/>
          <w:u w:val="single"/>
        </w:rPr>
        <w:t>CAMERA-REQ-410099/A-Trailer Turn Signal View - Menu Grayed Out</w:t>
      </w:r>
    </w:p>
    <w:p w14:paraId="4A548A6A" w14:textId="77777777" w:rsidR="00500605" w:rsidRDefault="00770557" w:rsidP="00500605">
      <w:r>
        <w:t>When client does not receive LTviewSt = Enabled or  Disabled for 5 seconds, the client shall gray out the Trailer Turn Signal View Menu.</w:t>
      </w:r>
    </w:p>
    <w:p w14:paraId="284EE34B" w14:textId="77777777" w:rsidR="00E52CBB" w:rsidRPr="00E52CBB" w:rsidRDefault="00E52CBB" w:rsidP="00E52CBB">
      <w:pPr>
        <w:pStyle w:val="Heading6"/>
        <w:rPr>
          <w:b w:val="0"/>
          <w:u w:val="single"/>
        </w:rPr>
      </w:pPr>
      <w:r w:rsidRPr="00E52CBB">
        <w:rPr>
          <w:b w:val="0"/>
          <w:u w:val="single"/>
        </w:rPr>
        <w:t>CAMERA-REQ-410101/A-Trailer Turn Signal View - Grayed Out Menu Displays Off</w:t>
      </w:r>
    </w:p>
    <w:p w14:paraId="75728577" w14:textId="77777777" w:rsidR="00500605" w:rsidRDefault="00770557" w:rsidP="00500605">
      <w:r>
        <w:t>When the Trailer Turn Signal View menu is grayed out, the Trailer Turn Signal View menu setting shall display OFF.</w:t>
      </w:r>
    </w:p>
    <w:p w14:paraId="45772289" w14:textId="77777777" w:rsidR="00E52CBB" w:rsidRPr="00E52CBB" w:rsidRDefault="00E52CBB" w:rsidP="00E52CBB">
      <w:pPr>
        <w:pStyle w:val="Heading6"/>
        <w:rPr>
          <w:b w:val="0"/>
          <w:u w:val="single"/>
        </w:rPr>
      </w:pPr>
      <w:r w:rsidRPr="00E52CBB">
        <w:rPr>
          <w:b w:val="0"/>
          <w:u w:val="single"/>
        </w:rPr>
        <w:t>CAMERA-REQ-410102/A-Trailer Turn Signal View - No User Change to Menu</w:t>
      </w:r>
    </w:p>
    <w:p w14:paraId="0674C8CD" w14:textId="77777777" w:rsidR="00500605" w:rsidRDefault="00770557" w:rsidP="00500605">
      <w:r>
        <w:t>When a vehicle occupant makes no changes to the Trailer Turn Signal View menu setting, client shall send LMnuRq = Null.</w:t>
      </w:r>
    </w:p>
    <w:p w14:paraId="49480A95" w14:textId="77777777" w:rsidR="00E52CBB" w:rsidRPr="00E52CBB" w:rsidRDefault="00E52CBB" w:rsidP="00E52CBB">
      <w:pPr>
        <w:pStyle w:val="Heading6"/>
        <w:rPr>
          <w:b w:val="0"/>
          <w:u w:val="single"/>
        </w:rPr>
      </w:pPr>
      <w:r w:rsidRPr="00E52CBB">
        <w:rPr>
          <w:b w:val="0"/>
          <w:u w:val="single"/>
        </w:rPr>
        <w:t>CAMERA-REQ-410103/A-Menu Setting Change - Missing Message</w:t>
      </w:r>
    </w:p>
    <w:p w14:paraId="6BCAD31D" w14:textId="77777777" w:rsidR="00500605" w:rsidRDefault="00770557" w:rsidP="00500605">
      <w:r>
        <w:t>When client requests Trailer Turn Signal View menu setting change (LMnuRq = Enable | Disable) and server status (LTviewSt) signal for Trailer Turn Signal View menu setting do not agree, client shall continue requesting the setting change until agreement occurs OR the end of the key cycle.</w:t>
      </w:r>
    </w:p>
    <w:p w14:paraId="5F11E955" w14:textId="77777777" w:rsidR="00E52CBB" w:rsidRPr="00E52CBB" w:rsidRDefault="00E52CBB" w:rsidP="00E52CBB">
      <w:pPr>
        <w:pStyle w:val="Heading6"/>
        <w:rPr>
          <w:b w:val="0"/>
          <w:u w:val="single"/>
        </w:rPr>
      </w:pPr>
      <w:r w:rsidRPr="00E52CBB">
        <w:rPr>
          <w:b w:val="0"/>
          <w:u w:val="single"/>
        </w:rPr>
        <w:lastRenderedPageBreak/>
        <w:t>CAMERA-REQ-410104/A-Menu Setting Change - Message Agreement Timeout</w:t>
      </w:r>
    </w:p>
    <w:p w14:paraId="4D314E00" w14:textId="77777777" w:rsidR="00500605" w:rsidRDefault="00770557" w:rsidP="00500605">
      <w:r>
        <w:t>When client requests Trailer Turn Signal View menu setting change LMnuRq = Enable | Disable) and server status (LTviewSt) signal for Trailer Turn Signal View menu setting do not agree for more than 5 seconds, client shall gray-out the Trailer Turn Signal View menu and display OFF.</w:t>
      </w:r>
    </w:p>
    <w:p w14:paraId="778A33F5" w14:textId="77777777" w:rsidR="00E52CBB" w:rsidRPr="00E52CBB" w:rsidRDefault="00E52CBB" w:rsidP="00E52CBB">
      <w:pPr>
        <w:pStyle w:val="Heading6"/>
        <w:rPr>
          <w:b w:val="0"/>
          <w:u w:val="single"/>
        </w:rPr>
      </w:pPr>
      <w:r w:rsidRPr="00E52CBB">
        <w:rPr>
          <w:b w:val="0"/>
          <w:u w:val="single"/>
        </w:rPr>
        <w:t>CAMERA-REQ-410105/A-Menu Setting based on Server Feature Memory</w:t>
      </w:r>
    </w:p>
    <w:p w14:paraId="0BF835AB" w14:textId="77777777" w:rsidR="00500605" w:rsidRDefault="00770557" w:rsidP="00500605">
      <w:r>
        <w:t>Upon vehicle startup, Trailer Turn Signal View menu shall initialize to the Trailer Turn Signal View feature setting value that is stored by server LTviewSt = Enabled | Disabled).</w:t>
      </w:r>
    </w:p>
    <w:p w14:paraId="4C2F97BE" w14:textId="77777777" w:rsidR="00E52CBB" w:rsidRPr="00E52CBB" w:rsidRDefault="00E52CBB" w:rsidP="00E52CBB">
      <w:pPr>
        <w:pStyle w:val="Heading6"/>
        <w:rPr>
          <w:b w:val="0"/>
          <w:u w:val="single"/>
        </w:rPr>
      </w:pPr>
      <w:r w:rsidRPr="00E52CBB">
        <w:rPr>
          <w:b w:val="0"/>
          <w:u w:val="single"/>
        </w:rPr>
        <w:t>CAMERA-REQ-410106/A-Trailer Turn Signal View - Menu Setting Change - ON to OFF</w:t>
      </w:r>
    </w:p>
    <w:p w14:paraId="58DD3DD2" w14:textId="77777777" w:rsidR="00500605" w:rsidRDefault="00770557" w:rsidP="00500605">
      <w:r>
        <w:t>When vehicle occupant changes the Trailer Turn Signal View menu setting from ON to OFF, Client shall send a request for Trailer Turn Signal View feature to be turned OFF (LMnuRq = Disable) until client receives a status signal confirming Trailer Turn Signal View has been DISABLED (LTviewSt = Disabled).</w:t>
      </w:r>
    </w:p>
    <w:p w14:paraId="3A998D69" w14:textId="77777777" w:rsidR="00E52CBB" w:rsidRPr="00E52CBB" w:rsidRDefault="00E52CBB" w:rsidP="00E52CBB">
      <w:pPr>
        <w:pStyle w:val="Heading6"/>
        <w:rPr>
          <w:b w:val="0"/>
          <w:u w:val="single"/>
        </w:rPr>
      </w:pPr>
      <w:r w:rsidRPr="00E52CBB">
        <w:rPr>
          <w:b w:val="0"/>
          <w:u w:val="single"/>
        </w:rPr>
        <w:t>CAMERA-REQ-410107/A-Trailer Turn Signal View - Menu Setting Change - OFF to ON</w:t>
      </w:r>
    </w:p>
    <w:p w14:paraId="2FD2D31B" w14:textId="77777777" w:rsidR="00500605" w:rsidRDefault="00770557" w:rsidP="00500605">
      <w:r>
        <w:t>When vehicle occupant changes the Trailer Turn Signal View menu setting from OFF to ON, client shall send a request for Trailer Turn Signal View feature to be turned ON (LMnuRq = Enable) until client receives a status signal confirming Trailer Turn Signal View has been ENABLED (LTviewSt = Enabled).</w:t>
      </w:r>
    </w:p>
    <w:p w14:paraId="45F9841B" w14:textId="77777777" w:rsidR="00E52CBB" w:rsidRPr="00E52CBB" w:rsidRDefault="00E52CBB" w:rsidP="00E52CBB">
      <w:pPr>
        <w:pStyle w:val="Heading6"/>
        <w:rPr>
          <w:b w:val="0"/>
          <w:u w:val="single"/>
        </w:rPr>
      </w:pPr>
      <w:r w:rsidRPr="00E52CBB">
        <w:rPr>
          <w:b w:val="0"/>
          <w:u w:val="single"/>
        </w:rPr>
        <w:t>CAMERA-REQ-410108/A-Menu Setting Change - Parity THEN Revert to NULL</w:t>
      </w:r>
    </w:p>
    <w:p w14:paraId="104DDCB9" w14:textId="77777777" w:rsidR="00500605" w:rsidRDefault="00770557" w:rsidP="00500605">
      <w:r>
        <w:t>When Trailer Turn Signal View menu change request (LMnuRq) sent by client is matched by the status (LTviewSt ) returned by Server, Client shall revert to sending a NULL request (LMnuRq = NULL) to ADAS.</w:t>
      </w:r>
    </w:p>
    <w:p w14:paraId="161961AD" w14:textId="77777777" w:rsidR="00E52CBB" w:rsidRPr="00E52CBB" w:rsidRDefault="00E52CBB" w:rsidP="00E52CBB">
      <w:pPr>
        <w:pStyle w:val="Heading6"/>
        <w:rPr>
          <w:b w:val="0"/>
          <w:u w:val="single"/>
        </w:rPr>
      </w:pPr>
      <w:r w:rsidRPr="00E52CBB">
        <w:rPr>
          <w:b w:val="0"/>
          <w:u w:val="single"/>
        </w:rPr>
        <w:t>CAMERA-REQ-410109/A-Trailer Turn Signal View LEFT Activation - NO Blind Spot Threat Reported</w:t>
      </w:r>
    </w:p>
    <w:p w14:paraId="66C4F3BA" w14:textId="77777777" w:rsidR="00500605" w:rsidRDefault="00770557" w:rsidP="00500605">
      <w:r>
        <w:t>When Side Object Detection System does not detect a Left side threat (LSodLSt = OFF | Bulb_Proveout) during Left Turn Signal View active, client shall display no Left BLIS icon overlay.</w:t>
      </w:r>
    </w:p>
    <w:p w14:paraId="2CC70428" w14:textId="77777777" w:rsidR="00E52CBB" w:rsidRPr="00E52CBB" w:rsidRDefault="00E52CBB" w:rsidP="00E52CBB">
      <w:pPr>
        <w:pStyle w:val="Heading6"/>
        <w:rPr>
          <w:b w:val="0"/>
          <w:u w:val="single"/>
        </w:rPr>
      </w:pPr>
      <w:r w:rsidRPr="00E52CBB">
        <w:rPr>
          <w:b w:val="0"/>
          <w:u w:val="single"/>
        </w:rPr>
        <w:t>CAMERA-REQ-410110/A-Trailer Turn Signal View LEFT Activation -  Blind Spot Threat Reported</w:t>
      </w:r>
    </w:p>
    <w:p w14:paraId="69F74759" w14:textId="77777777" w:rsidR="00500605" w:rsidRDefault="00770557" w:rsidP="00500605">
      <w:r>
        <w:t>When Side Object Detection System detects a Left side threat (LSodLSt = ON | FLASH) during Left Turn Signal View active, Client shall display Left BLIS icon overlay.</w:t>
      </w:r>
    </w:p>
    <w:p w14:paraId="4E7912D9" w14:textId="77777777" w:rsidR="00E52CBB" w:rsidRPr="00E52CBB" w:rsidRDefault="00E52CBB" w:rsidP="00E52CBB">
      <w:pPr>
        <w:pStyle w:val="Heading6"/>
        <w:rPr>
          <w:b w:val="0"/>
          <w:u w:val="single"/>
        </w:rPr>
      </w:pPr>
      <w:r w:rsidRPr="00E52CBB">
        <w:rPr>
          <w:b w:val="0"/>
          <w:u w:val="single"/>
        </w:rPr>
        <w:t>CAMERA-REQ-410111/A-Trailer Turn Signal View RIGHT Activation - NO Blind Spot Threat Reported</w:t>
      </w:r>
    </w:p>
    <w:p w14:paraId="15D4EFCB" w14:textId="77777777" w:rsidR="00500605" w:rsidRDefault="00770557" w:rsidP="00500605">
      <w:r>
        <w:t>When Side Object Detection System does not detect a Right side threat ( LSodRSt = OFF | Bulb_Proveout) during Right Turn Signal View active, client shall display no Right BLIS icon overlay.</w:t>
      </w:r>
    </w:p>
    <w:p w14:paraId="24FFF3DF" w14:textId="77777777" w:rsidR="00E52CBB" w:rsidRPr="00E52CBB" w:rsidRDefault="00E52CBB" w:rsidP="00E52CBB">
      <w:pPr>
        <w:pStyle w:val="Heading6"/>
        <w:rPr>
          <w:b w:val="0"/>
          <w:u w:val="single"/>
        </w:rPr>
      </w:pPr>
      <w:r w:rsidRPr="00E52CBB">
        <w:rPr>
          <w:b w:val="0"/>
          <w:u w:val="single"/>
        </w:rPr>
        <w:t>CAMERA-REQ-410112/A-- Trailer Turn Signal View RIGHT Activation -  Blind Spot Threat Reported</w:t>
      </w:r>
    </w:p>
    <w:p w14:paraId="0A3B838A" w14:textId="77777777" w:rsidR="00500605" w:rsidRDefault="00770557" w:rsidP="00500605">
      <w:r>
        <w:t>When Side Object Detection System detects a Right side threat (LSodRSt = ON | FLASH) during Right Turn Signal View active, client shall display Right BLIS icon overlay.</w:t>
      </w:r>
    </w:p>
    <w:p w14:paraId="2831EA39" w14:textId="77777777" w:rsidR="00406F39" w:rsidRDefault="00770557" w:rsidP="00E52CBB">
      <w:pPr>
        <w:pStyle w:val="Heading5"/>
      </w:pPr>
      <w:r>
        <w:t>Use Cases</w:t>
      </w:r>
    </w:p>
    <w:p w14:paraId="1DF3632D" w14:textId="77777777" w:rsidR="00406F39" w:rsidRDefault="00770557" w:rsidP="00E52CBB">
      <w:pPr>
        <w:pStyle w:val="Heading6"/>
      </w:pPr>
      <w:r>
        <w:t>CAMERA-UC-REQ-409518/A-Trailer Turn Signal View Missing Signal</w:t>
      </w:r>
    </w:p>
    <w:p w14:paraId="1D30805A"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0F877F65"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B8CFB7" w14:textId="77777777" w:rsidR="00CD0F64" w:rsidRPr="002D1A75" w:rsidRDefault="00770557">
            <w:pPr>
              <w:spacing w:line="276" w:lineRule="auto"/>
              <w:rPr>
                <w:rFonts w:ascii="Times New Roman" w:hAnsi="Times New Roman"/>
              </w:rPr>
            </w:pPr>
            <w:r w:rsidRPr="002D1A75">
              <w:rPr>
                <w:rFonts w:ascii="Times New Roman" w:hAnsi="Times New Roman"/>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5058337" w14:textId="77777777" w:rsidR="00CD0F64" w:rsidRPr="002D1A75" w:rsidRDefault="00770557">
            <w:pPr>
              <w:spacing w:line="276" w:lineRule="auto"/>
              <w:rPr>
                <w:rFonts w:ascii="Times New Roman" w:hAnsi="Times New Roman"/>
              </w:rPr>
            </w:pPr>
            <w:r w:rsidRPr="002D1A75">
              <w:rPr>
                <w:rFonts w:ascii="Times New Roman" w:hAnsi="Times New Roman"/>
              </w:rPr>
              <w:t>Vehicle Occupant</w:t>
            </w:r>
          </w:p>
        </w:tc>
      </w:tr>
      <w:tr w:rsidR="00CD0F64" w14:paraId="6BCB655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2EF1D3" w14:textId="77777777" w:rsidR="00CD0F64" w:rsidRPr="002D1A75" w:rsidRDefault="00770557">
            <w:pPr>
              <w:spacing w:line="276" w:lineRule="auto"/>
              <w:rPr>
                <w:rFonts w:ascii="Times New Roman" w:hAnsi="Times New Roman"/>
              </w:rPr>
            </w:pPr>
            <w:r w:rsidRPr="002D1A75">
              <w:rPr>
                <w:rFonts w:ascii="Times New Roman" w:hAnsi="Times New Roman"/>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0004F8" w14:textId="77777777" w:rsidR="00CD0F64" w:rsidRPr="002D1A75" w:rsidRDefault="00770557" w:rsidP="008E4AAC">
            <w:pPr>
              <w:rPr>
                <w:rFonts w:ascii="Times New Roman" w:hAnsi="Times New Roman"/>
              </w:rPr>
            </w:pPr>
            <w:r w:rsidRPr="002D1A75">
              <w:rPr>
                <w:rFonts w:ascii="Times New Roman" w:hAnsi="Times New Roman"/>
              </w:rPr>
              <w:t>Vehicle is Accessory/RUN/START</w:t>
            </w:r>
          </w:p>
        </w:tc>
      </w:tr>
      <w:tr w:rsidR="00CD0F64" w14:paraId="42EE58C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FBFD91" w14:textId="77777777" w:rsidR="00CD0F64" w:rsidRPr="002D1A75" w:rsidRDefault="00770557">
            <w:pPr>
              <w:spacing w:line="276" w:lineRule="auto"/>
              <w:rPr>
                <w:rFonts w:ascii="Times New Roman" w:hAnsi="Times New Roman"/>
              </w:rPr>
            </w:pPr>
            <w:r w:rsidRPr="002D1A75">
              <w:rPr>
                <w:rFonts w:ascii="Times New Roman" w:hAnsi="Times New Roman"/>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3B95CC" w14:textId="77777777" w:rsidR="00CD0F64" w:rsidRPr="002D1A75" w:rsidRDefault="00770557">
            <w:pPr>
              <w:spacing w:line="276" w:lineRule="auto"/>
              <w:rPr>
                <w:rFonts w:ascii="Times New Roman" w:hAnsi="Times New Roman"/>
              </w:rPr>
            </w:pPr>
            <w:r w:rsidRPr="002D1A75">
              <w:rPr>
                <w:rFonts w:ascii="Times New Roman" w:hAnsi="Times New Roman"/>
              </w:rPr>
              <w:t>Missing Message occurs (5 seconds)</w:t>
            </w:r>
          </w:p>
        </w:tc>
      </w:tr>
      <w:tr w:rsidR="00CD0F64" w14:paraId="58D299B2"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D171F6" w14:textId="77777777" w:rsidR="00CD0F64" w:rsidRPr="002D1A75" w:rsidRDefault="00770557">
            <w:pPr>
              <w:spacing w:line="276" w:lineRule="auto"/>
              <w:rPr>
                <w:rFonts w:ascii="Times New Roman" w:hAnsi="Times New Roman"/>
              </w:rPr>
            </w:pPr>
            <w:r w:rsidRPr="002D1A75">
              <w:rPr>
                <w:rFonts w:ascii="Times New Roman" w:hAnsi="Times New Roman"/>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A0DD1C5" w14:textId="77777777" w:rsidR="008E4AAC" w:rsidRPr="002D1A75" w:rsidRDefault="00770557" w:rsidP="008E4AAC">
            <w:pPr>
              <w:rPr>
                <w:rFonts w:ascii="Times New Roman" w:hAnsi="Times New Roman"/>
              </w:rPr>
            </w:pPr>
            <w:r>
              <w:rPr>
                <w:rFonts w:ascii="Times New Roman" w:hAnsi="Times New Roman"/>
              </w:rPr>
              <w:t>Client</w:t>
            </w:r>
            <w:r w:rsidRPr="002D1A75">
              <w:rPr>
                <w:rFonts w:ascii="Times New Roman" w:hAnsi="Times New Roman"/>
              </w:rPr>
              <w:t xml:space="preserve"> uses last known status until missing message timeout of 5 seconds</w:t>
            </w:r>
          </w:p>
          <w:p w14:paraId="1F353F85" w14:textId="77777777" w:rsidR="00CD0F64" w:rsidRPr="002D1A75" w:rsidRDefault="00770557" w:rsidP="008E4AAC">
            <w:pPr>
              <w:spacing w:line="276" w:lineRule="auto"/>
              <w:rPr>
                <w:rFonts w:ascii="Times New Roman" w:hAnsi="Times New Roman"/>
              </w:rPr>
            </w:pPr>
            <w:r w:rsidRPr="002D1A75">
              <w:rPr>
                <w:rFonts w:ascii="Times New Roman" w:hAnsi="Times New Roman"/>
              </w:rPr>
              <w:t>After 5 seconds Gray-out menu and display OFF</w:t>
            </w:r>
          </w:p>
        </w:tc>
      </w:tr>
      <w:tr w:rsidR="00CD0F64" w14:paraId="17CB1D61"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5F2D57" w14:textId="77777777" w:rsidR="00CD0F64" w:rsidRPr="002D1A75" w:rsidRDefault="00770557">
            <w:pPr>
              <w:spacing w:line="276" w:lineRule="auto"/>
              <w:rPr>
                <w:rFonts w:ascii="Times New Roman" w:hAnsi="Times New Roman"/>
              </w:rPr>
            </w:pPr>
            <w:r w:rsidRPr="002D1A75">
              <w:rPr>
                <w:rFonts w:ascii="Times New Roman" w:hAnsi="Times New Roman"/>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85B16C2" w14:textId="77777777" w:rsidR="008E4AAC" w:rsidRPr="002D1A75" w:rsidRDefault="00770557" w:rsidP="008E4AAC">
            <w:pPr>
              <w:spacing w:line="256" w:lineRule="auto"/>
              <w:rPr>
                <w:rFonts w:ascii="Times New Roman" w:hAnsi="Times New Roman"/>
              </w:rPr>
            </w:pPr>
            <w:r w:rsidRPr="002D1A75">
              <w:rPr>
                <w:rFonts w:ascii="Times New Roman" w:hAnsi="Times New Roman"/>
              </w:rPr>
              <w:t>E1 – Vehicle is not Accessory/RUN/START</w:t>
            </w:r>
          </w:p>
          <w:p w14:paraId="1984D424" w14:textId="77777777" w:rsidR="00CD0F64" w:rsidRPr="002D1A75" w:rsidRDefault="00770557" w:rsidP="008E4AAC">
            <w:pPr>
              <w:spacing w:line="276" w:lineRule="auto"/>
              <w:rPr>
                <w:rFonts w:ascii="Times New Roman" w:hAnsi="Times New Roman"/>
              </w:rPr>
            </w:pPr>
            <w:r w:rsidRPr="002D1A75">
              <w:rPr>
                <w:rFonts w:ascii="Times New Roman" w:hAnsi="Times New Roman"/>
              </w:rPr>
              <w:t>E2 – Loss of communication with Server module</w:t>
            </w:r>
          </w:p>
        </w:tc>
      </w:tr>
      <w:tr w:rsidR="00CD0F64" w14:paraId="50C52C9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32E3D5" w14:textId="77777777" w:rsidR="00CD0F64" w:rsidRPr="002D1A75" w:rsidRDefault="00770557">
            <w:pPr>
              <w:spacing w:line="276" w:lineRule="auto"/>
              <w:rPr>
                <w:rFonts w:ascii="Times New Roman" w:hAnsi="Times New Roman"/>
              </w:rPr>
            </w:pPr>
            <w:r w:rsidRPr="002D1A75">
              <w:rPr>
                <w:rFonts w:ascii="Times New Roman" w:hAnsi="Times New Roman"/>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5B5B2A" w14:textId="77777777" w:rsidR="00CD0F64" w:rsidRPr="002D1A75" w:rsidRDefault="00770557">
            <w:pPr>
              <w:spacing w:line="276" w:lineRule="auto"/>
              <w:rPr>
                <w:rFonts w:ascii="Times New Roman" w:hAnsi="Times New Roman"/>
              </w:rPr>
            </w:pPr>
            <w:r w:rsidRPr="002D1A75">
              <w:rPr>
                <w:rFonts w:ascii="Times New Roman" w:hAnsi="Times New Roman"/>
              </w:rPr>
              <w:t>HMI</w:t>
            </w:r>
          </w:p>
        </w:tc>
      </w:tr>
    </w:tbl>
    <w:p w14:paraId="374D01B0" w14:textId="77777777" w:rsidR="00500605" w:rsidRDefault="00000000" w:rsidP="00CD0F64"/>
    <w:p w14:paraId="20468C70" w14:textId="77777777" w:rsidR="00406F39" w:rsidRDefault="00770557" w:rsidP="00E52CBB">
      <w:pPr>
        <w:pStyle w:val="Heading6"/>
      </w:pPr>
      <w:r>
        <w:lastRenderedPageBreak/>
        <w:t>CAMERA-UC-REQ-409519/A-Trailer Turn Signal View Setting Change</w:t>
      </w:r>
    </w:p>
    <w:p w14:paraId="4D8673D0"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24B5F3E"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15C536" w14:textId="77777777" w:rsidR="00CD0F64"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03B6981" w14:textId="77777777" w:rsidR="00CD0F64" w:rsidRPr="0036523F" w:rsidRDefault="00770557">
            <w:pPr>
              <w:spacing w:line="276" w:lineRule="auto"/>
              <w:rPr>
                <w:rFonts w:ascii="Times New Roman" w:hAnsi="Times New Roman"/>
                <w:szCs w:val="22"/>
              </w:rPr>
            </w:pPr>
            <w:r w:rsidRPr="0036523F">
              <w:rPr>
                <w:rFonts w:ascii="Times New Roman" w:hAnsi="Times New Roman"/>
                <w:szCs w:val="22"/>
              </w:rPr>
              <w:t>Vehicle Occupant</w:t>
            </w:r>
          </w:p>
        </w:tc>
      </w:tr>
      <w:tr w:rsidR="00CD0F64" w14:paraId="2F0EEFA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919E39" w14:textId="77777777" w:rsidR="00CD0F64"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D6FBC3C" w14:textId="77777777" w:rsidR="0036523F" w:rsidRPr="0036523F" w:rsidRDefault="00770557" w:rsidP="0036523F">
            <w:pPr>
              <w:pStyle w:val="Caption"/>
              <w:rPr>
                <w:rFonts w:ascii="Times New Roman" w:hAnsi="Times New Roman"/>
                <w:b w:val="0"/>
                <w:bCs w:val="0"/>
                <w:sz w:val="22"/>
                <w:szCs w:val="22"/>
              </w:rPr>
            </w:pPr>
            <w:r w:rsidRPr="0036523F">
              <w:rPr>
                <w:rFonts w:ascii="Times New Roman" w:hAnsi="Times New Roman"/>
                <w:b w:val="0"/>
                <w:bCs w:val="0"/>
                <w:sz w:val="22"/>
                <w:szCs w:val="22"/>
              </w:rPr>
              <w:t>Vehicle is Accessory/RUN/START</w:t>
            </w:r>
          </w:p>
          <w:p w14:paraId="0295273D" w14:textId="77777777" w:rsidR="00CD0F64" w:rsidRPr="0036523F" w:rsidRDefault="00770557" w:rsidP="0036523F">
            <w:pPr>
              <w:pStyle w:val="Caption"/>
              <w:rPr>
                <w:rFonts w:ascii="Times New Roman" w:hAnsi="Times New Roman"/>
                <w:b w:val="0"/>
                <w:bCs w:val="0"/>
                <w:sz w:val="22"/>
                <w:szCs w:val="22"/>
              </w:rPr>
            </w:pPr>
            <w:r w:rsidRPr="0036523F">
              <w:rPr>
                <w:rFonts w:ascii="Times New Roman" w:hAnsi="Times New Roman"/>
                <w:b w:val="0"/>
                <w:bCs w:val="0"/>
                <w:sz w:val="22"/>
                <w:szCs w:val="22"/>
              </w:rPr>
              <w:t>Trailer Turn Signal View Menu not grayed-out</w:t>
            </w:r>
          </w:p>
        </w:tc>
      </w:tr>
      <w:tr w:rsidR="00CD0F64" w14:paraId="35040EB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0DB99B" w14:textId="77777777" w:rsidR="00CD0F64"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8966686" w14:textId="77777777" w:rsidR="0036523F" w:rsidRPr="0036523F" w:rsidRDefault="00770557" w:rsidP="0036523F">
            <w:pPr>
              <w:pStyle w:val="Caption"/>
              <w:spacing w:line="256" w:lineRule="auto"/>
              <w:rPr>
                <w:rFonts w:ascii="Times New Roman" w:hAnsi="Times New Roman"/>
                <w:b w:val="0"/>
                <w:bCs w:val="0"/>
                <w:sz w:val="22"/>
                <w:szCs w:val="22"/>
              </w:rPr>
            </w:pPr>
            <w:r w:rsidRPr="0036523F">
              <w:rPr>
                <w:rFonts w:ascii="Times New Roman" w:hAnsi="Times New Roman"/>
                <w:b w:val="0"/>
                <w:bCs w:val="0"/>
                <w:sz w:val="22"/>
                <w:szCs w:val="22"/>
              </w:rPr>
              <w:t>Vehicle Occupant changes Trailer Turn Signal View Menu setting</w:t>
            </w:r>
            <w:r>
              <w:rPr>
                <w:rFonts w:ascii="Times New Roman" w:hAnsi="Times New Roman"/>
                <w:b w:val="0"/>
                <w:bCs w:val="0"/>
                <w:sz w:val="22"/>
                <w:szCs w:val="22"/>
              </w:rPr>
              <w:t>.</w:t>
            </w:r>
          </w:p>
          <w:p w14:paraId="0CE7D5DC" w14:textId="77777777" w:rsidR="00CD0F64" w:rsidRPr="0036523F" w:rsidRDefault="00000000">
            <w:pPr>
              <w:spacing w:line="276" w:lineRule="auto"/>
              <w:rPr>
                <w:rFonts w:ascii="Times New Roman" w:hAnsi="Times New Roman"/>
                <w:szCs w:val="22"/>
              </w:rPr>
            </w:pPr>
          </w:p>
        </w:tc>
      </w:tr>
      <w:tr w:rsidR="00CD0F64" w14:paraId="6F40DFE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B592B7" w14:textId="77777777" w:rsidR="00CD0F64"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BCA6993" w14:textId="77777777" w:rsidR="00CD0F64" w:rsidRPr="0036523F" w:rsidRDefault="00770557">
            <w:pPr>
              <w:spacing w:line="276" w:lineRule="auto"/>
              <w:rPr>
                <w:rFonts w:ascii="Times New Roman" w:hAnsi="Times New Roman"/>
                <w:szCs w:val="22"/>
              </w:rPr>
            </w:pPr>
            <w:r w:rsidRPr="0036523F">
              <w:rPr>
                <w:rFonts w:ascii="Times New Roman" w:hAnsi="Times New Roman"/>
                <w:szCs w:val="22"/>
              </w:rPr>
              <w:t>Feature changes according to user input.</w:t>
            </w:r>
          </w:p>
        </w:tc>
      </w:tr>
      <w:tr w:rsidR="00CD0F64" w14:paraId="6F8B702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D98C69" w14:textId="77777777" w:rsidR="00CD0F64"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EC71B0" w14:textId="77777777" w:rsidR="0036523F" w:rsidRPr="0036523F" w:rsidRDefault="00770557" w:rsidP="0036523F">
            <w:pPr>
              <w:pStyle w:val="Caption"/>
              <w:rPr>
                <w:rFonts w:ascii="Times New Roman" w:hAnsi="Times New Roman"/>
                <w:b w:val="0"/>
                <w:bCs w:val="0"/>
                <w:sz w:val="22"/>
                <w:szCs w:val="22"/>
              </w:rPr>
            </w:pPr>
            <w:r w:rsidRPr="0036523F">
              <w:rPr>
                <w:rFonts w:ascii="Times New Roman" w:hAnsi="Times New Roman"/>
                <w:b w:val="0"/>
                <w:bCs w:val="0"/>
                <w:sz w:val="22"/>
                <w:szCs w:val="22"/>
              </w:rPr>
              <w:t>E1 – Vehicle is not Accessory/RUN/START</w:t>
            </w:r>
          </w:p>
          <w:p w14:paraId="43D222BC" w14:textId="77777777" w:rsidR="00CD0F64" w:rsidRPr="0036523F" w:rsidRDefault="00770557" w:rsidP="0036523F">
            <w:pPr>
              <w:spacing w:line="276" w:lineRule="auto"/>
              <w:rPr>
                <w:rFonts w:ascii="Times New Roman" w:hAnsi="Times New Roman"/>
                <w:szCs w:val="22"/>
              </w:rPr>
            </w:pPr>
            <w:r w:rsidRPr="0036523F">
              <w:rPr>
                <w:rFonts w:ascii="Times New Roman" w:hAnsi="Times New Roman"/>
                <w:szCs w:val="22"/>
              </w:rPr>
              <w:t>E2 – Loss of communication with ADAS module</w:t>
            </w:r>
          </w:p>
        </w:tc>
      </w:tr>
      <w:tr w:rsidR="00CD0F64" w14:paraId="48195BFB"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5B2BB7" w14:textId="77777777" w:rsidR="00CD0F64"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BA8DC53" w14:textId="77777777" w:rsidR="00CD0F64" w:rsidRPr="0036523F" w:rsidRDefault="00770557">
            <w:pPr>
              <w:spacing w:line="276" w:lineRule="auto"/>
              <w:rPr>
                <w:rFonts w:ascii="Times New Roman" w:hAnsi="Times New Roman"/>
                <w:szCs w:val="22"/>
              </w:rPr>
            </w:pPr>
            <w:r w:rsidRPr="0036523F">
              <w:rPr>
                <w:rFonts w:ascii="Times New Roman" w:hAnsi="Times New Roman"/>
                <w:szCs w:val="22"/>
              </w:rPr>
              <w:t>HMI interface</w:t>
            </w:r>
          </w:p>
        </w:tc>
      </w:tr>
    </w:tbl>
    <w:p w14:paraId="0FEA8188" w14:textId="77777777" w:rsidR="00500605" w:rsidRDefault="00000000" w:rsidP="00CD0F64"/>
    <w:p w14:paraId="3277ED9D" w14:textId="77777777" w:rsidR="00406F39" w:rsidRDefault="00770557" w:rsidP="00E52CBB">
      <w:pPr>
        <w:pStyle w:val="Heading6"/>
      </w:pPr>
      <w:r>
        <w:t>CAMERA-UC-REQ-409520/A-Trailer Turn Signal View because of Cancel "X" Button Press</w:t>
      </w:r>
    </w:p>
    <w:p w14:paraId="3DE36425"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7A02C22B"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85BD8D" w14:textId="77777777" w:rsidR="00CD0F64"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0C5A975" w14:textId="77777777" w:rsidR="00CD0F64" w:rsidRPr="00D425B8" w:rsidRDefault="00770557">
            <w:pPr>
              <w:spacing w:line="276" w:lineRule="auto"/>
              <w:rPr>
                <w:rFonts w:ascii="Times New Roman" w:hAnsi="Times New Roman"/>
              </w:rPr>
            </w:pPr>
            <w:r w:rsidRPr="00D425B8">
              <w:rPr>
                <w:rFonts w:ascii="Times New Roman" w:hAnsi="Times New Roman"/>
              </w:rPr>
              <w:t>Vehicle Occupant</w:t>
            </w:r>
          </w:p>
        </w:tc>
      </w:tr>
      <w:tr w:rsidR="00CD0F64" w14:paraId="7721C0B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DFF590" w14:textId="77777777" w:rsidR="00CD0F64"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8DC7E96" w14:textId="77777777" w:rsidR="00D425B8" w:rsidRPr="00D425B8" w:rsidRDefault="00770557" w:rsidP="00D425B8">
            <w:pPr>
              <w:rPr>
                <w:rFonts w:ascii="Times New Roman" w:hAnsi="Times New Roman"/>
              </w:rPr>
            </w:pPr>
            <w:r w:rsidRPr="00D425B8">
              <w:rPr>
                <w:rFonts w:ascii="Times New Roman" w:hAnsi="Times New Roman"/>
              </w:rPr>
              <w:t xml:space="preserve">Trailer is connected </w:t>
            </w:r>
          </w:p>
          <w:p w14:paraId="6DF12232" w14:textId="77777777" w:rsidR="00D425B8" w:rsidRPr="00D425B8" w:rsidRDefault="00770557" w:rsidP="00D425B8">
            <w:pPr>
              <w:rPr>
                <w:rFonts w:ascii="Times New Roman" w:hAnsi="Times New Roman"/>
              </w:rPr>
            </w:pPr>
            <w:r w:rsidRPr="00D425B8">
              <w:rPr>
                <w:rFonts w:ascii="Times New Roman" w:hAnsi="Times New Roman"/>
              </w:rPr>
              <w:t xml:space="preserve">Turn Signal Views = Present </w:t>
            </w:r>
          </w:p>
          <w:p w14:paraId="56B9D2F8" w14:textId="77777777" w:rsidR="00D425B8" w:rsidRPr="00D425B8" w:rsidRDefault="00770557" w:rsidP="00D425B8">
            <w:pPr>
              <w:rPr>
                <w:rFonts w:ascii="Times New Roman" w:hAnsi="Times New Roman"/>
              </w:rPr>
            </w:pPr>
            <w:r w:rsidRPr="00D425B8">
              <w:rPr>
                <w:rFonts w:ascii="Times New Roman" w:hAnsi="Times New Roman"/>
              </w:rPr>
              <w:t xml:space="preserve">Vehicle is in Run/Start </w:t>
            </w:r>
          </w:p>
          <w:p w14:paraId="31DF6935" w14:textId="77777777" w:rsidR="00D425B8" w:rsidRPr="00D425B8" w:rsidRDefault="00770557" w:rsidP="00D425B8">
            <w:pPr>
              <w:rPr>
                <w:rFonts w:ascii="Times New Roman" w:hAnsi="Times New Roman"/>
              </w:rPr>
            </w:pPr>
            <w:r w:rsidRPr="00D425B8">
              <w:rPr>
                <w:rFonts w:ascii="Times New Roman" w:hAnsi="Times New Roman"/>
              </w:rPr>
              <w:t>Trailer Turn Signal View menu setting is set to ON</w:t>
            </w:r>
          </w:p>
          <w:p w14:paraId="62D3EC6B" w14:textId="77777777" w:rsidR="00CD0F64" w:rsidRPr="00D425B8" w:rsidRDefault="00770557" w:rsidP="00D425B8">
            <w:pPr>
              <w:spacing w:line="276" w:lineRule="auto"/>
              <w:rPr>
                <w:rFonts w:ascii="Times New Roman" w:hAnsi="Times New Roman"/>
              </w:rPr>
            </w:pPr>
            <w:r w:rsidRPr="00D425B8">
              <w:rPr>
                <w:rFonts w:ascii="Times New Roman" w:hAnsi="Times New Roman"/>
              </w:rPr>
              <w:t>Trailer Turn Signal View actively displaying TurnSglView_Left or TurnSglView_Right</w:t>
            </w:r>
          </w:p>
        </w:tc>
      </w:tr>
      <w:tr w:rsidR="00CD0F64" w14:paraId="6CA00CC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EB8313" w14:textId="77777777" w:rsidR="00CD0F64"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A105222" w14:textId="77777777" w:rsidR="00D425B8" w:rsidRPr="00D425B8" w:rsidRDefault="00770557" w:rsidP="00D425B8">
            <w:pPr>
              <w:spacing w:line="256" w:lineRule="auto"/>
              <w:rPr>
                <w:rFonts w:ascii="Times New Roman" w:hAnsi="Times New Roman"/>
              </w:rPr>
            </w:pPr>
            <w:r w:rsidRPr="00D425B8">
              <w:rPr>
                <w:rFonts w:ascii="Times New Roman" w:hAnsi="Times New Roman"/>
              </w:rPr>
              <w:t>Vehicle Occupant presses Cancel “X” Button. (</w:t>
            </w:r>
            <w:r>
              <w:rPr>
                <w:rFonts w:ascii="Times New Roman" w:hAnsi="Times New Roman"/>
              </w:rPr>
              <w:t>Client</w:t>
            </w:r>
            <w:r w:rsidRPr="00D425B8">
              <w:rPr>
                <w:rFonts w:ascii="Times New Roman" w:hAnsi="Times New Roman"/>
              </w:rPr>
              <w:t xml:space="preserve"> Requests view OFF)</w:t>
            </w:r>
          </w:p>
          <w:p w14:paraId="1F2BC137" w14:textId="77777777" w:rsidR="00CD0F64" w:rsidRPr="00D425B8" w:rsidRDefault="00000000">
            <w:pPr>
              <w:spacing w:line="276" w:lineRule="auto"/>
              <w:rPr>
                <w:rFonts w:ascii="Times New Roman" w:hAnsi="Times New Roman"/>
              </w:rPr>
            </w:pPr>
          </w:p>
        </w:tc>
      </w:tr>
      <w:tr w:rsidR="00CD0F64" w14:paraId="241EAD1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183305" w14:textId="77777777" w:rsidR="00CD0F64"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26A2E24" w14:textId="77777777" w:rsidR="00D425B8" w:rsidRPr="00D425B8" w:rsidRDefault="00770557" w:rsidP="00D425B8">
            <w:pPr>
              <w:rPr>
                <w:rFonts w:ascii="Times New Roman" w:hAnsi="Times New Roman"/>
              </w:rPr>
            </w:pPr>
            <w:r>
              <w:rPr>
                <w:rFonts w:ascii="Times New Roman" w:hAnsi="Times New Roman"/>
              </w:rPr>
              <w:t>Client</w:t>
            </w:r>
            <w:r w:rsidRPr="00D425B8">
              <w:rPr>
                <w:rFonts w:ascii="Times New Roman" w:hAnsi="Times New Roman"/>
              </w:rPr>
              <w:t xml:space="preserve"> displays the previous </w:t>
            </w:r>
            <w:r>
              <w:rPr>
                <w:rFonts w:ascii="Times New Roman" w:hAnsi="Times New Roman"/>
              </w:rPr>
              <w:t>Client</w:t>
            </w:r>
            <w:r w:rsidRPr="00D425B8">
              <w:rPr>
                <w:rFonts w:ascii="Times New Roman" w:hAnsi="Times New Roman"/>
              </w:rPr>
              <w:t xml:space="preserve"> screen without confirmation from </w:t>
            </w:r>
            <w:r>
              <w:rPr>
                <w:rFonts w:ascii="Times New Roman" w:hAnsi="Times New Roman"/>
              </w:rPr>
              <w:t>Server</w:t>
            </w:r>
            <w:r w:rsidRPr="00D425B8">
              <w:rPr>
                <w:rFonts w:ascii="Times New Roman" w:hAnsi="Times New Roman"/>
              </w:rPr>
              <w:t>.</w:t>
            </w:r>
          </w:p>
          <w:p w14:paraId="1E79076D" w14:textId="77777777" w:rsidR="00CD0F64" w:rsidRPr="00D425B8" w:rsidRDefault="00000000">
            <w:pPr>
              <w:spacing w:line="276" w:lineRule="auto"/>
              <w:rPr>
                <w:rFonts w:ascii="Times New Roman" w:hAnsi="Times New Roman"/>
              </w:rPr>
            </w:pPr>
          </w:p>
        </w:tc>
      </w:tr>
      <w:tr w:rsidR="00CD0F64" w14:paraId="2FC4091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E38361" w14:textId="77777777" w:rsidR="00CD0F64"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E33FE45" w14:textId="77777777" w:rsidR="00D425B8" w:rsidRPr="00D425B8" w:rsidRDefault="00770557" w:rsidP="00D425B8">
            <w:pPr>
              <w:rPr>
                <w:rFonts w:ascii="Times New Roman" w:hAnsi="Times New Roman"/>
              </w:rPr>
            </w:pPr>
            <w:r w:rsidRPr="00D425B8">
              <w:rPr>
                <w:rFonts w:ascii="Times New Roman" w:hAnsi="Times New Roman"/>
              </w:rPr>
              <w:t>E1 – Vehicle is not RUN/START</w:t>
            </w:r>
          </w:p>
          <w:p w14:paraId="2BAE9BB2" w14:textId="77777777" w:rsidR="00D425B8" w:rsidRPr="00D425B8" w:rsidRDefault="00770557" w:rsidP="00D425B8">
            <w:pPr>
              <w:rPr>
                <w:rFonts w:ascii="Times New Roman" w:hAnsi="Times New Roman"/>
              </w:rPr>
            </w:pPr>
            <w:r w:rsidRPr="00D425B8">
              <w:rPr>
                <w:rFonts w:ascii="Times New Roman" w:hAnsi="Times New Roman"/>
              </w:rPr>
              <w:t xml:space="preserve">E2 – Loss of communication with </w:t>
            </w:r>
            <w:r>
              <w:rPr>
                <w:rFonts w:ascii="Times New Roman" w:hAnsi="Times New Roman"/>
              </w:rPr>
              <w:t>server</w:t>
            </w:r>
            <w:r w:rsidRPr="00D425B8">
              <w:rPr>
                <w:rFonts w:ascii="Times New Roman" w:hAnsi="Times New Roman"/>
              </w:rPr>
              <w:t xml:space="preserve"> module</w:t>
            </w:r>
          </w:p>
          <w:p w14:paraId="6497D49A" w14:textId="77777777" w:rsidR="00CD0F64" w:rsidRPr="00D425B8" w:rsidRDefault="00770557" w:rsidP="00D425B8">
            <w:pPr>
              <w:spacing w:line="276" w:lineRule="auto"/>
              <w:rPr>
                <w:rFonts w:ascii="Times New Roman" w:hAnsi="Times New Roman"/>
              </w:rPr>
            </w:pPr>
            <w:r w:rsidRPr="00D425B8">
              <w:rPr>
                <w:rFonts w:ascii="Times New Roman" w:hAnsi="Times New Roman"/>
              </w:rPr>
              <w:t>E3 – Valid camera video signal not present</w:t>
            </w:r>
          </w:p>
        </w:tc>
      </w:tr>
      <w:tr w:rsidR="00CD0F64" w14:paraId="10466B9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9D7579" w14:textId="77777777" w:rsidR="00CD0F64"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B06CB0" w14:textId="77777777" w:rsidR="00CD0F64" w:rsidRPr="00D425B8" w:rsidRDefault="00770557">
            <w:pPr>
              <w:spacing w:line="276" w:lineRule="auto"/>
              <w:rPr>
                <w:rFonts w:ascii="Times New Roman" w:hAnsi="Times New Roman"/>
              </w:rPr>
            </w:pPr>
            <w:r w:rsidRPr="00D425B8">
              <w:rPr>
                <w:rFonts w:ascii="Times New Roman" w:hAnsi="Times New Roman"/>
              </w:rPr>
              <w:t>HMI</w:t>
            </w:r>
          </w:p>
        </w:tc>
      </w:tr>
    </w:tbl>
    <w:p w14:paraId="789A368D" w14:textId="77777777" w:rsidR="00500605" w:rsidRDefault="00000000" w:rsidP="00CD0F64"/>
    <w:p w14:paraId="4F2BAFFD" w14:textId="77777777" w:rsidR="00406F39" w:rsidRDefault="00770557" w:rsidP="00E52CBB">
      <w:pPr>
        <w:pStyle w:val="Heading6"/>
      </w:pPr>
      <w:r>
        <w:t>CAMERA-UC-REQ-409521/A-Trailer Turn Signal View due to Shift Reverse</w:t>
      </w:r>
    </w:p>
    <w:p w14:paraId="5A0B64FC"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70F73E0"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2DFCDB" w14:textId="77777777" w:rsidR="00CD0F64"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4A00DA" w14:textId="77777777" w:rsidR="00CD0F64" w:rsidRPr="00E422BF" w:rsidRDefault="00770557">
            <w:pPr>
              <w:spacing w:line="276" w:lineRule="auto"/>
              <w:rPr>
                <w:rFonts w:ascii="Times New Roman" w:hAnsi="Times New Roman"/>
                <w:szCs w:val="22"/>
              </w:rPr>
            </w:pPr>
            <w:r w:rsidRPr="00E422BF">
              <w:rPr>
                <w:rFonts w:ascii="Times New Roman" w:hAnsi="Times New Roman"/>
                <w:szCs w:val="22"/>
              </w:rPr>
              <w:t>Driver</w:t>
            </w:r>
          </w:p>
        </w:tc>
      </w:tr>
      <w:tr w:rsidR="00CD0F64" w14:paraId="02A09E2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DD508F" w14:textId="77777777" w:rsidR="00CD0F64"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3686548" w14:textId="77777777" w:rsidR="00E422BF" w:rsidRPr="00E422BF" w:rsidRDefault="00770557" w:rsidP="00E422BF">
            <w:pPr>
              <w:rPr>
                <w:rFonts w:ascii="Times New Roman" w:hAnsi="Times New Roman"/>
                <w:szCs w:val="22"/>
              </w:rPr>
            </w:pPr>
            <w:r w:rsidRPr="00E422BF">
              <w:rPr>
                <w:rFonts w:ascii="Times New Roman" w:hAnsi="Times New Roman"/>
                <w:szCs w:val="22"/>
              </w:rPr>
              <w:t xml:space="preserve">Trailer is connected </w:t>
            </w:r>
          </w:p>
          <w:p w14:paraId="57021AC6" w14:textId="77777777" w:rsidR="00E422BF" w:rsidRPr="00E422BF" w:rsidRDefault="00770557" w:rsidP="00E422BF">
            <w:pPr>
              <w:rPr>
                <w:rFonts w:ascii="Times New Roman" w:hAnsi="Times New Roman"/>
                <w:szCs w:val="22"/>
              </w:rPr>
            </w:pPr>
            <w:r w:rsidRPr="00E422BF">
              <w:rPr>
                <w:rFonts w:ascii="Times New Roman" w:hAnsi="Times New Roman"/>
                <w:szCs w:val="22"/>
              </w:rPr>
              <w:t xml:space="preserve">Turn Signal Views = Present </w:t>
            </w:r>
          </w:p>
          <w:p w14:paraId="06CA10CC" w14:textId="77777777" w:rsidR="00E422BF" w:rsidRPr="00E422BF" w:rsidRDefault="00770557" w:rsidP="00E422BF">
            <w:pPr>
              <w:rPr>
                <w:rFonts w:ascii="Times New Roman" w:hAnsi="Times New Roman"/>
                <w:szCs w:val="22"/>
              </w:rPr>
            </w:pPr>
            <w:r w:rsidRPr="00E422BF">
              <w:rPr>
                <w:rFonts w:ascii="Times New Roman" w:hAnsi="Times New Roman"/>
                <w:szCs w:val="22"/>
              </w:rPr>
              <w:t xml:space="preserve">Vehicle is in Run/Start </w:t>
            </w:r>
          </w:p>
          <w:p w14:paraId="10F3270C" w14:textId="77777777" w:rsidR="00E422BF" w:rsidRPr="00E422BF" w:rsidRDefault="00770557" w:rsidP="00E422BF">
            <w:pPr>
              <w:rPr>
                <w:rFonts w:ascii="Times New Roman" w:hAnsi="Times New Roman"/>
                <w:szCs w:val="22"/>
              </w:rPr>
            </w:pPr>
            <w:r w:rsidRPr="00E422BF">
              <w:rPr>
                <w:rFonts w:ascii="Times New Roman" w:hAnsi="Times New Roman"/>
                <w:szCs w:val="22"/>
              </w:rPr>
              <w:t>Trailer Turn Signal View menu setting is set to ON</w:t>
            </w:r>
          </w:p>
          <w:p w14:paraId="5B2DAF08" w14:textId="77777777" w:rsidR="00CD0F64" w:rsidRPr="00E422BF" w:rsidRDefault="00770557" w:rsidP="00E422BF">
            <w:pPr>
              <w:spacing w:line="276" w:lineRule="auto"/>
              <w:rPr>
                <w:rFonts w:ascii="Times New Roman" w:hAnsi="Times New Roman"/>
                <w:szCs w:val="22"/>
              </w:rPr>
            </w:pPr>
            <w:r w:rsidRPr="00E422BF">
              <w:rPr>
                <w:rFonts w:ascii="Times New Roman" w:hAnsi="Times New Roman"/>
                <w:szCs w:val="22"/>
              </w:rPr>
              <w:t>Trailer Turn Signal View actively displaying TurnSglView_Left or TurnSglView_Right</w:t>
            </w:r>
          </w:p>
        </w:tc>
      </w:tr>
      <w:tr w:rsidR="00CD0F64" w14:paraId="39481514"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E0D6C6" w14:textId="77777777" w:rsidR="00CD0F64"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A9C4D23" w14:textId="77777777" w:rsidR="00CD0F64" w:rsidRPr="00E422BF" w:rsidRDefault="00770557">
            <w:pPr>
              <w:spacing w:line="276" w:lineRule="auto"/>
              <w:rPr>
                <w:rFonts w:ascii="Times New Roman" w:hAnsi="Times New Roman"/>
                <w:szCs w:val="22"/>
              </w:rPr>
            </w:pPr>
            <w:r w:rsidRPr="00E422BF">
              <w:rPr>
                <w:rFonts w:ascii="Times New Roman" w:hAnsi="Times New Roman"/>
                <w:szCs w:val="22"/>
              </w:rPr>
              <w:t>Driver shifts to REVERSE.</w:t>
            </w:r>
          </w:p>
        </w:tc>
      </w:tr>
      <w:tr w:rsidR="00CD0F64" w14:paraId="63824FF8"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5D602F" w14:textId="77777777" w:rsidR="00CD0F64"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3F9C3B" w14:textId="77777777" w:rsidR="00E422BF" w:rsidRPr="00E422BF" w:rsidRDefault="00770557" w:rsidP="00E422BF">
            <w:pPr>
              <w:rPr>
                <w:rFonts w:ascii="Times New Roman" w:hAnsi="Times New Roman"/>
                <w:szCs w:val="22"/>
              </w:rPr>
            </w:pPr>
            <w:r w:rsidRPr="00E422BF">
              <w:rPr>
                <w:rFonts w:ascii="Times New Roman" w:hAnsi="Times New Roman"/>
                <w:szCs w:val="22"/>
              </w:rPr>
              <w:t xml:space="preserve">Server sends default rear camera image to </w:t>
            </w:r>
            <w:r>
              <w:rPr>
                <w:rFonts w:ascii="Times New Roman" w:hAnsi="Times New Roman"/>
                <w:szCs w:val="22"/>
              </w:rPr>
              <w:t>Client</w:t>
            </w:r>
            <w:r w:rsidRPr="00E422BF">
              <w:rPr>
                <w:rFonts w:ascii="Times New Roman" w:hAnsi="Times New Roman"/>
                <w:szCs w:val="22"/>
              </w:rPr>
              <w:t>.</w:t>
            </w:r>
          </w:p>
          <w:p w14:paraId="7D593CE6" w14:textId="77777777" w:rsidR="00CD0F64" w:rsidRPr="00E422BF" w:rsidRDefault="00770557" w:rsidP="00E422BF">
            <w:pPr>
              <w:spacing w:line="276" w:lineRule="auto"/>
              <w:rPr>
                <w:rFonts w:ascii="Times New Roman" w:hAnsi="Times New Roman"/>
                <w:szCs w:val="22"/>
              </w:rPr>
            </w:pPr>
            <w:r>
              <w:rPr>
                <w:rFonts w:ascii="Times New Roman" w:hAnsi="Times New Roman"/>
                <w:szCs w:val="22"/>
              </w:rPr>
              <w:t>Client</w:t>
            </w:r>
            <w:r w:rsidRPr="00E422BF">
              <w:rPr>
                <w:rFonts w:ascii="Times New Roman" w:hAnsi="Times New Roman"/>
                <w:szCs w:val="22"/>
              </w:rPr>
              <w:t xml:space="preserve"> displays default rear camera image.</w:t>
            </w:r>
          </w:p>
        </w:tc>
      </w:tr>
      <w:tr w:rsidR="00CD0F64" w14:paraId="1CF1701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42C639" w14:textId="77777777" w:rsidR="00CD0F64"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1BB261D" w14:textId="77777777" w:rsidR="00E422BF" w:rsidRPr="00E422BF" w:rsidRDefault="00770557" w:rsidP="00E422BF">
            <w:pPr>
              <w:rPr>
                <w:rFonts w:ascii="Times New Roman" w:hAnsi="Times New Roman"/>
                <w:szCs w:val="22"/>
              </w:rPr>
            </w:pPr>
            <w:r w:rsidRPr="00E422BF">
              <w:rPr>
                <w:rFonts w:ascii="Times New Roman" w:hAnsi="Times New Roman"/>
                <w:szCs w:val="22"/>
              </w:rPr>
              <w:t>E1 – Vehicle is not RUN/START</w:t>
            </w:r>
          </w:p>
          <w:p w14:paraId="73B20338" w14:textId="77777777" w:rsidR="00E422BF" w:rsidRPr="00E422BF" w:rsidRDefault="00770557" w:rsidP="00E422BF">
            <w:pPr>
              <w:rPr>
                <w:rFonts w:ascii="Times New Roman" w:hAnsi="Times New Roman"/>
                <w:szCs w:val="22"/>
              </w:rPr>
            </w:pPr>
            <w:r w:rsidRPr="00E422BF">
              <w:rPr>
                <w:rFonts w:ascii="Times New Roman" w:hAnsi="Times New Roman"/>
                <w:szCs w:val="22"/>
              </w:rPr>
              <w:t>E2 – Loss of communication with ADAS module</w:t>
            </w:r>
          </w:p>
          <w:p w14:paraId="0F326FA3" w14:textId="77777777" w:rsidR="00CD0F64" w:rsidRPr="00E422BF" w:rsidRDefault="00770557" w:rsidP="00E422BF">
            <w:pPr>
              <w:spacing w:line="276" w:lineRule="auto"/>
              <w:rPr>
                <w:rFonts w:ascii="Times New Roman" w:hAnsi="Times New Roman"/>
                <w:szCs w:val="22"/>
              </w:rPr>
            </w:pPr>
            <w:r w:rsidRPr="00E422BF">
              <w:rPr>
                <w:rFonts w:ascii="Times New Roman" w:hAnsi="Times New Roman"/>
                <w:szCs w:val="22"/>
              </w:rPr>
              <w:t>E3 – Valid camera video signal not present</w:t>
            </w:r>
          </w:p>
        </w:tc>
      </w:tr>
      <w:tr w:rsidR="00CD0F64" w14:paraId="11DABC6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66252D" w14:textId="77777777" w:rsidR="00CD0F64"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AAD3518" w14:textId="77777777" w:rsidR="00CD0F64" w:rsidRPr="00E422BF" w:rsidRDefault="00770557">
            <w:pPr>
              <w:spacing w:line="276" w:lineRule="auto"/>
              <w:rPr>
                <w:rFonts w:ascii="Times New Roman" w:hAnsi="Times New Roman"/>
                <w:szCs w:val="22"/>
              </w:rPr>
            </w:pPr>
            <w:r w:rsidRPr="00E422BF">
              <w:rPr>
                <w:rFonts w:ascii="Times New Roman" w:hAnsi="Times New Roman"/>
                <w:szCs w:val="22"/>
              </w:rPr>
              <w:t>HMI interface</w:t>
            </w:r>
          </w:p>
        </w:tc>
      </w:tr>
    </w:tbl>
    <w:p w14:paraId="0F7A775D" w14:textId="122CE06C" w:rsidR="00500605" w:rsidRDefault="00000000" w:rsidP="00CD0F64"/>
    <w:p w14:paraId="5EAA3F13" w14:textId="4442A810" w:rsidR="00407DC4" w:rsidRDefault="00407DC4" w:rsidP="00CD0F64"/>
    <w:p w14:paraId="4C363C0A" w14:textId="77777777" w:rsidR="00407DC4" w:rsidRDefault="00407DC4" w:rsidP="00CD0F64"/>
    <w:p w14:paraId="6841EA3F" w14:textId="77777777" w:rsidR="00406F39" w:rsidRDefault="00770557" w:rsidP="00E52CBB">
      <w:pPr>
        <w:pStyle w:val="Heading6"/>
      </w:pPr>
      <w:r>
        <w:lastRenderedPageBreak/>
        <w:t>CAMERA-UC-REQ-410090/A-Trailer Turn Signal View Menu Setting based on Server Feature Memory</w:t>
      </w:r>
    </w:p>
    <w:p w14:paraId="43C46D52"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4EE5370"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A2B4FC" w14:textId="77777777" w:rsidR="00CD0F64"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A060B5A" w14:textId="77777777" w:rsidR="00CD0F64" w:rsidRPr="00000524" w:rsidRDefault="00770557">
            <w:pPr>
              <w:spacing w:line="276" w:lineRule="auto"/>
              <w:rPr>
                <w:rFonts w:ascii="Times New Roman" w:hAnsi="Times New Roman"/>
                <w:szCs w:val="22"/>
              </w:rPr>
            </w:pPr>
            <w:r w:rsidRPr="00000524">
              <w:rPr>
                <w:rFonts w:ascii="Times New Roman" w:hAnsi="Times New Roman"/>
                <w:szCs w:val="22"/>
              </w:rPr>
              <w:t>Vehicle Occupant</w:t>
            </w:r>
          </w:p>
        </w:tc>
      </w:tr>
      <w:tr w:rsidR="00CD0F64" w14:paraId="45C06F7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03BE11" w14:textId="77777777" w:rsidR="00CD0F64"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89F4581" w14:textId="77777777" w:rsidR="00000524" w:rsidRPr="00000524" w:rsidRDefault="00770557" w:rsidP="00000524">
            <w:pPr>
              <w:rPr>
                <w:rFonts w:ascii="Times New Roman" w:hAnsi="Times New Roman"/>
                <w:szCs w:val="22"/>
              </w:rPr>
            </w:pPr>
            <w:r w:rsidRPr="00000524">
              <w:rPr>
                <w:rFonts w:ascii="Times New Roman" w:hAnsi="Times New Roman"/>
                <w:szCs w:val="22"/>
              </w:rPr>
              <w:t xml:space="preserve">Turn Signal Views = Present </w:t>
            </w:r>
          </w:p>
          <w:p w14:paraId="013A299A" w14:textId="77777777" w:rsidR="00000524" w:rsidRPr="00000524" w:rsidRDefault="00770557" w:rsidP="00000524">
            <w:pPr>
              <w:rPr>
                <w:rFonts w:ascii="Times New Roman" w:hAnsi="Times New Roman"/>
                <w:szCs w:val="22"/>
              </w:rPr>
            </w:pPr>
            <w:r w:rsidRPr="00000524">
              <w:rPr>
                <w:rFonts w:ascii="Times New Roman" w:hAnsi="Times New Roman"/>
                <w:szCs w:val="22"/>
              </w:rPr>
              <w:t>Vehicle is Accessory/RUN/START</w:t>
            </w:r>
          </w:p>
          <w:p w14:paraId="2F5AB437" w14:textId="77777777" w:rsidR="00CD0F64" w:rsidRPr="00000524" w:rsidRDefault="00000000" w:rsidP="00000524">
            <w:pPr>
              <w:spacing w:line="276" w:lineRule="auto"/>
              <w:rPr>
                <w:rFonts w:ascii="Times New Roman" w:hAnsi="Times New Roman"/>
                <w:szCs w:val="22"/>
              </w:rPr>
            </w:pPr>
          </w:p>
        </w:tc>
      </w:tr>
      <w:tr w:rsidR="00CD0F64" w14:paraId="78CBF36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80B9CE" w14:textId="77777777" w:rsidR="00CD0F64"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F64CAFC" w14:textId="77777777" w:rsidR="00CD0F64" w:rsidRPr="00000524" w:rsidRDefault="00770557">
            <w:pPr>
              <w:spacing w:line="276" w:lineRule="auto"/>
              <w:rPr>
                <w:rFonts w:ascii="Times New Roman" w:hAnsi="Times New Roman"/>
                <w:szCs w:val="22"/>
              </w:rPr>
            </w:pPr>
            <w:r w:rsidRPr="00000524">
              <w:rPr>
                <w:rFonts w:ascii="Times New Roman" w:hAnsi="Times New Roman"/>
                <w:szCs w:val="22"/>
              </w:rPr>
              <w:t>Trailer Turn Signal View Menu is selected.</w:t>
            </w:r>
          </w:p>
        </w:tc>
      </w:tr>
      <w:tr w:rsidR="00CD0F64" w14:paraId="76C4A09F"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457655" w14:textId="77777777" w:rsidR="00CD0F64"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AD97278" w14:textId="77777777" w:rsidR="00000524" w:rsidRPr="00000524" w:rsidRDefault="00770557" w:rsidP="00000524">
            <w:pPr>
              <w:rPr>
                <w:rFonts w:ascii="Times New Roman" w:hAnsi="Times New Roman"/>
                <w:szCs w:val="22"/>
              </w:rPr>
            </w:pPr>
            <w:r w:rsidRPr="00000524">
              <w:rPr>
                <w:rFonts w:ascii="Times New Roman" w:hAnsi="Times New Roman"/>
                <w:szCs w:val="22"/>
              </w:rPr>
              <w:t>Trailer Turn Signal View Menu displays according to status signal.</w:t>
            </w:r>
          </w:p>
          <w:p w14:paraId="63094C65" w14:textId="77777777" w:rsidR="00CD0F64" w:rsidRPr="00000524" w:rsidRDefault="00000000" w:rsidP="00000524">
            <w:pPr>
              <w:spacing w:line="276" w:lineRule="auto"/>
              <w:rPr>
                <w:rFonts w:ascii="Times New Roman" w:hAnsi="Times New Roman"/>
                <w:szCs w:val="22"/>
              </w:rPr>
            </w:pPr>
          </w:p>
        </w:tc>
      </w:tr>
      <w:tr w:rsidR="00CD0F64" w14:paraId="6D9E1D3B"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052DD1C" w14:textId="77777777" w:rsidR="00CD0F64"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F963FF" w14:textId="77777777" w:rsidR="00000524" w:rsidRPr="00000524" w:rsidRDefault="00770557" w:rsidP="00000524">
            <w:pPr>
              <w:rPr>
                <w:rFonts w:ascii="Times New Roman" w:hAnsi="Times New Roman"/>
                <w:szCs w:val="22"/>
              </w:rPr>
            </w:pPr>
            <w:r w:rsidRPr="00000524">
              <w:rPr>
                <w:rFonts w:ascii="Times New Roman" w:hAnsi="Times New Roman"/>
                <w:szCs w:val="22"/>
              </w:rPr>
              <w:t>E1 – Vehicle is not Accessory/RUN/START</w:t>
            </w:r>
          </w:p>
          <w:p w14:paraId="3B7E0BF9" w14:textId="77777777" w:rsidR="00CD0F64" w:rsidRPr="00000524" w:rsidRDefault="00770557" w:rsidP="00000524">
            <w:pPr>
              <w:spacing w:line="276" w:lineRule="auto"/>
              <w:rPr>
                <w:rFonts w:ascii="Times New Roman" w:hAnsi="Times New Roman"/>
                <w:szCs w:val="22"/>
              </w:rPr>
            </w:pPr>
            <w:r w:rsidRPr="00000524">
              <w:rPr>
                <w:rFonts w:ascii="Times New Roman" w:hAnsi="Times New Roman"/>
                <w:szCs w:val="22"/>
              </w:rPr>
              <w:t xml:space="preserve">E2 – Loss of communication with </w:t>
            </w:r>
            <w:r>
              <w:rPr>
                <w:rFonts w:ascii="Times New Roman" w:hAnsi="Times New Roman"/>
                <w:szCs w:val="22"/>
              </w:rPr>
              <w:t>server</w:t>
            </w:r>
            <w:r w:rsidRPr="00000524">
              <w:rPr>
                <w:rFonts w:ascii="Times New Roman" w:hAnsi="Times New Roman"/>
                <w:szCs w:val="22"/>
              </w:rPr>
              <w:t xml:space="preserve"> module</w:t>
            </w:r>
          </w:p>
        </w:tc>
      </w:tr>
      <w:tr w:rsidR="00CD0F64" w14:paraId="112FD95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D44F1A" w14:textId="77777777" w:rsidR="00CD0F64"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CEB7D3A" w14:textId="77777777" w:rsidR="00CD0F64" w:rsidRPr="00000524" w:rsidRDefault="00770557">
            <w:pPr>
              <w:spacing w:line="276" w:lineRule="auto"/>
              <w:rPr>
                <w:rFonts w:ascii="Times New Roman" w:hAnsi="Times New Roman"/>
                <w:szCs w:val="22"/>
              </w:rPr>
            </w:pPr>
            <w:r w:rsidRPr="00000524">
              <w:rPr>
                <w:rFonts w:ascii="Times New Roman" w:hAnsi="Times New Roman"/>
                <w:szCs w:val="22"/>
              </w:rPr>
              <w:t>HMI interface</w:t>
            </w:r>
          </w:p>
        </w:tc>
      </w:tr>
    </w:tbl>
    <w:p w14:paraId="73B09139" w14:textId="52989FF1" w:rsidR="00500605" w:rsidRDefault="00000000" w:rsidP="00CD0F64"/>
    <w:p w14:paraId="443CCAA6" w14:textId="6B3723EF" w:rsidR="004C3DB5" w:rsidRDefault="004C3DB5" w:rsidP="00CD0F64"/>
    <w:p w14:paraId="3916FBB4" w14:textId="64A8ED78" w:rsidR="004C3DB5" w:rsidRDefault="004C3DB5" w:rsidP="004C3DB5">
      <w:pPr>
        <w:pStyle w:val="Heading6"/>
        <w:rPr>
          <w:highlight w:val="yellow"/>
        </w:rPr>
      </w:pPr>
      <w:r w:rsidRPr="004C3DB5">
        <w:rPr>
          <w:highlight w:val="yellow"/>
        </w:rPr>
        <w:t>CAMERA-UC-REQ-410090/A- display Left</w:t>
      </w:r>
      <w:r w:rsidRPr="004C3DB5">
        <w:rPr>
          <w:rFonts w:hint="eastAsia"/>
          <w:highlight w:val="yellow"/>
          <w:lang w:eastAsia="zh-CN"/>
        </w:rPr>
        <w:t>/</w:t>
      </w:r>
      <w:r w:rsidRPr="004C3DB5">
        <w:rPr>
          <w:highlight w:val="yellow"/>
          <w:lang w:eastAsia="zh-CN"/>
        </w:rPr>
        <w:t>R</w:t>
      </w:r>
      <w:r w:rsidRPr="004C3DB5">
        <w:rPr>
          <w:rFonts w:hint="eastAsia"/>
          <w:highlight w:val="yellow"/>
          <w:lang w:eastAsia="zh-CN"/>
        </w:rPr>
        <w:t>ight</w:t>
      </w:r>
      <w:r w:rsidRPr="004C3DB5">
        <w:rPr>
          <w:highlight w:val="yellow"/>
        </w:rPr>
        <w:t xml:space="preserve"> BLIS icon overlay</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E3A97" w:rsidRPr="00000524" w14:paraId="2F296026" w14:textId="77777777" w:rsidTr="00E91DE7">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0794B70" w14:textId="77777777" w:rsidR="00CE3A97" w:rsidRDefault="00CE3A97" w:rsidP="00E91DE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84FF9A6" w14:textId="77777777" w:rsidR="00CE3A97" w:rsidRPr="00000524" w:rsidRDefault="00CE3A97" w:rsidP="00E91DE7">
            <w:pPr>
              <w:spacing w:line="276" w:lineRule="auto"/>
              <w:rPr>
                <w:rFonts w:ascii="Times New Roman" w:hAnsi="Times New Roman"/>
                <w:szCs w:val="22"/>
              </w:rPr>
            </w:pPr>
            <w:r w:rsidRPr="00000524">
              <w:rPr>
                <w:rFonts w:ascii="Times New Roman" w:hAnsi="Times New Roman"/>
                <w:szCs w:val="22"/>
              </w:rPr>
              <w:t>Vehicle Occupant</w:t>
            </w:r>
          </w:p>
        </w:tc>
      </w:tr>
      <w:tr w:rsidR="00CE3A97" w:rsidRPr="00000524" w14:paraId="31218A71" w14:textId="77777777" w:rsidTr="00E91DE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5A5B9B" w14:textId="77777777" w:rsidR="00CE3A97" w:rsidRDefault="00CE3A97" w:rsidP="00E91DE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CD4366E" w14:textId="77777777" w:rsidR="00CE3A97" w:rsidRPr="00E476DC" w:rsidRDefault="00CE3A97" w:rsidP="00CE3A97">
            <w:pPr>
              <w:pStyle w:val="Caption"/>
              <w:rPr>
                <w:rFonts w:ascii="Times New Roman" w:hAnsi="Times New Roman"/>
                <w:b w:val="0"/>
                <w:bCs w:val="0"/>
                <w:szCs w:val="22"/>
              </w:rPr>
            </w:pPr>
            <w:r w:rsidRPr="00E476DC">
              <w:rPr>
                <w:rFonts w:ascii="Times New Roman" w:hAnsi="Times New Roman"/>
                <w:b w:val="0"/>
                <w:bCs w:val="0"/>
                <w:szCs w:val="22"/>
              </w:rPr>
              <w:t>Vehicle is in RUN/START.</w:t>
            </w:r>
          </w:p>
          <w:p w14:paraId="1438EDF5" w14:textId="77777777" w:rsidR="00CE3A97" w:rsidRPr="00E476DC" w:rsidRDefault="00CE3A97" w:rsidP="00CE3A97">
            <w:pPr>
              <w:pStyle w:val="Caption"/>
              <w:rPr>
                <w:rFonts w:ascii="Times New Roman" w:hAnsi="Times New Roman"/>
                <w:b w:val="0"/>
                <w:bCs w:val="0"/>
                <w:szCs w:val="22"/>
              </w:rPr>
            </w:pPr>
            <w:r w:rsidRPr="00E476DC">
              <w:rPr>
                <w:rFonts w:ascii="Times New Roman" w:hAnsi="Times New Roman"/>
                <w:b w:val="0"/>
                <w:bCs w:val="0"/>
                <w:szCs w:val="22"/>
              </w:rPr>
              <w:t>APIM is configured for 360 AND Turn signal view.</w:t>
            </w:r>
          </w:p>
          <w:p w14:paraId="670D9B3B" w14:textId="77777777" w:rsidR="00CE3A97" w:rsidRPr="00E476DC" w:rsidRDefault="00CE3A97" w:rsidP="00CE3A97">
            <w:pPr>
              <w:pStyle w:val="Caption"/>
              <w:rPr>
                <w:rFonts w:ascii="Times New Roman" w:hAnsi="Times New Roman"/>
                <w:b w:val="0"/>
                <w:bCs w:val="0"/>
                <w:szCs w:val="22"/>
              </w:rPr>
            </w:pPr>
            <w:r w:rsidRPr="00E476DC">
              <w:rPr>
                <w:rFonts w:ascii="Times New Roman" w:hAnsi="Times New Roman"/>
                <w:b w:val="0"/>
                <w:bCs w:val="0"/>
                <w:szCs w:val="22"/>
              </w:rPr>
              <w:t>ADAS is configured for 360 AND Turn signal view.</w:t>
            </w:r>
          </w:p>
          <w:p w14:paraId="10090E5D" w14:textId="77777777" w:rsidR="00CE3A97" w:rsidRPr="00E476DC" w:rsidRDefault="00CE3A97" w:rsidP="00CE3A97">
            <w:pPr>
              <w:pStyle w:val="Caption"/>
              <w:rPr>
                <w:rFonts w:ascii="Times New Roman" w:hAnsi="Times New Roman"/>
                <w:b w:val="0"/>
                <w:bCs w:val="0"/>
                <w:szCs w:val="22"/>
              </w:rPr>
            </w:pPr>
            <w:r w:rsidRPr="00E476DC">
              <w:rPr>
                <w:rFonts w:ascii="Times New Roman" w:hAnsi="Times New Roman"/>
                <w:b w:val="0"/>
                <w:bCs w:val="0"/>
                <w:szCs w:val="22"/>
              </w:rPr>
              <w:t>PersTurnSglView_D_Stat=Enabled.</w:t>
            </w:r>
          </w:p>
          <w:p w14:paraId="143E326F" w14:textId="4678B6CA" w:rsidR="00CE3A97" w:rsidRPr="00000524" w:rsidRDefault="00CE3A97" w:rsidP="00CE3A97">
            <w:pPr>
              <w:spacing w:line="276" w:lineRule="auto"/>
              <w:rPr>
                <w:rFonts w:ascii="Times New Roman" w:hAnsi="Times New Roman"/>
                <w:szCs w:val="22"/>
              </w:rPr>
            </w:pPr>
            <w:r w:rsidRPr="00E476DC">
              <w:rPr>
                <w:rFonts w:ascii="Times New Roman" w:hAnsi="Times New Roman"/>
                <w:szCs w:val="22"/>
              </w:rPr>
              <w:t>Applicable for Half and Full-Pano display only.</w:t>
            </w:r>
          </w:p>
        </w:tc>
      </w:tr>
      <w:tr w:rsidR="00CE3A97" w:rsidRPr="00000524" w14:paraId="3DF85F79" w14:textId="77777777" w:rsidTr="00E91DE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C8DAC7" w14:textId="77777777" w:rsidR="00CE3A97" w:rsidRDefault="00CE3A97" w:rsidP="00E91DE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86D8D2D" w14:textId="77777777" w:rsidR="00CE3A97" w:rsidRPr="00CE3A97" w:rsidRDefault="00CE3A97" w:rsidP="00CE3A97">
            <w:pPr>
              <w:pStyle w:val="Caption"/>
              <w:rPr>
                <w:rFonts w:ascii="Times New Roman" w:hAnsi="Times New Roman"/>
                <w:b w:val="0"/>
                <w:bCs w:val="0"/>
                <w:szCs w:val="22"/>
              </w:rPr>
            </w:pPr>
            <w:r w:rsidRPr="00E476DC">
              <w:rPr>
                <w:rFonts w:ascii="Times New Roman" w:hAnsi="Times New Roman"/>
                <w:b w:val="0"/>
                <w:bCs w:val="0"/>
                <w:szCs w:val="22"/>
              </w:rPr>
              <w:t>The customer is selecting Turn signal switch to Left (TurnLghtSwtch_D_Stat=Left</w:t>
            </w:r>
            <w:r w:rsidRPr="00CE3A97">
              <w:rPr>
                <w:rFonts w:ascii="Times New Roman" w:hAnsi="Times New Roman"/>
                <w:b w:val="0"/>
                <w:bCs w:val="0"/>
                <w:szCs w:val="22"/>
              </w:rPr>
              <w:t>/right</w:t>
            </w:r>
            <w:r w:rsidRPr="00E476DC">
              <w:rPr>
                <w:rFonts w:ascii="Times New Roman" w:hAnsi="Times New Roman"/>
                <w:b w:val="0"/>
                <w:bCs w:val="0"/>
                <w:szCs w:val="22"/>
              </w:rPr>
              <w:t>) AND FeatConfigIpmbActl=0x2F</w:t>
            </w:r>
            <w:r w:rsidRPr="00CE3A97">
              <w:rPr>
                <w:rFonts w:ascii="Times New Roman" w:hAnsi="Times New Roman" w:hint="eastAsia"/>
                <w:b w:val="0"/>
                <w:bCs w:val="0"/>
                <w:szCs w:val="22"/>
              </w:rPr>
              <w:t>/</w:t>
            </w:r>
            <w:r w:rsidRPr="00CE3A97">
              <w:rPr>
                <w:rFonts w:ascii="Times New Roman" w:hAnsi="Times New Roman"/>
                <w:b w:val="0"/>
                <w:bCs w:val="0"/>
                <w:szCs w:val="22"/>
              </w:rPr>
              <w:t>30</w:t>
            </w:r>
          </w:p>
          <w:p w14:paraId="2A7DFA4F" w14:textId="74FDE3B4" w:rsidR="00CE3A97" w:rsidRPr="00000524" w:rsidRDefault="00CE3A97" w:rsidP="00CE3A97">
            <w:pPr>
              <w:pStyle w:val="Caption"/>
              <w:rPr>
                <w:rFonts w:ascii="Times New Roman" w:hAnsi="Times New Roman"/>
                <w:szCs w:val="22"/>
                <w:lang w:eastAsia="zh-CN"/>
              </w:rPr>
            </w:pPr>
            <w:r w:rsidRPr="00CE3A97">
              <w:rPr>
                <w:rFonts w:ascii="Times New Roman" w:hAnsi="Times New Roman"/>
                <w:b w:val="0"/>
                <w:bCs w:val="0"/>
                <w:szCs w:val="22"/>
              </w:rPr>
              <w:t>Left side threat (LSodLSt = ON | FLASH) or Right side threat(LSodRSt = ON | FLASH)</w:t>
            </w:r>
          </w:p>
        </w:tc>
      </w:tr>
      <w:tr w:rsidR="00CE3A97" w:rsidRPr="00000524" w14:paraId="1CF58E9F" w14:textId="77777777" w:rsidTr="00E91DE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737653" w14:textId="77777777" w:rsidR="00CE3A97" w:rsidRDefault="00CE3A97" w:rsidP="00E91DE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A3EF97A" w14:textId="442C3024" w:rsidR="00CE3A97" w:rsidRPr="00000524" w:rsidRDefault="00CE3A97" w:rsidP="00CE3A97">
            <w:pPr>
              <w:rPr>
                <w:rFonts w:ascii="Times New Roman" w:hAnsi="Times New Roman"/>
                <w:szCs w:val="22"/>
              </w:rPr>
            </w:pPr>
            <w:r w:rsidRPr="00000524">
              <w:rPr>
                <w:rFonts w:ascii="Times New Roman" w:hAnsi="Times New Roman"/>
                <w:szCs w:val="22"/>
              </w:rPr>
              <w:t>Trailer Turn Signal View Menu displays according to status signal</w:t>
            </w:r>
            <w:r>
              <w:rPr>
                <w:rFonts w:ascii="Times New Roman" w:hAnsi="Times New Roman"/>
                <w:szCs w:val="22"/>
              </w:rPr>
              <w:t xml:space="preserve"> by displaying left/</w:t>
            </w:r>
            <w:r w:rsidRPr="00CE3A97">
              <w:rPr>
                <w:rFonts w:ascii="Times New Roman" w:hAnsi="Times New Roman"/>
                <w:szCs w:val="22"/>
              </w:rPr>
              <w:t>Right BLIS icon overlay.</w:t>
            </w:r>
          </w:p>
        </w:tc>
      </w:tr>
      <w:tr w:rsidR="00CE3A97" w:rsidRPr="00000524" w14:paraId="72A64E1A" w14:textId="77777777" w:rsidTr="00E91DE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6D2050" w14:textId="77777777" w:rsidR="00CE3A97" w:rsidRDefault="00CE3A97" w:rsidP="00E91DE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7D5987" w14:textId="77777777" w:rsidR="00CE3A97" w:rsidRPr="00000524" w:rsidRDefault="00CE3A97" w:rsidP="00E91DE7">
            <w:pPr>
              <w:rPr>
                <w:rFonts w:ascii="Times New Roman" w:hAnsi="Times New Roman"/>
                <w:szCs w:val="22"/>
              </w:rPr>
            </w:pPr>
            <w:r w:rsidRPr="00000524">
              <w:rPr>
                <w:rFonts w:ascii="Times New Roman" w:hAnsi="Times New Roman"/>
                <w:szCs w:val="22"/>
              </w:rPr>
              <w:t>E1 – Vehicle is not Accessory/RUN/START</w:t>
            </w:r>
          </w:p>
          <w:p w14:paraId="4FE08049" w14:textId="77777777" w:rsidR="00CE3A97" w:rsidRPr="00000524" w:rsidRDefault="00CE3A97" w:rsidP="00E91DE7">
            <w:pPr>
              <w:spacing w:line="276" w:lineRule="auto"/>
              <w:rPr>
                <w:rFonts w:ascii="Times New Roman" w:hAnsi="Times New Roman"/>
                <w:szCs w:val="22"/>
              </w:rPr>
            </w:pPr>
            <w:r w:rsidRPr="00000524">
              <w:rPr>
                <w:rFonts w:ascii="Times New Roman" w:hAnsi="Times New Roman"/>
                <w:szCs w:val="22"/>
              </w:rPr>
              <w:t xml:space="preserve">E2 – Loss of communication with </w:t>
            </w:r>
            <w:r>
              <w:rPr>
                <w:rFonts w:ascii="Times New Roman" w:hAnsi="Times New Roman"/>
                <w:szCs w:val="22"/>
              </w:rPr>
              <w:t>server</w:t>
            </w:r>
            <w:r w:rsidRPr="00000524">
              <w:rPr>
                <w:rFonts w:ascii="Times New Roman" w:hAnsi="Times New Roman"/>
                <w:szCs w:val="22"/>
              </w:rPr>
              <w:t xml:space="preserve"> module</w:t>
            </w:r>
          </w:p>
        </w:tc>
      </w:tr>
      <w:tr w:rsidR="00CE3A97" w:rsidRPr="00000524" w14:paraId="3C40399C" w14:textId="77777777" w:rsidTr="00E91DE7">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0F36A0" w14:textId="77777777" w:rsidR="00CE3A97" w:rsidRDefault="00CE3A97" w:rsidP="00E91DE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FAF89A4" w14:textId="77777777" w:rsidR="00CE3A97" w:rsidRPr="00000524" w:rsidRDefault="00CE3A97" w:rsidP="00E91DE7">
            <w:pPr>
              <w:spacing w:line="276" w:lineRule="auto"/>
              <w:rPr>
                <w:rFonts w:ascii="Times New Roman" w:hAnsi="Times New Roman"/>
                <w:szCs w:val="22"/>
              </w:rPr>
            </w:pPr>
            <w:r w:rsidRPr="00000524">
              <w:rPr>
                <w:rFonts w:ascii="Times New Roman" w:hAnsi="Times New Roman"/>
                <w:szCs w:val="22"/>
              </w:rPr>
              <w:t>HMI interface</w:t>
            </w:r>
          </w:p>
        </w:tc>
      </w:tr>
    </w:tbl>
    <w:p w14:paraId="3FAAF0AE" w14:textId="1BE0261E" w:rsidR="00CE3A97" w:rsidRDefault="00CE3A97" w:rsidP="00CE3A97">
      <w:pPr>
        <w:rPr>
          <w:highlight w:val="yellow"/>
        </w:rPr>
      </w:pPr>
    </w:p>
    <w:p w14:paraId="01231DC0" w14:textId="77777777" w:rsidR="00CE3A97" w:rsidRPr="00CE3A97" w:rsidRDefault="00CE3A97" w:rsidP="00CE3A97">
      <w:pPr>
        <w:rPr>
          <w:highlight w:val="yellow"/>
        </w:rPr>
      </w:pPr>
    </w:p>
    <w:p w14:paraId="3D6A7BAA" w14:textId="77777777" w:rsidR="004C3DB5" w:rsidRDefault="004C3DB5" w:rsidP="00CD0F64"/>
    <w:p w14:paraId="58743DFD" w14:textId="3D0D53FD" w:rsidR="00E476DC" w:rsidRPr="00E476DC" w:rsidRDefault="00E476DC" w:rsidP="00E476DC">
      <w:pPr>
        <w:pStyle w:val="Heading6"/>
        <w:rPr>
          <w:highlight w:val="yellow"/>
        </w:rPr>
      </w:pPr>
      <w:r w:rsidRPr="00E476DC">
        <w:rPr>
          <w:highlight w:val="yellow"/>
        </w:rPr>
        <w:t>CAMERA-UC-REQ-410090/A-Left side turn signal view placement</w:t>
      </w:r>
    </w:p>
    <w:p w14:paraId="625A83B6" w14:textId="457BD9B9" w:rsidR="00E476DC" w:rsidRDefault="00E476DC" w:rsidP="00CD0F64"/>
    <w:tbl>
      <w:tblPr>
        <w:tblW w:w="0" w:type="auto"/>
        <w:tblInd w:w="10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96"/>
        <w:gridCol w:w="8996"/>
      </w:tblGrid>
      <w:tr w:rsidR="00E476DC" w:rsidRPr="007D1212" w14:paraId="2F95D1B4" w14:textId="77777777" w:rsidTr="00E91DE7">
        <w:tc>
          <w:tcPr>
            <w:tcW w:w="189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2AF994" w14:textId="77777777" w:rsidR="00E476DC" w:rsidRPr="007D1212" w:rsidRDefault="00E476DC" w:rsidP="00E91DE7">
            <w:pPr>
              <w:pStyle w:val="Caption"/>
              <w:rPr>
                <w:rFonts w:cs="Arial"/>
                <w:sz w:val="22"/>
                <w:szCs w:val="22"/>
              </w:rPr>
            </w:pPr>
            <w:r w:rsidRPr="007D1212">
              <w:rPr>
                <w:rFonts w:cs="Arial"/>
                <w:sz w:val="22"/>
                <w:szCs w:val="22"/>
              </w:rPr>
              <w:t>Actors</w:t>
            </w:r>
          </w:p>
        </w:tc>
        <w:tc>
          <w:tcPr>
            <w:tcW w:w="899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CB5A55E" w14:textId="77777777" w:rsidR="00E476DC" w:rsidRPr="00E476DC" w:rsidRDefault="00E476DC" w:rsidP="00E91DE7">
            <w:pPr>
              <w:pStyle w:val="Caption"/>
              <w:rPr>
                <w:rFonts w:ascii="Times New Roman" w:hAnsi="Times New Roman"/>
                <w:b w:val="0"/>
                <w:bCs w:val="0"/>
                <w:szCs w:val="22"/>
              </w:rPr>
            </w:pPr>
            <w:r w:rsidRPr="00E476DC">
              <w:rPr>
                <w:rFonts w:ascii="Times New Roman" w:hAnsi="Times New Roman"/>
                <w:b w:val="0"/>
                <w:bCs w:val="0"/>
                <w:szCs w:val="22"/>
              </w:rPr>
              <w:t>Vehicle Occupant</w:t>
            </w:r>
          </w:p>
        </w:tc>
      </w:tr>
      <w:tr w:rsidR="00E476DC" w:rsidRPr="007D1212" w14:paraId="42137CA7"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9AB5F7" w14:textId="77777777" w:rsidR="00E476DC" w:rsidRPr="007D1212" w:rsidRDefault="00E476DC" w:rsidP="00E91DE7">
            <w:pPr>
              <w:pStyle w:val="Caption"/>
              <w:rPr>
                <w:rFonts w:cs="Arial"/>
                <w:sz w:val="22"/>
                <w:szCs w:val="22"/>
              </w:rPr>
            </w:pPr>
            <w:r w:rsidRPr="007D1212">
              <w:rPr>
                <w:rFonts w:cs="Arial"/>
                <w:sz w:val="22"/>
                <w:szCs w:val="22"/>
              </w:rPr>
              <w:t>Pre-conditions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47439AD3" w14:textId="77777777" w:rsidR="00E476DC" w:rsidRPr="00E476DC" w:rsidRDefault="00E476DC" w:rsidP="00E91DE7">
            <w:pPr>
              <w:pStyle w:val="Caption"/>
              <w:rPr>
                <w:rFonts w:ascii="Times New Roman" w:hAnsi="Times New Roman"/>
                <w:b w:val="0"/>
                <w:bCs w:val="0"/>
                <w:szCs w:val="22"/>
              </w:rPr>
            </w:pPr>
            <w:r w:rsidRPr="00E476DC">
              <w:rPr>
                <w:rFonts w:ascii="Times New Roman" w:hAnsi="Times New Roman"/>
                <w:b w:val="0"/>
                <w:bCs w:val="0"/>
                <w:szCs w:val="22"/>
              </w:rPr>
              <w:t>Vehicle is in RUN/START.</w:t>
            </w:r>
          </w:p>
          <w:p w14:paraId="07975F2E" w14:textId="77777777" w:rsidR="00E476DC" w:rsidRPr="00E476DC" w:rsidRDefault="00E476DC" w:rsidP="00E91DE7">
            <w:pPr>
              <w:pStyle w:val="Caption"/>
              <w:rPr>
                <w:rFonts w:ascii="Times New Roman" w:hAnsi="Times New Roman"/>
                <w:b w:val="0"/>
                <w:bCs w:val="0"/>
                <w:szCs w:val="22"/>
              </w:rPr>
            </w:pPr>
            <w:r w:rsidRPr="00E476DC">
              <w:rPr>
                <w:rFonts w:ascii="Times New Roman" w:hAnsi="Times New Roman"/>
                <w:b w:val="0"/>
                <w:bCs w:val="0"/>
                <w:szCs w:val="22"/>
              </w:rPr>
              <w:t>APIM is configured for 360 AND Turn signal view.</w:t>
            </w:r>
          </w:p>
          <w:p w14:paraId="552B28F9" w14:textId="77777777" w:rsidR="00E476DC" w:rsidRPr="00E476DC" w:rsidRDefault="00E476DC" w:rsidP="00E91DE7">
            <w:pPr>
              <w:pStyle w:val="Caption"/>
              <w:rPr>
                <w:rFonts w:ascii="Times New Roman" w:hAnsi="Times New Roman"/>
                <w:b w:val="0"/>
                <w:bCs w:val="0"/>
                <w:szCs w:val="22"/>
              </w:rPr>
            </w:pPr>
            <w:r w:rsidRPr="00E476DC">
              <w:rPr>
                <w:rFonts w:ascii="Times New Roman" w:hAnsi="Times New Roman"/>
                <w:b w:val="0"/>
                <w:bCs w:val="0"/>
                <w:szCs w:val="22"/>
              </w:rPr>
              <w:t>ADAS is configured for 360 AND Turn signal view.</w:t>
            </w:r>
          </w:p>
          <w:p w14:paraId="73CFBA4F" w14:textId="77777777" w:rsidR="00E476DC" w:rsidRPr="00E476DC" w:rsidRDefault="00E476DC" w:rsidP="00E91DE7">
            <w:pPr>
              <w:pStyle w:val="Caption"/>
              <w:rPr>
                <w:rFonts w:ascii="Times New Roman" w:hAnsi="Times New Roman"/>
                <w:b w:val="0"/>
                <w:bCs w:val="0"/>
                <w:szCs w:val="22"/>
              </w:rPr>
            </w:pPr>
            <w:r w:rsidRPr="00E476DC">
              <w:rPr>
                <w:rFonts w:ascii="Times New Roman" w:hAnsi="Times New Roman"/>
                <w:b w:val="0"/>
                <w:bCs w:val="0"/>
                <w:szCs w:val="22"/>
              </w:rPr>
              <w:t>PersTurnSglView_D_Stat=Enabled.</w:t>
            </w:r>
          </w:p>
          <w:p w14:paraId="34ABE8EC" w14:textId="446C4E66" w:rsidR="00E476DC" w:rsidRPr="00E476DC" w:rsidRDefault="00E476DC" w:rsidP="00E91DE7">
            <w:pPr>
              <w:pStyle w:val="Caption"/>
              <w:rPr>
                <w:rFonts w:ascii="Times New Roman" w:hAnsi="Times New Roman"/>
                <w:b w:val="0"/>
                <w:bCs w:val="0"/>
                <w:szCs w:val="22"/>
              </w:rPr>
            </w:pPr>
            <w:r w:rsidRPr="00E476DC">
              <w:rPr>
                <w:rFonts w:ascii="Times New Roman" w:hAnsi="Times New Roman"/>
                <w:b w:val="0"/>
                <w:bCs w:val="0"/>
                <w:szCs w:val="22"/>
              </w:rPr>
              <w:t>Applicable for Half and Full-Pano display only.</w:t>
            </w:r>
          </w:p>
        </w:tc>
      </w:tr>
      <w:tr w:rsidR="00E476DC" w:rsidRPr="007D1212" w14:paraId="24335600"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A1F820" w14:textId="77777777" w:rsidR="00E476DC" w:rsidRPr="007D1212" w:rsidRDefault="00E476DC" w:rsidP="00E91DE7">
            <w:pPr>
              <w:pStyle w:val="Caption"/>
              <w:rPr>
                <w:rFonts w:cs="Arial"/>
                <w:sz w:val="22"/>
                <w:szCs w:val="22"/>
              </w:rPr>
            </w:pPr>
            <w:r w:rsidRPr="007D1212">
              <w:rPr>
                <w:rFonts w:cs="Arial"/>
                <w:sz w:val="22"/>
                <w:szCs w:val="22"/>
              </w:rPr>
              <w:t>Scenario Description</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60B894DA" w14:textId="77777777" w:rsidR="00E476DC" w:rsidRPr="00E476DC" w:rsidRDefault="00E476DC" w:rsidP="00E91DE7">
            <w:pPr>
              <w:pStyle w:val="Caption"/>
              <w:rPr>
                <w:rFonts w:ascii="Times New Roman" w:hAnsi="Times New Roman"/>
                <w:b w:val="0"/>
                <w:bCs w:val="0"/>
                <w:szCs w:val="22"/>
              </w:rPr>
            </w:pPr>
            <w:r w:rsidRPr="00E476DC">
              <w:rPr>
                <w:rFonts w:ascii="Times New Roman" w:hAnsi="Times New Roman"/>
                <w:b w:val="0"/>
                <w:bCs w:val="0"/>
                <w:szCs w:val="22"/>
              </w:rPr>
              <w:t>The customer is selecting Turn signal switch to Left (TurnLghtSwtch_D_Stat=Left) AND FeatConfigIpmbActl=0x2F</w:t>
            </w:r>
          </w:p>
        </w:tc>
      </w:tr>
      <w:tr w:rsidR="00E476DC" w:rsidRPr="007D1212" w14:paraId="642DA579"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770508" w14:textId="77777777" w:rsidR="00E476DC" w:rsidRPr="007D1212" w:rsidRDefault="00E476DC" w:rsidP="00E91DE7">
            <w:pPr>
              <w:pStyle w:val="Caption"/>
              <w:rPr>
                <w:rFonts w:cs="Arial"/>
                <w:sz w:val="22"/>
                <w:szCs w:val="22"/>
              </w:rPr>
            </w:pPr>
            <w:r w:rsidRPr="007D1212">
              <w:rPr>
                <w:rFonts w:cs="Arial"/>
                <w:sz w:val="22"/>
                <w:szCs w:val="22"/>
              </w:rPr>
              <w:t>Post-conditions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5108E53D" w14:textId="350F0DE1" w:rsidR="00E476DC" w:rsidRPr="00E476DC" w:rsidRDefault="00E476DC" w:rsidP="00E91DE7">
            <w:pPr>
              <w:pStyle w:val="Caption"/>
              <w:rPr>
                <w:rFonts w:ascii="Times New Roman" w:hAnsi="Times New Roman"/>
                <w:b w:val="0"/>
                <w:bCs w:val="0"/>
                <w:szCs w:val="22"/>
              </w:rPr>
            </w:pPr>
            <w:r>
              <w:rPr>
                <w:rFonts w:ascii="Times New Roman" w:hAnsi="Times New Roman"/>
                <w:b w:val="0"/>
                <w:bCs w:val="0"/>
                <w:szCs w:val="22"/>
              </w:rPr>
              <w:t>AVM</w:t>
            </w:r>
            <w:r w:rsidRPr="00E476DC">
              <w:rPr>
                <w:rFonts w:ascii="Times New Roman" w:hAnsi="Times New Roman"/>
                <w:b w:val="0"/>
                <w:bCs w:val="0"/>
                <w:szCs w:val="22"/>
              </w:rPr>
              <w:t xml:space="preserve"> shall output the Enum for Left side Turn signal view through CAN signal FeatConfigIpmbActl=0x2F, Then APIM shall display the Left side Turn signal view in FPD link on location near Left side of on below co-ordinates:</w:t>
            </w:r>
          </w:p>
          <w:p w14:paraId="5D4F2D20" w14:textId="77777777" w:rsidR="00E476DC" w:rsidRPr="00E476DC" w:rsidRDefault="00E476DC" w:rsidP="00E91DE7">
            <w:pPr>
              <w:spacing w:line="276" w:lineRule="auto"/>
              <w:rPr>
                <w:rFonts w:ascii="Times New Roman" w:hAnsi="Times New Roman"/>
                <w:szCs w:val="22"/>
              </w:rPr>
            </w:pPr>
            <w:r w:rsidRPr="00E476DC">
              <w:rPr>
                <w:rFonts w:ascii="Times New Roman" w:hAnsi="Times New Roman"/>
                <w:szCs w:val="22"/>
              </w:rPr>
              <w:t>X=13Pixel</w:t>
            </w:r>
          </w:p>
          <w:p w14:paraId="418307E8" w14:textId="77777777" w:rsidR="00E476DC" w:rsidRPr="00E476DC" w:rsidRDefault="00E476DC" w:rsidP="00E91DE7">
            <w:pPr>
              <w:spacing w:line="276" w:lineRule="auto"/>
              <w:rPr>
                <w:rFonts w:ascii="Times New Roman" w:hAnsi="Times New Roman"/>
                <w:szCs w:val="22"/>
              </w:rPr>
            </w:pPr>
            <w:r w:rsidRPr="00E476DC">
              <w:rPr>
                <w:rFonts w:ascii="Times New Roman" w:hAnsi="Times New Roman"/>
                <w:szCs w:val="22"/>
              </w:rPr>
              <w:t>Y=126Pixel</w:t>
            </w:r>
          </w:p>
          <w:p w14:paraId="5AD31C9B" w14:textId="77777777" w:rsidR="00E476DC" w:rsidRPr="00E476DC" w:rsidRDefault="00E476DC" w:rsidP="00E91DE7">
            <w:pPr>
              <w:spacing w:line="276" w:lineRule="auto"/>
              <w:rPr>
                <w:rFonts w:ascii="Times New Roman" w:hAnsi="Times New Roman"/>
                <w:szCs w:val="22"/>
              </w:rPr>
            </w:pPr>
            <w:r w:rsidRPr="00E476DC">
              <w:rPr>
                <w:rFonts w:ascii="Times New Roman" w:hAnsi="Times New Roman"/>
                <w:szCs w:val="22"/>
              </w:rPr>
              <w:t>Reference picture with 0,0 co-ordinate for illustration:</w:t>
            </w:r>
          </w:p>
          <w:p w14:paraId="6FFD5187" w14:textId="77777777" w:rsidR="00E476DC" w:rsidRPr="00E476DC" w:rsidRDefault="00E476DC" w:rsidP="00E91DE7">
            <w:pPr>
              <w:spacing w:line="276" w:lineRule="auto"/>
              <w:rPr>
                <w:rFonts w:ascii="Times New Roman" w:hAnsi="Times New Roman"/>
                <w:szCs w:val="22"/>
              </w:rPr>
            </w:pPr>
            <w:r w:rsidRPr="00E476DC">
              <w:rPr>
                <w:rFonts w:ascii="Times New Roman" w:hAnsi="Times New Roman"/>
                <w:noProof/>
                <w:szCs w:val="22"/>
              </w:rPr>
              <w:lastRenderedPageBreak/>
              <mc:AlternateContent>
                <mc:Choice Requires="wps">
                  <w:drawing>
                    <wp:anchor distT="0" distB="0" distL="114300" distR="114300" simplePos="0" relativeHeight="251668480" behindDoc="0" locked="0" layoutInCell="1" allowOverlap="1" wp14:anchorId="7083667E" wp14:editId="7BFFEDB9">
                      <wp:simplePos x="0" y="0"/>
                      <wp:positionH relativeFrom="column">
                        <wp:posOffset>838835</wp:posOffset>
                      </wp:positionH>
                      <wp:positionV relativeFrom="paragraph">
                        <wp:posOffset>388620</wp:posOffset>
                      </wp:positionV>
                      <wp:extent cx="895350" cy="234950"/>
                      <wp:effectExtent l="0" t="0" r="19050" b="12700"/>
                      <wp:wrapNone/>
                      <wp:docPr id="6" name="Rectangle 6"/>
                      <wp:cNvGraphicFramePr/>
                      <a:graphic xmlns:a="http://schemas.openxmlformats.org/drawingml/2006/main">
                        <a:graphicData uri="http://schemas.microsoft.com/office/word/2010/wordprocessingShape">
                          <wps:wsp>
                            <wps:cNvSpPr/>
                            <wps:spPr>
                              <a:xfrm>
                                <a:off x="0" y="0"/>
                                <a:ext cx="895350" cy="23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A2E02" w14:textId="77777777" w:rsidR="00E476DC" w:rsidRPr="00690FCE" w:rsidRDefault="00E476DC" w:rsidP="00E476DC">
                                  <w:pPr>
                                    <w:jc w:val="center"/>
                                    <w:rPr>
                                      <w:sz w:val="18"/>
                                      <w:szCs w:val="18"/>
                                    </w:rPr>
                                  </w:pPr>
                                  <w:r w:rsidRPr="00690FCE">
                                    <w:rPr>
                                      <w:sz w:val="18"/>
                                      <w:szCs w:val="18"/>
                                    </w:rPr>
                                    <w:t>X=13,Y=126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3667E" id="Rectangle 6" o:spid="_x0000_s1026" style="position:absolute;margin-left:66.05pt;margin-top:30.6pt;width:70.5pt;height: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" fillcolor="#4f81bd [3204]" strokecolor="#243f60 [1604]" strokeweight="2pt">
                      <v:stroke endcap="round"/>
                      <v:textbox>
                        <w:txbxContent>
                          <w:p w14:paraId="13AA2E02" w14:textId="77777777" w:rsidR="00E476DC" w:rsidRPr="00690FCE" w:rsidRDefault="00E476DC" w:rsidP="00E476DC">
                            <w:pPr>
                              <w:jc w:val="center"/>
                              <w:rPr>
                                <w:sz w:val="18"/>
                                <w:szCs w:val="18"/>
                              </w:rPr>
                            </w:pPr>
                            <w:r w:rsidRPr="00690FCE">
                              <w:rPr>
                                <w:sz w:val="18"/>
                                <w:szCs w:val="18"/>
                              </w:rPr>
                              <w:t>X=13,Y=126</w:t>
                            </w:r>
                          </w:p>
                        </w:txbxContent>
                      </v:textbox>
                    </v:rect>
                  </w:pict>
                </mc:Fallback>
              </mc:AlternateContent>
            </w:r>
            <w:r w:rsidRPr="00E476DC">
              <w:rPr>
                <w:rFonts w:ascii="Times New Roman" w:hAnsi="Times New Roman"/>
                <w:noProof/>
                <w:szCs w:val="22"/>
              </w:rPr>
              <mc:AlternateContent>
                <mc:Choice Requires="wps">
                  <w:drawing>
                    <wp:anchor distT="0" distB="0" distL="114300" distR="114300" simplePos="0" relativeHeight="251671552" behindDoc="0" locked="0" layoutInCell="1" allowOverlap="1" wp14:anchorId="244FDF73" wp14:editId="273C0164">
                      <wp:simplePos x="0" y="0"/>
                      <wp:positionH relativeFrom="column">
                        <wp:posOffset>45085</wp:posOffset>
                      </wp:positionH>
                      <wp:positionV relativeFrom="paragraph">
                        <wp:posOffset>40005</wp:posOffset>
                      </wp:positionV>
                      <wp:extent cx="749300" cy="165100"/>
                      <wp:effectExtent l="19050" t="57150" r="31750" b="25400"/>
                      <wp:wrapNone/>
                      <wp:docPr id="10" name="Straight Arrow Connector 10"/>
                      <wp:cNvGraphicFramePr/>
                      <a:graphic xmlns:a="http://schemas.openxmlformats.org/drawingml/2006/main">
                        <a:graphicData uri="http://schemas.microsoft.com/office/word/2010/wordprocessingShape">
                          <wps:wsp>
                            <wps:cNvCnPr/>
                            <wps:spPr>
                              <a:xfrm flipH="1" flipV="1">
                                <a:off x="0" y="0"/>
                                <a:ext cx="749300" cy="1651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7A9206" id="_x0000_t32" coordsize="21600,21600" o:spt="32" o:oned="t" path="m,l21600,21600e" filled="f">
                      <v:path arrowok="t" fillok="f" o:connecttype="none"/>
                      <o:lock v:ext="edit" shapetype="t"/>
                    </v:shapetype>
                    <v:shape id="Straight Arrow Connector 10" o:spid="_x0000_s1026" type="#_x0000_t32" style="position:absolute;margin-left:3.55pt;margin-top:3.15pt;width:59pt;height:13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" strokecolor="#4579b8 [3044]" strokeweight="2.25pt">
                      <v:stroke endarrow="block" endcap="round"/>
                    </v:shape>
                  </w:pict>
                </mc:Fallback>
              </mc:AlternateContent>
            </w:r>
            <w:r w:rsidRPr="00E476DC">
              <w:rPr>
                <w:rFonts w:ascii="Times New Roman" w:hAnsi="Times New Roman"/>
                <w:noProof/>
                <w:szCs w:val="22"/>
              </w:rPr>
              <mc:AlternateContent>
                <mc:Choice Requires="wps">
                  <w:drawing>
                    <wp:anchor distT="0" distB="0" distL="114300" distR="114300" simplePos="0" relativeHeight="251670528" behindDoc="0" locked="0" layoutInCell="1" allowOverlap="1" wp14:anchorId="440E1F29" wp14:editId="6CCE4CD2">
                      <wp:simplePos x="0" y="0"/>
                      <wp:positionH relativeFrom="column">
                        <wp:posOffset>822960</wp:posOffset>
                      </wp:positionH>
                      <wp:positionV relativeFrom="paragraph">
                        <wp:posOffset>102870</wp:posOffset>
                      </wp:positionV>
                      <wp:extent cx="895350" cy="234950"/>
                      <wp:effectExtent l="0" t="0" r="19050" b="12700"/>
                      <wp:wrapNone/>
                      <wp:docPr id="9" name="Rectangle 9"/>
                      <wp:cNvGraphicFramePr/>
                      <a:graphic xmlns:a="http://schemas.openxmlformats.org/drawingml/2006/main">
                        <a:graphicData uri="http://schemas.microsoft.com/office/word/2010/wordprocessingShape">
                          <wps:wsp>
                            <wps:cNvSpPr/>
                            <wps:spPr>
                              <a:xfrm>
                                <a:off x="0" y="0"/>
                                <a:ext cx="895350" cy="23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7B16DE" w14:textId="77777777" w:rsidR="00E476DC" w:rsidRPr="00690FCE" w:rsidRDefault="00E476DC" w:rsidP="00E476DC">
                                  <w:pPr>
                                    <w:jc w:val="center"/>
                                    <w:rPr>
                                      <w:sz w:val="18"/>
                                      <w:szCs w:val="18"/>
                                    </w:rPr>
                                  </w:pPr>
                                  <w:r w:rsidRPr="00690FCE">
                                    <w:rPr>
                                      <w:sz w:val="18"/>
                                      <w:szCs w:val="18"/>
                                    </w:rPr>
                                    <w:t>X=</w:t>
                                  </w:r>
                                  <w:r>
                                    <w:rPr>
                                      <w:sz w:val="18"/>
                                      <w:szCs w:val="18"/>
                                    </w:rPr>
                                    <w:t>0</w:t>
                                  </w:r>
                                  <w:r w:rsidRPr="00690FCE">
                                    <w:rPr>
                                      <w:sz w:val="18"/>
                                      <w:szCs w:val="18"/>
                                    </w:rPr>
                                    <w:t>,Y=</w:t>
                                  </w:r>
                                  <w:r>
                                    <w:rPr>
                                      <w:sz w:val="18"/>
                                      <w:szCs w:val="1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E1F29" id="Rectangle 9" o:spid="_x0000_s1027" style="position:absolute;margin-left:64.8pt;margin-top:8.1pt;width:70.5pt;height: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" fillcolor="#4f81bd [3204]" strokecolor="#243f60 [1604]" strokeweight="2pt">
                      <v:stroke endcap="round"/>
                      <v:textbox>
                        <w:txbxContent>
                          <w:p w14:paraId="467B16DE" w14:textId="77777777" w:rsidR="00E476DC" w:rsidRPr="00690FCE" w:rsidRDefault="00E476DC" w:rsidP="00E476DC">
                            <w:pPr>
                              <w:jc w:val="center"/>
                              <w:rPr>
                                <w:sz w:val="18"/>
                                <w:szCs w:val="18"/>
                              </w:rPr>
                            </w:pPr>
                            <w:r w:rsidRPr="00690FCE">
                              <w:rPr>
                                <w:sz w:val="18"/>
                                <w:szCs w:val="18"/>
                              </w:rPr>
                              <w:t>X=</w:t>
                            </w:r>
                            <w:r>
                              <w:rPr>
                                <w:sz w:val="18"/>
                                <w:szCs w:val="18"/>
                              </w:rPr>
                              <w:t>0</w:t>
                            </w:r>
                            <w:r w:rsidRPr="00690FCE">
                              <w:rPr>
                                <w:sz w:val="18"/>
                                <w:szCs w:val="18"/>
                              </w:rPr>
                              <w:t>,Y=</w:t>
                            </w:r>
                            <w:r>
                              <w:rPr>
                                <w:sz w:val="18"/>
                                <w:szCs w:val="18"/>
                              </w:rPr>
                              <w:t>0</w:t>
                            </w:r>
                          </w:p>
                        </w:txbxContent>
                      </v:textbox>
                    </v:rect>
                  </w:pict>
                </mc:Fallback>
              </mc:AlternateContent>
            </w:r>
            <w:r w:rsidRPr="00E476DC">
              <w:rPr>
                <w:rFonts w:ascii="Times New Roman" w:hAnsi="Times New Roman"/>
                <w:noProof/>
                <w:szCs w:val="22"/>
              </w:rPr>
              <mc:AlternateContent>
                <mc:Choice Requires="wps">
                  <w:drawing>
                    <wp:anchor distT="0" distB="0" distL="114300" distR="114300" simplePos="0" relativeHeight="251669504" behindDoc="0" locked="0" layoutInCell="1" allowOverlap="1" wp14:anchorId="416607D4" wp14:editId="02472D75">
                      <wp:simplePos x="0" y="0"/>
                      <wp:positionH relativeFrom="column">
                        <wp:posOffset>178435</wp:posOffset>
                      </wp:positionH>
                      <wp:positionV relativeFrom="paragraph">
                        <wp:posOffset>497205</wp:posOffset>
                      </wp:positionV>
                      <wp:extent cx="565150" cy="171450"/>
                      <wp:effectExtent l="38100" t="19050" r="25400" b="57150"/>
                      <wp:wrapNone/>
                      <wp:docPr id="7" name="Straight Arrow Connector 7"/>
                      <wp:cNvGraphicFramePr/>
                      <a:graphic xmlns:a="http://schemas.openxmlformats.org/drawingml/2006/main">
                        <a:graphicData uri="http://schemas.microsoft.com/office/word/2010/wordprocessingShape">
                          <wps:wsp>
                            <wps:cNvCnPr/>
                            <wps:spPr>
                              <a:xfrm flipH="1">
                                <a:off x="0" y="0"/>
                                <a:ext cx="565150" cy="1714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B6B8A3" id="Straight Arrow Connector 7" o:spid="_x0000_s1026" type="#_x0000_t32" style="position:absolute;margin-left:14.05pt;margin-top:39.15pt;width:44.5pt;height:13.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" strokecolor="#4579b8 [3044]" strokeweight="2.25pt">
                      <v:stroke endarrow="block" endcap="round"/>
                    </v:shape>
                  </w:pict>
                </mc:Fallback>
              </mc:AlternateContent>
            </w:r>
            <w:r w:rsidRPr="00E476DC">
              <w:rPr>
                <w:rFonts w:ascii="Times New Roman" w:hAnsi="Times New Roman"/>
                <w:noProof/>
                <w:szCs w:val="22"/>
              </w:rPr>
              <w:drawing>
                <wp:inline distT="0" distB="0" distL="0" distR="0" wp14:anchorId="7FA78205" wp14:editId="5833F393">
                  <wp:extent cx="3590925" cy="3800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0925" cy="3800475"/>
                          </a:xfrm>
                          <a:prstGeom prst="rect">
                            <a:avLst/>
                          </a:prstGeom>
                        </pic:spPr>
                      </pic:pic>
                    </a:graphicData>
                  </a:graphic>
                </wp:inline>
              </w:drawing>
            </w:r>
          </w:p>
        </w:tc>
      </w:tr>
      <w:tr w:rsidR="00E476DC" w:rsidRPr="007D1212" w14:paraId="137AFE88"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31EF7E" w14:textId="77777777" w:rsidR="00E476DC" w:rsidRPr="007D1212" w:rsidRDefault="00E476DC" w:rsidP="00E91DE7">
            <w:pPr>
              <w:pStyle w:val="Caption"/>
              <w:rPr>
                <w:rFonts w:cs="Arial"/>
                <w:sz w:val="22"/>
                <w:szCs w:val="22"/>
              </w:rPr>
            </w:pPr>
            <w:r w:rsidRPr="007D1212">
              <w:rPr>
                <w:rFonts w:cs="Arial"/>
                <w:sz w:val="22"/>
                <w:szCs w:val="22"/>
              </w:rPr>
              <w:lastRenderedPageBreak/>
              <w:t>List of Exception Use Cases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04BD9B21" w14:textId="77777777" w:rsidR="00E476DC" w:rsidRPr="002F4CB6" w:rsidRDefault="00E476DC" w:rsidP="00E91DE7">
            <w:pPr>
              <w:pStyle w:val="Caption"/>
              <w:rPr>
                <w:rFonts w:ascii="Times New Roman" w:hAnsi="Times New Roman"/>
                <w:b w:val="0"/>
                <w:bCs w:val="0"/>
                <w:szCs w:val="22"/>
              </w:rPr>
            </w:pPr>
            <w:r w:rsidRPr="002F4CB6">
              <w:rPr>
                <w:rFonts w:ascii="Times New Roman" w:hAnsi="Times New Roman"/>
                <w:b w:val="0"/>
                <w:bCs w:val="0"/>
                <w:szCs w:val="22"/>
              </w:rPr>
              <w:t>E1 – Vehicle is not RUN/START</w:t>
            </w:r>
          </w:p>
          <w:p w14:paraId="78F4F91B" w14:textId="77777777" w:rsidR="00E476DC" w:rsidRPr="002F4CB6" w:rsidRDefault="00E476DC" w:rsidP="00E91DE7">
            <w:pPr>
              <w:pStyle w:val="Caption"/>
              <w:rPr>
                <w:rFonts w:ascii="Times New Roman" w:hAnsi="Times New Roman"/>
                <w:b w:val="0"/>
                <w:bCs w:val="0"/>
                <w:szCs w:val="22"/>
              </w:rPr>
            </w:pPr>
            <w:r w:rsidRPr="002F4CB6">
              <w:rPr>
                <w:rFonts w:ascii="Times New Roman" w:hAnsi="Times New Roman"/>
                <w:b w:val="0"/>
                <w:bCs w:val="0"/>
                <w:szCs w:val="22"/>
              </w:rPr>
              <w:t>E2 – Loss of communication with IPMB module</w:t>
            </w:r>
          </w:p>
          <w:p w14:paraId="690582E2" w14:textId="77777777" w:rsidR="00E476DC" w:rsidRPr="007D1212" w:rsidRDefault="00E476DC" w:rsidP="00E91DE7">
            <w:pPr>
              <w:pStyle w:val="Caption"/>
              <w:rPr>
                <w:rFonts w:cs="Arial"/>
                <w:b w:val="0"/>
                <w:bCs w:val="0"/>
                <w:sz w:val="22"/>
                <w:szCs w:val="22"/>
              </w:rPr>
            </w:pPr>
            <w:r w:rsidRPr="002F4CB6">
              <w:rPr>
                <w:rFonts w:ascii="Times New Roman" w:hAnsi="Times New Roman"/>
                <w:b w:val="0"/>
                <w:bCs w:val="0"/>
                <w:szCs w:val="22"/>
              </w:rPr>
              <w:t>E3 – Valid camera video signal not present</w:t>
            </w:r>
          </w:p>
        </w:tc>
      </w:tr>
    </w:tbl>
    <w:p w14:paraId="3B5C6AAB" w14:textId="63750181" w:rsidR="00E476DC" w:rsidRDefault="00E476DC" w:rsidP="00CD0F64"/>
    <w:p w14:paraId="32100B47" w14:textId="6DC9D1D8" w:rsidR="002F4CB6" w:rsidRPr="00E476DC" w:rsidRDefault="002F4CB6" w:rsidP="002F4CB6">
      <w:pPr>
        <w:pStyle w:val="Heading6"/>
        <w:rPr>
          <w:highlight w:val="yellow"/>
        </w:rPr>
      </w:pPr>
      <w:r w:rsidRPr="00E476DC">
        <w:rPr>
          <w:highlight w:val="yellow"/>
        </w:rPr>
        <w:t xml:space="preserve">CAMERA-UC-REQ-410090/A-Left side turn signal view </w:t>
      </w:r>
      <w:r>
        <w:rPr>
          <w:highlight w:val="yellow"/>
        </w:rPr>
        <w:t>output</w:t>
      </w:r>
    </w:p>
    <w:tbl>
      <w:tblPr>
        <w:tblW w:w="0" w:type="auto"/>
        <w:tblInd w:w="10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96"/>
        <w:gridCol w:w="8996"/>
      </w:tblGrid>
      <w:tr w:rsidR="002F4CB6" w:rsidRPr="007D1212" w14:paraId="4C1021E4" w14:textId="77777777" w:rsidTr="00E91DE7">
        <w:tc>
          <w:tcPr>
            <w:tcW w:w="189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A8A6F7" w14:textId="77777777" w:rsidR="002F4CB6" w:rsidRPr="007D1212" w:rsidRDefault="002F4CB6" w:rsidP="00E91DE7">
            <w:pPr>
              <w:pStyle w:val="Caption"/>
              <w:rPr>
                <w:rFonts w:cs="Arial"/>
                <w:sz w:val="22"/>
                <w:szCs w:val="22"/>
              </w:rPr>
            </w:pPr>
            <w:r w:rsidRPr="007D1212">
              <w:rPr>
                <w:rFonts w:cs="Arial"/>
                <w:sz w:val="22"/>
                <w:szCs w:val="22"/>
              </w:rPr>
              <w:t>Actors</w:t>
            </w:r>
          </w:p>
        </w:tc>
        <w:tc>
          <w:tcPr>
            <w:tcW w:w="899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C19FD1D" w14:textId="77777777" w:rsidR="002F4CB6" w:rsidRPr="002F4CB6" w:rsidRDefault="002F4CB6" w:rsidP="00E91DE7">
            <w:pPr>
              <w:pStyle w:val="Caption"/>
              <w:rPr>
                <w:rFonts w:ascii="Times New Roman" w:hAnsi="Times New Roman"/>
                <w:b w:val="0"/>
                <w:bCs w:val="0"/>
                <w:szCs w:val="22"/>
              </w:rPr>
            </w:pPr>
            <w:r w:rsidRPr="002F4CB6">
              <w:rPr>
                <w:rFonts w:ascii="Times New Roman" w:hAnsi="Times New Roman"/>
                <w:b w:val="0"/>
                <w:bCs w:val="0"/>
                <w:szCs w:val="22"/>
              </w:rPr>
              <w:t>Vehicle Occupant</w:t>
            </w:r>
          </w:p>
        </w:tc>
      </w:tr>
      <w:tr w:rsidR="002F4CB6" w:rsidRPr="007D1212" w14:paraId="47371436"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F1184C" w14:textId="77777777" w:rsidR="002F4CB6" w:rsidRPr="007D1212" w:rsidRDefault="002F4CB6" w:rsidP="00E91DE7">
            <w:pPr>
              <w:pStyle w:val="Caption"/>
              <w:rPr>
                <w:rFonts w:cs="Arial"/>
                <w:sz w:val="22"/>
                <w:szCs w:val="22"/>
              </w:rPr>
            </w:pPr>
            <w:r w:rsidRPr="007D1212">
              <w:rPr>
                <w:rFonts w:cs="Arial"/>
                <w:sz w:val="22"/>
                <w:szCs w:val="22"/>
              </w:rPr>
              <w:t>Pre-conditions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393DE7BD" w14:textId="77777777" w:rsidR="002F4CB6" w:rsidRPr="002F4CB6" w:rsidRDefault="002F4CB6" w:rsidP="00E91DE7">
            <w:pPr>
              <w:pStyle w:val="Caption"/>
              <w:rPr>
                <w:rFonts w:ascii="Times New Roman" w:hAnsi="Times New Roman"/>
                <w:b w:val="0"/>
                <w:bCs w:val="0"/>
                <w:szCs w:val="22"/>
              </w:rPr>
            </w:pPr>
            <w:r w:rsidRPr="002F4CB6">
              <w:rPr>
                <w:rFonts w:ascii="Times New Roman" w:hAnsi="Times New Roman"/>
                <w:b w:val="0"/>
                <w:bCs w:val="0"/>
                <w:szCs w:val="22"/>
              </w:rPr>
              <w:t>Vehicle is in RUN/START.</w:t>
            </w:r>
          </w:p>
          <w:p w14:paraId="16F0061E" w14:textId="53DEDDF8" w:rsidR="002F4CB6" w:rsidRPr="002F4CB6" w:rsidRDefault="002F4CB6" w:rsidP="00E91DE7">
            <w:pPr>
              <w:pStyle w:val="Caption"/>
              <w:rPr>
                <w:rFonts w:ascii="Times New Roman" w:hAnsi="Times New Roman"/>
                <w:b w:val="0"/>
                <w:bCs w:val="0"/>
                <w:szCs w:val="22"/>
              </w:rPr>
            </w:pPr>
            <w:r w:rsidRPr="002F4CB6">
              <w:rPr>
                <w:rFonts w:ascii="Times New Roman" w:hAnsi="Times New Roman"/>
                <w:b w:val="0"/>
                <w:bCs w:val="0"/>
                <w:szCs w:val="22"/>
              </w:rPr>
              <w:t>APIM is configured for 360 AND Turn signal view.</w:t>
            </w:r>
          </w:p>
          <w:p w14:paraId="1127792E" w14:textId="27726CE9" w:rsidR="002F4CB6" w:rsidRPr="002F4CB6" w:rsidRDefault="002F4CB6" w:rsidP="00E91DE7">
            <w:pPr>
              <w:pStyle w:val="Caption"/>
              <w:rPr>
                <w:rFonts w:ascii="Times New Roman" w:hAnsi="Times New Roman"/>
                <w:b w:val="0"/>
                <w:bCs w:val="0"/>
                <w:szCs w:val="22"/>
              </w:rPr>
            </w:pPr>
            <w:r w:rsidRPr="002F4CB6">
              <w:rPr>
                <w:rFonts w:ascii="Times New Roman" w:hAnsi="Times New Roman"/>
                <w:b w:val="0"/>
                <w:bCs w:val="0"/>
                <w:szCs w:val="22"/>
              </w:rPr>
              <w:t>A</w:t>
            </w:r>
            <w:r w:rsidR="00B133AB">
              <w:rPr>
                <w:rFonts w:ascii="Times New Roman" w:hAnsi="Times New Roman"/>
                <w:b w:val="0"/>
                <w:bCs w:val="0"/>
                <w:szCs w:val="22"/>
              </w:rPr>
              <w:t>DAS</w:t>
            </w:r>
            <w:r w:rsidRPr="002F4CB6">
              <w:rPr>
                <w:rFonts w:ascii="Times New Roman" w:hAnsi="Times New Roman"/>
                <w:b w:val="0"/>
                <w:bCs w:val="0"/>
                <w:szCs w:val="22"/>
              </w:rPr>
              <w:t xml:space="preserve"> is configured for 360 AND Turn signal view.</w:t>
            </w:r>
          </w:p>
          <w:p w14:paraId="326089BE" w14:textId="77777777" w:rsidR="002F4CB6" w:rsidRPr="002F4CB6" w:rsidRDefault="002F4CB6" w:rsidP="00E91DE7">
            <w:pPr>
              <w:pStyle w:val="Caption"/>
              <w:rPr>
                <w:rFonts w:ascii="Times New Roman" w:hAnsi="Times New Roman"/>
                <w:b w:val="0"/>
                <w:bCs w:val="0"/>
                <w:szCs w:val="22"/>
              </w:rPr>
            </w:pPr>
            <w:r w:rsidRPr="002F4CB6">
              <w:rPr>
                <w:rFonts w:ascii="Times New Roman" w:hAnsi="Times New Roman"/>
                <w:b w:val="0"/>
                <w:bCs w:val="0"/>
                <w:szCs w:val="22"/>
              </w:rPr>
              <w:t>PersTurnSglView_D_Stat=Enabled.</w:t>
            </w:r>
          </w:p>
          <w:p w14:paraId="2208D098" w14:textId="33826E37" w:rsidR="002F4CB6" w:rsidRPr="006408E4" w:rsidRDefault="002F4CB6" w:rsidP="006408E4">
            <w:pPr>
              <w:rPr>
                <w:rFonts w:ascii="Times New Roman" w:hAnsi="Times New Roman"/>
                <w:szCs w:val="22"/>
              </w:rPr>
            </w:pPr>
            <w:r w:rsidRPr="002F4CB6">
              <w:rPr>
                <w:rFonts w:ascii="Times New Roman" w:hAnsi="Times New Roman"/>
                <w:szCs w:val="22"/>
              </w:rPr>
              <w:t>Applicable for Half and Full-Pano display only.</w:t>
            </w:r>
          </w:p>
        </w:tc>
      </w:tr>
      <w:tr w:rsidR="002F4CB6" w:rsidRPr="007D1212" w14:paraId="062D4AD5"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0F2FEA" w14:textId="77777777" w:rsidR="002F4CB6" w:rsidRPr="007D1212" w:rsidRDefault="002F4CB6" w:rsidP="00E91DE7">
            <w:pPr>
              <w:pStyle w:val="Caption"/>
              <w:rPr>
                <w:rFonts w:cs="Arial"/>
                <w:sz w:val="22"/>
                <w:szCs w:val="22"/>
              </w:rPr>
            </w:pPr>
            <w:r w:rsidRPr="007D1212">
              <w:rPr>
                <w:rFonts w:cs="Arial"/>
                <w:sz w:val="22"/>
                <w:szCs w:val="22"/>
              </w:rPr>
              <w:t>Scenario Description</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0CADE4C0" w14:textId="77777777" w:rsidR="002F4CB6" w:rsidRPr="002F4CB6" w:rsidRDefault="002F4CB6" w:rsidP="00E91DE7">
            <w:pPr>
              <w:pStyle w:val="Caption"/>
              <w:rPr>
                <w:rFonts w:ascii="Times New Roman" w:hAnsi="Times New Roman"/>
                <w:b w:val="0"/>
                <w:bCs w:val="0"/>
                <w:szCs w:val="22"/>
              </w:rPr>
            </w:pPr>
            <w:r w:rsidRPr="002F4CB6">
              <w:rPr>
                <w:rFonts w:ascii="Times New Roman" w:hAnsi="Times New Roman"/>
                <w:b w:val="0"/>
                <w:bCs w:val="0"/>
                <w:szCs w:val="22"/>
              </w:rPr>
              <w:t>The customer is selecting Turn signal switch to Left (TurnLghtSwtch_D_Stat=Left) AND FeatConfigIpmbActl=0x2F</w:t>
            </w:r>
          </w:p>
        </w:tc>
      </w:tr>
      <w:tr w:rsidR="002F4CB6" w:rsidRPr="007D1212" w14:paraId="0988ADF8"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9C7FE2" w14:textId="77777777" w:rsidR="002F4CB6" w:rsidRPr="007D1212" w:rsidRDefault="002F4CB6" w:rsidP="00E91DE7">
            <w:pPr>
              <w:pStyle w:val="Caption"/>
              <w:rPr>
                <w:rFonts w:cs="Arial"/>
                <w:sz w:val="22"/>
                <w:szCs w:val="22"/>
              </w:rPr>
            </w:pPr>
            <w:r w:rsidRPr="007D1212">
              <w:rPr>
                <w:rFonts w:cs="Arial"/>
                <w:sz w:val="22"/>
                <w:szCs w:val="22"/>
              </w:rPr>
              <w:t>Post-conditions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18E2C4EA" w14:textId="77777777" w:rsidR="002F4CB6" w:rsidRPr="002F4CB6" w:rsidRDefault="002F4CB6" w:rsidP="00E91DE7">
            <w:pPr>
              <w:pStyle w:val="Caption"/>
              <w:rPr>
                <w:rFonts w:ascii="Times New Roman" w:hAnsi="Times New Roman"/>
                <w:b w:val="0"/>
                <w:bCs w:val="0"/>
                <w:szCs w:val="22"/>
              </w:rPr>
            </w:pPr>
            <w:r w:rsidRPr="002F4CB6">
              <w:rPr>
                <w:rFonts w:ascii="Times New Roman" w:hAnsi="Times New Roman"/>
                <w:b w:val="0"/>
                <w:bCs w:val="0"/>
                <w:szCs w:val="22"/>
              </w:rPr>
              <w:t>ADAS shall output the Enum for Left side Turn signal view through CAN signal FeatConfigIpmbActl=0x2F, Then APIM shall display the Left side Turn signal view in FPD link based of placement defined in previous requirement.</w:t>
            </w:r>
          </w:p>
          <w:p w14:paraId="4EA9073E" w14:textId="77777777" w:rsidR="002F4CB6" w:rsidRPr="002F4CB6" w:rsidRDefault="002F4CB6" w:rsidP="00E91DE7">
            <w:pPr>
              <w:pStyle w:val="Caption"/>
              <w:rPr>
                <w:rFonts w:ascii="Times New Roman" w:hAnsi="Times New Roman"/>
                <w:b w:val="0"/>
                <w:bCs w:val="0"/>
                <w:szCs w:val="22"/>
              </w:rPr>
            </w:pPr>
            <w:r w:rsidRPr="002F4CB6">
              <w:rPr>
                <w:rFonts w:ascii="Times New Roman" w:hAnsi="Times New Roman"/>
                <w:b w:val="0"/>
                <w:bCs w:val="0"/>
                <w:noProof/>
                <w:szCs w:val="22"/>
              </w:rPr>
              <w:drawing>
                <wp:inline distT="0" distB="0" distL="0" distR="0" wp14:anchorId="0C890370" wp14:editId="7F559B8D">
                  <wp:extent cx="2647950" cy="1971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7950" cy="1971675"/>
                          </a:xfrm>
                          <a:prstGeom prst="rect">
                            <a:avLst/>
                          </a:prstGeom>
                        </pic:spPr>
                      </pic:pic>
                    </a:graphicData>
                  </a:graphic>
                </wp:inline>
              </w:drawing>
            </w:r>
            <w:r w:rsidRPr="002F4CB6">
              <w:rPr>
                <w:rFonts w:ascii="Times New Roman" w:hAnsi="Times New Roman"/>
                <w:b w:val="0"/>
                <w:bCs w:val="0"/>
                <w:szCs w:val="22"/>
              </w:rPr>
              <w:t>.</w:t>
            </w:r>
          </w:p>
          <w:p w14:paraId="4587C53E" w14:textId="77777777" w:rsidR="002F4CB6" w:rsidRPr="002F4CB6" w:rsidRDefault="002F4CB6" w:rsidP="00E91DE7">
            <w:pPr>
              <w:rPr>
                <w:rFonts w:ascii="Times New Roman" w:hAnsi="Times New Roman"/>
                <w:szCs w:val="22"/>
              </w:rPr>
            </w:pPr>
          </w:p>
          <w:p w14:paraId="04A6AEB3" w14:textId="77777777" w:rsidR="002F4CB6" w:rsidRPr="002F4CB6" w:rsidRDefault="002F4CB6" w:rsidP="00E91DE7">
            <w:pPr>
              <w:rPr>
                <w:rFonts w:ascii="Times New Roman" w:hAnsi="Times New Roman"/>
                <w:szCs w:val="22"/>
              </w:rPr>
            </w:pPr>
          </w:p>
        </w:tc>
      </w:tr>
      <w:tr w:rsidR="002F4CB6" w:rsidRPr="007D1212" w14:paraId="1E908095"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B86CB9F" w14:textId="77777777" w:rsidR="002F4CB6" w:rsidRPr="007D1212" w:rsidRDefault="002F4CB6" w:rsidP="00E91DE7">
            <w:pPr>
              <w:pStyle w:val="Caption"/>
              <w:rPr>
                <w:rFonts w:cs="Arial"/>
                <w:sz w:val="22"/>
                <w:szCs w:val="22"/>
              </w:rPr>
            </w:pPr>
            <w:r w:rsidRPr="007D1212">
              <w:rPr>
                <w:rFonts w:cs="Arial"/>
                <w:sz w:val="22"/>
                <w:szCs w:val="22"/>
              </w:rPr>
              <w:lastRenderedPageBreak/>
              <w:t>List of Exception Use Cases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5D3E8C5E" w14:textId="77777777" w:rsidR="002F4CB6" w:rsidRPr="002F4CB6" w:rsidRDefault="002F4CB6" w:rsidP="00E91DE7">
            <w:pPr>
              <w:pStyle w:val="Caption"/>
              <w:rPr>
                <w:rFonts w:ascii="Times New Roman" w:hAnsi="Times New Roman"/>
                <w:b w:val="0"/>
                <w:bCs w:val="0"/>
                <w:szCs w:val="22"/>
              </w:rPr>
            </w:pPr>
            <w:r w:rsidRPr="002F4CB6">
              <w:rPr>
                <w:rFonts w:ascii="Times New Roman" w:hAnsi="Times New Roman"/>
                <w:b w:val="0"/>
                <w:bCs w:val="0"/>
                <w:szCs w:val="22"/>
              </w:rPr>
              <w:t>E1 – Vehicle is not RUN/START</w:t>
            </w:r>
          </w:p>
          <w:p w14:paraId="439BEAC8" w14:textId="77777777" w:rsidR="002F4CB6" w:rsidRPr="002F4CB6" w:rsidRDefault="002F4CB6" w:rsidP="00E91DE7">
            <w:pPr>
              <w:pStyle w:val="Caption"/>
              <w:rPr>
                <w:rFonts w:ascii="Times New Roman" w:hAnsi="Times New Roman"/>
                <w:b w:val="0"/>
                <w:bCs w:val="0"/>
                <w:szCs w:val="22"/>
              </w:rPr>
            </w:pPr>
            <w:r w:rsidRPr="002F4CB6">
              <w:rPr>
                <w:rFonts w:ascii="Times New Roman" w:hAnsi="Times New Roman"/>
                <w:b w:val="0"/>
                <w:bCs w:val="0"/>
                <w:szCs w:val="22"/>
              </w:rPr>
              <w:t>E2 – Loss of communication with IPMB module</w:t>
            </w:r>
          </w:p>
          <w:p w14:paraId="4F8AE56E" w14:textId="77777777" w:rsidR="002F4CB6" w:rsidRPr="002F4CB6" w:rsidRDefault="002F4CB6" w:rsidP="00E91DE7">
            <w:pPr>
              <w:pStyle w:val="Caption"/>
              <w:rPr>
                <w:rFonts w:ascii="Times New Roman" w:hAnsi="Times New Roman"/>
                <w:b w:val="0"/>
                <w:bCs w:val="0"/>
                <w:szCs w:val="22"/>
              </w:rPr>
            </w:pPr>
            <w:r w:rsidRPr="002F4CB6">
              <w:rPr>
                <w:rFonts w:ascii="Times New Roman" w:hAnsi="Times New Roman"/>
                <w:b w:val="0"/>
                <w:bCs w:val="0"/>
                <w:szCs w:val="22"/>
              </w:rPr>
              <w:t>E3 – Valid camera video signal not present</w:t>
            </w:r>
          </w:p>
        </w:tc>
      </w:tr>
      <w:tr w:rsidR="002F4CB6" w:rsidRPr="007D1212" w14:paraId="7D8904C5"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A1A2E1" w14:textId="77777777" w:rsidR="002F4CB6" w:rsidRPr="007D1212" w:rsidRDefault="002F4CB6" w:rsidP="00E91DE7">
            <w:pPr>
              <w:pStyle w:val="Caption"/>
              <w:rPr>
                <w:rFonts w:cs="Arial"/>
                <w:sz w:val="22"/>
                <w:szCs w:val="22"/>
              </w:rPr>
            </w:pPr>
            <w:r w:rsidRPr="007D1212">
              <w:rPr>
                <w:rFonts w:cs="Arial"/>
                <w:sz w:val="22"/>
                <w:szCs w:val="22"/>
              </w:rPr>
              <w:t>Interfaces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5BF267E8" w14:textId="77777777" w:rsidR="002F4CB6" w:rsidRPr="002F4CB6" w:rsidRDefault="002F4CB6" w:rsidP="00E91DE7">
            <w:pPr>
              <w:pStyle w:val="Caption"/>
              <w:rPr>
                <w:rFonts w:ascii="Times New Roman" w:hAnsi="Times New Roman"/>
                <w:b w:val="0"/>
                <w:bCs w:val="0"/>
                <w:szCs w:val="22"/>
              </w:rPr>
            </w:pPr>
            <w:r w:rsidRPr="002F4CB6">
              <w:rPr>
                <w:rFonts w:ascii="Times New Roman" w:hAnsi="Times New Roman"/>
                <w:b w:val="0"/>
                <w:bCs w:val="0"/>
                <w:szCs w:val="22"/>
              </w:rPr>
              <w:t>CAN, FPD link</w:t>
            </w:r>
          </w:p>
        </w:tc>
      </w:tr>
    </w:tbl>
    <w:p w14:paraId="13FD0215" w14:textId="2DAC3769" w:rsidR="00B133AB" w:rsidRPr="00E476DC" w:rsidRDefault="00B133AB" w:rsidP="00B133AB">
      <w:pPr>
        <w:pStyle w:val="Heading6"/>
        <w:rPr>
          <w:highlight w:val="yellow"/>
        </w:rPr>
      </w:pPr>
      <w:r w:rsidRPr="00E476DC">
        <w:rPr>
          <w:highlight w:val="yellow"/>
        </w:rPr>
        <w:t>CAMERA-UC-REQ-410090/A-</w:t>
      </w:r>
      <w:r>
        <w:rPr>
          <w:highlight w:val="yellow"/>
        </w:rPr>
        <w:t>R</w:t>
      </w:r>
      <w:r>
        <w:rPr>
          <w:rFonts w:hint="eastAsia"/>
          <w:highlight w:val="yellow"/>
          <w:lang w:eastAsia="zh-CN"/>
        </w:rPr>
        <w:t>ight</w:t>
      </w:r>
      <w:r w:rsidRPr="00E476DC">
        <w:rPr>
          <w:highlight w:val="yellow"/>
        </w:rPr>
        <w:t xml:space="preserve"> side turn signal view </w:t>
      </w:r>
      <w:r>
        <w:rPr>
          <w:highlight w:val="yellow"/>
        </w:rPr>
        <w:t>placement</w:t>
      </w:r>
    </w:p>
    <w:tbl>
      <w:tblPr>
        <w:tblW w:w="0" w:type="auto"/>
        <w:tblInd w:w="10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96"/>
        <w:gridCol w:w="8996"/>
      </w:tblGrid>
      <w:tr w:rsidR="00B133AB" w:rsidRPr="007D1212" w14:paraId="7ACB3409" w14:textId="77777777" w:rsidTr="00E91DE7">
        <w:tc>
          <w:tcPr>
            <w:tcW w:w="189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D76A87" w14:textId="77777777" w:rsidR="00B133AB" w:rsidRPr="007D1212" w:rsidRDefault="00B133AB" w:rsidP="00E91DE7">
            <w:pPr>
              <w:spacing w:line="276" w:lineRule="auto"/>
              <w:rPr>
                <w:sz w:val="22"/>
                <w:szCs w:val="22"/>
              </w:rPr>
            </w:pPr>
            <w:r w:rsidRPr="007D1212">
              <w:rPr>
                <w:b/>
                <w:bCs/>
                <w:sz w:val="22"/>
                <w:szCs w:val="22"/>
              </w:rPr>
              <w:t>Actors</w:t>
            </w:r>
          </w:p>
        </w:tc>
        <w:tc>
          <w:tcPr>
            <w:tcW w:w="899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81EA5CA"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Vehicle Occupant</w:t>
            </w:r>
          </w:p>
        </w:tc>
      </w:tr>
      <w:tr w:rsidR="00B133AB" w:rsidRPr="007D1212" w14:paraId="05B623A3"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982E8F" w14:textId="77777777" w:rsidR="00B133AB" w:rsidRPr="007D1212" w:rsidRDefault="00B133AB" w:rsidP="00E91DE7">
            <w:pPr>
              <w:spacing w:line="276" w:lineRule="auto"/>
              <w:rPr>
                <w:sz w:val="22"/>
                <w:szCs w:val="22"/>
              </w:rPr>
            </w:pPr>
            <w:r w:rsidRPr="007D1212">
              <w:rPr>
                <w:b/>
                <w:bCs/>
                <w:sz w:val="22"/>
                <w:szCs w:val="22"/>
              </w:rPr>
              <w:t>Pre-conditions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493F165D" w14:textId="77777777" w:rsidR="00B133AB" w:rsidRPr="00B133AB" w:rsidRDefault="00B133AB" w:rsidP="00E91DE7">
            <w:pPr>
              <w:rPr>
                <w:rFonts w:ascii="Times New Roman" w:hAnsi="Times New Roman"/>
                <w:szCs w:val="22"/>
              </w:rPr>
            </w:pPr>
            <w:r w:rsidRPr="00B133AB">
              <w:rPr>
                <w:rFonts w:ascii="Times New Roman" w:hAnsi="Times New Roman"/>
                <w:szCs w:val="22"/>
              </w:rPr>
              <w:t>1      Vehicle is in RUN/START.</w:t>
            </w:r>
          </w:p>
          <w:p w14:paraId="1449D5A4" w14:textId="77777777" w:rsidR="00B133AB" w:rsidRPr="00B133AB" w:rsidRDefault="00B133AB" w:rsidP="00E91DE7">
            <w:pPr>
              <w:rPr>
                <w:rFonts w:ascii="Times New Roman" w:hAnsi="Times New Roman"/>
                <w:szCs w:val="22"/>
              </w:rPr>
            </w:pPr>
            <w:r w:rsidRPr="00B133AB">
              <w:rPr>
                <w:rFonts w:ascii="Times New Roman" w:hAnsi="Times New Roman"/>
                <w:szCs w:val="22"/>
              </w:rPr>
              <w:t>2      APIM is configured for 360 AND Turn signal view.</w:t>
            </w:r>
          </w:p>
          <w:p w14:paraId="6F959E9C" w14:textId="77777777" w:rsidR="00B133AB" w:rsidRPr="00B133AB" w:rsidRDefault="00B133AB" w:rsidP="00E91DE7">
            <w:pPr>
              <w:rPr>
                <w:rFonts w:ascii="Times New Roman" w:hAnsi="Times New Roman"/>
                <w:szCs w:val="22"/>
              </w:rPr>
            </w:pPr>
            <w:r w:rsidRPr="00B133AB">
              <w:rPr>
                <w:rFonts w:ascii="Times New Roman" w:hAnsi="Times New Roman"/>
                <w:szCs w:val="22"/>
              </w:rPr>
              <w:t>3      ADAS is configured for 360 AND Turn signal view.</w:t>
            </w:r>
          </w:p>
          <w:p w14:paraId="59F2C30D" w14:textId="77777777" w:rsidR="00B133AB" w:rsidRPr="00B133AB" w:rsidRDefault="00B133AB" w:rsidP="00E91DE7">
            <w:pPr>
              <w:rPr>
                <w:rFonts w:ascii="Times New Roman" w:hAnsi="Times New Roman"/>
                <w:szCs w:val="22"/>
              </w:rPr>
            </w:pPr>
            <w:r w:rsidRPr="00B133AB">
              <w:rPr>
                <w:rFonts w:ascii="Times New Roman" w:hAnsi="Times New Roman"/>
                <w:szCs w:val="22"/>
              </w:rPr>
              <w:t>4      PersTurnSglView_D_Stat=Enabled.</w:t>
            </w:r>
          </w:p>
          <w:p w14:paraId="5131B7A4"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5      Applicable for Half and Full-Pano display only.</w:t>
            </w:r>
          </w:p>
          <w:p w14:paraId="7B5EFA52" w14:textId="77777777" w:rsidR="00B133AB" w:rsidRPr="00B133AB" w:rsidRDefault="00B133AB" w:rsidP="00E91DE7">
            <w:pPr>
              <w:spacing w:line="276" w:lineRule="auto"/>
              <w:rPr>
                <w:rFonts w:ascii="Times New Roman" w:hAnsi="Times New Roman"/>
                <w:szCs w:val="22"/>
              </w:rPr>
            </w:pPr>
          </w:p>
        </w:tc>
      </w:tr>
      <w:tr w:rsidR="00B133AB" w:rsidRPr="007D1212" w14:paraId="71A29622"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81E3D4" w14:textId="77777777" w:rsidR="00B133AB" w:rsidRPr="007D1212" w:rsidRDefault="00B133AB" w:rsidP="00E91DE7">
            <w:pPr>
              <w:spacing w:line="276" w:lineRule="auto"/>
              <w:rPr>
                <w:sz w:val="22"/>
                <w:szCs w:val="22"/>
              </w:rPr>
            </w:pPr>
            <w:r w:rsidRPr="007D1212">
              <w:rPr>
                <w:b/>
                <w:bCs/>
                <w:sz w:val="22"/>
                <w:szCs w:val="22"/>
              </w:rPr>
              <w:t>Scenario Description</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0D0E1E06"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The customer is selecting Turn signal switch to Right (TurnLghtSwtch_D_Stat=Right) AND FeatConfigIpmbActl=0x30</w:t>
            </w:r>
          </w:p>
        </w:tc>
      </w:tr>
      <w:tr w:rsidR="00B133AB" w:rsidRPr="007D1212" w14:paraId="031DF2B2"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667AE9" w14:textId="77777777" w:rsidR="00B133AB" w:rsidRPr="007D1212" w:rsidRDefault="00B133AB" w:rsidP="00E91DE7">
            <w:pPr>
              <w:spacing w:line="276" w:lineRule="auto"/>
              <w:rPr>
                <w:sz w:val="22"/>
                <w:szCs w:val="22"/>
              </w:rPr>
            </w:pPr>
            <w:r w:rsidRPr="007D1212">
              <w:rPr>
                <w:b/>
                <w:bCs/>
                <w:sz w:val="22"/>
                <w:szCs w:val="22"/>
              </w:rPr>
              <w:t>Post-conditions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4785E721"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 xml:space="preserve">ADAS shall output the Enum for Right side Turn signal view through CAN signal FeatConfigIpmbActl=0x30, Then APIM shall display the Right side Turn signal view in FPD link on location near Right side of on below co-ordinates: </w:t>
            </w:r>
          </w:p>
          <w:p w14:paraId="7700B673"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X=1360Pixel</w:t>
            </w:r>
          </w:p>
          <w:p w14:paraId="71645555"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Y=126Pixel</w:t>
            </w:r>
          </w:p>
          <w:p w14:paraId="312A8BF3"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Reference picture with 0,0 co-ordinate for illustration:</w:t>
            </w:r>
          </w:p>
          <w:p w14:paraId="4847BCAC"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noProof/>
                <w:szCs w:val="22"/>
              </w:rPr>
              <mc:AlternateContent>
                <mc:Choice Requires="wps">
                  <w:drawing>
                    <wp:anchor distT="0" distB="0" distL="114300" distR="114300" simplePos="0" relativeHeight="251678720" behindDoc="0" locked="0" layoutInCell="1" allowOverlap="1" wp14:anchorId="5ABA5508" wp14:editId="395CEECC">
                      <wp:simplePos x="0" y="0"/>
                      <wp:positionH relativeFrom="column">
                        <wp:posOffset>276860</wp:posOffset>
                      </wp:positionH>
                      <wp:positionV relativeFrom="paragraph">
                        <wp:posOffset>1400810</wp:posOffset>
                      </wp:positionV>
                      <wp:extent cx="895350" cy="6477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89535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ABB8E2" w14:textId="77777777" w:rsidR="00B133AB" w:rsidRPr="00690FCE" w:rsidRDefault="00B133AB" w:rsidP="00B133AB">
                                  <w:pPr>
                                    <w:jc w:val="center"/>
                                    <w:rPr>
                                      <w:sz w:val="18"/>
                                      <w:szCs w:val="18"/>
                                    </w:rPr>
                                  </w:pPr>
                                  <w:r>
                                    <w:rPr>
                                      <w:sz w:val="18"/>
                                      <w:szCs w:val="18"/>
                                    </w:rPr>
                                    <w:t>Left side Turn signal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A5508" id="Rectangle 23" o:spid="_x0000_s1028" style="position:absolute;margin-left:21.8pt;margin-top:110.3pt;width:70.5pt;height:5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" fillcolor="#4f81bd [3204]" strokecolor="#243f60 [1604]" strokeweight="2pt">
                      <v:stroke endcap="round"/>
                      <v:textbox>
                        <w:txbxContent>
                          <w:p w14:paraId="4DABB8E2" w14:textId="77777777" w:rsidR="00B133AB" w:rsidRPr="00690FCE" w:rsidRDefault="00B133AB" w:rsidP="00B133AB">
                            <w:pPr>
                              <w:jc w:val="center"/>
                              <w:rPr>
                                <w:sz w:val="18"/>
                                <w:szCs w:val="18"/>
                              </w:rPr>
                            </w:pPr>
                            <w:r>
                              <w:rPr>
                                <w:sz w:val="18"/>
                                <w:szCs w:val="18"/>
                              </w:rPr>
                              <w:t>Left side Turn signal view</w:t>
                            </w:r>
                          </w:p>
                        </w:txbxContent>
                      </v:textbox>
                    </v:rect>
                  </w:pict>
                </mc:Fallback>
              </mc:AlternateContent>
            </w:r>
            <w:r w:rsidRPr="00B133AB">
              <w:rPr>
                <w:rFonts w:ascii="Times New Roman" w:hAnsi="Times New Roman"/>
                <w:noProof/>
                <w:szCs w:val="22"/>
              </w:rPr>
              <mc:AlternateContent>
                <mc:Choice Requires="wps">
                  <w:drawing>
                    <wp:anchor distT="0" distB="0" distL="114300" distR="114300" simplePos="0" relativeHeight="251677696" behindDoc="0" locked="0" layoutInCell="1" allowOverlap="1" wp14:anchorId="3D41C840" wp14:editId="1FAC054F">
                      <wp:simplePos x="0" y="0"/>
                      <wp:positionH relativeFrom="column">
                        <wp:posOffset>4369435</wp:posOffset>
                      </wp:positionH>
                      <wp:positionV relativeFrom="paragraph">
                        <wp:posOffset>1405890</wp:posOffset>
                      </wp:positionV>
                      <wp:extent cx="895350" cy="6477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89535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0D4193" w14:textId="77777777" w:rsidR="00B133AB" w:rsidRPr="00690FCE" w:rsidRDefault="00B133AB" w:rsidP="00B133AB">
                                  <w:pPr>
                                    <w:jc w:val="center"/>
                                    <w:rPr>
                                      <w:sz w:val="18"/>
                                      <w:szCs w:val="18"/>
                                    </w:rPr>
                                  </w:pPr>
                                  <w:r>
                                    <w:rPr>
                                      <w:sz w:val="18"/>
                                      <w:szCs w:val="18"/>
                                    </w:rPr>
                                    <w:t>Right side Turn signal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1C840" id="Rectangle 2" o:spid="_x0000_s1029" style="position:absolute;margin-left:344.05pt;margin-top:110.7pt;width:70.5pt;height: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" fillcolor="#4f81bd [3204]" strokecolor="#243f60 [1604]" strokeweight="2pt">
                      <v:stroke endcap="round"/>
                      <v:textbox>
                        <w:txbxContent>
                          <w:p w14:paraId="750D4193" w14:textId="77777777" w:rsidR="00B133AB" w:rsidRPr="00690FCE" w:rsidRDefault="00B133AB" w:rsidP="00B133AB">
                            <w:pPr>
                              <w:jc w:val="center"/>
                              <w:rPr>
                                <w:sz w:val="18"/>
                                <w:szCs w:val="18"/>
                              </w:rPr>
                            </w:pPr>
                            <w:r>
                              <w:rPr>
                                <w:sz w:val="18"/>
                                <w:szCs w:val="18"/>
                              </w:rPr>
                              <w:t>Right side Turn signal view</w:t>
                            </w:r>
                          </w:p>
                        </w:txbxContent>
                      </v:textbox>
                    </v:rect>
                  </w:pict>
                </mc:Fallback>
              </mc:AlternateContent>
            </w:r>
            <w:r w:rsidRPr="00B133AB">
              <w:rPr>
                <w:rFonts w:ascii="Times New Roman" w:hAnsi="Times New Roman"/>
                <w:noProof/>
                <w:szCs w:val="22"/>
              </w:rPr>
              <mc:AlternateContent>
                <mc:Choice Requires="wps">
                  <w:drawing>
                    <wp:anchor distT="0" distB="0" distL="114300" distR="114300" simplePos="0" relativeHeight="251674624" behindDoc="0" locked="0" layoutInCell="1" allowOverlap="1" wp14:anchorId="25547B2C" wp14:editId="350607CC">
                      <wp:simplePos x="0" y="0"/>
                      <wp:positionH relativeFrom="column">
                        <wp:posOffset>19685</wp:posOffset>
                      </wp:positionH>
                      <wp:positionV relativeFrom="paragraph">
                        <wp:posOffset>34290</wp:posOffset>
                      </wp:positionV>
                      <wp:extent cx="692150" cy="209550"/>
                      <wp:effectExtent l="19050" t="57150" r="3175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692150" cy="2095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94C5F" id="Straight Arrow Connector 17" o:spid="_x0000_s1026" type="#_x0000_t32" style="position:absolute;margin-left:1.55pt;margin-top:2.7pt;width:54.5pt;height:16.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" strokecolor="#4579b8 [3044]" strokeweight="2.25pt">
                      <v:stroke endarrow="block" endcap="round"/>
                    </v:shape>
                  </w:pict>
                </mc:Fallback>
              </mc:AlternateContent>
            </w:r>
            <w:r w:rsidRPr="00B133AB">
              <w:rPr>
                <w:rFonts w:ascii="Times New Roman" w:hAnsi="Times New Roman"/>
                <w:noProof/>
                <w:szCs w:val="22"/>
              </w:rPr>
              <mc:AlternateContent>
                <mc:Choice Requires="wps">
                  <w:drawing>
                    <wp:anchor distT="0" distB="0" distL="114300" distR="114300" simplePos="0" relativeHeight="251675648" behindDoc="0" locked="0" layoutInCell="1" allowOverlap="1" wp14:anchorId="4365FB85" wp14:editId="3A6EF210">
                      <wp:simplePos x="0" y="0"/>
                      <wp:positionH relativeFrom="column">
                        <wp:posOffset>2324735</wp:posOffset>
                      </wp:positionH>
                      <wp:positionV relativeFrom="paragraph">
                        <wp:posOffset>144780</wp:posOffset>
                      </wp:positionV>
                      <wp:extent cx="1047750" cy="234950"/>
                      <wp:effectExtent l="0" t="0" r="19050" b="12700"/>
                      <wp:wrapNone/>
                      <wp:docPr id="19" name="Rectangle 19"/>
                      <wp:cNvGraphicFramePr/>
                      <a:graphic xmlns:a="http://schemas.openxmlformats.org/drawingml/2006/main">
                        <a:graphicData uri="http://schemas.microsoft.com/office/word/2010/wordprocessingShape">
                          <wps:wsp>
                            <wps:cNvSpPr/>
                            <wps:spPr>
                              <a:xfrm>
                                <a:off x="0" y="0"/>
                                <a:ext cx="1047750" cy="23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4E478" w14:textId="77777777" w:rsidR="00B133AB" w:rsidRPr="00690FCE" w:rsidRDefault="00B133AB" w:rsidP="00B133AB">
                                  <w:pPr>
                                    <w:jc w:val="center"/>
                                    <w:rPr>
                                      <w:sz w:val="18"/>
                                      <w:szCs w:val="18"/>
                                    </w:rPr>
                                  </w:pPr>
                                  <w:r w:rsidRPr="00690FCE">
                                    <w:rPr>
                                      <w:sz w:val="18"/>
                                      <w:szCs w:val="18"/>
                                    </w:rPr>
                                    <w:t>X=</w:t>
                                  </w:r>
                                  <w:r>
                                    <w:rPr>
                                      <w:sz w:val="18"/>
                                      <w:szCs w:val="18"/>
                                    </w:rPr>
                                    <w:t>1360</w:t>
                                  </w:r>
                                  <w:r w:rsidRPr="00690FCE">
                                    <w:rPr>
                                      <w:sz w:val="18"/>
                                      <w:szCs w:val="18"/>
                                    </w:rPr>
                                    <w:t>,Y=</w:t>
                                  </w:r>
                                  <w:r>
                                    <w:rPr>
                                      <w:sz w:val="18"/>
                                      <w:szCs w:val="18"/>
                                    </w:rPr>
                                    <w:t>126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5FB85" id="Rectangle 19" o:spid="_x0000_s1030" style="position:absolute;margin-left:183.05pt;margin-top:11.4pt;width:82.5pt;height: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" fillcolor="#4f81bd [3204]" strokecolor="#243f60 [1604]" strokeweight="2pt">
                      <v:stroke endcap="round"/>
                      <v:textbox>
                        <w:txbxContent>
                          <w:p w14:paraId="5624E478" w14:textId="77777777" w:rsidR="00B133AB" w:rsidRPr="00690FCE" w:rsidRDefault="00B133AB" w:rsidP="00B133AB">
                            <w:pPr>
                              <w:jc w:val="center"/>
                              <w:rPr>
                                <w:sz w:val="18"/>
                                <w:szCs w:val="18"/>
                              </w:rPr>
                            </w:pPr>
                            <w:r w:rsidRPr="00690FCE">
                              <w:rPr>
                                <w:sz w:val="18"/>
                                <w:szCs w:val="18"/>
                              </w:rPr>
                              <w:t>X=</w:t>
                            </w:r>
                            <w:r>
                              <w:rPr>
                                <w:sz w:val="18"/>
                                <w:szCs w:val="18"/>
                              </w:rPr>
                              <w:t>1360</w:t>
                            </w:r>
                            <w:r w:rsidRPr="00690FCE">
                              <w:rPr>
                                <w:sz w:val="18"/>
                                <w:szCs w:val="18"/>
                              </w:rPr>
                              <w:t>,Y=</w:t>
                            </w:r>
                            <w:r>
                              <w:rPr>
                                <w:sz w:val="18"/>
                                <w:szCs w:val="18"/>
                              </w:rPr>
                              <w:t>126</w:t>
                            </w:r>
                          </w:p>
                        </w:txbxContent>
                      </v:textbox>
                    </v:rect>
                  </w:pict>
                </mc:Fallback>
              </mc:AlternateContent>
            </w:r>
            <w:r w:rsidRPr="00B133AB">
              <w:rPr>
                <w:rFonts w:ascii="Times New Roman" w:hAnsi="Times New Roman"/>
                <w:noProof/>
                <w:szCs w:val="22"/>
              </w:rPr>
              <mc:AlternateContent>
                <mc:Choice Requires="wps">
                  <w:drawing>
                    <wp:anchor distT="0" distB="0" distL="114300" distR="114300" simplePos="0" relativeHeight="251676672" behindDoc="0" locked="0" layoutInCell="1" allowOverlap="1" wp14:anchorId="4D4913FF" wp14:editId="079102B8">
                      <wp:simplePos x="0" y="0"/>
                      <wp:positionH relativeFrom="column">
                        <wp:posOffset>3353435</wp:posOffset>
                      </wp:positionH>
                      <wp:positionV relativeFrom="paragraph">
                        <wp:posOffset>252730</wp:posOffset>
                      </wp:positionV>
                      <wp:extent cx="825500" cy="133350"/>
                      <wp:effectExtent l="19050" t="19050" r="50800" b="76200"/>
                      <wp:wrapNone/>
                      <wp:docPr id="21" name="Straight Arrow Connector 21"/>
                      <wp:cNvGraphicFramePr/>
                      <a:graphic xmlns:a="http://schemas.openxmlformats.org/drawingml/2006/main">
                        <a:graphicData uri="http://schemas.microsoft.com/office/word/2010/wordprocessingShape">
                          <wps:wsp>
                            <wps:cNvCnPr/>
                            <wps:spPr>
                              <a:xfrm>
                                <a:off x="0" y="0"/>
                                <a:ext cx="825500" cy="1333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F1C7D" id="Straight Arrow Connector 21" o:spid="_x0000_s1026" type="#_x0000_t32" style="position:absolute;margin-left:264.05pt;margin-top:19.9pt;width:65pt;height: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" strokecolor="#4579b8 [3044]" strokeweight="2.25pt">
                      <v:stroke endarrow="block" endcap="round"/>
                    </v:shape>
                  </w:pict>
                </mc:Fallback>
              </mc:AlternateContent>
            </w:r>
            <w:r w:rsidRPr="00B133AB">
              <w:rPr>
                <w:rFonts w:ascii="Times New Roman" w:hAnsi="Times New Roman"/>
                <w:noProof/>
                <w:szCs w:val="22"/>
              </w:rPr>
              <mc:AlternateContent>
                <mc:Choice Requires="wps">
                  <w:drawing>
                    <wp:anchor distT="0" distB="0" distL="114300" distR="114300" simplePos="0" relativeHeight="251673600" behindDoc="0" locked="0" layoutInCell="1" allowOverlap="1" wp14:anchorId="61220197" wp14:editId="70A3F942">
                      <wp:simplePos x="0" y="0"/>
                      <wp:positionH relativeFrom="column">
                        <wp:posOffset>715010</wp:posOffset>
                      </wp:positionH>
                      <wp:positionV relativeFrom="paragraph">
                        <wp:posOffset>125730</wp:posOffset>
                      </wp:positionV>
                      <wp:extent cx="895350" cy="234950"/>
                      <wp:effectExtent l="0" t="0" r="19050" b="12700"/>
                      <wp:wrapNone/>
                      <wp:docPr id="16" name="Rectangle 16"/>
                      <wp:cNvGraphicFramePr/>
                      <a:graphic xmlns:a="http://schemas.openxmlformats.org/drawingml/2006/main">
                        <a:graphicData uri="http://schemas.microsoft.com/office/word/2010/wordprocessingShape">
                          <wps:wsp>
                            <wps:cNvSpPr/>
                            <wps:spPr>
                              <a:xfrm>
                                <a:off x="0" y="0"/>
                                <a:ext cx="895350" cy="23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50556F" w14:textId="77777777" w:rsidR="00B133AB" w:rsidRPr="00690FCE" w:rsidRDefault="00B133AB" w:rsidP="00B133AB">
                                  <w:pPr>
                                    <w:jc w:val="center"/>
                                    <w:rPr>
                                      <w:sz w:val="18"/>
                                      <w:szCs w:val="18"/>
                                    </w:rPr>
                                  </w:pPr>
                                  <w:r w:rsidRPr="00690FCE">
                                    <w:rPr>
                                      <w:sz w:val="18"/>
                                      <w:szCs w:val="18"/>
                                    </w:rPr>
                                    <w:t>X=</w:t>
                                  </w:r>
                                  <w:r>
                                    <w:rPr>
                                      <w:sz w:val="18"/>
                                      <w:szCs w:val="18"/>
                                    </w:rPr>
                                    <w:t>0</w:t>
                                  </w:r>
                                  <w:r w:rsidRPr="00690FCE">
                                    <w:rPr>
                                      <w:sz w:val="18"/>
                                      <w:szCs w:val="18"/>
                                    </w:rPr>
                                    <w:t>,Y=</w:t>
                                  </w:r>
                                  <w:r>
                                    <w:rPr>
                                      <w:sz w:val="18"/>
                                      <w:szCs w:val="1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20197" id="Rectangle 16" o:spid="_x0000_s1031" style="position:absolute;margin-left:56.3pt;margin-top:9.9pt;width:70.5pt;height: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" fillcolor="#4f81bd [3204]" strokecolor="#243f60 [1604]" strokeweight="2pt">
                      <v:stroke endcap="round"/>
                      <v:textbox>
                        <w:txbxContent>
                          <w:p w14:paraId="0750556F" w14:textId="77777777" w:rsidR="00B133AB" w:rsidRPr="00690FCE" w:rsidRDefault="00B133AB" w:rsidP="00B133AB">
                            <w:pPr>
                              <w:jc w:val="center"/>
                              <w:rPr>
                                <w:sz w:val="18"/>
                                <w:szCs w:val="18"/>
                              </w:rPr>
                            </w:pPr>
                            <w:r w:rsidRPr="00690FCE">
                              <w:rPr>
                                <w:sz w:val="18"/>
                                <w:szCs w:val="18"/>
                              </w:rPr>
                              <w:t>X=</w:t>
                            </w:r>
                            <w:r>
                              <w:rPr>
                                <w:sz w:val="18"/>
                                <w:szCs w:val="18"/>
                              </w:rPr>
                              <w:t>0</w:t>
                            </w:r>
                            <w:r w:rsidRPr="00690FCE">
                              <w:rPr>
                                <w:sz w:val="18"/>
                                <w:szCs w:val="18"/>
                              </w:rPr>
                              <w:t>,Y=</w:t>
                            </w:r>
                            <w:r>
                              <w:rPr>
                                <w:sz w:val="18"/>
                                <w:szCs w:val="18"/>
                              </w:rPr>
                              <w:t>0</w:t>
                            </w:r>
                          </w:p>
                        </w:txbxContent>
                      </v:textbox>
                    </v:rect>
                  </w:pict>
                </mc:Fallback>
              </mc:AlternateContent>
            </w:r>
            <w:r w:rsidRPr="00B133AB">
              <w:rPr>
                <w:rFonts w:ascii="Times New Roman" w:hAnsi="Times New Roman"/>
                <w:noProof/>
                <w:szCs w:val="22"/>
              </w:rPr>
              <w:drawing>
                <wp:inline distT="0" distB="0" distL="0" distR="0" wp14:anchorId="5D9E5F65" wp14:editId="1FBEA0CD">
                  <wp:extent cx="5575300" cy="2207895"/>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300" cy="2207895"/>
                          </a:xfrm>
                          <a:prstGeom prst="rect">
                            <a:avLst/>
                          </a:prstGeom>
                        </pic:spPr>
                      </pic:pic>
                    </a:graphicData>
                  </a:graphic>
                </wp:inline>
              </w:drawing>
            </w:r>
            <w:r w:rsidRPr="00B133AB">
              <w:rPr>
                <w:rFonts w:ascii="Times New Roman" w:hAnsi="Times New Roman"/>
                <w:szCs w:val="22"/>
              </w:rPr>
              <w:t>.</w:t>
            </w:r>
          </w:p>
        </w:tc>
      </w:tr>
      <w:tr w:rsidR="00B133AB" w:rsidRPr="007D1212" w14:paraId="356BE554"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F452D5" w14:textId="77777777" w:rsidR="00B133AB" w:rsidRPr="007D1212" w:rsidRDefault="00B133AB" w:rsidP="00E91DE7">
            <w:pPr>
              <w:spacing w:line="276" w:lineRule="auto"/>
              <w:rPr>
                <w:sz w:val="22"/>
                <w:szCs w:val="22"/>
              </w:rPr>
            </w:pPr>
            <w:r w:rsidRPr="007D1212">
              <w:rPr>
                <w:b/>
                <w:bCs/>
                <w:sz w:val="22"/>
                <w:szCs w:val="22"/>
              </w:rPr>
              <w:t>List of Exception Use Cases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6E1A89BF" w14:textId="77777777" w:rsidR="00B133AB" w:rsidRPr="00B133AB" w:rsidRDefault="00B133AB" w:rsidP="00E91DE7">
            <w:pPr>
              <w:rPr>
                <w:rFonts w:ascii="Times New Roman" w:hAnsi="Times New Roman"/>
                <w:szCs w:val="22"/>
              </w:rPr>
            </w:pPr>
            <w:r w:rsidRPr="00B133AB">
              <w:rPr>
                <w:rFonts w:ascii="Times New Roman" w:hAnsi="Times New Roman"/>
                <w:szCs w:val="22"/>
              </w:rPr>
              <w:t>E1 – Vehicle is not RUN/START</w:t>
            </w:r>
          </w:p>
          <w:p w14:paraId="0B236977" w14:textId="77777777" w:rsidR="00B133AB" w:rsidRPr="00B133AB" w:rsidRDefault="00B133AB" w:rsidP="00E91DE7">
            <w:pPr>
              <w:rPr>
                <w:rFonts w:ascii="Times New Roman" w:hAnsi="Times New Roman"/>
                <w:szCs w:val="22"/>
              </w:rPr>
            </w:pPr>
            <w:r w:rsidRPr="00B133AB">
              <w:rPr>
                <w:rFonts w:ascii="Times New Roman" w:hAnsi="Times New Roman"/>
                <w:szCs w:val="22"/>
              </w:rPr>
              <w:t>E2 – Loss of communication with IPMB module</w:t>
            </w:r>
          </w:p>
          <w:p w14:paraId="68919E1E"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E3 – Valid camera video signal not present</w:t>
            </w:r>
          </w:p>
        </w:tc>
      </w:tr>
      <w:tr w:rsidR="00B133AB" w:rsidRPr="007D1212" w14:paraId="4297F5B7"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4987BC" w14:textId="77777777" w:rsidR="00B133AB" w:rsidRPr="007D1212" w:rsidRDefault="00B133AB" w:rsidP="00E91DE7">
            <w:pPr>
              <w:spacing w:line="276" w:lineRule="auto"/>
              <w:rPr>
                <w:sz w:val="22"/>
                <w:szCs w:val="22"/>
              </w:rPr>
            </w:pPr>
            <w:r w:rsidRPr="007D1212">
              <w:rPr>
                <w:b/>
                <w:bCs/>
                <w:sz w:val="22"/>
                <w:szCs w:val="22"/>
              </w:rPr>
              <w:t>Interfaces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2AE8DDF6"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CAN, FPD link</w:t>
            </w:r>
          </w:p>
        </w:tc>
      </w:tr>
    </w:tbl>
    <w:p w14:paraId="0ED363CC" w14:textId="74E6B02A" w:rsidR="00B133AB" w:rsidRPr="00E476DC" w:rsidRDefault="00B133AB" w:rsidP="00B133AB">
      <w:pPr>
        <w:pStyle w:val="Heading6"/>
        <w:rPr>
          <w:highlight w:val="yellow"/>
        </w:rPr>
      </w:pPr>
      <w:r w:rsidRPr="00E476DC">
        <w:rPr>
          <w:highlight w:val="yellow"/>
        </w:rPr>
        <w:t>CAMERA-UC-REQ-410090/A-</w:t>
      </w:r>
      <w:r>
        <w:rPr>
          <w:highlight w:val="yellow"/>
        </w:rPr>
        <w:t>R</w:t>
      </w:r>
      <w:r>
        <w:rPr>
          <w:rFonts w:hint="eastAsia"/>
          <w:highlight w:val="yellow"/>
          <w:lang w:eastAsia="zh-CN"/>
        </w:rPr>
        <w:t>ight</w:t>
      </w:r>
      <w:r w:rsidRPr="00E476DC">
        <w:rPr>
          <w:highlight w:val="yellow"/>
        </w:rPr>
        <w:t xml:space="preserve"> side turn signal view </w:t>
      </w:r>
      <w:r>
        <w:rPr>
          <w:highlight w:val="yellow"/>
        </w:rPr>
        <w:t>output</w:t>
      </w:r>
    </w:p>
    <w:tbl>
      <w:tblPr>
        <w:tblW w:w="0" w:type="auto"/>
        <w:tblInd w:w="10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96"/>
        <w:gridCol w:w="8996"/>
      </w:tblGrid>
      <w:tr w:rsidR="00B133AB" w:rsidRPr="007D1212" w14:paraId="5F6DBABF" w14:textId="77777777" w:rsidTr="00E91DE7">
        <w:tc>
          <w:tcPr>
            <w:tcW w:w="189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0E221E" w14:textId="77777777" w:rsidR="00B133AB" w:rsidRPr="007D1212" w:rsidRDefault="00B133AB" w:rsidP="00E91DE7">
            <w:pPr>
              <w:spacing w:line="276" w:lineRule="auto"/>
              <w:rPr>
                <w:sz w:val="22"/>
                <w:szCs w:val="22"/>
              </w:rPr>
            </w:pPr>
            <w:r w:rsidRPr="007D1212">
              <w:rPr>
                <w:b/>
                <w:bCs/>
                <w:sz w:val="22"/>
                <w:szCs w:val="22"/>
              </w:rPr>
              <w:t>Actors</w:t>
            </w:r>
          </w:p>
        </w:tc>
        <w:tc>
          <w:tcPr>
            <w:tcW w:w="899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33FBE21"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Vehicle Occupant</w:t>
            </w:r>
          </w:p>
        </w:tc>
      </w:tr>
      <w:tr w:rsidR="00B133AB" w:rsidRPr="007D1212" w14:paraId="6A162105"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A22B86" w14:textId="77777777" w:rsidR="00B133AB" w:rsidRPr="007D1212" w:rsidRDefault="00B133AB" w:rsidP="00E91DE7">
            <w:pPr>
              <w:spacing w:line="276" w:lineRule="auto"/>
              <w:rPr>
                <w:sz w:val="22"/>
                <w:szCs w:val="22"/>
              </w:rPr>
            </w:pPr>
            <w:r w:rsidRPr="007D1212">
              <w:rPr>
                <w:b/>
                <w:bCs/>
                <w:sz w:val="22"/>
                <w:szCs w:val="22"/>
              </w:rPr>
              <w:t>Pre-conditions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5B6C6A00" w14:textId="77777777" w:rsidR="00B133AB" w:rsidRPr="00B133AB" w:rsidRDefault="00B133AB" w:rsidP="00E91DE7">
            <w:pPr>
              <w:rPr>
                <w:rFonts w:ascii="Times New Roman" w:hAnsi="Times New Roman"/>
                <w:szCs w:val="22"/>
              </w:rPr>
            </w:pPr>
            <w:r w:rsidRPr="00B133AB">
              <w:rPr>
                <w:rFonts w:ascii="Times New Roman" w:hAnsi="Times New Roman"/>
                <w:szCs w:val="22"/>
              </w:rPr>
              <w:t>1      Vehicle is in RUN/START.</w:t>
            </w:r>
          </w:p>
          <w:p w14:paraId="692B7649" w14:textId="77777777" w:rsidR="00B133AB" w:rsidRPr="00B133AB" w:rsidRDefault="00B133AB" w:rsidP="00E91DE7">
            <w:pPr>
              <w:rPr>
                <w:rFonts w:ascii="Times New Roman" w:hAnsi="Times New Roman"/>
                <w:szCs w:val="22"/>
              </w:rPr>
            </w:pPr>
            <w:r w:rsidRPr="00B133AB">
              <w:rPr>
                <w:rFonts w:ascii="Times New Roman" w:hAnsi="Times New Roman"/>
                <w:szCs w:val="22"/>
              </w:rPr>
              <w:t>2      APIM is configured for 360 AND Turn signal view.</w:t>
            </w:r>
          </w:p>
          <w:p w14:paraId="4365CB20" w14:textId="77777777" w:rsidR="00B133AB" w:rsidRPr="00B133AB" w:rsidRDefault="00B133AB" w:rsidP="00E91DE7">
            <w:pPr>
              <w:rPr>
                <w:rFonts w:ascii="Times New Roman" w:hAnsi="Times New Roman"/>
                <w:szCs w:val="22"/>
              </w:rPr>
            </w:pPr>
            <w:r w:rsidRPr="00B133AB">
              <w:rPr>
                <w:rFonts w:ascii="Times New Roman" w:hAnsi="Times New Roman"/>
                <w:szCs w:val="22"/>
              </w:rPr>
              <w:t>3      ADAS is configured for 360 AND Turn signal view.</w:t>
            </w:r>
          </w:p>
          <w:p w14:paraId="332E6716" w14:textId="77777777" w:rsidR="00B133AB" w:rsidRPr="00B133AB" w:rsidRDefault="00B133AB" w:rsidP="00E91DE7">
            <w:pPr>
              <w:rPr>
                <w:rFonts w:ascii="Times New Roman" w:hAnsi="Times New Roman"/>
                <w:szCs w:val="22"/>
              </w:rPr>
            </w:pPr>
            <w:r w:rsidRPr="00B133AB">
              <w:rPr>
                <w:rFonts w:ascii="Times New Roman" w:hAnsi="Times New Roman"/>
                <w:szCs w:val="22"/>
              </w:rPr>
              <w:t>4      PersTurnSglView_D_Stat=Enabled.</w:t>
            </w:r>
          </w:p>
          <w:p w14:paraId="16359661" w14:textId="77777777" w:rsidR="00B133AB" w:rsidRPr="00B133AB" w:rsidRDefault="00B133AB" w:rsidP="00E91DE7">
            <w:pPr>
              <w:rPr>
                <w:rFonts w:ascii="Times New Roman" w:hAnsi="Times New Roman"/>
                <w:szCs w:val="22"/>
              </w:rPr>
            </w:pPr>
            <w:r w:rsidRPr="00B133AB">
              <w:rPr>
                <w:rFonts w:ascii="Times New Roman" w:hAnsi="Times New Roman"/>
                <w:szCs w:val="22"/>
              </w:rPr>
              <w:t>5      Applicable for Half and Full-Pano display only.</w:t>
            </w:r>
          </w:p>
          <w:p w14:paraId="20D6C37C" w14:textId="77777777" w:rsidR="00B133AB" w:rsidRPr="00B133AB" w:rsidRDefault="00B133AB" w:rsidP="00E91DE7">
            <w:pPr>
              <w:spacing w:line="276" w:lineRule="auto"/>
              <w:rPr>
                <w:rFonts w:ascii="Times New Roman" w:hAnsi="Times New Roman"/>
                <w:szCs w:val="22"/>
              </w:rPr>
            </w:pPr>
          </w:p>
        </w:tc>
      </w:tr>
      <w:tr w:rsidR="00B133AB" w:rsidRPr="007D1212" w14:paraId="36A4CD59"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FDA6C3" w14:textId="77777777" w:rsidR="00B133AB" w:rsidRPr="007D1212" w:rsidRDefault="00B133AB" w:rsidP="00E91DE7">
            <w:pPr>
              <w:spacing w:line="276" w:lineRule="auto"/>
              <w:rPr>
                <w:sz w:val="22"/>
                <w:szCs w:val="22"/>
              </w:rPr>
            </w:pPr>
            <w:r w:rsidRPr="007D1212">
              <w:rPr>
                <w:b/>
                <w:bCs/>
                <w:sz w:val="22"/>
                <w:szCs w:val="22"/>
              </w:rPr>
              <w:lastRenderedPageBreak/>
              <w:t>Scenario Description</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36F380E6"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The customer is selecting Turn signal switch to Right (TurnLghtSwtch_D_Stat=Right) AND FeatConfigIpmbActl=0x30.</w:t>
            </w:r>
          </w:p>
        </w:tc>
      </w:tr>
      <w:tr w:rsidR="00B133AB" w:rsidRPr="007D1212" w14:paraId="7E585719"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66A858" w14:textId="77777777" w:rsidR="00B133AB" w:rsidRPr="007D1212" w:rsidRDefault="00B133AB" w:rsidP="00E91DE7">
            <w:pPr>
              <w:spacing w:line="276" w:lineRule="auto"/>
              <w:rPr>
                <w:sz w:val="22"/>
                <w:szCs w:val="22"/>
              </w:rPr>
            </w:pPr>
            <w:r w:rsidRPr="007D1212">
              <w:rPr>
                <w:b/>
                <w:bCs/>
                <w:sz w:val="22"/>
                <w:szCs w:val="22"/>
              </w:rPr>
              <w:t>Post-conditions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5C553014" w14:textId="77777777" w:rsidR="00B133AB" w:rsidRPr="00B133AB" w:rsidRDefault="00B133AB" w:rsidP="00E91DE7">
            <w:pPr>
              <w:pStyle w:val="Caption"/>
              <w:rPr>
                <w:rFonts w:ascii="Times New Roman" w:hAnsi="Times New Roman"/>
                <w:b w:val="0"/>
                <w:bCs w:val="0"/>
                <w:szCs w:val="22"/>
              </w:rPr>
            </w:pPr>
            <w:r w:rsidRPr="00B133AB">
              <w:rPr>
                <w:rFonts w:ascii="Times New Roman" w:hAnsi="Times New Roman"/>
                <w:b w:val="0"/>
                <w:bCs w:val="0"/>
                <w:szCs w:val="22"/>
              </w:rPr>
              <w:t>ADAS shall output the Enum for Left side Turn signal view through CAN signal FeatConfigIpmbActl=0x30, Then APIM shall display the Left side Turn signal view in FPD link based of placement defined in previous requirement.</w:t>
            </w:r>
          </w:p>
          <w:p w14:paraId="4B224FB3"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noProof/>
                <w:szCs w:val="22"/>
              </w:rPr>
              <w:drawing>
                <wp:inline distT="0" distB="0" distL="0" distR="0" wp14:anchorId="396ECDDB" wp14:editId="6ADC1D94">
                  <wp:extent cx="2876550"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6550" cy="1771650"/>
                          </a:xfrm>
                          <a:prstGeom prst="rect">
                            <a:avLst/>
                          </a:prstGeom>
                        </pic:spPr>
                      </pic:pic>
                    </a:graphicData>
                  </a:graphic>
                </wp:inline>
              </w:drawing>
            </w:r>
            <w:r w:rsidRPr="00B133AB">
              <w:rPr>
                <w:rFonts w:ascii="Times New Roman" w:hAnsi="Times New Roman"/>
                <w:szCs w:val="22"/>
              </w:rPr>
              <w:t>.</w:t>
            </w:r>
          </w:p>
        </w:tc>
      </w:tr>
      <w:tr w:rsidR="00B133AB" w:rsidRPr="007D1212" w14:paraId="2F0779AE"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124874" w14:textId="77777777" w:rsidR="00B133AB" w:rsidRPr="007D1212" w:rsidRDefault="00B133AB" w:rsidP="00E91DE7">
            <w:pPr>
              <w:spacing w:line="276" w:lineRule="auto"/>
              <w:rPr>
                <w:sz w:val="22"/>
                <w:szCs w:val="22"/>
              </w:rPr>
            </w:pPr>
            <w:r w:rsidRPr="007D1212">
              <w:rPr>
                <w:b/>
                <w:bCs/>
                <w:sz w:val="22"/>
                <w:szCs w:val="22"/>
              </w:rPr>
              <w:t>List of Exception Use Cases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3E72530C" w14:textId="77777777" w:rsidR="00B133AB" w:rsidRPr="00B133AB" w:rsidRDefault="00B133AB" w:rsidP="00E91DE7">
            <w:pPr>
              <w:rPr>
                <w:rFonts w:ascii="Times New Roman" w:hAnsi="Times New Roman"/>
                <w:szCs w:val="22"/>
              </w:rPr>
            </w:pPr>
            <w:r w:rsidRPr="00B133AB">
              <w:rPr>
                <w:rFonts w:ascii="Times New Roman" w:hAnsi="Times New Roman"/>
                <w:szCs w:val="22"/>
              </w:rPr>
              <w:t>E1 – Vehicle is not RUN/START</w:t>
            </w:r>
          </w:p>
          <w:p w14:paraId="42E8C315" w14:textId="77777777" w:rsidR="00B133AB" w:rsidRPr="00B133AB" w:rsidRDefault="00B133AB" w:rsidP="00E91DE7">
            <w:pPr>
              <w:rPr>
                <w:rFonts w:ascii="Times New Roman" w:hAnsi="Times New Roman"/>
                <w:szCs w:val="22"/>
              </w:rPr>
            </w:pPr>
            <w:r w:rsidRPr="00B133AB">
              <w:rPr>
                <w:rFonts w:ascii="Times New Roman" w:hAnsi="Times New Roman"/>
                <w:szCs w:val="22"/>
              </w:rPr>
              <w:t>E2 – Loss of communication with IPMB module</w:t>
            </w:r>
          </w:p>
          <w:p w14:paraId="7690E0A8"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E3 – Valid camera video signal not present</w:t>
            </w:r>
          </w:p>
        </w:tc>
      </w:tr>
      <w:tr w:rsidR="00B133AB" w:rsidRPr="007D1212" w14:paraId="5FDCECA1"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D3CA5F" w14:textId="77777777" w:rsidR="00B133AB" w:rsidRPr="007D1212" w:rsidRDefault="00B133AB" w:rsidP="00E91DE7">
            <w:pPr>
              <w:spacing w:line="276" w:lineRule="auto"/>
              <w:rPr>
                <w:sz w:val="22"/>
                <w:szCs w:val="22"/>
              </w:rPr>
            </w:pPr>
            <w:r w:rsidRPr="007D1212">
              <w:rPr>
                <w:b/>
                <w:bCs/>
                <w:sz w:val="22"/>
                <w:szCs w:val="22"/>
              </w:rPr>
              <w:t>Interfaces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74078742" w14:textId="77777777" w:rsidR="00B133AB" w:rsidRPr="00B133AB" w:rsidRDefault="00B133AB" w:rsidP="00E91DE7">
            <w:pPr>
              <w:spacing w:line="276" w:lineRule="auto"/>
              <w:rPr>
                <w:rFonts w:ascii="Times New Roman" w:hAnsi="Times New Roman"/>
                <w:szCs w:val="22"/>
              </w:rPr>
            </w:pPr>
            <w:r w:rsidRPr="00B133AB">
              <w:rPr>
                <w:rFonts w:ascii="Times New Roman" w:hAnsi="Times New Roman"/>
                <w:szCs w:val="22"/>
              </w:rPr>
              <w:t>CAN, FPD link</w:t>
            </w:r>
          </w:p>
        </w:tc>
      </w:tr>
    </w:tbl>
    <w:p w14:paraId="1AC79479" w14:textId="139A1B98" w:rsidR="00E476DC" w:rsidRDefault="00E476DC" w:rsidP="00CD0F64"/>
    <w:p w14:paraId="475DF9A7" w14:textId="7BA4CA84" w:rsidR="00431437" w:rsidRPr="00E476DC" w:rsidRDefault="00431437" w:rsidP="00431437">
      <w:pPr>
        <w:pStyle w:val="Heading6"/>
        <w:rPr>
          <w:highlight w:val="yellow"/>
        </w:rPr>
      </w:pPr>
      <w:r w:rsidRPr="00E476DC">
        <w:rPr>
          <w:highlight w:val="yellow"/>
        </w:rPr>
        <w:t>CAMERA-UC-REQ-410090/A-</w:t>
      </w:r>
      <w:r>
        <w:rPr>
          <w:highlight w:val="yellow"/>
        </w:rPr>
        <w:t>Entry conditions into left</w:t>
      </w:r>
      <w:r w:rsidR="006B4D86">
        <w:rPr>
          <w:highlight w:val="yellow"/>
        </w:rPr>
        <w:t>/right</w:t>
      </w:r>
      <w:r>
        <w:rPr>
          <w:highlight w:val="yellow"/>
        </w:rPr>
        <w:t xml:space="preserve"> side turn signal view with other camera view on</w:t>
      </w:r>
    </w:p>
    <w:tbl>
      <w:tblPr>
        <w:tblW w:w="0" w:type="auto"/>
        <w:tblInd w:w="10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98"/>
        <w:gridCol w:w="8994"/>
      </w:tblGrid>
      <w:tr w:rsidR="006B4D86" w:rsidRPr="007D1212" w14:paraId="4407703D" w14:textId="77777777" w:rsidTr="00E91DE7">
        <w:tc>
          <w:tcPr>
            <w:tcW w:w="189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270228" w14:textId="77777777" w:rsidR="006B4D86" w:rsidRPr="007D1212" w:rsidRDefault="006B4D86" w:rsidP="00E91DE7">
            <w:pPr>
              <w:pStyle w:val="Caption"/>
              <w:rPr>
                <w:rFonts w:cs="Arial"/>
                <w:sz w:val="22"/>
                <w:szCs w:val="22"/>
              </w:rPr>
            </w:pPr>
            <w:r w:rsidRPr="007D1212">
              <w:rPr>
                <w:rFonts w:cs="Arial"/>
                <w:sz w:val="22"/>
                <w:szCs w:val="22"/>
              </w:rPr>
              <w:t>Actors</w:t>
            </w:r>
          </w:p>
        </w:tc>
        <w:tc>
          <w:tcPr>
            <w:tcW w:w="899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38A8470" w14:textId="77777777" w:rsidR="006B4D86" w:rsidRPr="006B4D86" w:rsidRDefault="006B4D86" w:rsidP="006B4D86">
            <w:pPr>
              <w:rPr>
                <w:rFonts w:ascii="Times New Roman" w:hAnsi="Times New Roman"/>
                <w:szCs w:val="22"/>
              </w:rPr>
            </w:pPr>
            <w:r w:rsidRPr="006B4D86">
              <w:rPr>
                <w:rFonts w:ascii="Times New Roman" w:hAnsi="Times New Roman"/>
                <w:szCs w:val="22"/>
              </w:rPr>
              <w:t>Vehicle Occupant</w:t>
            </w:r>
          </w:p>
        </w:tc>
      </w:tr>
      <w:tr w:rsidR="006B4D86" w:rsidRPr="007D1212" w14:paraId="3B1F2A73" w14:textId="77777777" w:rsidTr="00E91DE7">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69ACCC" w14:textId="77777777" w:rsidR="006B4D86" w:rsidRPr="007D1212" w:rsidRDefault="006B4D86" w:rsidP="00E91DE7">
            <w:pPr>
              <w:pStyle w:val="Caption"/>
              <w:rPr>
                <w:rFonts w:cs="Arial"/>
                <w:sz w:val="22"/>
                <w:szCs w:val="22"/>
              </w:rPr>
            </w:pPr>
            <w:r w:rsidRPr="007D1212">
              <w:rPr>
                <w:rFonts w:cs="Arial"/>
                <w:sz w:val="22"/>
                <w:szCs w:val="22"/>
              </w:rPr>
              <w:t>Pre-conditions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2D1709BE" w14:textId="77777777" w:rsidR="006B4D86" w:rsidRPr="006B4D86" w:rsidRDefault="006B4D86" w:rsidP="00E91DE7">
            <w:pPr>
              <w:rPr>
                <w:rFonts w:ascii="Times New Roman" w:hAnsi="Times New Roman"/>
                <w:szCs w:val="22"/>
              </w:rPr>
            </w:pPr>
            <w:r w:rsidRPr="006B4D86">
              <w:rPr>
                <w:rFonts w:ascii="Times New Roman" w:hAnsi="Times New Roman"/>
                <w:szCs w:val="22"/>
              </w:rPr>
              <w:t>1      Vehicle is in RUN/START.</w:t>
            </w:r>
          </w:p>
          <w:p w14:paraId="67DD8CC5" w14:textId="77777777" w:rsidR="006B4D86" w:rsidRPr="006B4D86" w:rsidRDefault="006B4D86" w:rsidP="00E91DE7">
            <w:pPr>
              <w:rPr>
                <w:rFonts w:ascii="Times New Roman" w:hAnsi="Times New Roman"/>
                <w:szCs w:val="22"/>
              </w:rPr>
            </w:pPr>
            <w:r w:rsidRPr="006B4D86">
              <w:rPr>
                <w:rFonts w:ascii="Times New Roman" w:hAnsi="Times New Roman"/>
                <w:szCs w:val="22"/>
              </w:rPr>
              <w:t>2      APIM is configured for 360 AND Turn signal view.</w:t>
            </w:r>
          </w:p>
          <w:p w14:paraId="396E5E19" w14:textId="77777777" w:rsidR="006B4D86" w:rsidRPr="006B4D86" w:rsidRDefault="006B4D86" w:rsidP="00E91DE7">
            <w:pPr>
              <w:rPr>
                <w:rFonts w:ascii="Times New Roman" w:hAnsi="Times New Roman"/>
                <w:szCs w:val="22"/>
              </w:rPr>
            </w:pPr>
            <w:r w:rsidRPr="006B4D86">
              <w:rPr>
                <w:rFonts w:ascii="Times New Roman" w:hAnsi="Times New Roman"/>
                <w:szCs w:val="22"/>
              </w:rPr>
              <w:t>3      ADAS is configured for 360 AND Turn signal view.</w:t>
            </w:r>
          </w:p>
          <w:p w14:paraId="5A1CBA93" w14:textId="77777777" w:rsidR="006B4D86" w:rsidRPr="006B4D86" w:rsidRDefault="006B4D86" w:rsidP="00E91DE7">
            <w:pPr>
              <w:rPr>
                <w:rFonts w:ascii="Times New Roman" w:hAnsi="Times New Roman"/>
                <w:szCs w:val="22"/>
              </w:rPr>
            </w:pPr>
            <w:r w:rsidRPr="006B4D86">
              <w:rPr>
                <w:rFonts w:ascii="Times New Roman" w:hAnsi="Times New Roman"/>
                <w:szCs w:val="22"/>
              </w:rPr>
              <w:t>4      PersTurnSglView_D_Stat=Enabled.</w:t>
            </w:r>
          </w:p>
          <w:p w14:paraId="1B2E7CE9" w14:textId="77777777" w:rsidR="006B4D86" w:rsidRPr="006B4D86" w:rsidRDefault="006B4D86" w:rsidP="00E91DE7">
            <w:pPr>
              <w:rPr>
                <w:rFonts w:ascii="Times New Roman" w:hAnsi="Times New Roman"/>
                <w:szCs w:val="22"/>
              </w:rPr>
            </w:pPr>
            <w:r w:rsidRPr="006B4D86">
              <w:rPr>
                <w:rFonts w:ascii="Times New Roman" w:hAnsi="Times New Roman"/>
                <w:szCs w:val="22"/>
              </w:rPr>
              <w:t>5      Applicable for Half and Full-Pano display only.</w:t>
            </w:r>
          </w:p>
          <w:p w14:paraId="617AB283" w14:textId="77777777" w:rsidR="006B4D86" w:rsidRPr="006B4D86" w:rsidRDefault="006B4D86" w:rsidP="00E91DE7">
            <w:pPr>
              <w:pStyle w:val="Caption"/>
              <w:rPr>
                <w:rFonts w:ascii="Times New Roman" w:hAnsi="Times New Roman"/>
                <w:b w:val="0"/>
                <w:bCs w:val="0"/>
                <w:szCs w:val="22"/>
              </w:rPr>
            </w:pPr>
          </w:p>
        </w:tc>
      </w:tr>
      <w:tr w:rsidR="006B4D86" w:rsidRPr="005A0A28" w14:paraId="31A9E456" w14:textId="77777777" w:rsidTr="00E91DE7">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AC55F8" w14:textId="77777777" w:rsidR="006B4D86" w:rsidRPr="007D1212" w:rsidRDefault="006B4D86" w:rsidP="00E91DE7">
            <w:pPr>
              <w:pStyle w:val="Caption"/>
              <w:rPr>
                <w:rFonts w:cs="Arial"/>
                <w:sz w:val="22"/>
                <w:szCs w:val="22"/>
              </w:rPr>
            </w:pPr>
            <w:r w:rsidRPr="007D1212">
              <w:rPr>
                <w:rFonts w:cs="Arial"/>
                <w:sz w:val="22"/>
                <w:szCs w:val="22"/>
              </w:rPr>
              <w:t>Scenario Description</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2F6ADCEB" w14:textId="0183F78D" w:rsidR="006B4D86" w:rsidRPr="006B4D86" w:rsidRDefault="006B4D86" w:rsidP="006B4D86">
            <w:pPr>
              <w:rPr>
                <w:rFonts w:ascii="Times New Roman" w:hAnsi="Times New Roman"/>
                <w:szCs w:val="22"/>
              </w:rPr>
            </w:pPr>
            <w:r w:rsidRPr="006B4D86">
              <w:rPr>
                <w:rFonts w:ascii="Times New Roman" w:hAnsi="Times New Roman"/>
                <w:szCs w:val="22"/>
              </w:rPr>
              <w:t>Other camera view is active and user activating Left side Turn light switch(TurnLghtSwtch_D_Stat=Right</w:t>
            </w:r>
            <w:r>
              <w:rPr>
                <w:rFonts w:ascii="Times New Roman" w:hAnsi="Times New Roman"/>
                <w:szCs w:val="22"/>
              </w:rPr>
              <w:t>/right</w:t>
            </w:r>
            <w:r w:rsidRPr="006B4D86">
              <w:rPr>
                <w:rFonts w:ascii="Times New Roman" w:hAnsi="Times New Roman"/>
                <w:szCs w:val="22"/>
              </w:rPr>
              <w:t>)</w:t>
            </w:r>
          </w:p>
        </w:tc>
      </w:tr>
      <w:tr w:rsidR="006B4D86" w:rsidRPr="005A0A28" w14:paraId="4A257347" w14:textId="77777777" w:rsidTr="00E91DE7">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A97D39" w14:textId="77777777" w:rsidR="006B4D86" w:rsidRPr="007D1212" w:rsidRDefault="006B4D86" w:rsidP="00E91DE7">
            <w:pPr>
              <w:pStyle w:val="Caption"/>
              <w:rPr>
                <w:rFonts w:cs="Arial"/>
                <w:sz w:val="22"/>
                <w:szCs w:val="22"/>
              </w:rPr>
            </w:pPr>
            <w:r w:rsidRPr="007D1212">
              <w:rPr>
                <w:rFonts w:cs="Arial"/>
                <w:sz w:val="22"/>
                <w:szCs w:val="22"/>
              </w:rPr>
              <w:t>Post-conditions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4A35E692" w14:textId="4DC49BA2" w:rsidR="006B4D86" w:rsidRPr="006B4D86" w:rsidRDefault="006B4D86" w:rsidP="006B4D86">
            <w:pPr>
              <w:rPr>
                <w:rFonts w:ascii="Times New Roman" w:hAnsi="Times New Roman"/>
                <w:szCs w:val="22"/>
              </w:rPr>
            </w:pPr>
            <w:r w:rsidRPr="006B4D86">
              <w:rPr>
                <w:rFonts w:ascii="Times New Roman" w:hAnsi="Times New Roman"/>
                <w:szCs w:val="22"/>
              </w:rPr>
              <w:t>When APIM is showing the camera view in center stack and shall transition to show Left</w:t>
            </w:r>
            <w:r>
              <w:rPr>
                <w:rFonts w:ascii="Times New Roman" w:hAnsi="Times New Roman"/>
                <w:szCs w:val="22"/>
              </w:rPr>
              <w:t>/right</w:t>
            </w:r>
            <w:r w:rsidRPr="006B4D86">
              <w:rPr>
                <w:rFonts w:ascii="Times New Roman" w:hAnsi="Times New Roman"/>
                <w:szCs w:val="22"/>
              </w:rPr>
              <w:t xml:space="preserve"> side Turn signal camera views in cluster on conditions when FeatConfigIpmbActl=0x2F</w:t>
            </w:r>
            <w:r>
              <w:rPr>
                <w:rFonts w:ascii="Times New Roman" w:hAnsi="Times New Roman"/>
                <w:szCs w:val="22"/>
              </w:rPr>
              <w:t>/30</w:t>
            </w:r>
          </w:p>
          <w:p w14:paraId="10DB5A57" w14:textId="77777777" w:rsidR="006B4D86" w:rsidRPr="006B4D86" w:rsidRDefault="006B4D86" w:rsidP="006B4D86">
            <w:pPr>
              <w:rPr>
                <w:rFonts w:ascii="Times New Roman" w:hAnsi="Times New Roman"/>
                <w:szCs w:val="22"/>
              </w:rPr>
            </w:pPr>
          </w:p>
        </w:tc>
      </w:tr>
      <w:tr w:rsidR="006B4D86" w:rsidRPr="007D1212" w14:paraId="2B3BDA35" w14:textId="77777777" w:rsidTr="00E91DE7">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C44310" w14:textId="77777777" w:rsidR="006B4D86" w:rsidRPr="007D1212" w:rsidRDefault="006B4D86" w:rsidP="00E91DE7">
            <w:pPr>
              <w:pStyle w:val="Caption"/>
              <w:rPr>
                <w:rFonts w:cs="Arial"/>
                <w:sz w:val="22"/>
                <w:szCs w:val="22"/>
              </w:rPr>
            </w:pPr>
            <w:r w:rsidRPr="007D1212">
              <w:rPr>
                <w:rFonts w:cs="Arial"/>
                <w:sz w:val="22"/>
                <w:szCs w:val="22"/>
              </w:rPr>
              <w:t>List of Exception Use Cases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194D6F3E" w14:textId="77777777" w:rsidR="006B4D86" w:rsidRPr="006B4D86" w:rsidRDefault="006B4D86" w:rsidP="006B4D86">
            <w:pPr>
              <w:rPr>
                <w:rFonts w:ascii="Times New Roman" w:hAnsi="Times New Roman"/>
                <w:szCs w:val="22"/>
              </w:rPr>
            </w:pPr>
            <w:r w:rsidRPr="006B4D86">
              <w:rPr>
                <w:rFonts w:ascii="Times New Roman" w:hAnsi="Times New Roman"/>
                <w:szCs w:val="22"/>
              </w:rPr>
              <w:t>E1 – Vehicle is not RUN/START</w:t>
            </w:r>
          </w:p>
          <w:p w14:paraId="4AB15A5D" w14:textId="77777777" w:rsidR="006B4D86" w:rsidRPr="006B4D86" w:rsidRDefault="006B4D86" w:rsidP="006B4D86">
            <w:pPr>
              <w:rPr>
                <w:rFonts w:ascii="Times New Roman" w:hAnsi="Times New Roman"/>
                <w:szCs w:val="22"/>
              </w:rPr>
            </w:pPr>
            <w:r w:rsidRPr="006B4D86">
              <w:rPr>
                <w:rFonts w:ascii="Times New Roman" w:hAnsi="Times New Roman"/>
                <w:szCs w:val="22"/>
              </w:rPr>
              <w:t>E2 – Loss of communication with IPMB module</w:t>
            </w:r>
          </w:p>
          <w:p w14:paraId="10E48E82" w14:textId="77777777" w:rsidR="006B4D86" w:rsidRPr="006B4D86" w:rsidRDefault="006B4D86" w:rsidP="006B4D86">
            <w:pPr>
              <w:rPr>
                <w:rFonts w:ascii="Times New Roman" w:hAnsi="Times New Roman"/>
                <w:szCs w:val="22"/>
              </w:rPr>
            </w:pPr>
            <w:r w:rsidRPr="006B4D86">
              <w:rPr>
                <w:rFonts w:ascii="Times New Roman" w:hAnsi="Times New Roman"/>
                <w:szCs w:val="22"/>
              </w:rPr>
              <w:t>E3 – Valid camera video signal not present</w:t>
            </w:r>
          </w:p>
        </w:tc>
      </w:tr>
      <w:tr w:rsidR="006B4D86" w:rsidRPr="009D1B1A" w14:paraId="22EE9D50" w14:textId="77777777" w:rsidTr="00E91DE7">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2EF9F2" w14:textId="77777777" w:rsidR="006B4D86" w:rsidRPr="007D1212" w:rsidRDefault="006B4D86" w:rsidP="00E91DE7">
            <w:pPr>
              <w:pStyle w:val="Caption"/>
              <w:rPr>
                <w:rFonts w:cs="Arial"/>
                <w:sz w:val="22"/>
                <w:szCs w:val="22"/>
              </w:rPr>
            </w:pPr>
            <w:r w:rsidRPr="007D1212">
              <w:rPr>
                <w:rFonts w:cs="Arial"/>
                <w:sz w:val="22"/>
                <w:szCs w:val="22"/>
              </w:rPr>
              <w:t>Interfaces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4F3798D2" w14:textId="77777777" w:rsidR="006B4D86" w:rsidRPr="006B4D86" w:rsidRDefault="006B4D86" w:rsidP="006B4D86">
            <w:pPr>
              <w:rPr>
                <w:rFonts w:ascii="Times New Roman" w:hAnsi="Times New Roman"/>
                <w:szCs w:val="22"/>
              </w:rPr>
            </w:pPr>
            <w:r w:rsidRPr="006B4D86">
              <w:rPr>
                <w:rFonts w:ascii="Times New Roman" w:hAnsi="Times New Roman"/>
                <w:szCs w:val="22"/>
              </w:rPr>
              <w:t>CAN, FPD link</w:t>
            </w:r>
          </w:p>
        </w:tc>
      </w:tr>
    </w:tbl>
    <w:p w14:paraId="1802B4F7" w14:textId="26ABB78F" w:rsidR="004D77CB" w:rsidRPr="00E476DC" w:rsidRDefault="004D77CB" w:rsidP="004D77CB">
      <w:pPr>
        <w:pStyle w:val="Heading6"/>
        <w:rPr>
          <w:highlight w:val="yellow"/>
        </w:rPr>
      </w:pPr>
      <w:r w:rsidRPr="00E476DC">
        <w:rPr>
          <w:highlight w:val="yellow"/>
        </w:rPr>
        <w:t>CAMERA-UC-REQ-410090/A-</w:t>
      </w:r>
      <w:r>
        <w:rPr>
          <w:highlight w:val="yellow"/>
        </w:rPr>
        <w:t>Exit conditions with right/left side Turn signal view active</w:t>
      </w:r>
    </w:p>
    <w:tbl>
      <w:tblPr>
        <w:tblW w:w="0" w:type="auto"/>
        <w:tblInd w:w="10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98"/>
        <w:gridCol w:w="8994"/>
      </w:tblGrid>
      <w:tr w:rsidR="004D77CB" w:rsidRPr="00CF18A0" w14:paraId="1F150F14" w14:textId="77777777" w:rsidTr="00E91DE7">
        <w:tc>
          <w:tcPr>
            <w:tcW w:w="189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32DEE8"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Actors</w:t>
            </w:r>
          </w:p>
        </w:tc>
        <w:tc>
          <w:tcPr>
            <w:tcW w:w="899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29E544E"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Vehicle Occupant</w:t>
            </w:r>
          </w:p>
        </w:tc>
      </w:tr>
      <w:tr w:rsidR="004D77CB" w:rsidRPr="00CF18A0" w14:paraId="433E6C4D" w14:textId="77777777" w:rsidTr="00E91DE7">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F02479" w14:textId="77777777" w:rsidR="004D77CB" w:rsidRPr="00CF18A0" w:rsidRDefault="004D77CB" w:rsidP="00E91DE7">
            <w:pPr>
              <w:pStyle w:val="Caption"/>
              <w:rPr>
                <w:rFonts w:cs="Arial"/>
                <w:sz w:val="16"/>
              </w:rPr>
            </w:pPr>
            <w:r w:rsidRPr="00CF18A0">
              <w:rPr>
                <w:rFonts w:cs="Arial"/>
                <w:sz w:val="16"/>
              </w:rPr>
              <w:t>Pre-conditions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68B3DDE4"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1      Vehicle is in RUN/START.</w:t>
            </w:r>
          </w:p>
          <w:p w14:paraId="57546CE9"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2      APIM is configured for 360 AND Turn signal view.</w:t>
            </w:r>
          </w:p>
          <w:p w14:paraId="5CE314DD"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3      ADAS is configured for 360 AND Turn signal view.</w:t>
            </w:r>
          </w:p>
          <w:p w14:paraId="0EA4438C"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4      PersTurnSglView_D_Stat=Enabled.</w:t>
            </w:r>
          </w:p>
          <w:p w14:paraId="3646552D" w14:textId="623FA9D6"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5      Applicable for Half and Full-Pano display only.</w:t>
            </w:r>
          </w:p>
        </w:tc>
      </w:tr>
      <w:tr w:rsidR="004D77CB" w:rsidRPr="00CF18A0" w14:paraId="605D36A9" w14:textId="77777777" w:rsidTr="00E91DE7">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CD8E5A" w14:textId="77777777" w:rsidR="004D77CB" w:rsidRPr="00CF18A0" w:rsidRDefault="004D77CB" w:rsidP="00E91DE7">
            <w:pPr>
              <w:pStyle w:val="Caption"/>
              <w:rPr>
                <w:rFonts w:cs="Arial"/>
                <w:sz w:val="16"/>
              </w:rPr>
            </w:pPr>
            <w:r w:rsidRPr="00CF18A0">
              <w:rPr>
                <w:rFonts w:cs="Arial"/>
                <w:sz w:val="16"/>
              </w:rPr>
              <w:t>Scenario Description</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04DAFE5F" w14:textId="792ED93A"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Right side Turn signal view is active(FeatConfigIpmbActl=0x30</w:t>
            </w:r>
            <w:r w:rsidR="00CE468F" w:rsidRPr="00FB14F9">
              <w:rPr>
                <w:rFonts w:ascii="Times New Roman" w:hAnsi="Times New Roman"/>
                <w:b w:val="0"/>
                <w:bCs w:val="0"/>
                <w:szCs w:val="22"/>
              </w:rPr>
              <w:t>/2F</w:t>
            </w:r>
            <w:r w:rsidRPr="00FB14F9">
              <w:rPr>
                <w:rFonts w:ascii="Times New Roman" w:hAnsi="Times New Roman"/>
                <w:b w:val="0"/>
                <w:bCs w:val="0"/>
                <w:szCs w:val="22"/>
              </w:rPr>
              <w:t>) AND user activating other camera views</w:t>
            </w:r>
          </w:p>
        </w:tc>
      </w:tr>
      <w:tr w:rsidR="004D77CB" w:rsidRPr="00CF18A0" w14:paraId="196F8218" w14:textId="77777777" w:rsidTr="00E91DE7">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06DB6A" w14:textId="77777777" w:rsidR="004D77CB" w:rsidRPr="00CF18A0" w:rsidRDefault="004D77CB" w:rsidP="00E91DE7">
            <w:pPr>
              <w:pStyle w:val="Caption"/>
              <w:rPr>
                <w:rFonts w:cs="Arial"/>
                <w:sz w:val="16"/>
              </w:rPr>
            </w:pPr>
            <w:r w:rsidRPr="00CF18A0">
              <w:rPr>
                <w:rFonts w:cs="Arial"/>
                <w:sz w:val="16"/>
              </w:rPr>
              <w:t>Post-conditions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691C7288" w14:textId="3578659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When FeatConfigIpmbActl!=0x30</w:t>
            </w:r>
            <w:r w:rsidR="00CE468F" w:rsidRPr="00FB14F9">
              <w:rPr>
                <w:rFonts w:ascii="Times New Roman" w:hAnsi="Times New Roman"/>
                <w:b w:val="0"/>
                <w:bCs w:val="0"/>
                <w:szCs w:val="22"/>
              </w:rPr>
              <w:t>/2F</w:t>
            </w:r>
            <w:r w:rsidRPr="00FB14F9">
              <w:rPr>
                <w:rFonts w:ascii="Times New Roman" w:hAnsi="Times New Roman"/>
                <w:b w:val="0"/>
                <w:bCs w:val="0"/>
                <w:szCs w:val="22"/>
              </w:rPr>
              <w:t>, the APIM shall stop showing the camera view in cluster and shall transition to show camera views in center stack on conditions like:</w:t>
            </w:r>
          </w:p>
          <w:p w14:paraId="0362C385"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Shifting in to Reverse.</w:t>
            </w:r>
          </w:p>
          <w:p w14:paraId="7EF37F4F"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lastRenderedPageBreak/>
              <w:t>Pressing camera button to activate Front 360 view.</w:t>
            </w:r>
          </w:p>
          <w:p w14:paraId="538F3FD3"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Object detected camera view activation.</w:t>
            </w:r>
          </w:p>
          <w:p w14:paraId="7083346B"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Off-road condition.</w:t>
            </w:r>
          </w:p>
          <w:p w14:paraId="43E3E907" w14:textId="12C98E3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Fully Automated parking.</w:t>
            </w:r>
          </w:p>
        </w:tc>
      </w:tr>
      <w:tr w:rsidR="004D77CB" w:rsidRPr="00CF18A0" w14:paraId="610F8E55" w14:textId="77777777" w:rsidTr="00E91DE7">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DE904F" w14:textId="77777777" w:rsidR="004D77CB" w:rsidRPr="00CF18A0" w:rsidRDefault="004D77CB" w:rsidP="00E91DE7">
            <w:pPr>
              <w:pStyle w:val="Caption"/>
              <w:rPr>
                <w:rFonts w:cs="Arial"/>
                <w:sz w:val="16"/>
              </w:rPr>
            </w:pPr>
            <w:r w:rsidRPr="00CF18A0">
              <w:rPr>
                <w:rFonts w:cs="Arial"/>
                <w:sz w:val="16"/>
              </w:rPr>
              <w:lastRenderedPageBreak/>
              <w:t>List of Exception Use Cases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26530C61"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E1 – Vehicle is not RUN/START</w:t>
            </w:r>
          </w:p>
          <w:p w14:paraId="5B0EAB5F"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E2 – Loss of communication with IPMB module</w:t>
            </w:r>
          </w:p>
          <w:p w14:paraId="5CD135F3"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E3 – Valid camera video signal not present</w:t>
            </w:r>
          </w:p>
        </w:tc>
      </w:tr>
      <w:tr w:rsidR="004D77CB" w:rsidRPr="00CF18A0" w14:paraId="10DECE21" w14:textId="77777777" w:rsidTr="00E91DE7">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D431AA" w14:textId="77777777" w:rsidR="004D77CB" w:rsidRPr="00CF18A0" w:rsidRDefault="004D77CB" w:rsidP="00E91DE7">
            <w:pPr>
              <w:pStyle w:val="Caption"/>
              <w:rPr>
                <w:rFonts w:cs="Arial"/>
                <w:sz w:val="16"/>
              </w:rPr>
            </w:pPr>
            <w:r w:rsidRPr="00CF18A0">
              <w:rPr>
                <w:rFonts w:cs="Arial"/>
                <w:sz w:val="16"/>
              </w:rPr>
              <w:t>Interfaces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638217FA" w14:textId="77777777" w:rsidR="004D77CB" w:rsidRPr="00FB14F9" w:rsidRDefault="004D77CB" w:rsidP="00E91DE7">
            <w:pPr>
              <w:pStyle w:val="Caption"/>
              <w:rPr>
                <w:rFonts w:ascii="Times New Roman" w:hAnsi="Times New Roman"/>
                <w:b w:val="0"/>
                <w:bCs w:val="0"/>
                <w:szCs w:val="22"/>
              </w:rPr>
            </w:pPr>
            <w:r w:rsidRPr="00FB14F9">
              <w:rPr>
                <w:rFonts w:ascii="Times New Roman" w:hAnsi="Times New Roman"/>
                <w:b w:val="0"/>
                <w:bCs w:val="0"/>
                <w:szCs w:val="22"/>
              </w:rPr>
              <w:t>CAN, FPD link</w:t>
            </w:r>
          </w:p>
        </w:tc>
      </w:tr>
    </w:tbl>
    <w:p w14:paraId="6D18B75D" w14:textId="52C78EF2" w:rsidR="00052577" w:rsidRDefault="00052577" w:rsidP="00052577">
      <w:pPr>
        <w:pStyle w:val="Heading6"/>
        <w:rPr>
          <w:highlight w:val="yellow"/>
        </w:rPr>
      </w:pPr>
      <w:r w:rsidRPr="00E476DC">
        <w:rPr>
          <w:highlight w:val="yellow"/>
        </w:rPr>
        <w:t>CAMERA-UC-REQ-410090/A-</w:t>
      </w:r>
      <w:r>
        <w:rPr>
          <w:highlight w:val="yellow"/>
        </w:rPr>
        <w:t>Cropping and rescaling of left</w:t>
      </w:r>
      <w:r w:rsidR="00F46A13">
        <w:rPr>
          <w:highlight w:val="yellow"/>
        </w:rPr>
        <w:t>/right</w:t>
      </w:r>
      <w:r>
        <w:rPr>
          <w:highlight w:val="yellow"/>
        </w:rPr>
        <w:t xml:space="preserve"> side Turn signal view image</w:t>
      </w:r>
    </w:p>
    <w:tbl>
      <w:tblPr>
        <w:tblW w:w="0" w:type="auto"/>
        <w:tblInd w:w="10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96"/>
        <w:gridCol w:w="8996"/>
      </w:tblGrid>
      <w:tr w:rsidR="00052577" w:rsidRPr="007D1212" w14:paraId="5F793CD7" w14:textId="77777777" w:rsidTr="00E91DE7">
        <w:tc>
          <w:tcPr>
            <w:tcW w:w="189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32BCA1" w14:textId="77777777" w:rsidR="00052577" w:rsidRPr="007D1212" w:rsidRDefault="00052577" w:rsidP="00E91DE7">
            <w:pPr>
              <w:spacing w:line="276" w:lineRule="auto"/>
              <w:rPr>
                <w:sz w:val="22"/>
                <w:szCs w:val="22"/>
              </w:rPr>
            </w:pPr>
            <w:r w:rsidRPr="007D1212">
              <w:rPr>
                <w:b/>
                <w:bCs/>
                <w:sz w:val="22"/>
                <w:szCs w:val="22"/>
              </w:rPr>
              <w:t>Actors</w:t>
            </w:r>
          </w:p>
        </w:tc>
        <w:tc>
          <w:tcPr>
            <w:tcW w:w="899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D7B5503"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Vehicle Occupant</w:t>
            </w:r>
          </w:p>
        </w:tc>
      </w:tr>
      <w:tr w:rsidR="00052577" w:rsidRPr="007D1212" w14:paraId="66D5232B"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1FDB66" w14:textId="77777777" w:rsidR="00052577" w:rsidRPr="007D1212" w:rsidRDefault="00052577" w:rsidP="00E91DE7">
            <w:pPr>
              <w:spacing w:line="276" w:lineRule="auto"/>
              <w:rPr>
                <w:sz w:val="22"/>
                <w:szCs w:val="22"/>
              </w:rPr>
            </w:pPr>
            <w:r w:rsidRPr="007D1212">
              <w:rPr>
                <w:b/>
                <w:bCs/>
                <w:sz w:val="22"/>
                <w:szCs w:val="22"/>
              </w:rPr>
              <w:t>Pre-conditions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6630A2FB"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1      Vehicle is in RUN/START.</w:t>
            </w:r>
          </w:p>
          <w:p w14:paraId="72E96999"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2      APIM is configured for 360 AND Turn signal view.</w:t>
            </w:r>
          </w:p>
          <w:p w14:paraId="7F84FA6E"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3      ADAS is configured for 360 AND Turn signal view.</w:t>
            </w:r>
          </w:p>
          <w:p w14:paraId="2B8844E0"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4      PersTurnSglView_D_Stat=Enabled.</w:t>
            </w:r>
          </w:p>
          <w:p w14:paraId="25C7030B"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5      Applicable for Half and Full pano only.</w:t>
            </w:r>
          </w:p>
          <w:p w14:paraId="5ECC8347" w14:textId="77777777" w:rsidR="00052577" w:rsidRPr="00052577" w:rsidRDefault="00052577" w:rsidP="00052577">
            <w:pPr>
              <w:pStyle w:val="Caption"/>
              <w:rPr>
                <w:rFonts w:ascii="Times New Roman" w:hAnsi="Times New Roman"/>
                <w:b w:val="0"/>
                <w:bCs w:val="0"/>
                <w:szCs w:val="22"/>
              </w:rPr>
            </w:pPr>
          </w:p>
        </w:tc>
      </w:tr>
      <w:tr w:rsidR="00052577" w:rsidRPr="007D1212" w14:paraId="69CFFA19"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B30370" w14:textId="77777777" w:rsidR="00052577" w:rsidRPr="007D1212" w:rsidRDefault="00052577" w:rsidP="00E91DE7">
            <w:pPr>
              <w:spacing w:line="276" w:lineRule="auto"/>
              <w:rPr>
                <w:sz w:val="22"/>
                <w:szCs w:val="22"/>
              </w:rPr>
            </w:pPr>
            <w:r w:rsidRPr="007D1212">
              <w:rPr>
                <w:b/>
                <w:bCs/>
                <w:sz w:val="22"/>
                <w:szCs w:val="22"/>
              </w:rPr>
              <w:t>Scenario Description</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039798DD" w14:textId="67A2BD63"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The customer is selecting Turn signal switch to Right (TurnLghtSwtch_D_Stat=Right</w:t>
            </w:r>
            <w:r w:rsidR="00F46A13">
              <w:rPr>
                <w:rFonts w:ascii="Times New Roman" w:hAnsi="Times New Roman"/>
                <w:b w:val="0"/>
                <w:bCs w:val="0"/>
                <w:szCs w:val="22"/>
              </w:rPr>
              <w:t>/Right</w:t>
            </w:r>
            <w:r w:rsidRPr="00052577">
              <w:rPr>
                <w:rFonts w:ascii="Times New Roman" w:hAnsi="Times New Roman"/>
                <w:b w:val="0"/>
                <w:bCs w:val="0"/>
                <w:szCs w:val="22"/>
              </w:rPr>
              <w:t>) AND FeatConfigIpmbActl=0x2F</w:t>
            </w:r>
            <w:r w:rsidR="00F46A13">
              <w:rPr>
                <w:rFonts w:ascii="Times New Roman" w:hAnsi="Times New Roman"/>
                <w:b w:val="0"/>
                <w:bCs w:val="0"/>
                <w:szCs w:val="22"/>
              </w:rPr>
              <w:t xml:space="preserve">/30 </w:t>
            </w:r>
            <w:r w:rsidRPr="00052577">
              <w:rPr>
                <w:rFonts w:ascii="Times New Roman" w:hAnsi="Times New Roman"/>
                <w:b w:val="0"/>
                <w:bCs w:val="0"/>
                <w:szCs w:val="22"/>
              </w:rPr>
              <w:t xml:space="preserve">AND Cropping the Left side Turn signal view from ADAS. </w:t>
            </w:r>
          </w:p>
        </w:tc>
      </w:tr>
      <w:tr w:rsidR="00052577" w:rsidRPr="007D1212" w14:paraId="4DEFA044"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BA8A8A" w14:textId="77777777" w:rsidR="00052577" w:rsidRPr="007D1212" w:rsidRDefault="00052577" w:rsidP="00E91DE7">
            <w:pPr>
              <w:spacing w:line="276" w:lineRule="auto"/>
              <w:rPr>
                <w:sz w:val="22"/>
                <w:szCs w:val="22"/>
              </w:rPr>
            </w:pPr>
            <w:r w:rsidRPr="007D1212">
              <w:rPr>
                <w:b/>
                <w:bCs/>
                <w:sz w:val="22"/>
                <w:szCs w:val="22"/>
              </w:rPr>
              <w:t>Post-conditions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1161BAD5" w14:textId="3E1844D9"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ADAS shall output the Enum for Left side Turn signal view through CAN signal FeatConfigIpmbActl=0x2F</w:t>
            </w:r>
            <w:r w:rsidR="00F46A13">
              <w:rPr>
                <w:rFonts w:ascii="Times New Roman" w:hAnsi="Times New Roman"/>
                <w:b w:val="0"/>
                <w:bCs w:val="0"/>
                <w:szCs w:val="22"/>
              </w:rPr>
              <w:t>/30</w:t>
            </w:r>
            <w:r w:rsidRPr="00052577">
              <w:rPr>
                <w:rFonts w:ascii="Times New Roman" w:hAnsi="Times New Roman"/>
                <w:b w:val="0"/>
                <w:bCs w:val="0"/>
                <w:szCs w:val="22"/>
              </w:rPr>
              <w:t>, Then APIM shall Crop and rescale the image and display.</w:t>
            </w:r>
          </w:p>
          <w:p w14:paraId="6D494A07" w14:textId="77777777" w:rsidR="00052577" w:rsidRPr="00052577" w:rsidRDefault="00052577" w:rsidP="00052577">
            <w:pPr>
              <w:pStyle w:val="Caption"/>
              <w:rPr>
                <w:rFonts w:ascii="Times New Roman" w:hAnsi="Times New Roman"/>
                <w:b w:val="0"/>
                <w:bCs w:val="0"/>
                <w:szCs w:val="22"/>
              </w:rPr>
            </w:pPr>
          </w:p>
          <w:p w14:paraId="2FA9E7C7"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Cropping and rescaling details:</w:t>
            </w:r>
          </w:p>
          <w:p w14:paraId="242D933D"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ADAS Shall output 1120*664 active pixels with resolution 1536*664 pixels</w:t>
            </w:r>
          </w:p>
          <w:p w14:paraId="03764BC1"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APIM shall crop 448 pixels(i.e) cropping from 1120 to 672 pixels in the width of Image.</w:t>
            </w:r>
          </w:p>
          <w:p w14:paraId="6C44CE41"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APIM shall rescale the 664 pixels in Height of image to 581 pixels.</w:t>
            </w:r>
          </w:p>
          <w:p w14:paraId="26A974B9" w14:textId="77777777" w:rsidR="00052577" w:rsidRPr="00052577" w:rsidRDefault="00052577" w:rsidP="00052577">
            <w:pPr>
              <w:pStyle w:val="Caption"/>
              <w:rPr>
                <w:rFonts w:ascii="Times New Roman" w:hAnsi="Times New Roman"/>
                <w:b w:val="0"/>
                <w:bCs w:val="0"/>
                <w:szCs w:val="22"/>
              </w:rPr>
            </w:pPr>
          </w:p>
        </w:tc>
      </w:tr>
      <w:tr w:rsidR="00052577" w:rsidRPr="007D1212" w14:paraId="79B43172"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E44058" w14:textId="77777777" w:rsidR="00052577" w:rsidRPr="007D1212" w:rsidRDefault="00052577" w:rsidP="00E91DE7">
            <w:pPr>
              <w:spacing w:line="276" w:lineRule="auto"/>
              <w:rPr>
                <w:sz w:val="22"/>
                <w:szCs w:val="22"/>
              </w:rPr>
            </w:pPr>
            <w:r w:rsidRPr="007D1212">
              <w:rPr>
                <w:b/>
                <w:bCs/>
                <w:sz w:val="22"/>
                <w:szCs w:val="22"/>
              </w:rPr>
              <w:t>List of Exception Use Cases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5B856288"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E1 – Vehicle is not RUN/START</w:t>
            </w:r>
          </w:p>
          <w:p w14:paraId="2721F145"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E2 – Loss of communication with IPMB module</w:t>
            </w:r>
          </w:p>
          <w:p w14:paraId="5C31B330"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E3 – Valid camera video signal not present</w:t>
            </w:r>
          </w:p>
        </w:tc>
      </w:tr>
      <w:tr w:rsidR="00052577" w:rsidRPr="007D1212" w14:paraId="25862315" w14:textId="77777777" w:rsidTr="00E91DE7">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D9C9AB" w14:textId="77777777" w:rsidR="00052577" w:rsidRPr="007D1212" w:rsidRDefault="00052577" w:rsidP="00E91DE7">
            <w:pPr>
              <w:spacing w:line="276" w:lineRule="auto"/>
              <w:rPr>
                <w:sz w:val="22"/>
                <w:szCs w:val="22"/>
              </w:rPr>
            </w:pPr>
            <w:r w:rsidRPr="007D1212">
              <w:rPr>
                <w:b/>
                <w:bCs/>
                <w:sz w:val="22"/>
                <w:szCs w:val="22"/>
              </w:rPr>
              <w:t>Interfaces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0E1A644A" w14:textId="77777777" w:rsidR="00052577" w:rsidRPr="00052577" w:rsidRDefault="00052577" w:rsidP="00052577">
            <w:pPr>
              <w:pStyle w:val="Caption"/>
              <w:rPr>
                <w:rFonts w:ascii="Times New Roman" w:hAnsi="Times New Roman"/>
                <w:b w:val="0"/>
                <w:bCs w:val="0"/>
                <w:szCs w:val="22"/>
              </w:rPr>
            </w:pPr>
            <w:r w:rsidRPr="00052577">
              <w:rPr>
                <w:rFonts w:ascii="Times New Roman" w:hAnsi="Times New Roman"/>
                <w:b w:val="0"/>
                <w:bCs w:val="0"/>
                <w:szCs w:val="22"/>
              </w:rPr>
              <w:t>CAN, FPD link</w:t>
            </w:r>
          </w:p>
        </w:tc>
      </w:tr>
    </w:tbl>
    <w:p w14:paraId="1A2152D7" w14:textId="77777777" w:rsidR="00DA7260" w:rsidRDefault="00DA7260" w:rsidP="00CD0F64"/>
    <w:p w14:paraId="57C03CA1" w14:textId="77777777" w:rsidR="00406F39" w:rsidRDefault="00770557" w:rsidP="00E52CBB">
      <w:pPr>
        <w:pStyle w:val="Heading5"/>
      </w:pPr>
      <w:r>
        <w:lastRenderedPageBreak/>
        <w:t>White Box Views</w:t>
      </w:r>
    </w:p>
    <w:p w14:paraId="04E2CF53" w14:textId="77777777" w:rsidR="00406F39" w:rsidRDefault="00770557" w:rsidP="00E52CBB">
      <w:pPr>
        <w:pStyle w:val="Heading6"/>
      </w:pPr>
      <w:r>
        <w:t>Activity Diagrams</w:t>
      </w:r>
    </w:p>
    <w:p w14:paraId="0C3846AC" w14:textId="77777777" w:rsidR="00406F39" w:rsidRDefault="00770557" w:rsidP="00E52CBB">
      <w:pPr>
        <w:pStyle w:val="Heading7"/>
      </w:pPr>
      <w:r>
        <w:t>CAMERA-ACT-REQ-411945/A-Operate TSV</w:t>
      </w:r>
    </w:p>
    <w:p w14:paraId="65FBEBB4" w14:textId="77777777" w:rsidR="00500605" w:rsidRDefault="00770557" w:rsidP="00E52CBB">
      <w:pPr>
        <w:jc w:val="center"/>
      </w:pPr>
      <w:r w:rsidRPr="00981E00">
        <w:rPr>
          <w:noProof/>
        </w:rPr>
        <w:drawing>
          <wp:anchor distT="0" distB="0" distL="114300" distR="114300" simplePos="0" relativeHeight="251649024" behindDoc="0" locked="0" layoutInCell="1" allowOverlap="1" wp14:anchorId="1955695B" wp14:editId="7CB785A5">
            <wp:simplePos x="0" y="0"/>
            <wp:positionH relativeFrom="column">
              <wp:posOffset>0</wp:posOffset>
            </wp:positionH>
            <wp:positionV relativeFrom="paragraph">
              <wp:posOffset>0</wp:posOffset>
            </wp:positionV>
            <wp:extent cx="5800725" cy="5000625"/>
            <wp:effectExtent l="0" t="0" r="9525" b="9525"/>
            <wp:wrapTopAndBottom/>
            <wp:docPr id="4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00725"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8E5394" w14:textId="77777777" w:rsidR="00406F39" w:rsidRDefault="00770557" w:rsidP="00E52CBB">
      <w:pPr>
        <w:pStyle w:val="Heading7"/>
      </w:pPr>
      <w:r>
        <w:lastRenderedPageBreak/>
        <w:t>CAMERA-ACT-REQ-411947/A-Disable TSV</w:t>
      </w:r>
    </w:p>
    <w:p w14:paraId="4B28F98E" w14:textId="77777777" w:rsidR="00500605" w:rsidRDefault="00770557" w:rsidP="00E52CBB">
      <w:pPr>
        <w:jc w:val="center"/>
      </w:pPr>
      <w:r w:rsidRPr="00203B94">
        <w:rPr>
          <w:noProof/>
        </w:rPr>
        <w:drawing>
          <wp:anchor distT="0" distB="0" distL="114300" distR="114300" simplePos="0" relativeHeight="251650048" behindDoc="0" locked="0" layoutInCell="1" allowOverlap="1" wp14:anchorId="278F16FC" wp14:editId="377187C1">
            <wp:simplePos x="0" y="0"/>
            <wp:positionH relativeFrom="column">
              <wp:posOffset>0</wp:posOffset>
            </wp:positionH>
            <wp:positionV relativeFrom="paragraph">
              <wp:posOffset>0</wp:posOffset>
            </wp:positionV>
            <wp:extent cx="5800725" cy="3286125"/>
            <wp:effectExtent l="0" t="0" r="9525" b="9525"/>
            <wp:wrapTopAndBottom/>
            <wp:docPr id="4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0072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FA9D8A" w14:textId="77777777" w:rsidR="00406F39" w:rsidRDefault="00770557" w:rsidP="00E52CBB">
      <w:pPr>
        <w:pStyle w:val="Heading6"/>
      </w:pPr>
      <w:r>
        <w:lastRenderedPageBreak/>
        <w:t>Sequence Diagrams</w:t>
      </w:r>
    </w:p>
    <w:p w14:paraId="127AB8FD" w14:textId="77777777" w:rsidR="00406F39" w:rsidRDefault="00770557" w:rsidP="00E52CBB">
      <w:pPr>
        <w:pStyle w:val="Heading7"/>
      </w:pPr>
      <w:r>
        <w:t>CAMERA-SD-REQ-411946/A-Operate TSV</w:t>
      </w:r>
    </w:p>
    <w:p w14:paraId="09176D26" w14:textId="77777777" w:rsidR="00500605" w:rsidRDefault="00770557" w:rsidP="00E52CBB">
      <w:pPr>
        <w:jc w:val="center"/>
      </w:pPr>
      <w:r w:rsidRPr="00C3364A">
        <w:rPr>
          <w:noProof/>
        </w:rPr>
        <w:drawing>
          <wp:anchor distT="0" distB="0" distL="114300" distR="114300" simplePos="0" relativeHeight="251651072" behindDoc="0" locked="0" layoutInCell="1" allowOverlap="1" wp14:anchorId="1971D886" wp14:editId="1E0311FA">
            <wp:simplePos x="0" y="0"/>
            <wp:positionH relativeFrom="column">
              <wp:posOffset>0</wp:posOffset>
            </wp:positionH>
            <wp:positionV relativeFrom="paragraph">
              <wp:posOffset>156845</wp:posOffset>
            </wp:positionV>
            <wp:extent cx="5410200" cy="7191375"/>
            <wp:effectExtent l="0" t="0" r="0" b="9525"/>
            <wp:wrapTopAndBottom/>
            <wp:docPr id="46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0200" cy="719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2F6DC" w14:textId="77777777" w:rsidR="00406F39" w:rsidRDefault="00770557" w:rsidP="00E52CBB">
      <w:pPr>
        <w:pStyle w:val="Heading7"/>
      </w:pPr>
      <w:r>
        <w:lastRenderedPageBreak/>
        <w:t>CAMERA-SD-REQ-411948/A-Disable TSV</w:t>
      </w:r>
    </w:p>
    <w:p w14:paraId="6C854EA1" w14:textId="77777777" w:rsidR="00500605" w:rsidRDefault="00770557" w:rsidP="00E52CBB">
      <w:pPr>
        <w:jc w:val="center"/>
      </w:pPr>
      <w:r w:rsidRPr="001C35E4">
        <w:rPr>
          <w:noProof/>
        </w:rPr>
        <w:drawing>
          <wp:anchor distT="0" distB="0" distL="114300" distR="114300" simplePos="0" relativeHeight="251652096" behindDoc="0" locked="0" layoutInCell="1" allowOverlap="1" wp14:anchorId="0349876A" wp14:editId="36DC94D9">
            <wp:simplePos x="0" y="0"/>
            <wp:positionH relativeFrom="column">
              <wp:posOffset>0</wp:posOffset>
            </wp:positionH>
            <wp:positionV relativeFrom="paragraph">
              <wp:posOffset>0</wp:posOffset>
            </wp:positionV>
            <wp:extent cx="5410200" cy="4267200"/>
            <wp:effectExtent l="0" t="0" r="0" b="0"/>
            <wp:wrapTopAndBottom/>
            <wp:docPr id="4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0200" cy="426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683B" w14:textId="77777777" w:rsidR="00406F39" w:rsidRDefault="00770557" w:rsidP="00E52CBB">
      <w:pPr>
        <w:pStyle w:val="Heading2"/>
      </w:pPr>
      <w:bookmarkStart w:id="135" w:name="_Toc100050082"/>
      <w:r>
        <w:t>CTA 180 Multicamera</w:t>
      </w:r>
      <w:bookmarkEnd w:id="135"/>
    </w:p>
    <w:p w14:paraId="49796F15" w14:textId="77777777" w:rsidR="00406F39" w:rsidRDefault="00770557" w:rsidP="00E52CBB">
      <w:pPr>
        <w:pStyle w:val="Heading3"/>
      </w:pPr>
      <w:bookmarkStart w:id="136" w:name="_Toc100050083"/>
      <w:r w:rsidRPr="00B9479B">
        <w:t>FUN-REQ-410169/A-CTA 180 Multicamera</w:t>
      </w:r>
      <w:bookmarkEnd w:id="136"/>
    </w:p>
    <w:p w14:paraId="52A755B0" w14:textId="77777777" w:rsidR="00500605" w:rsidRDefault="00000000" w:rsidP="00500605"/>
    <w:p w14:paraId="788F31B4" w14:textId="77777777" w:rsidR="00406F39" w:rsidRDefault="00770557" w:rsidP="00E52CBB">
      <w:pPr>
        <w:pStyle w:val="Heading4"/>
      </w:pPr>
      <w:r>
        <w:t>Functional Definition</w:t>
      </w:r>
    </w:p>
    <w:p w14:paraId="2872AE65" w14:textId="77777777" w:rsidR="00406F39" w:rsidRDefault="00770557" w:rsidP="00E52CBB">
      <w:pPr>
        <w:pStyle w:val="Heading5"/>
      </w:pPr>
      <w:r>
        <w:t>Use Cases</w:t>
      </w:r>
    </w:p>
    <w:p w14:paraId="529910A9" w14:textId="77777777" w:rsidR="00406F39" w:rsidRDefault="00770557" w:rsidP="00E52CBB">
      <w:pPr>
        <w:pStyle w:val="Heading6"/>
      </w:pPr>
      <w:r>
        <w:t>CAMERA-UC-REQ-410120/A-Menu to be not available</w:t>
      </w:r>
    </w:p>
    <w:p w14:paraId="55211788"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8650A9" w14:paraId="53BF04F1"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90AB13" w14:textId="77777777" w:rsidR="008650A9"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FFDC9B" w14:textId="77777777" w:rsidR="008650A9" w:rsidRDefault="00770557">
            <w:pPr>
              <w:spacing w:line="276" w:lineRule="auto"/>
            </w:pPr>
            <w:r>
              <w:t>Vehicle Occupant</w:t>
            </w:r>
          </w:p>
        </w:tc>
      </w:tr>
      <w:tr w:rsidR="008650A9" w14:paraId="28488F5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2D7B33" w14:textId="77777777" w:rsidR="008650A9"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5DC31B7" w14:textId="77777777" w:rsidR="008650A9" w:rsidRDefault="00770557" w:rsidP="008650A9">
            <w:pPr>
              <w:numPr>
                <w:ilvl w:val="0"/>
                <w:numId w:val="428"/>
              </w:numPr>
              <w:spacing w:line="256" w:lineRule="auto"/>
            </w:pPr>
            <w:r>
              <w:t>CLIENT has Config for CtaSV Configuration set to Disabled</w:t>
            </w:r>
          </w:p>
          <w:p w14:paraId="6B6BF951" w14:textId="77777777" w:rsidR="008650A9" w:rsidRDefault="00770557" w:rsidP="008650A9">
            <w:pPr>
              <w:numPr>
                <w:ilvl w:val="0"/>
                <w:numId w:val="428"/>
              </w:numPr>
              <w:spacing w:line="256" w:lineRule="auto"/>
            </w:pPr>
            <w:r>
              <w:t>Vehicle is in Run/Start</w:t>
            </w:r>
          </w:p>
        </w:tc>
      </w:tr>
      <w:tr w:rsidR="008650A9" w14:paraId="04D88F8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AFBA47" w14:textId="77777777" w:rsidR="008650A9"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A89D5B7" w14:textId="77777777" w:rsidR="008650A9" w:rsidRDefault="00770557" w:rsidP="00460033">
            <w:pPr>
              <w:spacing w:line="276" w:lineRule="auto"/>
            </w:pPr>
            <w:r>
              <w:t>U</w:t>
            </w:r>
            <w:r w:rsidRPr="00460033">
              <w:t>ser accesses the settings menu</w:t>
            </w:r>
            <w:r>
              <w:t>.</w:t>
            </w:r>
          </w:p>
        </w:tc>
      </w:tr>
      <w:tr w:rsidR="008650A9" w14:paraId="175BEC2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05C698" w14:textId="77777777" w:rsidR="008650A9"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FA06553" w14:textId="77777777" w:rsidR="008650A9" w:rsidRDefault="00770557">
            <w:pPr>
              <w:spacing w:line="276" w:lineRule="auto"/>
            </w:pPr>
            <w:r w:rsidRPr="00460033">
              <w:t>CTA menu is not available</w:t>
            </w:r>
            <w:r>
              <w:t>.</w:t>
            </w:r>
          </w:p>
        </w:tc>
      </w:tr>
      <w:tr w:rsidR="008650A9" w14:paraId="1E4888BF"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7FA48E" w14:textId="77777777" w:rsidR="008650A9"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7D8B641" w14:textId="77777777" w:rsidR="008650A9" w:rsidRDefault="00770557">
            <w:pPr>
              <w:spacing w:line="256" w:lineRule="auto"/>
            </w:pPr>
            <w:r>
              <w:t>E1 – Vehicle is not RUN/START</w:t>
            </w:r>
          </w:p>
          <w:p w14:paraId="1FD486D9" w14:textId="77777777" w:rsidR="008650A9" w:rsidRDefault="00770557">
            <w:pPr>
              <w:spacing w:line="256" w:lineRule="auto"/>
            </w:pPr>
            <w:r>
              <w:t>E2 – Loss of communication with server module</w:t>
            </w:r>
          </w:p>
          <w:p w14:paraId="37460541" w14:textId="77777777" w:rsidR="008650A9" w:rsidRDefault="00770557">
            <w:pPr>
              <w:spacing w:line="256" w:lineRule="auto"/>
            </w:pPr>
            <w:r>
              <w:t xml:space="preserve">E3 – Valid camera video signal not present </w:t>
            </w:r>
          </w:p>
          <w:p w14:paraId="144460F6" w14:textId="77777777" w:rsidR="008650A9" w:rsidRDefault="00770557">
            <w:pPr>
              <w:spacing w:line="276" w:lineRule="auto"/>
            </w:pPr>
            <w:r>
              <w:t>E4 – User switches to Rear Split View manually by selecting the soft button</w:t>
            </w:r>
          </w:p>
        </w:tc>
      </w:tr>
      <w:tr w:rsidR="008650A9" w14:paraId="43E0208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B2D6E2" w14:textId="77777777" w:rsidR="008650A9"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AEA9196" w14:textId="77777777" w:rsidR="008650A9" w:rsidRDefault="00000000">
            <w:pPr>
              <w:spacing w:line="276" w:lineRule="auto"/>
            </w:pPr>
          </w:p>
        </w:tc>
      </w:tr>
    </w:tbl>
    <w:p w14:paraId="084BB5D4" w14:textId="77777777" w:rsidR="00500605" w:rsidRPr="008650A9" w:rsidRDefault="00000000" w:rsidP="008650A9"/>
    <w:p w14:paraId="5B8B4BFF" w14:textId="77777777" w:rsidR="00406F39" w:rsidRDefault="00770557" w:rsidP="00E52CBB">
      <w:pPr>
        <w:pStyle w:val="Heading6"/>
      </w:pPr>
      <w:r>
        <w:lastRenderedPageBreak/>
        <w:t>CAMERA-UC-REQ-410121/A-Menu to be available in Settings</w:t>
      </w:r>
    </w:p>
    <w:p w14:paraId="09EF6881"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921A1D" w14:paraId="050FBCB6"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88E1CC" w14:textId="77777777" w:rsidR="00921A1D"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E4B2D25" w14:textId="77777777" w:rsidR="00921A1D" w:rsidRDefault="00770557">
            <w:pPr>
              <w:spacing w:line="276" w:lineRule="auto"/>
            </w:pPr>
            <w:r>
              <w:t>Vehicle Occupant</w:t>
            </w:r>
          </w:p>
        </w:tc>
      </w:tr>
      <w:tr w:rsidR="00921A1D" w14:paraId="398BF4BB"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C7448B" w14:textId="77777777" w:rsidR="00921A1D"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29D6BB4" w14:textId="77777777" w:rsidR="00921A1D" w:rsidRDefault="00770557" w:rsidP="00921A1D">
            <w:pPr>
              <w:numPr>
                <w:ilvl w:val="0"/>
                <w:numId w:val="430"/>
              </w:numPr>
              <w:spacing w:line="256" w:lineRule="auto"/>
            </w:pPr>
            <w:r>
              <w:t>CLIENT has Config for CtaSV Configuration set to “Enabled”</w:t>
            </w:r>
          </w:p>
          <w:p w14:paraId="2C399EC0" w14:textId="77777777" w:rsidR="00921A1D" w:rsidRDefault="00770557" w:rsidP="00921A1D">
            <w:pPr>
              <w:numPr>
                <w:ilvl w:val="0"/>
                <w:numId w:val="430"/>
              </w:numPr>
              <w:spacing w:line="276" w:lineRule="auto"/>
            </w:pPr>
            <w:r>
              <w:t>Vehicle is in Run/Start</w:t>
            </w:r>
          </w:p>
        </w:tc>
      </w:tr>
      <w:tr w:rsidR="00921A1D" w14:paraId="23A9D1E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3880A0" w14:textId="77777777" w:rsidR="00921A1D"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7AB5A09" w14:textId="77777777" w:rsidR="00921A1D" w:rsidRDefault="00770557" w:rsidP="00A7102A">
            <w:pPr>
              <w:spacing w:line="276" w:lineRule="auto"/>
            </w:pPr>
            <w:r>
              <w:t>U</w:t>
            </w:r>
            <w:r w:rsidRPr="00A7102A">
              <w:t>ser accesses the settings menu</w:t>
            </w:r>
          </w:p>
        </w:tc>
      </w:tr>
      <w:tr w:rsidR="00921A1D" w14:paraId="1D40613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E755F3" w14:textId="77777777" w:rsidR="00921A1D"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9D937D8" w14:textId="77777777" w:rsidR="00921A1D" w:rsidRDefault="00770557">
            <w:pPr>
              <w:spacing w:line="276" w:lineRule="auto"/>
            </w:pPr>
            <w:r w:rsidRPr="00A7102A">
              <w:t>CTA menu is available</w:t>
            </w:r>
          </w:p>
        </w:tc>
      </w:tr>
      <w:tr w:rsidR="00921A1D" w14:paraId="6309AEC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DF4018" w14:textId="77777777" w:rsidR="00921A1D"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4AAB7E1" w14:textId="77777777" w:rsidR="00921A1D" w:rsidRDefault="00770557">
            <w:pPr>
              <w:spacing w:line="256" w:lineRule="auto"/>
            </w:pPr>
            <w:r>
              <w:t>E1 – Vehicle is not RUN/START</w:t>
            </w:r>
          </w:p>
          <w:p w14:paraId="745D0070" w14:textId="77777777" w:rsidR="00921A1D" w:rsidRDefault="00770557">
            <w:pPr>
              <w:spacing w:line="256" w:lineRule="auto"/>
            </w:pPr>
            <w:r>
              <w:t>E2 – Loss of communication with SERVER module</w:t>
            </w:r>
          </w:p>
          <w:p w14:paraId="2EE6B064" w14:textId="77777777" w:rsidR="00921A1D" w:rsidRDefault="00770557">
            <w:pPr>
              <w:spacing w:line="276" w:lineRule="auto"/>
            </w:pPr>
            <w:r>
              <w:t>E3 – Valid camera video signal not present</w:t>
            </w:r>
          </w:p>
        </w:tc>
      </w:tr>
      <w:tr w:rsidR="00921A1D" w14:paraId="3C9EF32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8359A6" w14:textId="77777777" w:rsidR="00921A1D"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B12D5C0" w14:textId="77777777" w:rsidR="00921A1D" w:rsidRDefault="00000000">
            <w:pPr>
              <w:spacing w:line="276" w:lineRule="auto"/>
            </w:pPr>
          </w:p>
        </w:tc>
      </w:tr>
    </w:tbl>
    <w:p w14:paraId="38E3E9AD" w14:textId="77777777" w:rsidR="00500605" w:rsidRPr="00921A1D" w:rsidRDefault="00000000" w:rsidP="00921A1D"/>
    <w:p w14:paraId="1A887402" w14:textId="77777777" w:rsidR="00406F39" w:rsidRDefault="00770557" w:rsidP="00E52CBB">
      <w:pPr>
        <w:pStyle w:val="Heading6"/>
      </w:pPr>
      <w:r>
        <w:t>CAMERA-UC-REQ-410122/A-Activating Feature via Settings menu</w:t>
      </w:r>
    </w:p>
    <w:p w14:paraId="7FD72240"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436422" w14:paraId="5AC56B6B"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49F3EC" w14:textId="77777777" w:rsidR="00436422"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F1F9C8B" w14:textId="77777777" w:rsidR="00436422" w:rsidRDefault="00770557">
            <w:pPr>
              <w:spacing w:line="276" w:lineRule="auto"/>
            </w:pPr>
            <w:r>
              <w:t>Vehicle Occupant</w:t>
            </w:r>
          </w:p>
        </w:tc>
      </w:tr>
      <w:tr w:rsidR="00436422" w14:paraId="0FCB790B"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B6C96D" w14:textId="77777777" w:rsidR="00436422"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95A4779" w14:textId="77777777" w:rsidR="00436422" w:rsidRDefault="00770557" w:rsidP="00436422">
            <w:pPr>
              <w:numPr>
                <w:ilvl w:val="0"/>
                <w:numId w:val="432"/>
              </w:numPr>
              <w:spacing w:line="256" w:lineRule="auto"/>
            </w:pPr>
            <w:r>
              <w:t>CLIENT has Config for CtaSV Configuration set to “Enabled”</w:t>
            </w:r>
          </w:p>
          <w:p w14:paraId="37749D83" w14:textId="77777777" w:rsidR="00436422" w:rsidRDefault="00770557" w:rsidP="00436422">
            <w:pPr>
              <w:numPr>
                <w:ilvl w:val="0"/>
                <w:numId w:val="433"/>
              </w:numPr>
              <w:spacing w:line="276" w:lineRule="auto"/>
            </w:pPr>
            <w:r>
              <w:t>Vehicle is in Run/Start</w:t>
            </w:r>
          </w:p>
        </w:tc>
      </w:tr>
      <w:tr w:rsidR="00436422" w14:paraId="0D03CE6B"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EF554B" w14:textId="77777777" w:rsidR="00436422"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7A7DDDB" w14:textId="77777777" w:rsidR="00436422" w:rsidRDefault="00770557">
            <w:pPr>
              <w:spacing w:line="276" w:lineRule="auto"/>
            </w:pPr>
            <w:r>
              <w:t>The feature is enabled by the driver from the settings menu</w:t>
            </w:r>
          </w:p>
          <w:p w14:paraId="7DF722ED" w14:textId="77777777" w:rsidR="00436422" w:rsidRDefault="00000000">
            <w:pPr>
              <w:spacing w:line="276" w:lineRule="auto"/>
              <w:ind w:left="720"/>
              <w:rPr>
                <w:rFonts w:cs="Arial"/>
                <w:color w:val="000000"/>
              </w:rPr>
            </w:pPr>
          </w:p>
        </w:tc>
      </w:tr>
      <w:tr w:rsidR="00436422" w14:paraId="2577BA03"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129D22" w14:textId="77777777" w:rsidR="00436422"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3231F61" w14:textId="77777777" w:rsidR="00436422" w:rsidRDefault="00770557">
            <w:pPr>
              <w:spacing w:line="276" w:lineRule="auto"/>
            </w:pPr>
            <w:r>
              <w:t>The feature stays enabled, and performs as designed.</w:t>
            </w:r>
          </w:p>
        </w:tc>
      </w:tr>
      <w:tr w:rsidR="00436422" w14:paraId="2194A1E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27BC9C" w14:textId="77777777" w:rsidR="00436422"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87B9D5C" w14:textId="77777777" w:rsidR="00436422" w:rsidRDefault="00770557">
            <w:pPr>
              <w:spacing w:line="256" w:lineRule="auto"/>
            </w:pPr>
            <w:r>
              <w:t>E1 – Vehicle is not RUN/START</w:t>
            </w:r>
          </w:p>
          <w:p w14:paraId="3950D9D1" w14:textId="77777777" w:rsidR="00436422" w:rsidRDefault="00770557">
            <w:pPr>
              <w:spacing w:line="256" w:lineRule="auto"/>
            </w:pPr>
            <w:r>
              <w:t>E2 – Loss of communication with SERVER module</w:t>
            </w:r>
          </w:p>
          <w:p w14:paraId="6DC10974" w14:textId="77777777" w:rsidR="00436422" w:rsidRDefault="00770557">
            <w:pPr>
              <w:spacing w:line="276" w:lineRule="auto"/>
            </w:pPr>
            <w:r>
              <w:t>E3 – Valid camera video signal not present</w:t>
            </w:r>
          </w:p>
        </w:tc>
      </w:tr>
      <w:tr w:rsidR="00436422" w14:paraId="1A23354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12D63B" w14:textId="77777777" w:rsidR="00436422"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3B176B2" w14:textId="77777777" w:rsidR="00436422" w:rsidRDefault="00000000">
            <w:pPr>
              <w:spacing w:line="276" w:lineRule="auto"/>
            </w:pPr>
          </w:p>
        </w:tc>
      </w:tr>
    </w:tbl>
    <w:p w14:paraId="53C08C02" w14:textId="77777777" w:rsidR="00500605" w:rsidRPr="00436422" w:rsidRDefault="00000000" w:rsidP="00436422"/>
    <w:p w14:paraId="1CC81C0B" w14:textId="77777777" w:rsidR="00406F39" w:rsidRDefault="00770557" w:rsidP="00E52CBB">
      <w:pPr>
        <w:pStyle w:val="Heading6"/>
      </w:pPr>
      <w:r>
        <w:t>CAMERA-UC-REQ-410123/A-De-activating Feature via Settings menu</w:t>
      </w:r>
    </w:p>
    <w:p w14:paraId="43E89A60"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E34D6" w14:paraId="18E4C78A"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77408C" w14:textId="77777777" w:rsidR="006E34D6"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F4155F" w14:textId="77777777" w:rsidR="006E34D6" w:rsidRDefault="00770557">
            <w:pPr>
              <w:spacing w:line="276" w:lineRule="auto"/>
            </w:pPr>
            <w:r>
              <w:t>Vehicle Occupant</w:t>
            </w:r>
          </w:p>
        </w:tc>
      </w:tr>
      <w:tr w:rsidR="006E34D6" w14:paraId="1C153D1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C7AD83" w14:textId="77777777" w:rsidR="006E34D6"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6582CCA" w14:textId="77777777" w:rsidR="006E34D6" w:rsidRDefault="00770557" w:rsidP="006E34D6">
            <w:pPr>
              <w:numPr>
                <w:ilvl w:val="0"/>
                <w:numId w:val="435"/>
              </w:numPr>
              <w:spacing w:line="256" w:lineRule="auto"/>
            </w:pPr>
            <w:r>
              <w:t>CLIENT has Config for CtaSV Configuration set to “Enabled”</w:t>
            </w:r>
          </w:p>
          <w:p w14:paraId="0FBB360D" w14:textId="77777777" w:rsidR="006E34D6" w:rsidRDefault="00770557" w:rsidP="006E34D6">
            <w:pPr>
              <w:numPr>
                <w:ilvl w:val="0"/>
                <w:numId w:val="436"/>
              </w:numPr>
              <w:spacing w:line="276" w:lineRule="auto"/>
            </w:pPr>
            <w:r>
              <w:t>Vehicle is in Run/Start</w:t>
            </w:r>
          </w:p>
        </w:tc>
      </w:tr>
      <w:tr w:rsidR="006E34D6" w14:paraId="0E57550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D5167B" w14:textId="77777777" w:rsidR="006E34D6"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ACC744F" w14:textId="77777777" w:rsidR="006E34D6" w:rsidRDefault="00770557">
            <w:pPr>
              <w:spacing w:line="276" w:lineRule="auto"/>
            </w:pPr>
            <w:r>
              <w:t>The feature is disabled by the driver from the settings menu</w:t>
            </w:r>
          </w:p>
          <w:p w14:paraId="6096A57B" w14:textId="77777777" w:rsidR="006E34D6" w:rsidRDefault="00000000">
            <w:pPr>
              <w:spacing w:line="276" w:lineRule="auto"/>
              <w:ind w:left="720"/>
              <w:rPr>
                <w:rFonts w:cs="Arial"/>
                <w:color w:val="000000"/>
              </w:rPr>
            </w:pPr>
          </w:p>
        </w:tc>
      </w:tr>
      <w:tr w:rsidR="006E34D6" w14:paraId="2EAB05A2"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658BE4" w14:textId="77777777" w:rsidR="006E34D6"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DB472F6" w14:textId="77777777" w:rsidR="006E34D6" w:rsidRDefault="00770557">
            <w:pPr>
              <w:spacing w:line="276" w:lineRule="auto"/>
            </w:pPr>
            <w:r>
              <w:t xml:space="preserve">The feature stays disabled, and performs as designed. </w:t>
            </w:r>
          </w:p>
        </w:tc>
      </w:tr>
      <w:tr w:rsidR="006E34D6" w14:paraId="0E71FF18"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03EF84" w14:textId="77777777" w:rsidR="006E34D6"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C0888BA" w14:textId="77777777" w:rsidR="006E34D6" w:rsidRDefault="00000000">
            <w:pPr>
              <w:spacing w:line="276" w:lineRule="auto"/>
            </w:pPr>
          </w:p>
        </w:tc>
      </w:tr>
      <w:tr w:rsidR="006E34D6" w14:paraId="57856DC8"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54060C" w14:textId="77777777" w:rsidR="006E34D6"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078DB65" w14:textId="77777777" w:rsidR="006E34D6" w:rsidRDefault="00770557">
            <w:pPr>
              <w:spacing w:line="276" w:lineRule="auto"/>
            </w:pPr>
            <w:r>
              <w:t>HMI</w:t>
            </w:r>
          </w:p>
        </w:tc>
      </w:tr>
    </w:tbl>
    <w:p w14:paraId="34D1856C" w14:textId="77777777" w:rsidR="00500605" w:rsidRPr="006E34D6" w:rsidRDefault="00000000" w:rsidP="006E34D6"/>
    <w:p w14:paraId="64F84C0F" w14:textId="77777777" w:rsidR="00406F39" w:rsidRDefault="00770557" w:rsidP="00E52CBB">
      <w:pPr>
        <w:pStyle w:val="Heading6"/>
      </w:pPr>
      <w:r>
        <w:t>CAMERA-UC-REQ-410124/A-No Switching when not in Reverse Gear</w:t>
      </w:r>
    </w:p>
    <w:p w14:paraId="248AD4C3"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10693C" w14:paraId="37B62B48"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10F33C" w14:textId="77777777" w:rsidR="0010693C"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E50400F" w14:textId="77777777" w:rsidR="0010693C" w:rsidRDefault="00770557">
            <w:pPr>
              <w:spacing w:line="276" w:lineRule="auto"/>
            </w:pPr>
            <w:r>
              <w:t>Vehicle Occupant</w:t>
            </w:r>
          </w:p>
        </w:tc>
      </w:tr>
      <w:tr w:rsidR="0010693C" w14:paraId="529B6D8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A74CF5" w14:textId="77777777" w:rsidR="0010693C"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740511C" w14:textId="77777777" w:rsidR="0010693C" w:rsidRDefault="00770557" w:rsidP="0010693C">
            <w:pPr>
              <w:numPr>
                <w:ilvl w:val="0"/>
                <w:numId w:val="438"/>
              </w:numPr>
              <w:spacing w:line="256" w:lineRule="auto"/>
            </w:pPr>
            <w:r>
              <w:t>CLIENT has Config for CtaSV Configuration set to “Enabled”</w:t>
            </w:r>
          </w:p>
          <w:p w14:paraId="09746D8D" w14:textId="77777777" w:rsidR="0010693C" w:rsidRDefault="00770557" w:rsidP="0010693C">
            <w:pPr>
              <w:numPr>
                <w:ilvl w:val="0"/>
                <w:numId w:val="439"/>
              </w:numPr>
              <w:spacing w:line="276" w:lineRule="auto"/>
            </w:pPr>
            <w:r>
              <w:t>Gear is not in REVERSE</w:t>
            </w:r>
          </w:p>
        </w:tc>
      </w:tr>
      <w:tr w:rsidR="0010693C" w14:paraId="64FA343F"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C67DF6" w14:textId="77777777" w:rsidR="0010693C"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CDB01A2" w14:textId="77777777" w:rsidR="0010693C" w:rsidRDefault="00770557" w:rsidP="0010693C">
            <w:pPr>
              <w:spacing w:line="276" w:lineRule="auto"/>
            </w:pPr>
            <w:r>
              <w:t xml:space="preserve">CLIENT receives a CTA Trigger (Alert or braking) </w:t>
            </w:r>
          </w:p>
          <w:p w14:paraId="28DA97B1" w14:textId="77777777" w:rsidR="0010693C" w:rsidRDefault="00000000">
            <w:pPr>
              <w:spacing w:line="256" w:lineRule="auto"/>
              <w:ind w:left="720"/>
            </w:pPr>
          </w:p>
        </w:tc>
      </w:tr>
      <w:tr w:rsidR="0010693C" w14:paraId="0C83B0B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B331A5" w14:textId="77777777" w:rsidR="0010693C"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E848234" w14:textId="77777777" w:rsidR="0010693C" w:rsidRDefault="00770557">
            <w:pPr>
              <w:spacing w:line="276" w:lineRule="auto"/>
            </w:pPr>
            <w:r>
              <w:t>CLIENT does not request/perform split view.</w:t>
            </w:r>
          </w:p>
        </w:tc>
      </w:tr>
      <w:tr w:rsidR="0010693C" w14:paraId="09DB50C2"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1F8D03" w14:textId="77777777" w:rsidR="0010693C" w:rsidRDefault="00770557">
            <w:pPr>
              <w:spacing w:line="276" w:lineRule="auto"/>
            </w:pPr>
            <w:r>
              <w:rPr>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7183D4" w14:textId="77777777" w:rsidR="0010693C" w:rsidRDefault="00000000">
            <w:pPr>
              <w:spacing w:line="276" w:lineRule="auto"/>
            </w:pPr>
          </w:p>
        </w:tc>
      </w:tr>
      <w:tr w:rsidR="0010693C" w14:paraId="110DD9A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B5D5CE" w14:textId="77777777" w:rsidR="0010693C"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3D80393" w14:textId="77777777" w:rsidR="0010693C" w:rsidRDefault="00770557">
            <w:pPr>
              <w:spacing w:line="276" w:lineRule="auto"/>
            </w:pPr>
            <w:r>
              <w:t>HMI</w:t>
            </w:r>
          </w:p>
        </w:tc>
      </w:tr>
    </w:tbl>
    <w:p w14:paraId="5B6468F5" w14:textId="77777777" w:rsidR="00500605" w:rsidRPr="0010693C" w:rsidRDefault="00000000" w:rsidP="0010693C"/>
    <w:p w14:paraId="361B782A" w14:textId="77777777" w:rsidR="00406F39" w:rsidRDefault="00770557" w:rsidP="00E52CBB">
      <w:pPr>
        <w:pStyle w:val="Heading6"/>
      </w:pPr>
      <w:r>
        <w:t>CAMERA-UC-REQ-410125/A-View switching due to a CTA Event</w:t>
      </w:r>
    </w:p>
    <w:p w14:paraId="56DDB215"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913D37" w14:paraId="67066748"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05ACC5" w14:textId="77777777" w:rsidR="00913D37"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C1AC92" w14:textId="77777777" w:rsidR="00913D37" w:rsidRDefault="00770557">
            <w:pPr>
              <w:spacing w:line="276" w:lineRule="auto"/>
            </w:pPr>
            <w:r>
              <w:t>Vehicle Occupant</w:t>
            </w:r>
          </w:p>
        </w:tc>
      </w:tr>
      <w:tr w:rsidR="00913D37" w14:paraId="5E476C0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B513F0" w14:textId="77777777" w:rsidR="00913D37"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CCAD5C5" w14:textId="77777777" w:rsidR="00913D37" w:rsidRDefault="00770557" w:rsidP="00913D37">
            <w:pPr>
              <w:numPr>
                <w:ilvl w:val="0"/>
                <w:numId w:val="441"/>
              </w:numPr>
              <w:spacing w:line="256" w:lineRule="auto"/>
            </w:pPr>
            <w:r>
              <w:t>CLIENT has Config for CtaSV Configuration set to “Enabled”</w:t>
            </w:r>
          </w:p>
          <w:p w14:paraId="3C77E2DF" w14:textId="77777777" w:rsidR="00913D37" w:rsidRDefault="00770557" w:rsidP="00913D37">
            <w:pPr>
              <w:numPr>
                <w:ilvl w:val="0"/>
                <w:numId w:val="442"/>
              </w:numPr>
              <w:spacing w:line="276" w:lineRule="auto"/>
            </w:pPr>
            <w:r>
              <w:t>Gear is in REVERSE</w:t>
            </w:r>
          </w:p>
        </w:tc>
      </w:tr>
      <w:tr w:rsidR="00913D37" w14:paraId="1699657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088C1A" w14:textId="77777777" w:rsidR="00913D37"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3F3C4CB" w14:textId="77777777" w:rsidR="00913D37" w:rsidRDefault="00770557" w:rsidP="00913D37">
            <w:pPr>
              <w:spacing w:line="276" w:lineRule="auto"/>
            </w:pPr>
            <w:r>
              <w:t xml:space="preserve">CTA trigger becomes active (alert or braking) </w:t>
            </w:r>
          </w:p>
          <w:p w14:paraId="19D1899F" w14:textId="77777777" w:rsidR="00913D37" w:rsidRDefault="00000000">
            <w:pPr>
              <w:spacing w:line="276" w:lineRule="auto"/>
              <w:ind w:left="720"/>
            </w:pPr>
          </w:p>
        </w:tc>
      </w:tr>
      <w:tr w:rsidR="00913D37" w14:paraId="59039AE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D74641" w14:textId="77777777" w:rsidR="00913D37"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EAED6EB" w14:textId="77777777" w:rsidR="00913D37" w:rsidRDefault="00770557">
            <w:pPr>
              <w:spacing w:line="276" w:lineRule="auto"/>
            </w:pPr>
            <w:r>
              <w:t xml:space="preserve">CLIENT shall switch the view based on SERVER request </w:t>
            </w:r>
          </w:p>
          <w:p w14:paraId="1477F520" w14:textId="77777777" w:rsidR="00913D37" w:rsidRDefault="00000000">
            <w:pPr>
              <w:spacing w:line="276" w:lineRule="auto"/>
              <w:ind w:left="720"/>
            </w:pPr>
          </w:p>
        </w:tc>
      </w:tr>
      <w:tr w:rsidR="00913D37" w14:paraId="30A09F7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5B48D1" w14:textId="77777777" w:rsidR="00913D37"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B056826" w14:textId="77777777" w:rsidR="00913D37" w:rsidRDefault="00770557">
            <w:pPr>
              <w:spacing w:line="256" w:lineRule="auto"/>
            </w:pPr>
            <w:r>
              <w:t>E1 – Vehicle is not RUN/START</w:t>
            </w:r>
          </w:p>
          <w:p w14:paraId="397934C6" w14:textId="77777777" w:rsidR="00913D37" w:rsidRDefault="00770557">
            <w:pPr>
              <w:spacing w:line="256" w:lineRule="auto"/>
            </w:pPr>
            <w:r>
              <w:t>E2 – Loss of communication with SERVER module</w:t>
            </w:r>
          </w:p>
          <w:p w14:paraId="79EA67E4" w14:textId="77777777" w:rsidR="00913D37" w:rsidRDefault="00770557">
            <w:pPr>
              <w:spacing w:line="276" w:lineRule="auto"/>
            </w:pPr>
            <w:r>
              <w:t>E3 – Valid camera video signal not present</w:t>
            </w:r>
          </w:p>
        </w:tc>
      </w:tr>
      <w:tr w:rsidR="00913D37" w14:paraId="54F44D32"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12B25C" w14:textId="77777777" w:rsidR="00913D37"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1513F3F" w14:textId="77777777" w:rsidR="00913D37" w:rsidRDefault="00000000">
            <w:pPr>
              <w:spacing w:line="276" w:lineRule="auto"/>
            </w:pPr>
          </w:p>
        </w:tc>
      </w:tr>
    </w:tbl>
    <w:p w14:paraId="3B425400" w14:textId="77777777" w:rsidR="00500605" w:rsidRPr="00913D37" w:rsidRDefault="00000000" w:rsidP="00913D37"/>
    <w:p w14:paraId="7A9D5FDC" w14:textId="77777777" w:rsidR="00406F39" w:rsidRDefault="00770557" w:rsidP="00E52CBB">
      <w:pPr>
        <w:pStyle w:val="Heading6"/>
      </w:pPr>
      <w:r>
        <w:t>CAMERA-UC-REQ-410126/A-Switching to last known view after a CTA Event</w:t>
      </w:r>
    </w:p>
    <w:p w14:paraId="02736F4A"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5E1C7C" w14:paraId="7B2CA414"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8120CF" w14:textId="77777777" w:rsidR="005E1C7C"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1D45E25" w14:textId="77777777" w:rsidR="005E1C7C" w:rsidRDefault="00770557">
            <w:pPr>
              <w:spacing w:line="276" w:lineRule="auto"/>
            </w:pPr>
            <w:r>
              <w:t>Vehicle Occupant</w:t>
            </w:r>
          </w:p>
        </w:tc>
      </w:tr>
      <w:tr w:rsidR="005E1C7C" w14:paraId="6F945DC8"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9F902B" w14:textId="77777777" w:rsidR="005E1C7C"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66ABA08" w14:textId="77777777" w:rsidR="005E1C7C" w:rsidRDefault="00770557" w:rsidP="005E1C7C">
            <w:pPr>
              <w:numPr>
                <w:ilvl w:val="0"/>
                <w:numId w:val="444"/>
              </w:numPr>
              <w:spacing w:line="256" w:lineRule="auto"/>
            </w:pPr>
            <w:r>
              <w:t>CLIENT has Config for CtaSV Configuration set to “Enabled”</w:t>
            </w:r>
          </w:p>
          <w:p w14:paraId="576F9AD9" w14:textId="77777777" w:rsidR="005E1C7C" w:rsidRDefault="00770557" w:rsidP="005E1C7C">
            <w:pPr>
              <w:numPr>
                <w:ilvl w:val="0"/>
                <w:numId w:val="445"/>
              </w:numPr>
              <w:spacing w:line="276" w:lineRule="auto"/>
            </w:pPr>
            <w:r>
              <w:t>Gear is in REVERSE</w:t>
            </w:r>
          </w:p>
        </w:tc>
      </w:tr>
      <w:tr w:rsidR="005E1C7C" w14:paraId="6699029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DEB187" w14:textId="77777777" w:rsidR="005E1C7C"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F4D42DC" w14:textId="77777777" w:rsidR="005E1C7C" w:rsidRDefault="00770557" w:rsidP="005E1C7C">
            <w:pPr>
              <w:spacing w:line="276" w:lineRule="auto"/>
            </w:pPr>
            <w:r>
              <w:t>CTA trigger (alert or braking) is no longer active</w:t>
            </w:r>
          </w:p>
          <w:p w14:paraId="320AE251" w14:textId="77777777" w:rsidR="005E1C7C" w:rsidRDefault="00000000">
            <w:pPr>
              <w:spacing w:line="276" w:lineRule="auto"/>
              <w:ind w:left="720"/>
            </w:pPr>
          </w:p>
        </w:tc>
      </w:tr>
      <w:tr w:rsidR="005E1C7C" w14:paraId="40C4775F"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050112" w14:textId="77777777" w:rsidR="005E1C7C"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606DB71" w14:textId="77777777" w:rsidR="005E1C7C" w:rsidRDefault="00770557">
            <w:pPr>
              <w:spacing w:line="276" w:lineRule="auto"/>
            </w:pPr>
            <w:r>
              <w:t>Client shall switch the view based on SERVER instruction.</w:t>
            </w:r>
          </w:p>
          <w:p w14:paraId="401D57F7" w14:textId="77777777" w:rsidR="005E1C7C" w:rsidRDefault="00000000">
            <w:pPr>
              <w:spacing w:line="276" w:lineRule="auto"/>
              <w:ind w:left="720"/>
            </w:pPr>
          </w:p>
        </w:tc>
      </w:tr>
      <w:tr w:rsidR="005E1C7C" w14:paraId="1AA29DAB"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244CC8" w14:textId="77777777" w:rsidR="005E1C7C"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7A26342" w14:textId="77777777" w:rsidR="005E1C7C" w:rsidRDefault="00770557">
            <w:pPr>
              <w:spacing w:line="256" w:lineRule="auto"/>
            </w:pPr>
            <w:r>
              <w:t>E1 – Vehicle is not RUN/START</w:t>
            </w:r>
          </w:p>
          <w:p w14:paraId="1BC6A336" w14:textId="77777777" w:rsidR="005E1C7C" w:rsidRDefault="00770557">
            <w:pPr>
              <w:spacing w:line="256" w:lineRule="auto"/>
            </w:pPr>
            <w:r>
              <w:t>E2 – Loss of communication with SERVER module</w:t>
            </w:r>
          </w:p>
          <w:p w14:paraId="2E7005FE" w14:textId="77777777" w:rsidR="005E1C7C" w:rsidRDefault="00770557">
            <w:pPr>
              <w:spacing w:line="276" w:lineRule="auto"/>
            </w:pPr>
            <w:r>
              <w:t>E3 – Valid camera video signal not present</w:t>
            </w:r>
          </w:p>
        </w:tc>
      </w:tr>
      <w:tr w:rsidR="005E1C7C" w14:paraId="02496B7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876C08" w14:textId="77777777" w:rsidR="005E1C7C"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48509D" w14:textId="77777777" w:rsidR="005E1C7C" w:rsidRDefault="00000000">
            <w:pPr>
              <w:spacing w:line="276" w:lineRule="auto"/>
            </w:pPr>
          </w:p>
        </w:tc>
      </w:tr>
    </w:tbl>
    <w:p w14:paraId="55AD1C5B" w14:textId="77777777" w:rsidR="00500605" w:rsidRPr="005E1C7C" w:rsidRDefault="00000000" w:rsidP="005E1C7C"/>
    <w:p w14:paraId="6D25C49F" w14:textId="77777777" w:rsidR="00406F39" w:rsidRDefault="00770557" w:rsidP="00E52CBB">
      <w:pPr>
        <w:pStyle w:val="Heading6"/>
      </w:pPr>
      <w:r>
        <w:t>CAMERA-UC-REQ-410127/A-Missing Signal</w:t>
      </w:r>
    </w:p>
    <w:p w14:paraId="5CF4F861"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124BAD" w14:paraId="7A099B23"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E97B61" w14:textId="77777777" w:rsidR="00124BAD"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42EFF6B" w14:textId="77777777" w:rsidR="00124BAD" w:rsidRDefault="00770557">
            <w:pPr>
              <w:spacing w:line="276" w:lineRule="auto"/>
            </w:pPr>
            <w:r>
              <w:t>Vehicle Occupant</w:t>
            </w:r>
          </w:p>
        </w:tc>
      </w:tr>
      <w:tr w:rsidR="00124BAD" w14:paraId="505125B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9183CD" w14:textId="77777777" w:rsidR="00124BAD"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27A3381" w14:textId="77777777" w:rsidR="00124BAD" w:rsidRDefault="00770557" w:rsidP="00124BAD">
            <w:pPr>
              <w:numPr>
                <w:ilvl w:val="0"/>
                <w:numId w:val="447"/>
              </w:numPr>
              <w:spacing w:line="256" w:lineRule="auto"/>
            </w:pPr>
            <w:r>
              <w:t>Client has Config for CtaSV Configuration set to “Enabled”</w:t>
            </w:r>
          </w:p>
          <w:p w14:paraId="1516A226" w14:textId="77777777" w:rsidR="00124BAD" w:rsidRDefault="00770557" w:rsidP="00124BAD">
            <w:pPr>
              <w:numPr>
                <w:ilvl w:val="0"/>
                <w:numId w:val="448"/>
              </w:numPr>
              <w:spacing w:line="276" w:lineRule="auto"/>
            </w:pPr>
            <w:r>
              <w:t>Gear is in REVERSE</w:t>
            </w:r>
          </w:p>
          <w:p w14:paraId="20574DD2" w14:textId="77777777" w:rsidR="00124BAD" w:rsidRDefault="00770557" w:rsidP="00124BAD">
            <w:pPr>
              <w:numPr>
                <w:ilvl w:val="0"/>
                <w:numId w:val="448"/>
              </w:numPr>
              <w:spacing w:line="276" w:lineRule="auto"/>
            </w:pPr>
            <w:r>
              <w:t>CTA trigger (alert or braking) is active</w:t>
            </w:r>
          </w:p>
        </w:tc>
      </w:tr>
      <w:tr w:rsidR="00124BAD" w14:paraId="09091E84"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21A331" w14:textId="77777777" w:rsidR="00124BAD"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97E7F58" w14:textId="77777777" w:rsidR="00124BAD" w:rsidRDefault="00770557">
            <w:pPr>
              <w:spacing w:line="276" w:lineRule="auto"/>
            </w:pPr>
            <w:r>
              <w:t>Loss of communication or missing signal from Server module</w:t>
            </w:r>
          </w:p>
          <w:p w14:paraId="74E82610" w14:textId="77777777" w:rsidR="00124BAD" w:rsidRDefault="00000000">
            <w:pPr>
              <w:spacing w:line="276" w:lineRule="auto"/>
              <w:ind w:left="720"/>
            </w:pPr>
          </w:p>
        </w:tc>
      </w:tr>
      <w:tr w:rsidR="00124BAD" w14:paraId="10BC757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E4543E" w14:textId="77777777" w:rsidR="00124BAD"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B80A164" w14:textId="77777777" w:rsidR="00124BAD" w:rsidRDefault="00770557">
            <w:pPr>
              <w:spacing w:line="276" w:lineRule="auto"/>
            </w:pPr>
            <w:r>
              <w:t xml:space="preserve">Client shall set display a “grayed out” feature. Feature display will be disabled. </w:t>
            </w:r>
          </w:p>
        </w:tc>
      </w:tr>
      <w:tr w:rsidR="00124BAD" w14:paraId="30135A33"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F3EF23" w14:textId="77777777" w:rsidR="00124BAD"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129EA6E" w14:textId="77777777" w:rsidR="00124BAD" w:rsidRDefault="00000000">
            <w:pPr>
              <w:spacing w:line="276" w:lineRule="auto"/>
            </w:pPr>
          </w:p>
        </w:tc>
      </w:tr>
      <w:tr w:rsidR="00124BAD" w14:paraId="46A7212B"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782101" w14:textId="77777777" w:rsidR="00124BAD"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8971255" w14:textId="77777777" w:rsidR="00124BAD" w:rsidRDefault="00000000">
            <w:pPr>
              <w:spacing w:line="276" w:lineRule="auto"/>
            </w:pPr>
          </w:p>
        </w:tc>
      </w:tr>
    </w:tbl>
    <w:p w14:paraId="14B043BE" w14:textId="77777777" w:rsidR="00500605" w:rsidRPr="00124BAD" w:rsidRDefault="00000000" w:rsidP="00124BAD"/>
    <w:p w14:paraId="492390B0" w14:textId="77777777" w:rsidR="00406F39" w:rsidRDefault="00770557" w:rsidP="00E52CBB">
      <w:pPr>
        <w:pStyle w:val="Heading5"/>
      </w:pPr>
      <w:r>
        <w:lastRenderedPageBreak/>
        <w:t>White Box Views</w:t>
      </w:r>
    </w:p>
    <w:p w14:paraId="74728068" w14:textId="77777777" w:rsidR="00406F39" w:rsidRDefault="00770557" w:rsidP="00E52CBB">
      <w:pPr>
        <w:pStyle w:val="Heading6"/>
      </w:pPr>
      <w:r>
        <w:t>Activity Diagrams</w:t>
      </w:r>
    </w:p>
    <w:p w14:paraId="67B51921" w14:textId="77777777" w:rsidR="00406F39" w:rsidRDefault="00770557" w:rsidP="00E52CBB">
      <w:pPr>
        <w:pStyle w:val="Heading7"/>
      </w:pPr>
      <w:r>
        <w:t>CAMERA-ACT-REQ-411951/A-Enable Disable CTASV</w:t>
      </w:r>
    </w:p>
    <w:p w14:paraId="2991F0DD" w14:textId="77777777" w:rsidR="00500605" w:rsidRDefault="00770557" w:rsidP="00E52CBB">
      <w:pPr>
        <w:jc w:val="center"/>
      </w:pPr>
      <w:r w:rsidRPr="00B80036">
        <w:rPr>
          <w:noProof/>
        </w:rPr>
        <w:drawing>
          <wp:anchor distT="0" distB="0" distL="114300" distR="114300" simplePos="0" relativeHeight="251653120" behindDoc="0" locked="0" layoutInCell="1" allowOverlap="1" wp14:anchorId="47470A2C" wp14:editId="0B5E1374">
            <wp:simplePos x="0" y="0"/>
            <wp:positionH relativeFrom="column">
              <wp:posOffset>0</wp:posOffset>
            </wp:positionH>
            <wp:positionV relativeFrom="paragraph">
              <wp:posOffset>0</wp:posOffset>
            </wp:positionV>
            <wp:extent cx="5343525" cy="3286125"/>
            <wp:effectExtent l="0" t="0" r="9525" b="9525"/>
            <wp:wrapTopAndBottom/>
            <wp:docPr id="4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4352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21B03" w14:textId="77777777" w:rsidR="00406F39" w:rsidRDefault="00770557" w:rsidP="00E52CBB">
      <w:pPr>
        <w:pStyle w:val="Heading7"/>
      </w:pPr>
      <w:r>
        <w:t>CAMERA-ACT-REQ-411953/A-Switching to SV</w:t>
      </w:r>
    </w:p>
    <w:p w14:paraId="3D631BEE" w14:textId="77777777" w:rsidR="00500605" w:rsidRDefault="00770557" w:rsidP="00E52CBB">
      <w:pPr>
        <w:jc w:val="center"/>
      </w:pPr>
      <w:r w:rsidRPr="006A3E3B">
        <w:rPr>
          <w:noProof/>
        </w:rPr>
        <w:drawing>
          <wp:anchor distT="0" distB="0" distL="114300" distR="114300" simplePos="0" relativeHeight="251654144" behindDoc="0" locked="0" layoutInCell="1" allowOverlap="1" wp14:anchorId="331CF7F9" wp14:editId="7961D316">
            <wp:simplePos x="0" y="0"/>
            <wp:positionH relativeFrom="column">
              <wp:posOffset>0</wp:posOffset>
            </wp:positionH>
            <wp:positionV relativeFrom="paragraph">
              <wp:posOffset>0</wp:posOffset>
            </wp:positionV>
            <wp:extent cx="5343525" cy="3057525"/>
            <wp:effectExtent l="0" t="0" r="9525" b="9525"/>
            <wp:wrapTopAndBottom/>
            <wp:docPr id="4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34B23" w14:textId="77777777" w:rsidR="00406F39" w:rsidRDefault="00770557" w:rsidP="00E52CBB">
      <w:pPr>
        <w:pStyle w:val="Heading6"/>
      </w:pPr>
      <w:r>
        <w:lastRenderedPageBreak/>
        <w:t>Sequence Diagrams</w:t>
      </w:r>
    </w:p>
    <w:p w14:paraId="30D630BE" w14:textId="77777777" w:rsidR="00406F39" w:rsidRDefault="00770557" w:rsidP="00E52CBB">
      <w:pPr>
        <w:pStyle w:val="Heading7"/>
      </w:pPr>
      <w:r>
        <w:t>CAMERA-SD-REQ-411952/A-Enable Disable CTASV</w:t>
      </w:r>
    </w:p>
    <w:p w14:paraId="2418B740" w14:textId="77777777" w:rsidR="00500605" w:rsidRDefault="00770557" w:rsidP="00E52CBB">
      <w:pPr>
        <w:jc w:val="center"/>
      </w:pPr>
      <w:r w:rsidRPr="00595BCB">
        <w:rPr>
          <w:noProof/>
        </w:rPr>
        <w:drawing>
          <wp:anchor distT="0" distB="0" distL="114300" distR="114300" simplePos="0" relativeHeight="251655168" behindDoc="0" locked="0" layoutInCell="1" allowOverlap="1" wp14:anchorId="38EBE5B5" wp14:editId="4CD82E30">
            <wp:simplePos x="0" y="0"/>
            <wp:positionH relativeFrom="column">
              <wp:posOffset>0</wp:posOffset>
            </wp:positionH>
            <wp:positionV relativeFrom="paragraph">
              <wp:posOffset>0</wp:posOffset>
            </wp:positionV>
            <wp:extent cx="5524500" cy="5657850"/>
            <wp:effectExtent l="0" t="0" r="0" b="0"/>
            <wp:wrapTopAndBottom/>
            <wp:docPr id="4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24500" cy="565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3ADE00" w14:textId="77777777" w:rsidR="00406F39" w:rsidRDefault="00770557" w:rsidP="00E52CBB">
      <w:pPr>
        <w:pStyle w:val="Heading7"/>
      </w:pPr>
      <w:r>
        <w:lastRenderedPageBreak/>
        <w:t>CAMERA-SD-REQ-411954/A-Switching to SV</w:t>
      </w:r>
    </w:p>
    <w:p w14:paraId="64639857" w14:textId="77777777" w:rsidR="00500605" w:rsidRDefault="00770557" w:rsidP="00E52CBB">
      <w:pPr>
        <w:jc w:val="center"/>
      </w:pPr>
      <w:r w:rsidRPr="008446F2">
        <w:rPr>
          <w:noProof/>
        </w:rPr>
        <w:drawing>
          <wp:anchor distT="0" distB="0" distL="114300" distR="114300" simplePos="0" relativeHeight="251656192" behindDoc="0" locked="0" layoutInCell="1" allowOverlap="1" wp14:anchorId="1C70D4AF" wp14:editId="2F9C10F9">
            <wp:simplePos x="0" y="0"/>
            <wp:positionH relativeFrom="column">
              <wp:posOffset>0</wp:posOffset>
            </wp:positionH>
            <wp:positionV relativeFrom="paragraph">
              <wp:posOffset>0</wp:posOffset>
            </wp:positionV>
            <wp:extent cx="5553075" cy="3924300"/>
            <wp:effectExtent l="0" t="0" r="9525" b="0"/>
            <wp:wrapTopAndBottom/>
            <wp:docPr id="4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3075" cy="392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D8227D" w14:textId="77777777" w:rsidR="00406F39" w:rsidRDefault="00770557" w:rsidP="00E52CBB">
      <w:pPr>
        <w:pStyle w:val="Heading2"/>
      </w:pPr>
      <w:bookmarkStart w:id="137" w:name="_Toc100050084"/>
      <w:r>
        <w:t>Invisible Van View</w:t>
      </w:r>
      <w:bookmarkEnd w:id="137"/>
    </w:p>
    <w:p w14:paraId="0DAFE9EF" w14:textId="77777777" w:rsidR="00406F39" w:rsidRDefault="00770557" w:rsidP="00E52CBB">
      <w:pPr>
        <w:pStyle w:val="Heading3"/>
      </w:pPr>
      <w:bookmarkStart w:id="138" w:name="_Toc100050085"/>
      <w:r w:rsidRPr="00B9479B">
        <w:t>FUN-REQ-410171/A-Invisible Van View</w:t>
      </w:r>
      <w:bookmarkEnd w:id="138"/>
    </w:p>
    <w:p w14:paraId="30AE251B" w14:textId="77777777" w:rsidR="00500605" w:rsidRDefault="00000000" w:rsidP="00500605"/>
    <w:p w14:paraId="23D247E4" w14:textId="77777777" w:rsidR="00E52CBB" w:rsidRPr="00E52CBB" w:rsidRDefault="00E52CBB" w:rsidP="00E52CBB">
      <w:pPr>
        <w:pStyle w:val="Heading4"/>
        <w:rPr>
          <w:b w:val="0"/>
          <w:u w:val="single"/>
        </w:rPr>
      </w:pPr>
      <w:r w:rsidRPr="00E52CBB">
        <w:rPr>
          <w:b w:val="0"/>
          <w:u w:val="single"/>
        </w:rPr>
        <w:t>CAMERA-REQ-411963/A-IVV Config Value</w:t>
      </w:r>
    </w:p>
    <w:p w14:paraId="551CA974" w14:textId="77777777" w:rsidR="00500605" w:rsidRPr="00D94392" w:rsidRDefault="00770557" w:rsidP="00D94392">
      <w:r>
        <w:t>IVV Feature Config = 0x40</w:t>
      </w:r>
    </w:p>
    <w:p w14:paraId="479DA6C0" w14:textId="77777777" w:rsidR="00406F39" w:rsidRDefault="00770557" w:rsidP="00E52CBB">
      <w:pPr>
        <w:pStyle w:val="Heading4"/>
      </w:pPr>
      <w:r>
        <w:t>Functional Definition</w:t>
      </w:r>
    </w:p>
    <w:p w14:paraId="0612E4E7" w14:textId="77777777" w:rsidR="00406F39" w:rsidRDefault="00770557" w:rsidP="00E52CBB">
      <w:pPr>
        <w:pStyle w:val="Heading5"/>
      </w:pPr>
      <w:r>
        <w:t>Use Cases</w:t>
      </w:r>
    </w:p>
    <w:p w14:paraId="1DE41A88" w14:textId="77777777" w:rsidR="00406F39" w:rsidRDefault="00770557" w:rsidP="00E52CBB">
      <w:pPr>
        <w:pStyle w:val="Heading6"/>
      </w:pPr>
      <w:r>
        <w:t>CAMERA-UC-REQ-410139/A-Requesting Invisible Van View</w:t>
      </w:r>
    </w:p>
    <w:p w14:paraId="52DA981D"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8"/>
        <w:gridCol w:w="8994"/>
      </w:tblGrid>
      <w:tr w:rsidR="00575093" w14:paraId="68A87CA6" w14:textId="77777777" w:rsidTr="00E52CBB">
        <w:trPr>
          <w:jc w:val="center"/>
        </w:trPr>
        <w:tc>
          <w:tcPr>
            <w:tcW w:w="189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0A8008" w14:textId="77777777" w:rsidR="00575093" w:rsidRDefault="00770557">
            <w:pPr>
              <w:spacing w:line="276" w:lineRule="auto"/>
            </w:pPr>
            <w:r>
              <w:rPr>
                <w:b/>
                <w:bCs/>
              </w:rPr>
              <w:t>Actors</w:t>
            </w:r>
          </w:p>
        </w:tc>
        <w:tc>
          <w:tcPr>
            <w:tcW w:w="89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8DE712C" w14:textId="77777777" w:rsidR="00575093" w:rsidRDefault="00770557">
            <w:pPr>
              <w:spacing w:line="276" w:lineRule="auto"/>
            </w:pPr>
            <w:r>
              <w:rPr>
                <w:rFonts w:cs="Arial"/>
                <w:szCs w:val="22"/>
              </w:rPr>
              <w:t>Driver</w:t>
            </w:r>
          </w:p>
        </w:tc>
      </w:tr>
      <w:tr w:rsidR="00575093" w14:paraId="28925843"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C2DA14" w14:textId="77777777" w:rsidR="00575093" w:rsidRDefault="00770557">
            <w:pPr>
              <w:spacing w:line="276" w:lineRule="auto"/>
            </w:pPr>
            <w:r>
              <w:rPr>
                <w:b/>
                <w:bCs/>
              </w:rPr>
              <w:t>Pre-conditions</w:t>
            </w:r>
          </w:p>
        </w:tc>
        <w:tc>
          <w:tcPr>
            <w:tcW w:w="8994" w:type="dxa"/>
            <w:tcBorders>
              <w:top w:val="nil"/>
              <w:left w:val="nil"/>
              <w:bottom w:val="single" w:sz="8" w:space="0" w:color="auto"/>
              <w:right w:val="single" w:sz="8" w:space="0" w:color="auto"/>
            </w:tcBorders>
            <w:tcMar>
              <w:top w:w="0" w:type="dxa"/>
              <w:left w:w="108" w:type="dxa"/>
              <w:bottom w:w="0" w:type="dxa"/>
              <w:right w:w="108" w:type="dxa"/>
            </w:tcMar>
            <w:hideMark/>
          </w:tcPr>
          <w:p w14:paraId="2834E8B7" w14:textId="77777777" w:rsidR="00575093" w:rsidRDefault="00770557">
            <w:pPr>
              <w:spacing w:line="276" w:lineRule="auto"/>
              <w:rPr>
                <w:rFonts w:cs="Arial"/>
                <w:szCs w:val="22"/>
              </w:rPr>
            </w:pPr>
            <w:r>
              <w:rPr>
                <w:rFonts w:cs="Arial"/>
                <w:szCs w:val="22"/>
              </w:rPr>
              <w:t>Vehicle is equipped with Invisible Van View and vehicle is in Reverse Gear.</w:t>
            </w:r>
          </w:p>
          <w:p w14:paraId="10D077D8" w14:textId="77777777" w:rsidR="00575093" w:rsidRDefault="00770557">
            <w:pPr>
              <w:spacing w:line="256" w:lineRule="auto"/>
              <w:ind w:left="360"/>
            </w:pPr>
            <w:r>
              <w:t>IVV is configured to enabled.</w:t>
            </w:r>
          </w:p>
        </w:tc>
      </w:tr>
      <w:tr w:rsidR="00575093" w14:paraId="229F1AF2" w14:textId="77777777" w:rsidTr="00E52CBB">
        <w:trPr>
          <w:trHeight w:val="60"/>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50BE10" w14:textId="77777777" w:rsidR="00575093" w:rsidRDefault="00770557">
            <w:pPr>
              <w:spacing w:line="276" w:lineRule="auto"/>
            </w:pPr>
            <w:r>
              <w:rPr>
                <w:b/>
                <w:bCs/>
              </w:rPr>
              <w:t>Scenario Description</w:t>
            </w:r>
          </w:p>
        </w:tc>
        <w:tc>
          <w:tcPr>
            <w:tcW w:w="8994" w:type="dxa"/>
            <w:tcBorders>
              <w:top w:val="nil"/>
              <w:left w:val="nil"/>
              <w:bottom w:val="single" w:sz="8" w:space="0" w:color="auto"/>
              <w:right w:val="single" w:sz="8" w:space="0" w:color="auto"/>
            </w:tcBorders>
            <w:tcMar>
              <w:top w:w="0" w:type="dxa"/>
              <w:left w:w="108" w:type="dxa"/>
              <w:bottom w:w="0" w:type="dxa"/>
              <w:right w:w="108" w:type="dxa"/>
            </w:tcMar>
            <w:hideMark/>
          </w:tcPr>
          <w:p w14:paraId="6198165F" w14:textId="77777777" w:rsidR="00575093" w:rsidRDefault="00770557">
            <w:pPr>
              <w:spacing w:line="276" w:lineRule="auto"/>
            </w:pPr>
            <w:r>
              <w:rPr>
                <w:rFonts w:cs="Arial"/>
                <w:szCs w:val="22"/>
              </w:rPr>
              <w:t>Driver requests Invisible Van View from the Client menu</w:t>
            </w:r>
          </w:p>
        </w:tc>
      </w:tr>
      <w:tr w:rsidR="00575093" w14:paraId="6B988333"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D986FC" w14:textId="77777777" w:rsidR="00575093" w:rsidRDefault="00770557">
            <w:pPr>
              <w:spacing w:line="276" w:lineRule="auto"/>
            </w:pPr>
            <w:r>
              <w:rPr>
                <w:b/>
                <w:bCs/>
              </w:rPr>
              <w:t>Post-conditions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501C5FEA" w14:textId="77777777" w:rsidR="00575093" w:rsidRDefault="00770557" w:rsidP="0042402C">
            <w:pPr>
              <w:spacing w:line="276" w:lineRule="auto"/>
            </w:pPr>
            <w:r>
              <w:rPr>
                <w:rFonts w:cs="Arial"/>
                <w:szCs w:val="22"/>
              </w:rPr>
              <w:t>Server activated IVV.</w:t>
            </w:r>
          </w:p>
        </w:tc>
      </w:tr>
      <w:tr w:rsidR="00575093" w14:paraId="67CC127F"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EE2AA5" w14:textId="77777777" w:rsidR="00575093" w:rsidRDefault="00770557">
            <w:pPr>
              <w:spacing w:line="276" w:lineRule="auto"/>
            </w:pPr>
            <w:r>
              <w:rPr>
                <w:b/>
                <w:bCs/>
              </w:rPr>
              <w:t>List of Exception Use Cases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4FE6E42A" w14:textId="77777777" w:rsidR="00575093" w:rsidRDefault="00770557">
            <w:pPr>
              <w:spacing w:line="276" w:lineRule="auto"/>
            </w:pPr>
            <w:r>
              <w:t>Client displays IVV in HMI screen.</w:t>
            </w:r>
          </w:p>
        </w:tc>
      </w:tr>
      <w:tr w:rsidR="00575093" w14:paraId="116DD5D4"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EE79EA" w14:textId="77777777" w:rsidR="00575093" w:rsidRDefault="00770557">
            <w:pPr>
              <w:spacing w:line="276" w:lineRule="auto"/>
            </w:pPr>
            <w:r>
              <w:rPr>
                <w:b/>
                <w:bCs/>
              </w:rPr>
              <w:t>Interfaces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49C7CF70" w14:textId="77777777" w:rsidR="00575093" w:rsidRDefault="00000000">
            <w:pPr>
              <w:spacing w:line="276" w:lineRule="auto"/>
            </w:pPr>
          </w:p>
        </w:tc>
      </w:tr>
    </w:tbl>
    <w:p w14:paraId="3DB0ED33" w14:textId="77777777" w:rsidR="00500605" w:rsidRPr="00575093" w:rsidRDefault="00000000" w:rsidP="00575093"/>
    <w:p w14:paraId="4788866F" w14:textId="77777777" w:rsidR="00406F39" w:rsidRDefault="00770557" w:rsidP="00E52CBB">
      <w:pPr>
        <w:pStyle w:val="Heading6"/>
      </w:pPr>
      <w:r>
        <w:lastRenderedPageBreak/>
        <w:t>CAMERA-UC-REQ-410140/A-Deactivating Invisible Van View (1)</w:t>
      </w:r>
    </w:p>
    <w:p w14:paraId="5B9A200C"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8"/>
        <w:gridCol w:w="8994"/>
      </w:tblGrid>
      <w:tr w:rsidR="00AC081E" w14:paraId="0C80930D" w14:textId="77777777" w:rsidTr="00E52CBB">
        <w:trPr>
          <w:jc w:val="center"/>
        </w:trPr>
        <w:tc>
          <w:tcPr>
            <w:tcW w:w="189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CC5064" w14:textId="77777777" w:rsidR="00AC081E" w:rsidRDefault="00770557">
            <w:pPr>
              <w:spacing w:line="276" w:lineRule="auto"/>
            </w:pPr>
            <w:r>
              <w:rPr>
                <w:b/>
                <w:bCs/>
              </w:rPr>
              <w:t>Actors</w:t>
            </w:r>
          </w:p>
        </w:tc>
        <w:tc>
          <w:tcPr>
            <w:tcW w:w="89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334D29D" w14:textId="77777777" w:rsidR="00AC081E" w:rsidRDefault="00770557">
            <w:pPr>
              <w:spacing w:line="276" w:lineRule="auto"/>
            </w:pPr>
            <w:r>
              <w:rPr>
                <w:rFonts w:cs="Arial"/>
                <w:szCs w:val="22"/>
              </w:rPr>
              <w:t>Driver</w:t>
            </w:r>
          </w:p>
        </w:tc>
      </w:tr>
      <w:tr w:rsidR="00AC081E" w14:paraId="032F8A23"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960E2C" w14:textId="77777777" w:rsidR="00AC081E" w:rsidRDefault="00770557">
            <w:pPr>
              <w:spacing w:line="276" w:lineRule="auto"/>
            </w:pPr>
            <w:r>
              <w:rPr>
                <w:b/>
                <w:bCs/>
              </w:rPr>
              <w:t>Pre-conditions</w:t>
            </w:r>
          </w:p>
        </w:tc>
        <w:tc>
          <w:tcPr>
            <w:tcW w:w="8994" w:type="dxa"/>
            <w:tcBorders>
              <w:top w:val="nil"/>
              <w:left w:val="nil"/>
              <w:bottom w:val="single" w:sz="8" w:space="0" w:color="auto"/>
              <w:right w:val="single" w:sz="8" w:space="0" w:color="auto"/>
            </w:tcBorders>
            <w:tcMar>
              <w:top w:w="0" w:type="dxa"/>
              <w:left w:w="108" w:type="dxa"/>
              <w:bottom w:w="0" w:type="dxa"/>
              <w:right w:w="108" w:type="dxa"/>
            </w:tcMar>
            <w:hideMark/>
          </w:tcPr>
          <w:p w14:paraId="06AA8D86" w14:textId="77777777" w:rsidR="00AC081E" w:rsidRDefault="00770557" w:rsidP="00AC081E">
            <w:pPr>
              <w:numPr>
                <w:ilvl w:val="0"/>
                <w:numId w:val="471"/>
              </w:numPr>
              <w:spacing w:line="276" w:lineRule="auto"/>
              <w:rPr>
                <w:rFonts w:cs="Arial"/>
                <w:szCs w:val="22"/>
              </w:rPr>
            </w:pPr>
            <w:r>
              <w:rPr>
                <w:rFonts w:cs="Arial"/>
                <w:szCs w:val="22"/>
              </w:rPr>
              <w:t>Vehicle is equipped with Invisible Van View</w:t>
            </w:r>
          </w:p>
          <w:p w14:paraId="5803F17F" w14:textId="77777777" w:rsidR="00AC081E" w:rsidRDefault="00770557" w:rsidP="00AC081E">
            <w:pPr>
              <w:numPr>
                <w:ilvl w:val="0"/>
                <w:numId w:val="471"/>
              </w:numPr>
              <w:spacing w:line="276" w:lineRule="auto"/>
            </w:pPr>
            <w:r>
              <w:rPr>
                <w:rFonts w:cs="Arial"/>
                <w:szCs w:val="22"/>
              </w:rPr>
              <w:t>Vehicle is in Reverse Gear</w:t>
            </w:r>
          </w:p>
          <w:p w14:paraId="2A54683C" w14:textId="77777777" w:rsidR="00AC081E" w:rsidRDefault="00770557" w:rsidP="00AC081E">
            <w:pPr>
              <w:numPr>
                <w:ilvl w:val="0"/>
                <w:numId w:val="471"/>
              </w:numPr>
              <w:spacing w:line="276" w:lineRule="auto"/>
            </w:pPr>
            <w:r>
              <w:rPr>
                <w:rFonts w:cs="Arial"/>
                <w:szCs w:val="22"/>
              </w:rPr>
              <w:t>Invisible Van view is active</w:t>
            </w:r>
          </w:p>
        </w:tc>
      </w:tr>
      <w:tr w:rsidR="00AC081E" w14:paraId="06713D2C"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D30701" w14:textId="77777777" w:rsidR="00AC081E" w:rsidRDefault="00770557">
            <w:pPr>
              <w:spacing w:line="276" w:lineRule="auto"/>
            </w:pPr>
            <w:r>
              <w:rPr>
                <w:b/>
                <w:bCs/>
              </w:rPr>
              <w:t>Scenario Description</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27C0843D" w14:textId="77777777" w:rsidR="004D3421" w:rsidRDefault="00770557" w:rsidP="004D3421">
            <w:pPr>
              <w:spacing w:line="276" w:lineRule="auto"/>
            </w:pPr>
            <w:r>
              <w:rPr>
                <w:rFonts w:cs="Arial"/>
                <w:szCs w:val="22"/>
              </w:rPr>
              <w:t xml:space="preserve">Driver requests a different view while in Reverse </w:t>
            </w:r>
          </w:p>
          <w:p w14:paraId="1F9DDE98" w14:textId="77777777" w:rsidR="00AC081E" w:rsidRDefault="00000000">
            <w:pPr>
              <w:spacing w:line="276" w:lineRule="auto"/>
              <w:ind w:left="720"/>
            </w:pPr>
          </w:p>
        </w:tc>
      </w:tr>
      <w:tr w:rsidR="00AC081E" w14:paraId="07EAFC22"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446D31" w14:textId="77777777" w:rsidR="00AC081E" w:rsidRDefault="00770557">
            <w:pPr>
              <w:spacing w:line="276" w:lineRule="auto"/>
            </w:pPr>
            <w:r>
              <w:rPr>
                <w:b/>
                <w:bCs/>
              </w:rPr>
              <w:t>Post-conditions</w:t>
            </w:r>
          </w:p>
        </w:tc>
        <w:tc>
          <w:tcPr>
            <w:tcW w:w="8994" w:type="dxa"/>
            <w:tcBorders>
              <w:top w:val="nil"/>
              <w:left w:val="nil"/>
              <w:bottom w:val="single" w:sz="8" w:space="0" w:color="auto"/>
              <w:right w:val="single" w:sz="8" w:space="0" w:color="auto"/>
            </w:tcBorders>
            <w:tcMar>
              <w:top w:w="0" w:type="dxa"/>
              <w:left w:w="108" w:type="dxa"/>
              <w:bottom w:w="0" w:type="dxa"/>
              <w:right w:w="108" w:type="dxa"/>
            </w:tcMar>
            <w:hideMark/>
          </w:tcPr>
          <w:p w14:paraId="791DD115" w14:textId="77777777" w:rsidR="00AC081E" w:rsidRDefault="00770557">
            <w:pPr>
              <w:spacing w:line="276" w:lineRule="auto"/>
            </w:pPr>
            <w:r>
              <w:rPr>
                <w:rFonts w:cs="Arial"/>
                <w:szCs w:val="22"/>
              </w:rPr>
              <w:t>Switch out (Stop Displaying) of Invisible Van View</w:t>
            </w:r>
          </w:p>
        </w:tc>
      </w:tr>
      <w:tr w:rsidR="00AC081E" w14:paraId="3EB71453"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D74E3C" w14:textId="77777777" w:rsidR="00AC081E" w:rsidRDefault="00770557">
            <w:pPr>
              <w:spacing w:line="276" w:lineRule="auto"/>
            </w:pPr>
            <w:r>
              <w:rPr>
                <w:b/>
                <w:bCs/>
              </w:rPr>
              <w:t>List of Exception Use Cases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4AE1423E" w14:textId="77777777" w:rsidR="00AC081E" w:rsidRDefault="00000000">
            <w:pPr>
              <w:spacing w:line="276" w:lineRule="auto"/>
            </w:pPr>
          </w:p>
        </w:tc>
      </w:tr>
      <w:tr w:rsidR="00AC081E" w14:paraId="482E803F"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9378CA" w14:textId="77777777" w:rsidR="00AC081E" w:rsidRDefault="00770557">
            <w:pPr>
              <w:spacing w:line="276" w:lineRule="auto"/>
            </w:pPr>
            <w:r>
              <w:rPr>
                <w:b/>
                <w:bCs/>
              </w:rPr>
              <w:t>Interfaces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048D9F8C" w14:textId="77777777" w:rsidR="00AC081E" w:rsidRDefault="00000000">
            <w:pPr>
              <w:spacing w:line="276" w:lineRule="auto"/>
            </w:pPr>
          </w:p>
        </w:tc>
      </w:tr>
    </w:tbl>
    <w:p w14:paraId="3AFAC82E" w14:textId="77777777" w:rsidR="00500605" w:rsidRPr="00AC081E" w:rsidRDefault="00000000" w:rsidP="00AC081E"/>
    <w:p w14:paraId="41DE57A4" w14:textId="77777777" w:rsidR="00406F39" w:rsidRDefault="00770557" w:rsidP="00E52CBB">
      <w:pPr>
        <w:pStyle w:val="Heading6"/>
      </w:pPr>
      <w:r>
        <w:t>CAMERA-UC-REQ-411961/A-Deactivating Invisible Van View (2)</w:t>
      </w:r>
    </w:p>
    <w:p w14:paraId="09D4FAA2"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8"/>
        <w:gridCol w:w="8778"/>
      </w:tblGrid>
      <w:tr w:rsidR="009E6203" w:rsidRPr="009E6203" w14:paraId="0B415862" w14:textId="77777777" w:rsidTr="00E52CBB">
        <w:trPr>
          <w:jc w:val="center"/>
        </w:trPr>
        <w:tc>
          <w:tcPr>
            <w:tcW w:w="187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9FDA57" w14:textId="77777777" w:rsidR="009E6203" w:rsidRPr="009E6203" w:rsidRDefault="00770557">
            <w:pPr>
              <w:spacing w:line="276" w:lineRule="auto"/>
            </w:pPr>
            <w:r w:rsidRPr="009E6203">
              <w:rPr>
                <w:b/>
                <w:bCs/>
              </w:rPr>
              <w:t>Actors</w:t>
            </w:r>
          </w:p>
        </w:tc>
        <w:tc>
          <w:tcPr>
            <w:tcW w:w="87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1880C00" w14:textId="77777777" w:rsidR="009E6203" w:rsidRPr="009E6203" w:rsidRDefault="00770557">
            <w:pPr>
              <w:spacing w:line="276" w:lineRule="auto"/>
            </w:pPr>
            <w:r w:rsidRPr="009E6203">
              <w:rPr>
                <w:rFonts w:cs="Arial"/>
                <w:szCs w:val="22"/>
              </w:rPr>
              <w:t>Driver</w:t>
            </w:r>
          </w:p>
        </w:tc>
      </w:tr>
      <w:tr w:rsidR="009E6203" w:rsidRPr="009E6203" w14:paraId="32010173" w14:textId="77777777" w:rsidTr="00E52CBB">
        <w:trPr>
          <w:jc w:val="center"/>
        </w:trPr>
        <w:tc>
          <w:tcPr>
            <w:tcW w:w="187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E86F28" w14:textId="77777777" w:rsidR="009E6203" w:rsidRPr="009E6203" w:rsidRDefault="00770557">
            <w:pPr>
              <w:spacing w:line="276" w:lineRule="auto"/>
            </w:pPr>
            <w:r w:rsidRPr="009E6203">
              <w:rPr>
                <w:b/>
                <w:bCs/>
              </w:rPr>
              <w:t>Pre-conditions</w:t>
            </w:r>
          </w:p>
        </w:tc>
        <w:tc>
          <w:tcPr>
            <w:tcW w:w="8778" w:type="dxa"/>
            <w:tcBorders>
              <w:top w:val="nil"/>
              <w:left w:val="nil"/>
              <w:bottom w:val="single" w:sz="8" w:space="0" w:color="auto"/>
              <w:right w:val="single" w:sz="8" w:space="0" w:color="auto"/>
            </w:tcBorders>
            <w:tcMar>
              <w:top w:w="0" w:type="dxa"/>
              <w:left w:w="108" w:type="dxa"/>
              <w:bottom w:w="0" w:type="dxa"/>
              <w:right w:w="108" w:type="dxa"/>
            </w:tcMar>
            <w:hideMark/>
          </w:tcPr>
          <w:p w14:paraId="43FD3D47" w14:textId="77777777" w:rsidR="009E6203" w:rsidRPr="009E6203" w:rsidRDefault="00770557" w:rsidP="009E6203">
            <w:pPr>
              <w:numPr>
                <w:ilvl w:val="0"/>
                <w:numId w:val="473"/>
              </w:numPr>
              <w:spacing w:line="276" w:lineRule="auto"/>
              <w:rPr>
                <w:rFonts w:cs="Arial"/>
                <w:szCs w:val="22"/>
              </w:rPr>
            </w:pPr>
            <w:r w:rsidRPr="009E6203">
              <w:rPr>
                <w:rFonts w:cs="Arial"/>
                <w:szCs w:val="22"/>
              </w:rPr>
              <w:t>Vehicle is equipped with Invisible Van View</w:t>
            </w:r>
          </w:p>
          <w:p w14:paraId="6524AE46" w14:textId="77777777" w:rsidR="009E6203" w:rsidRPr="009E6203" w:rsidRDefault="00770557" w:rsidP="009E6203">
            <w:pPr>
              <w:numPr>
                <w:ilvl w:val="0"/>
                <w:numId w:val="473"/>
              </w:numPr>
              <w:spacing w:line="276" w:lineRule="auto"/>
            </w:pPr>
            <w:r w:rsidRPr="009E6203">
              <w:rPr>
                <w:rFonts w:cs="Arial"/>
                <w:szCs w:val="22"/>
              </w:rPr>
              <w:t>Vehicle is in Reverse Gear</w:t>
            </w:r>
          </w:p>
          <w:p w14:paraId="4B3E9955" w14:textId="77777777" w:rsidR="009E6203" w:rsidRPr="009E6203" w:rsidRDefault="00770557" w:rsidP="009E6203">
            <w:pPr>
              <w:numPr>
                <w:ilvl w:val="0"/>
                <w:numId w:val="473"/>
              </w:numPr>
              <w:spacing w:line="276" w:lineRule="auto"/>
            </w:pPr>
            <w:r w:rsidRPr="009E6203">
              <w:rPr>
                <w:rFonts w:cs="Arial"/>
                <w:szCs w:val="22"/>
              </w:rPr>
              <w:t>Invisible Van view is active</w:t>
            </w:r>
          </w:p>
          <w:p w14:paraId="3B8D2CEB" w14:textId="77777777" w:rsidR="009E6203" w:rsidRPr="009E6203" w:rsidRDefault="00770557" w:rsidP="009E6203">
            <w:pPr>
              <w:numPr>
                <w:ilvl w:val="0"/>
                <w:numId w:val="473"/>
              </w:numPr>
              <w:spacing w:line="276" w:lineRule="auto"/>
            </w:pPr>
            <w:r w:rsidRPr="009E6203">
              <w:rPr>
                <w:rFonts w:cs="Arial"/>
              </w:rPr>
              <w:t>Delay mode is not active</w:t>
            </w:r>
          </w:p>
        </w:tc>
      </w:tr>
      <w:tr w:rsidR="009E6203" w:rsidRPr="009E6203" w14:paraId="08397DD3" w14:textId="77777777" w:rsidTr="00E52CBB">
        <w:trPr>
          <w:jc w:val="center"/>
        </w:trPr>
        <w:tc>
          <w:tcPr>
            <w:tcW w:w="187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A15697" w14:textId="77777777" w:rsidR="009E6203" w:rsidRPr="009E6203" w:rsidRDefault="00770557">
            <w:pPr>
              <w:spacing w:line="276" w:lineRule="auto"/>
            </w:pPr>
            <w:r w:rsidRPr="009E6203">
              <w:rPr>
                <w:b/>
                <w:bCs/>
              </w:rPr>
              <w:t>Scenario Description</w:t>
            </w:r>
          </w:p>
        </w:tc>
        <w:tc>
          <w:tcPr>
            <w:tcW w:w="8778" w:type="dxa"/>
            <w:tcBorders>
              <w:top w:val="nil"/>
              <w:left w:val="nil"/>
              <w:bottom w:val="single" w:sz="8" w:space="0" w:color="auto"/>
              <w:right w:val="single" w:sz="8" w:space="0" w:color="auto"/>
            </w:tcBorders>
            <w:tcMar>
              <w:top w:w="0" w:type="dxa"/>
              <w:left w:w="108" w:type="dxa"/>
              <w:bottom w:w="0" w:type="dxa"/>
              <w:right w:w="108" w:type="dxa"/>
            </w:tcMar>
            <w:hideMark/>
          </w:tcPr>
          <w:p w14:paraId="2783D971" w14:textId="77777777" w:rsidR="009E6203" w:rsidRPr="009E6203" w:rsidRDefault="00770557">
            <w:pPr>
              <w:spacing w:line="276" w:lineRule="auto"/>
              <w:rPr>
                <w:rFonts w:cs="Arial"/>
                <w:szCs w:val="22"/>
              </w:rPr>
            </w:pPr>
            <w:r w:rsidRPr="009E6203">
              <w:rPr>
                <w:rFonts w:cs="Arial"/>
                <w:szCs w:val="22"/>
              </w:rPr>
              <w:t xml:space="preserve">Driver shifts out of Reverse Gear </w:t>
            </w:r>
          </w:p>
        </w:tc>
      </w:tr>
      <w:tr w:rsidR="009E6203" w:rsidRPr="009E6203" w14:paraId="7F7CDFE8" w14:textId="77777777" w:rsidTr="00E52CBB">
        <w:trPr>
          <w:jc w:val="center"/>
        </w:trPr>
        <w:tc>
          <w:tcPr>
            <w:tcW w:w="187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9CBCDB" w14:textId="77777777" w:rsidR="009E6203" w:rsidRPr="009E6203" w:rsidRDefault="00770557">
            <w:pPr>
              <w:spacing w:line="276" w:lineRule="auto"/>
            </w:pPr>
            <w:r w:rsidRPr="009E6203">
              <w:rPr>
                <w:b/>
                <w:bCs/>
              </w:rPr>
              <w:t>Post-conditions</w:t>
            </w:r>
          </w:p>
        </w:tc>
        <w:tc>
          <w:tcPr>
            <w:tcW w:w="8778" w:type="dxa"/>
            <w:tcBorders>
              <w:top w:val="nil"/>
              <w:left w:val="nil"/>
              <w:bottom w:val="single" w:sz="8" w:space="0" w:color="auto"/>
              <w:right w:val="single" w:sz="8" w:space="0" w:color="auto"/>
            </w:tcBorders>
            <w:tcMar>
              <w:top w:w="0" w:type="dxa"/>
              <w:left w:w="108" w:type="dxa"/>
              <w:bottom w:w="0" w:type="dxa"/>
              <w:right w:w="108" w:type="dxa"/>
            </w:tcMar>
          </w:tcPr>
          <w:p w14:paraId="3805CFB0" w14:textId="77777777" w:rsidR="009E6203" w:rsidRDefault="00770557">
            <w:pPr>
              <w:spacing w:line="276" w:lineRule="auto"/>
              <w:rPr>
                <w:rFonts w:cs="Arial"/>
                <w:szCs w:val="22"/>
              </w:rPr>
            </w:pPr>
            <w:r w:rsidRPr="009E6203">
              <w:rPr>
                <w:rFonts w:cs="Arial"/>
                <w:szCs w:val="22"/>
              </w:rPr>
              <w:t xml:space="preserve"> </w:t>
            </w:r>
            <w:r>
              <w:rPr>
                <w:rFonts w:cs="Arial"/>
                <w:szCs w:val="22"/>
              </w:rPr>
              <w:t>Client s</w:t>
            </w:r>
            <w:r w:rsidRPr="009E6203">
              <w:rPr>
                <w:rFonts w:cs="Arial"/>
                <w:szCs w:val="22"/>
              </w:rPr>
              <w:t>top</w:t>
            </w:r>
            <w:r>
              <w:rPr>
                <w:rFonts w:cs="Arial"/>
                <w:szCs w:val="22"/>
              </w:rPr>
              <w:t>s</w:t>
            </w:r>
            <w:r w:rsidRPr="009E6203">
              <w:rPr>
                <w:rFonts w:cs="Arial"/>
                <w:szCs w:val="22"/>
              </w:rPr>
              <w:t xml:space="preserve"> displaying the Invisible van camera view</w:t>
            </w:r>
            <w:r>
              <w:rPr>
                <w:rFonts w:cs="Arial"/>
                <w:szCs w:val="22"/>
              </w:rPr>
              <w:t>.</w:t>
            </w:r>
          </w:p>
          <w:p w14:paraId="51FD5A45" w14:textId="77777777" w:rsidR="009E6203" w:rsidRPr="009E6203" w:rsidRDefault="00770557">
            <w:pPr>
              <w:spacing w:line="276" w:lineRule="auto"/>
            </w:pPr>
            <w:r>
              <w:rPr>
                <w:rFonts w:cs="Arial"/>
                <w:szCs w:val="22"/>
              </w:rPr>
              <w:t xml:space="preserve">Client </w:t>
            </w:r>
            <w:r w:rsidRPr="009E6203">
              <w:rPr>
                <w:rFonts w:cs="Arial"/>
                <w:szCs w:val="22"/>
              </w:rPr>
              <w:t>revert</w:t>
            </w:r>
            <w:r>
              <w:rPr>
                <w:rFonts w:cs="Arial"/>
                <w:szCs w:val="22"/>
              </w:rPr>
              <w:t>s</w:t>
            </w:r>
            <w:r w:rsidRPr="009E6203">
              <w:rPr>
                <w:rFonts w:cs="Arial"/>
                <w:szCs w:val="22"/>
              </w:rPr>
              <w:t xml:space="preserve"> back to home screen</w:t>
            </w:r>
            <w:r>
              <w:rPr>
                <w:rFonts w:cs="Arial"/>
                <w:szCs w:val="22"/>
              </w:rPr>
              <w:t>.</w:t>
            </w:r>
          </w:p>
        </w:tc>
      </w:tr>
      <w:tr w:rsidR="009E6203" w:rsidRPr="009E6203" w14:paraId="463421D6" w14:textId="77777777" w:rsidTr="00E52CBB">
        <w:trPr>
          <w:jc w:val="center"/>
        </w:trPr>
        <w:tc>
          <w:tcPr>
            <w:tcW w:w="187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A6B520" w14:textId="77777777" w:rsidR="009E6203" w:rsidRPr="009E6203" w:rsidRDefault="00770557">
            <w:pPr>
              <w:spacing w:line="276" w:lineRule="auto"/>
            </w:pPr>
            <w:r w:rsidRPr="009E6203">
              <w:rPr>
                <w:b/>
                <w:bCs/>
              </w:rPr>
              <w:t>List of Exception Use Cases</w:t>
            </w:r>
          </w:p>
        </w:tc>
        <w:tc>
          <w:tcPr>
            <w:tcW w:w="8778" w:type="dxa"/>
            <w:tcBorders>
              <w:top w:val="nil"/>
              <w:left w:val="nil"/>
              <w:bottom w:val="single" w:sz="8" w:space="0" w:color="auto"/>
              <w:right w:val="single" w:sz="8" w:space="0" w:color="auto"/>
            </w:tcBorders>
            <w:tcMar>
              <w:top w:w="0" w:type="dxa"/>
              <w:left w:w="108" w:type="dxa"/>
              <w:bottom w:w="0" w:type="dxa"/>
              <w:right w:w="108" w:type="dxa"/>
            </w:tcMar>
          </w:tcPr>
          <w:p w14:paraId="3A7F718E" w14:textId="77777777" w:rsidR="009E6203" w:rsidRPr="009E6203" w:rsidRDefault="00000000">
            <w:pPr>
              <w:spacing w:line="276" w:lineRule="auto"/>
            </w:pPr>
          </w:p>
        </w:tc>
      </w:tr>
      <w:tr w:rsidR="009E6203" w:rsidRPr="009E6203" w14:paraId="2F39A9AA" w14:textId="77777777" w:rsidTr="00E52CBB">
        <w:trPr>
          <w:jc w:val="center"/>
        </w:trPr>
        <w:tc>
          <w:tcPr>
            <w:tcW w:w="187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02F2FF" w14:textId="77777777" w:rsidR="009E6203" w:rsidRPr="009E6203" w:rsidRDefault="00770557">
            <w:pPr>
              <w:spacing w:line="276" w:lineRule="auto"/>
            </w:pPr>
            <w:r w:rsidRPr="009E6203">
              <w:rPr>
                <w:b/>
                <w:bCs/>
              </w:rPr>
              <w:t>Interfaces</w:t>
            </w:r>
          </w:p>
        </w:tc>
        <w:tc>
          <w:tcPr>
            <w:tcW w:w="8778" w:type="dxa"/>
            <w:tcBorders>
              <w:top w:val="nil"/>
              <w:left w:val="nil"/>
              <w:bottom w:val="single" w:sz="8" w:space="0" w:color="auto"/>
              <w:right w:val="single" w:sz="8" w:space="0" w:color="auto"/>
            </w:tcBorders>
            <w:tcMar>
              <w:top w:w="0" w:type="dxa"/>
              <w:left w:w="108" w:type="dxa"/>
              <w:bottom w:w="0" w:type="dxa"/>
              <w:right w:w="108" w:type="dxa"/>
            </w:tcMar>
          </w:tcPr>
          <w:p w14:paraId="6130FBD3" w14:textId="77777777" w:rsidR="009E6203" w:rsidRPr="009E6203" w:rsidRDefault="00000000">
            <w:pPr>
              <w:spacing w:line="276" w:lineRule="auto"/>
            </w:pPr>
          </w:p>
        </w:tc>
      </w:tr>
    </w:tbl>
    <w:p w14:paraId="522EBAB2" w14:textId="77777777" w:rsidR="00500605" w:rsidRPr="009E6203" w:rsidRDefault="00000000" w:rsidP="00CD0F64"/>
    <w:p w14:paraId="65BD13A1" w14:textId="77777777" w:rsidR="00406F39" w:rsidRDefault="00770557" w:rsidP="00E52CBB">
      <w:pPr>
        <w:pStyle w:val="Heading6"/>
      </w:pPr>
      <w:r>
        <w:t>CAMERA-UC-REQ-411962/A-Deactivating Invisible Van View (3)</w:t>
      </w:r>
    </w:p>
    <w:p w14:paraId="21A706F2"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8"/>
        <w:gridCol w:w="8994"/>
      </w:tblGrid>
      <w:tr w:rsidR="00A75A60" w:rsidRPr="00A75A60" w14:paraId="7E5A8807" w14:textId="77777777" w:rsidTr="00E52CBB">
        <w:trPr>
          <w:jc w:val="center"/>
        </w:trPr>
        <w:tc>
          <w:tcPr>
            <w:tcW w:w="189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C22445" w14:textId="77777777" w:rsidR="00A75A60" w:rsidRPr="00A75A60" w:rsidRDefault="00770557">
            <w:pPr>
              <w:spacing w:line="276" w:lineRule="auto"/>
            </w:pPr>
            <w:r w:rsidRPr="00A75A60">
              <w:rPr>
                <w:b/>
                <w:bCs/>
              </w:rPr>
              <w:t>Actors</w:t>
            </w:r>
          </w:p>
        </w:tc>
        <w:tc>
          <w:tcPr>
            <w:tcW w:w="89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5F620F0" w14:textId="77777777" w:rsidR="00A75A60" w:rsidRPr="00A75A60" w:rsidRDefault="00770557">
            <w:pPr>
              <w:spacing w:line="276" w:lineRule="auto"/>
            </w:pPr>
            <w:r w:rsidRPr="00A75A60">
              <w:rPr>
                <w:rFonts w:cs="Arial"/>
                <w:szCs w:val="22"/>
              </w:rPr>
              <w:t>Driver</w:t>
            </w:r>
          </w:p>
        </w:tc>
      </w:tr>
      <w:tr w:rsidR="00A75A60" w:rsidRPr="00A75A60" w14:paraId="7FBCDEBB"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2163A9" w14:textId="77777777" w:rsidR="00A75A60" w:rsidRPr="00A75A60" w:rsidRDefault="00770557">
            <w:pPr>
              <w:spacing w:line="276" w:lineRule="auto"/>
            </w:pPr>
            <w:r w:rsidRPr="00A75A60">
              <w:rPr>
                <w:b/>
                <w:bCs/>
              </w:rPr>
              <w:t>Pre-conditions</w:t>
            </w:r>
          </w:p>
        </w:tc>
        <w:tc>
          <w:tcPr>
            <w:tcW w:w="8994" w:type="dxa"/>
            <w:tcBorders>
              <w:top w:val="nil"/>
              <w:left w:val="nil"/>
              <w:bottom w:val="single" w:sz="8" w:space="0" w:color="auto"/>
              <w:right w:val="single" w:sz="8" w:space="0" w:color="auto"/>
            </w:tcBorders>
            <w:tcMar>
              <w:top w:w="0" w:type="dxa"/>
              <w:left w:w="108" w:type="dxa"/>
              <w:bottom w:w="0" w:type="dxa"/>
              <w:right w:w="108" w:type="dxa"/>
            </w:tcMar>
            <w:hideMark/>
          </w:tcPr>
          <w:p w14:paraId="05F932A0" w14:textId="77777777" w:rsidR="00A75A60" w:rsidRPr="00A75A60" w:rsidRDefault="00770557" w:rsidP="00A75A60">
            <w:pPr>
              <w:numPr>
                <w:ilvl w:val="0"/>
                <w:numId w:val="475"/>
              </w:numPr>
              <w:spacing w:line="276" w:lineRule="auto"/>
              <w:rPr>
                <w:rFonts w:cs="Arial"/>
                <w:szCs w:val="22"/>
              </w:rPr>
            </w:pPr>
            <w:r w:rsidRPr="00A75A60">
              <w:rPr>
                <w:rFonts w:cs="Arial"/>
                <w:szCs w:val="22"/>
              </w:rPr>
              <w:t>Vehicle is equipped with Invisible Van View</w:t>
            </w:r>
          </w:p>
          <w:p w14:paraId="4417CAB7" w14:textId="77777777" w:rsidR="00A75A60" w:rsidRPr="00A75A60" w:rsidRDefault="00770557" w:rsidP="00A75A60">
            <w:pPr>
              <w:numPr>
                <w:ilvl w:val="0"/>
                <w:numId w:val="475"/>
              </w:numPr>
              <w:spacing w:line="276" w:lineRule="auto"/>
            </w:pPr>
            <w:r w:rsidRPr="00A75A60">
              <w:rPr>
                <w:rFonts w:cs="Arial"/>
                <w:szCs w:val="22"/>
              </w:rPr>
              <w:t>Vehicle is in Reverse Gear</w:t>
            </w:r>
          </w:p>
          <w:p w14:paraId="5FC896DC" w14:textId="77777777" w:rsidR="00A75A60" w:rsidRPr="00A75A60" w:rsidRDefault="00770557" w:rsidP="00A75A60">
            <w:pPr>
              <w:numPr>
                <w:ilvl w:val="0"/>
                <w:numId w:val="475"/>
              </w:numPr>
              <w:spacing w:line="276" w:lineRule="auto"/>
            </w:pPr>
            <w:r w:rsidRPr="00A75A60">
              <w:rPr>
                <w:rFonts w:cs="Arial"/>
                <w:szCs w:val="22"/>
              </w:rPr>
              <w:t>Invisible Van view is active</w:t>
            </w:r>
          </w:p>
          <w:p w14:paraId="2D506198" w14:textId="77777777" w:rsidR="00A75A60" w:rsidRPr="00A75A60" w:rsidRDefault="00770557" w:rsidP="00A75A60">
            <w:pPr>
              <w:numPr>
                <w:ilvl w:val="0"/>
                <w:numId w:val="475"/>
              </w:numPr>
              <w:spacing w:line="276" w:lineRule="auto"/>
            </w:pPr>
            <w:r w:rsidRPr="00A75A60">
              <w:rPr>
                <w:rFonts w:cs="Arial"/>
              </w:rPr>
              <w:t>Delay mode is active</w:t>
            </w:r>
          </w:p>
        </w:tc>
      </w:tr>
      <w:tr w:rsidR="00A75A60" w:rsidRPr="00A75A60" w14:paraId="3A67FB97"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B995F6" w14:textId="77777777" w:rsidR="00A75A60" w:rsidRPr="00A75A60" w:rsidRDefault="00770557">
            <w:pPr>
              <w:spacing w:line="276" w:lineRule="auto"/>
            </w:pPr>
            <w:r w:rsidRPr="00A75A60">
              <w:rPr>
                <w:b/>
                <w:bCs/>
              </w:rPr>
              <w:t>Scenario Description</w:t>
            </w:r>
          </w:p>
        </w:tc>
        <w:tc>
          <w:tcPr>
            <w:tcW w:w="8994" w:type="dxa"/>
            <w:tcBorders>
              <w:top w:val="nil"/>
              <w:left w:val="nil"/>
              <w:bottom w:val="single" w:sz="8" w:space="0" w:color="auto"/>
              <w:right w:val="single" w:sz="8" w:space="0" w:color="auto"/>
            </w:tcBorders>
            <w:tcMar>
              <w:top w:w="0" w:type="dxa"/>
              <w:left w:w="108" w:type="dxa"/>
              <w:bottom w:w="0" w:type="dxa"/>
              <w:right w:w="108" w:type="dxa"/>
            </w:tcMar>
            <w:hideMark/>
          </w:tcPr>
          <w:p w14:paraId="69BAB2BD" w14:textId="77777777" w:rsidR="00A75A60" w:rsidRPr="00A75A60" w:rsidRDefault="00770557">
            <w:pPr>
              <w:spacing w:line="276" w:lineRule="auto"/>
              <w:rPr>
                <w:rFonts w:cs="Arial"/>
                <w:szCs w:val="22"/>
              </w:rPr>
            </w:pPr>
            <w:r w:rsidRPr="00A75A60">
              <w:rPr>
                <w:rFonts w:cs="Arial"/>
                <w:szCs w:val="22"/>
              </w:rPr>
              <w:t xml:space="preserve">Driver shifts out of Reverse Gear </w:t>
            </w:r>
          </w:p>
        </w:tc>
      </w:tr>
      <w:tr w:rsidR="00A75A60" w:rsidRPr="00A75A60" w14:paraId="45D78078"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2B9E28" w14:textId="77777777" w:rsidR="00A75A60" w:rsidRPr="00A75A60" w:rsidRDefault="00770557">
            <w:pPr>
              <w:spacing w:line="276" w:lineRule="auto"/>
            </w:pPr>
            <w:r w:rsidRPr="00A75A60">
              <w:rPr>
                <w:b/>
                <w:bCs/>
              </w:rPr>
              <w:t>Post-conditions</w:t>
            </w:r>
          </w:p>
        </w:tc>
        <w:tc>
          <w:tcPr>
            <w:tcW w:w="8994" w:type="dxa"/>
            <w:tcBorders>
              <w:top w:val="nil"/>
              <w:left w:val="nil"/>
              <w:bottom w:val="single" w:sz="8" w:space="0" w:color="auto"/>
              <w:right w:val="single" w:sz="8" w:space="0" w:color="auto"/>
            </w:tcBorders>
            <w:tcMar>
              <w:top w:w="0" w:type="dxa"/>
              <w:left w:w="108" w:type="dxa"/>
              <w:bottom w:w="0" w:type="dxa"/>
              <w:right w:w="108" w:type="dxa"/>
            </w:tcMar>
            <w:hideMark/>
          </w:tcPr>
          <w:p w14:paraId="1E5F3741" w14:textId="77777777" w:rsidR="00A75A60" w:rsidRPr="00A75A60" w:rsidRDefault="00770557">
            <w:pPr>
              <w:spacing w:line="276" w:lineRule="auto"/>
            </w:pPr>
            <w:r>
              <w:rPr>
                <w:rFonts w:cs="Arial"/>
                <w:szCs w:val="22"/>
              </w:rPr>
              <w:t>Client</w:t>
            </w:r>
            <w:r w:rsidRPr="00A75A60">
              <w:rPr>
                <w:rFonts w:cs="Arial"/>
                <w:szCs w:val="22"/>
              </w:rPr>
              <w:t xml:space="preserve"> would continue to show the invisible van view until speed limit is crossed, view is canceled or park gear is entered. </w:t>
            </w:r>
          </w:p>
        </w:tc>
      </w:tr>
      <w:tr w:rsidR="00A75A60" w:rsidRPr="00A75A60" w14:paraId="2BDE8747"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685CD9" w14:textId="77777777" w:rsidR="00A75A60" w:rsidRPr="00A75A60" w:rsidRDefault="00770557">
            <w:pPr>
              <w:spacing w:line="276" w:lineRule="auto"/>
            </w:pPr>
            <w:r w:rsidRPr="00A75A60">
              <w:rPr>
                <w:b/>
                <w:bCs/>
              </w:rPr>
              <w:t>List of Exception Use Cases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79BEE831" w14:textId="77777777" w:rsidR="00A75A60" w:rsidRPr="00A75A60" w:rsidRDefault="00000000">
            <w:pPr>
              <w:spacing w:line="276" w:lineRule="auto"/>
            </w:pPr>
          </w:p>
        </w:tc>
      </w:tr>
      <w:tr w:rsidR="00A75A60" w:rsidRPr="00A75A60" w14:paraId="39412A99"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F882CA" w14:textId="77777777" w:rsidR="00A75A60" w:rsidRPr="00A75A60" w:rsidRDefault="00770557">
            <w:pPr>
              <w:spacing w:line="276" w:lineRule="auto"/>
            </w:pPr>
            <w:r w:rsidRPr="00A75A60">
              <w:rPr>
                <w:b/>
                <w:bCs/>
              </w:rPr>
              <w:t>Interfaces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62BE4A9C" w14:textId="77777777" w:rsidR="00A75A60" w:rsidRPr="00A75A60" w:rsidRDefault="00000000">
            <w:pPr>
              <w:spacing w:line="276" w:lineRule="auto"/>
            </w:pPr>
          </w:p>
        </w:tc>
      </w:tr>
    </w:tbl>
    <w:p w14:paraId="140C06F4" w14:textId="77777777" w:rsidR="00500605" w:rsidRPr="00A75A60" w:rsidRDefault="00000000" w:rsidP="00CD0F64"/>
    <w:p w14:paraId="2C736A2D" w14:textId="77777777" w:rsidR="00406F39" w:rsidRDefault="00770557" w:rsidP="00E52CBB">
      <w:pPr>
        <w:pStyle w:val="Heading5"/>
      </w:pPr>
      <w:r>
        <w:lastRenderedPageBreak/>
        <w:t>White Box Views</w:t>
      </w:r>
    </w:p>
    <w:p w14:paraId="62BD0847" w14:textId="77777777" w:rsidR="00406F39" w:rsidRDefault="00770557" w:rsidP="00E52CBB">
      <w:pPr>
        <w:pStyle w:val="Heading6"/>
      </w:pPr>
      <w:r>
        <w:t>Activity Diagrams</w:t>
      </w:r>
    </w:p>
    <w:p w14:paraId="08F37406" w14:textId="77777777" w:rsidR="00406F39" w:rsidRDefault="00770557" w:rsidP="00E52CBB">
      <w:pPr>
        <w:pStyle w:val="Heading7"/>
      </w:pPr>
      <w:r>
        <w:t>CAMERA-ACT-REQ-411959/A-Operate Invisible Van View</w:t>
      </w:r>
    </w:p>
    <w:p w14:paraId="7EB6B0B0" w14:textId="77777777" w:rsidR="00500605" w:rsidRDefault="00770557" w:rsidP="00E52CBB">
      <w:pPr>
        <w:jc w:val="center"/>
      </w:pPr>
      <w:r w:rsidRPr="006F205B">
        <w:rPr>
          <w:noProof/>
        </w:rPr>
        <w:drawing>
          <wp:anchor distT="0" distB="0" distL="114300" distR="114300" simplePos="0" relativeHeight="251657216" behindDoc="0" locked="0" layoutInCell="1" allowOverlap="1" wp14:anchorId="1143DA4E" wp14:editId="731A9E80">
            <wp:simplePos x="0" y="0"/>
            <wp:positionH relativeFrom="column">
              <wp:posOffset>0</wp:posOffset>
            </wp:positionH>
            <wp:positionV relativeFrom="paragraph">
              <wp:posOffset>0</wp:posOffset>
            </wp:positionV>
            <wp:extent cx="5343525" cy="3286125"/>
            <wp:effectExtent l="0" t="0" r="9525" b="9525"/>
            <wp:wrapTopAndBottom/>
            <wp:docPr id="4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4352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55E14" w14:textId="77777777" w:rsidR="00406F39" w:rsidRDefault="00770557" w:rsidP="00E52CBB">
      <w:pPr>
        <w:pStyle w:val="Heading6"/>
      </w:pPr>
      <w:r>
        <w:lastRenderedPageBreak/>
        <w:t>Sequence Diagrams</w:t>
      </w:r>
    </w:p>
    <w:p w14:paraId="0016EEC6" w14:textId="77777777" w:rsidR="00406F39" w:rsidRDefault="00770557" w:rsidP="00E52CBB">
      <w:pPr>
        <w:pStyle w:val="Heading7"/>
      </w:pPr>
      <w:r>
        <w:t>CAMERA-SD-REQ-411960/A-Operate Invisible Van View</w:t>
      </w:r>
    </w:p>
    <w:p w14:paraId="0AD2DCAD" w14:textId="77777777" w:rsidR="00500605" w:rsidRDefault="00770557" w:rsidP="00E52CBB">
      <w:pPr>
        <w:jc w:val="center"/>
      </w:pPr>
      <w:r w:rsidRPr="008F766E">
        <w:rPr>
          <w:noProof/>
        </w:rPr>
        <w:drawing>
          <wp:anchor distT="0" distB="0" distL="114300" distR="114300" simplePos="0" relativeHeight="251658240" behindDoc="0" locked="0" layoutInCell="1" allowOverlap="1" wp14:anchorId="5F3F8F3B" wp14:editId="2466B8A8">
            <wp:simplePos x="0" y="0"/>
            <wp:positionH relativeFrom="column">
              <wp:posOffset>0</wp:posOffset>
            </wp:positionH>
            <wp:positionV relativeFrom="paragraph">
              <wp:posOffset>0</wp:posOffset>
            </wp:positionV>
            <wp:extent cx="5524500" cy="7572375"/>
            <wp:effectExtent l="0" t="0" r="0" b="9525"/>
            <wp:wrapTopAndBottom/>
            <wp:docPr id="4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24500" cy="757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689BE9" w14:textId="77777777" w:rsidR="00406F39" w:rsidRDefault="00770557" w:rsidP="00E52CBB">
      <w:pPr>
        <w:pStyle w:val="Heading2"/>
      </w:pPr>
      <w:bookmarkStart w:id="139" w:name="_Toc100050086"/>
      <w:r>
        <w:lastRenderedPageBreak/>
        <w:t>50/50 Views</w:t>
      </w:r>
      <w:bookmarkEnd w:id="139"/>
    </w:p>
    <w:p w14:paraId="06321095" w14:textId="77777777" w:rsidR="00406F39" w:rsidRDefault="00770557" w:rsidP="00E52CBB">
      <w:pPr>
        <w:pStyle w:val="Heading3"/>
      </w:pPr>
      <w:bookmarkStart w:id="140" w:name="_Toc100050087"/>
      <w:r w:rsidRPr="00B9479B">
        <w:t>FUN-REQ-410167/A-50/50 Views</w:t>
      </w:r>
      <w:bookmarkEnd w:id="140"/>
    </w:p>
    <w:p w14:paraId="49B2EAB6" w14:textId="77777777" w:rsidR="00500605" w:rsidRDefault="00000000" w:rsidP="00500605"/>
    <w:p w14:paraId="6FE32600" w14:textId="77777777" w:rsidR="00E52CBB" w:rsidRPr="00E52CBB" w:rsidRDefault="00E52CBB" w:rsidP="00E52CBB">
      <w:pPr>
        <w:pStyle w:val="Heading4"/>
        <w:rPr>
          <w:b w:val="0"/>
          <w:u w:val="single"/>
        </w:rPr>
      </w:pPr>
      <w:r w:rsidRPr="00E52CBB">
        <w:rPr>
          <w:b w:val="0"/>
          <w:u w:val="single"/>
        </w:rPr>
        <w:t>CAMERA-REQ-411964/A-50 50 Split View Configurations</w:t>
      </w:r>
    </w:p>
    <w:p w14:paraId="7835BEB0" w14:textId="77777777" w:rsidR="00500605" w:rsidRDefault="00770557" w:rsidP="00500605">
      <w:r>
        <w:t>50/50 Split View has a feature configuration 0x2C.</w:t>
      </w:r>
    </w:p>
    <w:p w14:paraId="40E16D55" w14:textId="77777777" w:rsidR="00C21F14" w:rsidRDefault="00770557" w:rsidP="00C21F14">
      <w:r>
        <w:t>50/50 Split View At Speed has a feature configuration 0x2D.</w:t>
      </w:r>
    </w:p>
    <w:p w14:paraId="232C3869" w14:textId="77777777" w:rsidR="00C21F14" w:rsidRDefault="00000000" w:rsidP="00500605"/>
    <w:p w14:paraId="727CE883" w14:textId="77777777" w:rsidR="00406F39" w:rsidRDefault="00770557" w:rsidP="00E52CBB">
      <w:pPr>
        <w:pStyle w:val="Heading4"/>
      </w:pPr>
      <w:r>
        <w:t>Functional Definition</w:t>
      </w:r>
    </w:p>
    <w:p w14:paraId="3CF0D7A9" w14:textId="77777777" w:rsidR="00406F39" w:rsidRDefault="00770557" w:rsidP="00E52CBB">
      <w:pPr>
        <w:pStyle w:val="Heading5"/>
      </w:pPr>
      <w:r>
        <w:t>Use Cases</w:t>
      </w:r>
    </w:p>
    <w:p w14:paraId="7E8E41C9" w14:textId="77777777" w:rsidR="00406F39" w:rsidRDefault="00770557" w:rsidP="00E52CBB">
      <w:pPr>
        <w:pStyle w:val="Heading6"/>
      </w:pPr>
      <w:r>
        <w:t>CAMERA-UC-REQ-410164/A-50/50 SPLIT VIEW Activation Below Speed on 360 Variants</w:t>
      </w:r>
    </w:p>
    <w:p w14:paraId="327EC298"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8"/>
        <w:gridCol w:w="8994"/>
      </w:tblGrid>
      <w:tr w:rsidR="00B11166" w14:paraId="3D0511F3" w14:textId="77777777" w:rsidTr="00E52CBB">
        <w:trPr>
          <w:jc w:val="center"/>
        </w:trPr>
        <w:tc>
          <w:tcPr>
            <w:tcW w:w="189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FBFD63" w14:textId="77777777" w:rsidR="00B11166" w:rsidRDefault="00770557">
            <w:pPr>
              <w:spacing w:line="276" w:lineRule="auto"/>
            </w:pPr>
            <w:r>
              <w:rPr>
                <w:b/>
                <w:bCs/>
              </w:rPr>
              <w:t>Actors</w:t>
            </w:r>
          </w:p>
        </w:tc>
        <w:tc>
          <w:tcPr>
            <w:tcW w:w="89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5349356" w14:textId="77777777" w:rsidR="00B11166" w:rsidRDefault="00770557">
            <w:pPr>
              <w:spacing w:line="276" w:lineRule="auto"/>
            </w:pPr>
            <w:r>
              <w:t>Vehicle Occupant</w:t>
            </w:r>
          </w:p>
        </w:tc>
      </w:tr>
      <w:tr w:rsidR="00B11166" w14:paraId="3333F2B5"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8E6A9A" w14:textId="77777777" w:rsidR="00B11166" w:rsidRDefault="00770557">
            <w:pPr>
              <w:spacing w:line="276" w:lineRule="auto"/>
            </w:pPr>
            <w:r>
              <w:rPr>
                <w:b/>
                <w:bCs/>
              </w:rPr>
              <w:t>Pre-conditions</w:t>
            </w:r>
          </w:p>
        </w:tc>
        <w:tc>
          <w:tcPr>
            <w:tcW w:w="8994" w:type="dxa"/>
            <w:tcBorders>
              <w:top w:val="nil"/>
              <w:left w:val="nil"/>
              <w:bottom w:val="single" w:sz="8" w:space="0" w:color="auto"/>
              <w:right w:val="single" w:sz="8" w:space="0" w:color="auto"/>
            </w:tcBorders>
            <w:tcMar>
              <w:top w:w="0" w:type="dxa"/>
              <w:left w:w="108" w:type="dxa"/>
              <w:bottom w:w="0" w:type="dxa"/>
              <w:right w:w="108" w:type="dxa"/>
            </w:tcMar>
            <w:hideMark/>
          </w:tcPr>
          <w:p w14:paraId="209C48D3" w14:textId="77777777" w:rsidR="00B11166" w:rsidRDefault="00770557" w:rsidP="00B11166">
            <w:pPr>
              <w:numPr>
                <w:ilvl w:val="0"/>
                <w:numId w:val="489"/>
              </w:numPr>
            </w:pPr>
            <w:r>
              <w:t xml:space="preserve">Client is configured for 50/50 Split View, TRG, and 360 camera </w:t>
            </w:r>
          </w:p>
          <w:p w14:paraId="26A286F1" w14:textId="77777777" w:rsidR="00B11166" w:rsidRDefault="00770557" w:rsidP="00B11166">
            <w:pPr>
              <w:numPr>
                <w:ilvl w:val="0"/>
                <w:numId w:val="489"/>
              </w:numPr>
            </w:pPr>
            <w:r>
              <w:t xml:space="preserve">Server is configured for 50/50 Split View, TRG, and 360 camera   </w:t>
            </w:r>
          </w:p>
          <w:p w14:paraId="441F9F8C" w14:textId="77777777" w:rsidR="00B11166" w:rsidRDefault="00770557" w:rsidP="00B11166">
            <w:pPr>
              <w:numPr>
                <w:ilvl w:val="0"/>
                <w:numId w:val="489"/>
              </w:numPr>
            </w:pPr>
            <w:r>
              <w:t>Vehicle in Run/Start</w:t>
            </w:r>
          </w:p>
          <w:p w14:paraId="0C388917" w14:textId="77777777" w:rsidR="00B11166" w:rsidRDefault="00770557" w:rsidP="00B11166">
            <w:pPr>
              <w:numPr>
                <w:ilvl w:val="0"/>
                <w:numId w:val="489"/>
              </w:numPr>
            </w:pPr>
            <w:r>
              <w:t>Vehicle is not in reverse</w:t>
            </w:r>
          </w:p>
          <w:p w14:paraId="6FEFF8EA" w14:textId="77777777" w:rsidR="00B11166" w:rsidRDefault="00770557" w:rsidP="00B11166">
            <w:pPr>
              <w:numPr>
                <w:ilvl w:val="0"/>
                <w:numId w:val="489"/>
              </w:numPr>
            </w:pPr>
            <w:r>
              <w:t>Vehicle is below 10 KPH</w:t>
            </w:r>
          </w:p>
          <w:p w14:paraId="642D26BC" w14:textId="77777777" w:rsidR="00B11166" w:rsidRDefault="00770557" w:rsidP="00B11166">
            <w:pPr>
              <w:numPr>
                <w:ilvl w:val="0"/>
                <w:numId w:val="489"/>
              </w:numPr>
            </w:pPr>
            <w:r>
              <w:t>Front Camera Menu below speed is displayed.</w:t>
            </w:r>
          </w:p>
        </w:tc>
      </w:tr>
      <w:tr w:rsidR="00B11166" w14:paraId="12648B17"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F2DF9F" w14:textId="77777777" w:rsidR="00B11166" w:rsidRDefault="00770557">
            <w:pPr>
              <w:spacing w:line="276" w:lineRule="auto"/>
            </w:pPr>
            <w:r>
              <w:rPr>
                <w:b/>
                <w:bCs/>
              </w:rPr>
              <w:t>Scenario Description</w:t>
            </w:r>
          </w:p>
        </w:tc>
        <w:tc>
          <w:tcPr>
            <w:tcW w:w="8994" w:type="dxa"/>
            <w:tcBorders>
              <w:top w:val="nil"/>
              <w:left w:val="nil"/>
              <w:bottom w:val="single" w:sz="8" w:space="0" w:color="auto"/>
              <w:right w:val="single" w:sz="8" w:space="0" w:color="auto"/>
            </w:tcBorders>
            <w:tcMar>
              <w:top w:w="0" w:type="dxa"/>
              <w:left w:w="108" w:type="dxa"/>
              <w:bottom w:w="0" w:type="dxa"/>
              <w:right w:w="108" w:type="dxa"/>
            </w:tcMar>
            <w:hideMark/>
          </w:tcPr>
          <w:p w14:paraId="0279B6C0" w14:textId="77777777" w:rsidR="00B11166" w:rsidRDefault="00770557">
            <w:pPr>
              <w:spacing w:line="276" w:lineRule="auto"/>
            </w:pPr>
            <w:r>
              <w:t xml:space="preserve">User presses the 50/50 Split View menu icon </w:t>
            </w:r>
          </w:p>
        </w:tc>
      </w:tr>
      <w:tr w:rsidR="00B11166" w14:paraId="1E34CDB5"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38B2B2" w14:textId="77777777" w:rsidR="00B11166" w:rsidRDefault="00770557">
            <w:pPr>
              <w:spacing w:line="276" w:lineRule="auto"/>
            </w:pPr>
            <w:r>
              <w:rPr>
                <w:b/>
                <w:bCs/>
              </w:rPr>
              <w:t>Post-conditions</w:t>
            </w:r>
          </w:p>
        </w:tc>
        <w:tc>
          <w:tcPr>
            <w:tcW w:w="8994" w:type="dxa"/>
            <w:tcBorders>
              <w:top w:val="nil"/>
              <w:left w:val="nil"/>
              <w:bottom w:val="single" w:sz="8" w:space="0" w:color="auto"/>
              <w:right w:val="single" w:sz="8" w:space="0" w:color="auto"/>
            </w:tcBorders>
            <w:tcMar>
              <w:top w:w="0" w:type="dxa"/>
              <w:left w:w="108" w:type="dxa"/>
              <w:bottom w:w="0" w:type="dxa"/>
              <w:right w:w="108" w:type="dxa"/>
            </w:tcMar>
            <w:hideMark/>
          </w:tcPr>
          <w:p w14:paraId="382C3021" w14:textId="77777777" w:rsidR="00B11166" w:rsidRDefault="00770557">
            <w:pPr>
              <w:spacing w:line="276" w:lineRule="auto"/>
            </w:pPr>
            <w:r>
              <w:t>Client sends request to Camera to activate 50/50 Split View.</w:t>
            </w:r>
          </w:p>
          <w:p w14:paraId="123F372F" w14:textId="77777777" w:rsidR="0072758E" w:rsidRDefault="00770557">
            <w:pPr>
              <w:spacing w:line="276" w:lineRule="auto"/>
            </w:pPr>
            <w:r>
              <w:t>Server activates 50/50 Split View</w:t>
            </w:r>
          </w:p>
        </w:tc>
      </w:tr>
      <w:tr w:rsidR="00B11166" w14:paraId="0AB99660"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C4651B" w14:textId="77777777" w:rsidR="00B11166" w:rsidRDefault="00770557">
            <w:pPr>
              <w:spacing w:line="276" w:lineRule="auto"/>
            </w:pPr>
            <w:r>
              <w:rPr>
                <w:b/>
                <w:bCs/>
              </w:rPr>
              <w:t>List of Exception Use Cases</w:t>
            </w:r>
          </w:p>
        </w:tc>
        <w:tc>
          <w:tcPr>
            <w:tcW w:w="8994" w:type="dxa"/>
            <w:tcBorders>
              <w:top w:val="nil"/>
              <w:left w:val="nil"/>
              <w:bottom w:val="single" w:sz="8" w:space="0" w:color="auto"/>
              <w:right w:val="single" w:sz="8" w:space="0" w:color="auto"/>
            </w:tcBorders>
            <w:tcMar>
              <w:top w:w="0" w:type="dxa"/>
              <w:left w:w="108" w:type="dxa"/>
              <w:bottom w:w="0" w:type="dxa"/>
              <w:right w:w="108" w:type="dxa"/>
            </w:tcMar>
            <w:hideMark/>
          </w:tcPr>
          <w:p w14:paraId="0B679A2C" w14:textId="77777777" w:rsidR="00B11166" w:rsidRDefault="00770557">
            <w:r>
              <w:t>E1 – Vehicle is not RUN/START</w:t>
            </w:r>
          </w:p>
          <w:p w14:paraId="209249E7" w14:textId="77777777" w:rsidR="00B11166" w:rsidRDefault="00770557">
            <w:r>
              <w:t>E2 – Loss of communication with camera server module</w:t>
            </w:r>
          </w:p>
          <w:p w14:paraId="2729D413" w14:textId="77777777" w:rsidR="00B11166" w:rsidRDefault="00770557">
            <w:pPr>
              <w:spacing w:line="276" w:lineRule="auto"/>
            </w:pPr>
            <w:r>
              <w:t>E3 – Valid camera video signal not present</w:t>
            </w:r>
          </w:p>
        </w:tc>
      </w:tr>
      <w:tr w:rsidR="00B11166" w14:paraId="1864E5B8" w14:textId="77777777" w:rsidTr="00E52CBB">
        <w:trPr>
          <w:jc w:val="center"/>
        </w:trPr>
        <w:tc>
          <w:tcPr>
            <w:tcW w:w="1898"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CAA091" w14:textId="77777777" w:rsidR="00B11166" w:rsidRDefault="00770557">
            <w:pPr>
              <w:spacing w:line="276" w:lineRule="auto"/>
            </w:pPr>
            <w:r>
              <w:rPr>
                <w:b/>
                <w:bCs/>
              </w:rPr>
              <w:t>Interfaces</w:t>
            </w:r>
          </w:p>
        </w:tc>
        <w:tc>
          <w:tcPr>
            <w:tcW w:w="8994" w:type="dxa"/>
            <w:tcBorders>
              <w:top w:val="nil"/>
              <w:left w:val="nil"/>
              <w:bottom w:val="single" w:sz="8" w:space="0" w:color="auto"/>
              <w:right w:val="single" w:sz="8" w:space="0" w:color="auto"/>
            </w:tcBorders>
            <w:tcMar>
              <w:top w:w="0" w:type="dxa"/>
              <w:left w:w="108" w:type="dxa"/>
              <w:bottom w:w="0" w:type="dxa"/>
              <w:right w:w="108" w:type="dxa"/>
            </w:tcMar>
          </w:tcPr>
          <w:p w14:paraId="547E9D49" w14:textId="77777777" w:rsidR="00B11166" w:rsidRDefault="00000000">
            <w:pPr>
              <w:spacing w:line="276" w:lineRule="auto"/>
            </w:pPr>
          </w:p>
        </w:tc>
      </w:tr>
    </w:tbl>
    <w:p w14:paraId="71CD8268" w14:textId="77777777" w:rsidR="00500605" w:rsidRPr="00B11166" w:rsidRDefault="00000000" w:rsidP="00B11166"/>
    <w:p w14:paraId="7410C351" w14:textId="77777777" w:rsidR="00406F39" w:rsidRDefault="00770557" w:rsidP="00E52CBB">
      <w:pPr>
        <w:pStyle w:val="Heading6"/>
      </w:pPr>
      <w:r>
        <w:t>CAMERA-UC-REQ-410165/A-50/50 SPLIT VIEW Transition from Below Speed to Above Speed on 360 Variants</w:t>
      </w:r>
    </w:p>
    <w:p w14:paraId="4221FE3A"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56448" w14:paraId="57ED5C5E"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22BE07" w14:textId="77777777" w:rsidR="00F56448"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8E0ECE9" w14:textId="77777777" w:rsidR="00F56448" w:rsidRDefault="00770557">
            <w:pPr>
              <w:spacing w:line="276" w:lineRule="auto"/>
            </w:pPr>
            <w:r>
              <w:t>Vehicle Occupant</w:t>
            </w:r>
          </w:p>
        </w:tc>
      </w:tr>
      <w:tr w:rsidR="00F56448" w14:paraId="1BDCB414"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FD650E" w14:textId="77777777" w:rsidR="00F56448"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F1A9AEF" w14:textId="77777777" w:rsidR="00F56448" w:rsidRDefault="00770557">
            <w:pPr>
              <w:spacing w:line="276" w:lineRule="auto"/>
            </w:pPr>
            <w:r>
              <w:t>•</w:t>
            </w:r>
            <w:r>
              <w:tab/>
              <w:t>Client is configured for  50/50 Split View, TRG view, 50/50 Split Views at Speed and 360 camera</w:t>
            </w:r>
          </w:p>
          <w:p w14:paraId="1AB69C4B" w14:textId="77777777" w:rsidR="00F56448" w:rsidRDefault="00770557">
            <w:pPr>
              <w:spacing w:line="276" w:lineRule="auto"/>
            </w:pPr>
            <w:r>
              <w:t>•</w:t>
            </w:r>
            <w:r>
              <w:tab/>
              <w:t>Server is configured for  50/50 Split View, TRG view, Views at Speed and 360 camera</w:t>
            </w:r>
          </w:p>
          <w:p w14:paraId="6A969813" w14:textId="77777777" w:rsidR="00F56448" w:rsidRDefault="00770557">
            <w:pPr>
              <w:spacing w:line="276" w:lineRule="auto"/>
            </w:pPr>
            <w:r>
              <w:t>•</w:t>
            </w:r>
            <w:r>
              <w:tab/>
              <w:t>Vehicle in Run/Start</w:t>
            </w:r>
          </w:p>
          <w:p w14:paraId="2E54FEE6" w14:textId="77777777" w:rsidR="00F56448" w:rsidRDefault="00770557">
            <w:pPr>
              <w:spacing w:line="276" w:lineRule="auto"/>
            </w:pPr>
            <w:r>
              <w:t>•</w:t>
            </w:r>
            <w:r>
              <w:tab/>
              <w:t>Vehicle is not in reverse</w:t>
            </w:r>
          </w:p>
          <w:p w14:paraId="0DC389E9" w14:textId="77777777" w:rsidR="00F56448" w:rsidRDefault="00770557">
            <w:pPr>
              <w:spacing w:line="276" w:lineRule="auto"/>
            </w:pPr>
            <w:r>
              <w:t>•</w:t>
            </w:r>
            <w:r>
              <w:tab/>
              <w:t>Vehicle is below 10 KPH</w:t>
            </w:r>
          </w:p>
          <w:p w14:paraId="218E66A5" w14:textId="77777777" w:rsidR="00F56448" w:rsidRDefault="00770557">
            <w:pPr>
              <w:spacing w:line="276" w:lineRule="auto"/>
            </w:pPr>
            <w:r>
              <w:t>•</w:t>
            </w:r>
            <w:r>
              <w:tab/>
              <w:t xml:space="preserve">50/50 Split View is the active view </w:t>
            </w:r>
          </w:p>
          <w:p w14:paraId="6F0487DA" w14:textId="77777777" w:rsidR="00F56448" w:rsidRDefault="00770557">
            <w:pPr>
              <w:spacing w:line="276" w:lineRule="auto"/>
            </w:pPr>
            <w:r>
              <w:t>•</w:t>
            </w:r>
            <w:r>
              <w:tab/>
              <w:t>Front Camera Menu below speed is displayed.</w:t>
            </w:r>
          </w:p>
        </w:tc>
      </w:tr>
      <w:tr w:rsidR="00F56448" w14:paraId="07D0C57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F51CBB" w14:textId="77777777" w:rsidR="00F56448"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25C3E59" w14:textId="77777777" w:rsidR="00F56448" w:rsidRDefault="00770557">
            <w:pPr>
              <w:tabs>
                <w:tab w:val="left" w:pos="2520"/>
              </w:tabs>
              <w:spacing w:line="276" w:lineRule="auto"/>
            </w:pPr>
            <w:r>
              <w:t xml:space="preserve">User accelerates from below 10 KPH to above 10 KPH  </w:t>
            </w:r>
          </w:p>
        </w:tc>
      </w:tr>
      <w:tr w:rsidR="00F56448" w14:paraId="62A713E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33ED45" w14:textId="77777777" w:rsidR="00F56448"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622731E" w14:textId="77777777" w:rsidR="00F56448" w:rsidRDefault="00770557">
            <w:pPr>
              <w:tabs>
                <w:tab w:val="left" w:pos="1800"/>
              </w:tabs>
              <w:spacing w:line="276" w:lineRule="auto"/>
            </w:pPr>
            <w:r>
              <w:t>FeatConfigIPMBActl will change from 0x2C (50/50 SPLIT VIEW) to 0x2D (50/50 SPLIT VIEW at Speed). The front camera views at speed menu shall be displayed (CHMSL, AUX, Hitch, RCOD, 50/50 split view buttons as configured on)</w:t>
            </w:r>
          </w:p>
        </w:tc>
      </w:tr>
      <w:tr w:rsidR="00F56448" w14:paraId="4DC1978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B33BC4" w14:textId="77777777" w:rsidR="00F56448"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D08A68A" w14:textId="77777777" w:rsidR="00F56448" w:rsidRDefault="00770557">
            <w:pPr>
              <w:spacing w:line="276" w:lineRule="auto"/>
            </w:pPr>
            <w:r>
              <w:t>E1 – Vehicle is not RUN/START</w:t>
            </w:r>
          </w:p>
          <w:p w14:paraId="4FEA0241" w14:textId="77777777" w:rsidR="00F56448" w:rsidRDefault="00770557">
            <w:pPr>
              <w:spacing w:line="276" w:lineRule="auto"/>
            </w:pPr>
            <w:r>
              <w:t>E2 – Loss of communication with camera server module</w:t>
            </w:r>
          </w:p>
          <w:p w14:paraId="5F6556D8" w14:textId="77777777" w:rsidR="00F56448" w:rsidRDefault="00770557">
            <w:pPr>
              <w:spacing w:line="276" w:lineRule="auto"/>
            </w:pPr>
            <w:r>
              <w:lastRenderedPageBreak/>
              <w:t>E3 – Valid camera video signal not present</w:t>
            </w:r>
          </w:p>
        </w:tc>
      </w:tr>
      <w:tr w:rsidR="00F56448" w14:paraId="6B8E0CF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DDED15" w14:textId="77777777" w:rsidR="00F56448" w:rsidRDefault="00770557">
            <w:pPr>
              <w:spacing w:line="276" w:lineRule="auto"/>
            </w:pPr>
            <w:r>
              <w:rPr>
                <w:b/>
                <w:bCs/>
              </w:rPr>
              <w:lastRenderedPageBreak/>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ADD0177" w14:textId="77777777" w:rsidR="00F56448" w:rsidRDefault="00000000">
            <w:pPr>
              <w:spacing w:line="276" w:lineRule="auto"/>
            </w:pPr>
          </w:p>
        </w:tc>
      </w:tr>
    </w:tbl>
    <w:p w14:paraId="43945EA9" w14:textId="77777777" w:rsidR="00500605" w:rsidRPr="00F56448" w:rsidRDefault="00000000" w:rsidP="00F56448"/>
    <w:p w14:paraId="2E0047D9" w14:textId="77777777" w:rsidR="00406F39" w:rsidRDefault="00770557" w:rsidP="00E52CBB">
      <w:pPr>
        <w:pStyle w:val="Heading6"/>
      </w:pPr>
      <w:r>
        <w:t>CAMERA-UC-REQ-410166/A-50/50 Split View at Speed Activation Above Speed on 360 Variants</w:t>
      </w:r>
    </w:p>
    <w:p w14:paraId="5BD10A20"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EE3736" w14:paraId="06158699"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7E5399" w14:textId="77777777" w:rsidR="00EE3736"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5A1CF3" w14:textId="77777777" w:rsidR="00EE3736" w:rsidRDefault="00770557">
            <w:pPr>
              <w:spacing w:line="276" w:lineRule="auto"/>
            </w:pPr>
            <w:r>
              <w:t>Vehicle Occupant</w:t>
            </w:r>
          </w:p>
        </w:tc>
      </w:tr>
      <w:tr w:rsidR="00EE3736" w14:paraId="55CB0DE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D959DA" w14:textId="77777777" w:rsidR="00EE3736"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758B17F" w14:textId="77777777" w:rsidR="00EE3736" w:rsidRDefault="00770557" w:rsidP="00EE3736">
            <w:pPr>
              <w:numPr>
                <w:ilvl w:val="0"/>
                <w:numId w:val="492"/>
              </w:numPr>
            </w:pPr>
            <w:r>
              <w:t>Client is configured for 50/50 Split View at Speed, TRG View, and 360 camera</w:t>
            </w:r>
          </w:p>
          <w:p w14:paraId="509E42E9" w14:textId="77777777" w:rsidR="00EE3736" w:rsidRDefault="00770557" w:rsidP="00EE3736">
            <w:pPr>
              <w:numPr>
                <w:ilvl w:val="0"/>
                <w:numId w:val="492"/>
              </w:numPr>
            </w:pPr>
            <w:r>
              <w:t>Server is configured for 50/50 Split View at Speed, TRG View, and 360 camera</w:t>
            </w:r>
          </w:p>
          <w:p w14:paraId="6279B318" w14:textId="77777777" w:rsidR="00EE3736" w:rsidRDefault="00770557" w:rsidP="00EE3736">
            <w:pPr>
              <w:numPr>
                <w:ilvl w:val="0"/>
                <w:numId w:val="492"/>
              </w:numPr>
            </w:pPr>
            <w:r>
              <w:t>Vehicle in Run/Start</w:t>
            </w:r>
          </w:p>
          <w:p w14:paraId="71D88060" w14:textId="77777777" w:rsidR="00EE3736" w:rsidRDefault="00770557" w:rsidP="00EE3736">
            <w:pPr>
              <w:numPr>
                <w:ilvl w:val="0"/>
                <w:numId w:val="492"/>
              </w:numPr>
            </w:pPr>
            <w:r>
              <w:t>Vehicle is not in reverse</w:t>
            </w:r>
          </w:p>
          <w:p w14:paraId="19C1C8DB" w14:textId="77777777" w:rsidR="00EE3736" w:rsidRDefault="00770557" w:rsidP="00EE3736">
            <w:pPr>
              <w:numPr>
                <w:ilvl w:val="0"/>
                <w:numId w:val="492"/>
              </w:numPr>
            </w:pPr>
            <w:r>
              <w:t>Vehicle is above 10 KPH</w:t>
            </w:r>
          </w:p>
          <w:p w14:paraId="3A433547" w14:textId="77777777" w:rsidR="00EE3736" w:rsidRDefault="00770557" w:rsidP="00EE3736">
            <w:pPr>
              <w:numPr>
                <w:ilvl w:val="0"/>
                <w:numId w:val="492"/>
              </w:numPr>
            </w:pPr>
            <w:r>
              <w:t>A view at speed other than 50/50 is active</w:t>
            </w:r>
          </w:p>
          <w:p w14:paraId="3F5FB5B7" w14:textId="77777777" w:rsidR="00EE3736" w:rsidRDefault="00770557">
            <w:pPr>
              <w:spacing w:line="276" w:lineRule="auto"/>
            </w:pPr>
            <w:r>
              <w:t>Views at Speed menu is displayed.</w:t>
            </w:r>
          </w:p>
        </w:tc>
      </w:tr>
      <w:tr w:rsidR="00EE3736" w14:paraId="65914F1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E19B14" w14:textId="77777777" w:rsidR="00EE3736"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073CA3" w14:textId="77777777" w:rsidR="00EE3736" w:rsidRDefault="00770557">
            <w:pPr>
              <w:spacing w:line="276" w:lineRule="auto"/>
            </w:pPr>
            <w:r>
              <w:t xml:space="preserve">User presses the 50/50 Split View at Speed menu icon </w:t>
            </w:r>
          </w:p>
          <w:p w14:paraId="23AE020C" w14:textId="77777777" w:rsidR="00EE3736" w:rsidRDefault="00000000">
            <w:pPr>
              <w:spacing w:line="276" w:lineRule="auto"/>
            </w:pPr>
          </w:p>
        </w:tc>
      </w:tr>
      <w:tr w:rsidR="00EE3736" w14:paraId="0A588D3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94F3B0" w14:textId="77777777" w:rsidR="00EE3736"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7556CD8" w14:textId="77777777" w:rsidR="00AB2B83" w:rsidRDefault="00770557">
            <w:pPr>
              <w:spacing w:line="276" w:lineRule="auto"/>
            </w:pPr>
            <w:r>
              <w:t>Client sends request to Camera to activate 50/50 Split Views at Speed.</w:t>
            </w:r>
          </w:p>
          <w:p w14:paraId="233D865E" w14:textId="77777777" w:rsidR="00AB2B83" w:rsidRPr="00AB2B83" w:rsidRDefault="00770557">
            <w:pPr>
              <w:spacing w:line="276" w:lineRule="auto"/>
              <w:rPr>
                <w:rFonts w:cs="Arial"/>
                <w:color w:val="000000"/>
                <w:sz w:val="18"/>
              </w:rPr>
            </w:pPr>
            <w:r>
              <w:t>Server activates 50/50 Split Views at Speed.</w:t>
            </w:r>
          </w:p>
        </w:tc>
      </w:tr>
      <w:tr w:rsidR="00EE3736" w14:paraId="4E59F1A1"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2DE18E" w14:textId="77777777" w:rsidR="00EE3736"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532BA03" w14:textId="77777777" w:rsidR="00EE3736" w:rsidRDefault="00770557">
            <w:r>
              <w:t>E1 – Vehicle is not RUN/START</w:t>
            </w:r>
          </w:p>
          <w:p w14:paraId="7616CC1F" w14:textId="77777777" w:rsidR="00EE3736" w:rsidRDefault="00770557">
            <w:r>
              <w:t>E2 – Loss of communication with camera server module</w:t>
            </w:r>
          </w:p>
          <w:p w14:paraId="63A1B998" w14:textId="77777777" w:rsidR="00EE3736" w:rsidRDefault="00770557">
            <w:pPr>
              <w:spacing w:line="276" w:lineRule="auto"/>
            </w:pPr>
            <w:r>
              <w:t>E3 – Valid camera video signal not present</w:t>
            </w:r>
          </w:p>
        </w:tc>
      </w:tr>
      <w:tr w:rsidR="00EE3736" w14:paraId="6D3A6C9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979F87" w14:textId="77777777" w:rsidR="00EE3736"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CFE96B" w14:textId="77777777" w:rsidR="00EE3736" w:rsidRDefault="00000000">
            <w:pPr>
              <w:spacing w:line="276" w:lineRule="auto"/>
            </w:pPr>
          </w:p>
        </w:tc>
      </w:tr>
    </w:tbl>
    <w:p w14:paraId="7564919A" w14:textId="77777777" w:rsidR="00500605" w:rsidRPr="00EE3736" w:rsidRDefault="00000000" w:rsidP="00EE3736"/>
    <w:p w14:paraId="2E32BC5B" w14:textId="77777777" w:rsidR="00406F39" w:rsidRDefault="00770557" w:rsidP="00E52CBB">
      <w:pPr>
        <w:pStyle w:val="Heading6"/>
      </w:pPr>
      <w:r>
        <w:t>CAMERA-UC-REQ-410163/A-50/50 Split View Transition from Above Speed to Below Speed</w:t>
      </w:r>
    </w:p>
    <w:p w14:paraId="6B70A8D3"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D4E1F" w14:paraId="6656810C"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09A894" w14:textId="77777777" w:rsidR="000D4E1F"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950E67" w14:textId="77777777" w:rsidR="000D4E1F" w:rsidRDefault="00770557">
            <w:pPr>
              <w:spacing w:line="276" w:lineRule="auto"/>
            </w:pPr>
            <w:r>
              <w:t>Vehicle Occupant</w:t>
            </w:r>
          </w:p>
        </w:tc>
      </w:tr>
      <w:tr w:rsidR="000D4E1F" w14:paraId="07230DE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A19E79" w14:textId="77777777" w:rsidR="000D4E1F"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6495E21" w14:textId="77777777" w:rsidR="000D4E1F" w:rsidRDefault="00770557">
            <w:pPr>
              <w:spacing w:line="276" w:lineRule="auto"/>
              <w:ind w:firstLine="720"/>
            </w:pPr>
            <w:r>
              <w:t>•</w:t>
            </w:r>
            <w:r>
              <w:tab/>
              <w:t>Client is configured for 50/50 Split View at Speed, TRG view, Views at Speed and 360 camera</w:t>
            </w:r>
          </w:p>
          <w:p w14:paraId="17ACC71F" w14:textId="77777777" w:rsidR="000D4E1F" w:rsidRDefault="00770557">
            <w:pPr>
              <w:spacing w:line="276" w:lineRule="auto"/>
              <w:ind w:firstLine="720"/>
            </w:pPr>
            <w:r>
              <w:t>•</w:t>
            </w:r>
            <w:r>
              <w:tab/>
              <w:t>Server is configured for 50/50 Split View at Speed, TRG view, Views at Speed and 360 camera</w:t>
            </w:r>
          </w:p>
          <w:p w14:paraId="5A5FAD67" w14:textId="77777777" w:rsidR="000D4E1F" w:rsidRDefault="00770557">
            <w:pPr>
              <w:spacing w:line="276" w:lineRule="auto"/>
              <w:ind w:firstLine="720"/>
            </w:pPr>
            <w:r>
              <w:t>•</w:t>
            </w:r>
            <w:r>
              <w:tab/>
              <w:t>Vehicle in Run/Start</w:t>
            </w:r>
          </w:p>
          <w:p w14:paraId="238C2AA7" w14:textId="77777777" w:rsidR="000D4E1F" w:rsidRDefault="00770557">
            <w:pPr>
              <w:spacing w:line="276" w:lineRule="auto"/>
              <w:ind w:firstLine="720"/>
            </w:pPr>
            <w:r>
              <w:t>•</w:t>
            </w:r>
            <w:r>
              <w:tab/>
              <w:t>Vehicle is not in reverse</w:t>
            </w:r>
          </w:p>
          <w:p w14:paraId="534D012A" w14:textId="77777777" w:rsidR="000D4E1F" w:rsidRDefault="00770557">
            <w:pPr>
              <w:spacing w:line="276" w:lineRule="auto"/>
              <w:ind w:firstLine="720"/>
            </w:pPr>
            <w:r>
              <w:t>•</w:t>
            </w:r>
            <w:r>
              <w:tab/>
              <w:t>Vehicle is above 10 KPH</w:t>
            </w:r>
          </w:p>
          <w:p w14:paraId="4C328073" w14:textId="77777777" w:rsidR="000D4E1F" w:rsidRDefault="00770557">
            <w:pPr>
              <w:spacing w:line="276" w:lineRule="auto"/>
              <w:ind w:firstLine="720"/>
            </w:pPr>
            <w:r>
              <w:t>•</w:t>
            </w:r>
            <w:r>
              <w:tab/>
              <w:t>50/50 Split View at speed is active.</w:t>
            </w:r>
          </w:p>
          <w:p w14:paraId="48768D99" w14:textId="77777777" w:rsidR="000D4E1F" w:rsidRDefault="00770557">
            <w:pPr>
              <w:spacing w:line="276" w:lineRule="auto"/>
              <w:ind w:firstLine="720"/>
            </w:pPr>
            <w:r>
              <w:t>•</w:t>
            </w:r>
            <w:r>
              <w:tab/>
              <w:t>Views at Speed menu is displayed</w:t>
            </w:r>
          </w:p>
        </w:tc>
      </w:tr>
      <w:tr w:rsidR="000D4E1F" w14:paraId="0CDD023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D969A0" w14:textId="77777777" w:rsidR="000D4E1F"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DB611FE" w14:textId="77777777" w:rsidR="000D4E1F" w:rsidRDefault="00770557">
            <w:pPr>
              <w:spacing w:line="276" w:lineRule="auto"/>
            </w:pPr>
            <w:r>
              <w:t xml:space="preserve">User decelerates from above 10 KPH to below 10 KPH  </w:t>
            </w:r>
          </w:p>
        </w:tc>
      </w:tr>
      <w:tr w:rsidR="000D4E1F" w14:paraId="05F6206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AA894B" w14:textId="77777777" w:rsidR="000D4E1F"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A61B426" w14:textId="77777777" w:rsidR="000D4E1F" w:rsidRDefault="00770557">
            <w:pPr>
              <w:spacing w:line="276" w:lineRule="auto"/>
            </w:pPr>
            <w:r>
              <w:t xml:space="preserve">FeatConfigIPMBActl will change from 0x2D (50/50 SPLIT VIEW at Speed) to 0x2C (50/50 SPLIT VIEW). </w:t>
            </w:r>
          </w:p>
          <w:p w14:paraId="2148EE99" w14:textId="77777777" w:rsidR="000D4E1F" w:rsidRDefault="00770557">
            <w:pPr>
              <w:spacing w:line="276" w:lineRule="auto"/>
            </w:pPr>
            <w:r>
              <w:t>The front camera menu is active.</w:t>
            </w:r>
          </w:p>
        </w:tc>
      </w:tr>
      <w:tr w:rsidR="000D4E1F" w14:paraId="703EFD32"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46BBF4" w14:textId="77777777" w:rsidR="000D4E1F"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AA56EFD" w14:textId="77777777" w:rsidR="000D4E1F" w:rsidRDefault="00770557">
            <w:pPr>
              <w:spacing w:line="276" w:lineRule="auto"/>
            </w:pPr>
            <w:r>
              <w:t>E1 – Vehicle is not RUN/START</w:t>
            </w:r>
          </w:p>
          <w:p w14:paraId="079F903E" w14:textId="77777777" w:rsidR="000D4E1F" w:rsidRDefault="00770557">
            <w:pPr>
              <w:spacing w:line="276" w:lineRule="auto"/>
            </w:pPr>
            <w:r>
              <w:t>E2 – Loss of communication with camera server module</w:t>
            </w:r>
          </w:p>
          <w:p w14:paraId="0F6D5412" w14:textId="77777777" w:rsidR="000D4E1F" w:rsidRDefault="00770557">
            <w:pPr>
              <w:spacing w:line="276" w:lineRule="auto"/>
            </w:pPr>
            <w:r>
              <w:t>E3 – Valid camera video signal not present</w:t>
            </w:r>
          </w:p>
        </w:tc>
      </w:tr>
      <w:tr w:rsidR="000D4E1F" w14:paraId="0BDCE15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844C05" w14:textId="77777777" w:rsidR="000D4E1F"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D65222C" w14:textId="77777777" w:rsidR="000D4E1F" w:rsidRDefault="00000000">
            <w:pPr>
              <w:spacing w:line="276" w:lineRule="auto"/>
            </w:pPr>
          </w:p>
        </w:tc>
      </w:tr>
    </w:tbl>
    <w:p w14:paraId="33BD2A35" w14:textId="77777777" w:rsidR="00500605" w:rsidRPr="000D4E1F" w:rsidRDefault="00000000" w:rsidP="000D4E1F"/>
    <w:p w14:paraId="7B091329" w14:textId="77777777" w:rsidR="00406F39" w:rsidRDefault="00770557" w:rsidP="00E52CBB">
      <w:pPr>
        <w:pStyle w:val="Heading5"/>
      </w:pPr>
      <w:r>
        <w:lastRenderedPageBreak/>
        <w:t>White Box Views</w:t>
      </w:r>
    </w:p>
    <w:p w14:paraId="2630F8EB" w14:textId="77777777" w:rsidR="00406F39" w:rsidRDefault="00770557" w:rsidP="00E52CBB">
      <w:pPr>
        <w:pStyle w:val="Heading6"/>
      </w:pPr>
      <w:r>
        <w:t>Activity Diagrams</w:t>
      </w:r>
    </w:p>
    <w:p w14:paraId="3FCA0DF0" w14:textId="77777777" w:rsidR="00406F39" w:rsidRDefault="00770557" w:rsidP="00E52CBB">
      <w:pPr>
        <w:pStyle w:val="Heading7"/>
      </w:pPr>
      <w:r>
        <w:t>CAMERA-ACT-REQ-411965/A-Operate 50 50 Split View</w:t>
      </w:r>
    </w:p>
    <w:p w14:paraId="45857D5D" w14:textId="77777777" w:rsidR="00500605" w:rsidRDefault="00770557" w:rsidP="00E52CBB">
      <w:pPr>
        <w:jc w:val="center"/>
      </w:pPr>
      <w:r w:rsidRPr="006071AB">
        <w:rPr>
          <w:noProof/>
        </w:rPr>
        <w:drawing>
          <wp:anchor distT="0" distB="0" distL="114300" distR="114300" simplePos="0" relativeHeight="251659264" behindDoc="0" locked="0" layoutInCell="1" allowOverlap="1" wp14:anchorId="13C6BFEE" wp14:editId="4ABDB818">
            <wp:simplePos x="0" y="0"/>
            <wp:positionH relativeFrom="column">
              <wp:posOffset>0</wp:posOffset>
            </wp:positionH>
            <wp:positionV relativeFrom="paragraph">
              <wp:posOffset>0</wp:posOffset>
            </wp:positionV>
            <wp:extent cx="5343525" cy="3286125"/>
            <wp:effectExtent l="0" t="0" r="9525" b="9525"/>
            <wp:wrapTopAndBottom/>
            <wp:docPr id="5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4352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73613" w14:textId="77777777" w:rsidR="00406F39" w:rsidRDefault="00770557" w:rsidP="00E52CBB">
      <w:pPr>
        <w:pStyle w:val="Heading6"/>
      </w:pPr>
      <w:r>
        <w:lastRenderedPageBreak/>
        <w:t>Sequence Diagrams</w:t>
      </w:r>
    </w:p>
    <w:p w14:paraId="54522FD9" w14:textId="77777777" w:rsidR="00406F39" w:rsidRDefault="00770557" w:rsidP="00E52CBB">
      <w:pPr>
        <w:pStyle w:val="Heading7"/>
      </w:pPr>
      <w:r>
        <w:t>CAMERA-SD-REQ-411966/A-Operate 50 50 Split View</w:t>
      </w:r>
    </w:p>
    <w:p w14:paraId="70027377" w14:textId="77777777" w:rsidR="00500605" w:rsidRDefault="00770557" w:rsidP="00E52CBB">
      <w:pPr>
        <w:jc w:val="center"/>
      </w:pPr>
      <w:r w:rsidRPr="00D47C32">
        <w:rPr>
          <w:noProof/>
        </w:rPr>
        <w:drawing>
          <wp:anchor distT="0" distB="0" distL="114300" distR="114300" simplePos="0" relativeHeight="251660288" behindDoc="0" locked="0" layoutInCell="1" allowOverlap="1" wp14:anchorId="6B4C581E" wp14:editId="6ADD6A36">
            <wp:simplePos x="0" y="0"/>
            <wp:positionH relativeFrom="column">
              <wp:posOffset>0</wp:posOffset>
            </wp:positionH>
            <wp:positionV relativeFrom="paragraph">
              <wp:posOffset>0</wp:posOffset>
            </wp:positionV>
            <wp:extent cx="5524500" cy="7572375"/>
            <wp:effectExtent l="0" t="0" r="0" b="9525"/>
            <wp:wrapTopAndBottom/>
            <wp:docPr id="5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24500" cy="757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14A20E" w14:textId="77777777" w:rsidR="00406F39" w:rsidRDefault="00770557" w:rsidP="00E52CBB">
      <w:pPr>
        <w:pStyle w:val="Heading2"/>
      </w:pPr>
      <w:bookmarkStart w:id="141" w:name="_Toc100050088"/>
      <w:r>
        <w:lastRenderedPageBreak/>
        <w:t>Trailer 360 Views</w:t>
      </w:r>
      <w:bookmarkEnd w:id="141"/>
    </w:p>
    <w:p w14:paraId="1799B673" w14:textId="77777777" w:rsidR="00406F39" w:rsidRDefault="00770557" w:rsidP="00E52CBB">
      <w:pPr>
        <w:pStyle w:val="Heading3"/>
      </w:pPr>
      <w:bookmarkStart w:id="142" w:name="_Toc100050089"/>
      <w:r w:rsidRPr="00B9479B">
        <w:t>CAMERA-FUN-REQ-419878/A-Trailer 360 Views</w:t>
      </w:r>
      <w:bookmarkEnd w:id="142"/>
    </w:p>
    <w:p w14:paraId="7EF91890" w14:textId="77777777" w:rsidR="00500605" w:rsidRDefault="00000000" w:rsidP="00500605"/>
    <w:p w14:paraId="353054C2" w14:textId="77777777" w:rsidR="00406F39" w:rsidRDefault="00770557" w:rsidP="00E52CBB">
      <w:pPr>
        <w:pStyle w:val="Heading4"/>
      </w:pPr>
      <w:r>
        <w:t>Requirements</w:t>
      </w:r>
    </w:p>
    <w:p w14:paraId="1A30677A" w14:textId="77777777" w:rsidR="00E52CBB" w:rsidRPr="00E52CBB" w:rsidRDefault="00E52CBB" w:rsidP="00E52CBB">
      <w:pPr>
        <w:pStyle w:val="Heading5"/>
        <w:rPr>
          <w:b w:val="0"/>
          <w:u w:val="single"/>
        </w:rPr>
      </w:pPr>
      <w:r w:rsidRPr="00E52CBB">
        <w:rPr>
          <w:b w:val="0"/>
          <w:u w:val="single"/>
        </w:rPr>
        <w:t>CAMERA-REQ-419865/A-Trailer 360 View Configuration Values</w:t>
      </w:r>
    </w:p>
    <w:p w14:paraId="4DFE745C" w14:textId="77777777" w:rsidR="00C91D8C" w:rsidRDefault="00770557" w:rsidP="00500605">
      <w:r>
        <w:t>Trailer 360 view uses FBMP for requesting the various camera views. The values below are the various configuration values associated with their respective Trailer View.</w:t>
      </w:r>
    </w:p>
    <w:p w14:paraId="35C2BA60" w14:textId="77777777" w:rsidR="00C91D8C" w:rsidRDefault="00000000" w:rsidP="00500605"/>
    <w:p w14:paraId="0A74BD42" w14:textId="77777777" w:rsidR="00C91D8C" w:rsidRDefault="00000000" w:rsidP="00500605"/>
    <w:tbl>
      <w:tblPr>
        <w:tblW w:w="6295" w:type="dxa"/>
        <w:jc w:val="center"/>
        <w:tblLook w:val="04A0" w:firstRow="1" w:lastRow="0" w:firstColumn="1" w:lastColumn="0" w:noHBand="0" w:noVBand="1"/>
      </w:tblPr>
      <w:tblGrid>
        <w:gridCol w:w="1885"/>
        <w:gridCol w:w="4410"/>
      </w:tblGrid>
      <w:tr w:rsidR="00C91D8C" w:rsidRPr="00C91D8C" w14:paraId="40543DEE" w14:textId="77777777" w:rsidTr="00E52CBB">
        <w:trPr>
          <w:trHeight w:val="255"/>
          <w:jc w:val="center"/>
        </w:trPr>
        <w:tc>
          <w:tcPr>
            <w:tcW w:w="1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8D5249" w14:textId="77777777" w:rsidR="00C91D8C" w:rsidRPr="00C91D8C" w:rsidRDefault="00770557" w:rsidP="00C91D8C">
            <w:pPr>
              <w:rPr>
                <w:rFonts w:cs="Arial"/>
              </w:rPr>
            </w:pPr>
            <w:r w:rsidRPr="00C91D8C">
              <w:rPr>
                <w:rFonts w:cs="Arial"/>
              </w:rPr>
              <w:t>Config Value</w:t>
            </w:r>
          </w:p>
        </w:tc>
        <w:tc>
          <w:tcPr>
            <w:tcW w:w="4410" w:type="dxa"/>
            <w:tcBorders>
              <w:top w:val="single" w:sz="4" w:space="0" w:color="auto"/>
              <w:left w:val="nil"/>
              <w:bottom w:val="single" w:sz="4" w:space="0" w:color="auto"/>
              <w:right w:val="single" w:sz="4" w:space="0" w:color="auto"/>
            </w:tcBorders>
            <w:shd w:val="clear" w:color="auto" w:fill="auto"/>
            <w:noWrap/>
            <w:vAlign w:val="bottom"/>
            <w:hideMark/>
          </w:tcPr>
          <w:p w14:paraId="379A9509" w14:textId="77777777" w:rsidR="00C91D8C" w:rsidRPr="00C91D8C" w:rsidRDefault="00770557" w:rsidP="00C91D8C">
            <w:pPr>
              <w:rPr>
                <w:rFonts w:cs="Arial"/>
              </w:rPr>
            </w:pPr>
            <w:r w:rsidRPr="00C91D8C">
              <w:rPr>
                <w:rFonts w:cs="Arial"/>
              </w:rPr>
              <w:t>Specific View</w:t>
            </w:r>
          </w:p>
        </w:tc>
      </w:tr>
      <w:tr w:rsidR="00C91D8C" w:rsidRPr="00C91D8C" w14:paraId="4C600434" w14:textId="77777777" w:rsidTr="00E52CBB">
        <w:trPr>
          <w:trHeight w:val="300"/>
          <w:jc w:val="center"/>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7AD8AE1F" w14:textId="77777777" w:rsidR="00C91D8C" w:rsidRPr="00C91D8C" w:rsidRDefault="00770557" w:rsidP="00C91D8C">
            <w:pPr>
              <w:rPr>
                <w:rFonts w:cs="Arial"/>
                <w:szCs w:val="22"/>
              </w:rPr>
            </w:pPr>
            <w:r w:rsidRPr="00C91D8C">
              <w:rPr>
                <w:rFonts w:cs="Arial"/>
                <w:szCs w:val="22"/>
              </w:rPr>
              <w:t xml:space="preserve">0x31 </w:t>
            </w:r>
          </w:p>
        </w:tc>
        <w:tc>
          <w:tcPr>
            <w:tcW w:w="4410" w:type="dxa"/>
            <w:tcBorders>
              <w:top w:val="nil"/>
              <w:left w:val="nil"/>
              <w:bottom w:val="single" w:sz="4" w:space="0" w:color="auto"/>
              <w:right w:val="single" w:sz="4" w:space="0" w:color="auto"/>
            </w:tcBorders>
            <w:shd w:val="clear" w:color="auto" w:fill="auto"/>
            <w:noWrap/>
            <w:vAlign w:val="center"/>
            <w:hideMark/>
          </w:tcPr>
          <w:p w14:paraId="659CD338" w14:textId="77777777" w:rsidR="00C91D8C" w:rsidRPr="00C91D8C" w:rsidRDefault="00770557" w:rsidP="00C91D8C">
            <w:pPr>
              <w:rPr>
                <w:rFonts w:cs="Arial"/>
                <w:szCs w:val="22"/>
              </w:rPr>
            </w:pPr>
            <w:r w:rsidRPr="00C91D8C">
              <w:rPr>
                <w:rFonts w:cs="Arial"/>
                <w:szCs w:val="22"/>
              </w:rPr>
              <w:t>Trailer 360</w:t>
            </w:r>
          </w:p>
        </w:tc>
      </w:tr>
      <w:tr w:rsidR="00C91D8C" w:rsidRPr="00C91D8C" w14:paraId="2E402177" w14:textId="77777777" w:rsidTr="00E52CBB">
        <w:trPr>
          <w:trHeight w:val="300"/>
          <w:jc w:val="center"/>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1A8E1835" w14:textId="77777777" w:rsidR="00C91D8C" w:rsidRPr="00C91D8C" w:rsidRDefault="00770557" w:rsidP="00C91D8C">
            <w:pPr>
              <w:rPr>
                <w:rFonts w:cs="Arial"/>
                <w:szCs w:val="22"/>
              </w:rPr>
            </w:pPr>
            <w:r w:rsidRPr="00C91D8C">
              <w:rPr>
                <w:rFonts w:cs="Arial"/>
                <w:szCs w:val="22"/>
              </w:rPr>
              <w:t xml:space="preserve">0x32 </w:t>
            </w:r>
          </w:p>
        </w:tc>
        <w:tc>
          <w:tcPr>
            <w:tcW w:w="4410" w:type="dxa"/>
            <w:tcBorders>
              <w:top w:val="nil"/>
              <w:left w:val="nil"/>
              <w:bottom w:val="single" w:sz="4" w:space="0" w:color="auto"/>
              <w:right w:val="single" w:sz="4" w:space="0" w:color="auto"/>
            </w:tcBorders>
            <w:shd w:val="clear" w:color="auto" w:fill="auto"/>
            <w:noWrap/>
            <w:vAlign w:val="center"/>
            <w:hideMark/>
          </w:tcPr>
          <w:p w14:paraId="58437082" w14:textId="77777777" w:rsidR="00C91D8C" w:rsidRPr="00C91D8C" w:rsidRDefault="00770557" w:rsidP="00C91D8C">
            <w:pPr>
              <w:rPr>
                <w:rFonts w:cs="Arial"/>
                <w:szCs w:val="22"/>
              </w:rPr>
            </w:pPr>
            <w:r w:rsidRPr="00C91D8C">
              <w:rPr>
                <w:rFonts w:cs="Arial"/>
                <w:szCs w:val="22"/>
              </w:rPr>
              <w:t>Trailer Rear Normal</w:t>
            </w:r>
          </w:p>
        </w:tc>
      </w:tr>
      <w:tr w:rsidR="00C91D8C" w:rsidRPr="00C91D8C" w14:paraId="1C6059C8" w14:textId="77777777" w:rsidTr="00E52CBB">
        <w:trPr>
          <w:trHeight w:val="300"/>
          <w:jc w:val="center"/>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6D509DD5" w14:textId="77777777" w:rsidR="00C91D8C" w:rsidRPr="00C91D8C" w:rsidRDefault="00770557" w:rsidP="00C91D8C">
            <w:pPr>
              <w:rPr>
                <w:rFonts w:cs="Arial"/>
                <w:szCs w:val="22"/>
              </w:rPr>
            </w:pPr>
            <w:r w:rsidRPr="00C91D8C">
              <w:rPr>
                <w:rFonts w:cs="Arial"/>
                <w:szCs w:val="22"/>
              </w:rPr>
              <w:t xml:space="preserve">0x33 </w:t>
            </w:r>
          </w:p>
        </w:tc>
        <w:tc>
          <w:tcPr>
            <w:tcW w:w="4410" w:type="dxa"/>
            <w:tcBorders>
              <w:top w:val="nil"/>
              <w:left w:val="nil"/>
              <w:bottom w:val="single" w:sz="4" w:space="0" w:color="auto"/>
              <w:right w:val="single" w:sz="4" w:space="0" w:color="auto"/>
            </w:tcBorders>
            <w:shd w:val="clear" w:color="auto" w:fill="auto"/>
            <w:noWrap/>
            <w:vAlign w:val="center"/>
            <w:hideMark/>
          </w:tcPr>
          <w:p w14:paraId="48C3D8C8" w14:textId="77777777" w:rsidR="00C91D8C" w:rsidRPr="00C91D8C" w:rsidRDefault="00770557" w:rsidP="00C91D8C">
            <w:pPr>
              <w:rPr>
                <w:rFonts w:cs="Arial"/>
                <w:szCs w:val="22"/>
              </w:rPr>
            </w:pPr>
            <w:r w:rsidRPr="00C91D8C">
              <w:rPr>
                <w:rFonts w:cs="Arial"/>
                <w:szCs w:val="22"/>
              </w:rPr>
              <w:t>Trailer Interior View 1</w:t>
            </w:r>
          </w:p>
        </w:tc>
      </w:tr>
      <w:tr w:rsidR="00C91D8C" w:rsidRPr="00C91D8C" w14:paraId="19BED173" w14:textId="77777777" w:rsidTr="00E52CBB">
        <w:trPr>
          <w:trHeight w:val="300"/>
          <w:jc w:val="center"/>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3761216D" w14:textId="77777777" w:rsidR="00C91D8C" w:rsidRPr="00C91D8C" w:rsidRDefault="00770557" w:rsidP="00C91D8C">
            <w:pPr>
              <w:rPr>
                <w:rFonts w:cs="Arial"/>
                <w:szCs w:val="22"/>
              </w:rPr>
            </w:pPr>
            <w:r w:rsidRPr="00C91D8C">
              <w:rPr>
                <w:rFonts w:cs="Arial"/>
                <w:szCs w:val="22"/>
              </w:rPr>
              <w:t xml:space="preserve">0x34 </w:t>
            </w:r>
          </w:p>
        </w:tc>
        <w:tc>
          <w:tcPr>
            <w:tcW w:w="4410" w:type="dxa"/>
            <w:tcBorders>
              <w:top w:val="nil"/>
              <w:left w:val="nil"/>
              <w:bottom w:val="single" w:sz="4" w:space="0" w:color="auto"/>
              <w:right w:val="single" w:sz="4" w:space="0" w:color="auto"/>
            </w:tcBorders>
            <w:shd w:val="clear" w:color="auto" w:fill="auto"/>
            <w:noWrap/>
            <w:vAlign w:val="center"/>
            <w:hideMark/>
          </w:tcPr>
          <w:p w14:paraId="244C2F49" w14:textId="77777777" w:rsidR="00C91D8C" w:rsidRPr="00C91D8C" w:rsidRDefault="00770557" w:rsidP="00C91D8C">
            <w:pPr>
              <w:rPr>
                <w:rFonts w:cs="Arial"/>
                <w:szCs w:val="22"/>
              </w:rPr>
            </w:pPr>
            <w:r w:rsidRPr="00C91D8C">
              <w:rPr>
                <w:rFonts w:cs="Arial"/>
                <w:szCs w:val="22"/>
              </w:rPr>
              <w:t>Trailer Interior View 2</w:t>
            </w:r>
          </w:p>
        </w:tc>
      </w:tr>
      <w:tr w:rsidR="00C91D8C" w:rsidRPr="00C91D8C" w14:paraId="2A459E29" w14:textId="77777777" w:rsidTr="00E52CBB">
        <w:trPr>
          <w:trHeight w:val="300"/>
          <w:jc w:val="center"/>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4875D8A8" w14:textId="77777777" w:rsidR="00C91D8C" w:rsidRPr="00C91D8C" w:rsidRDefault="00770557" w:rsidP="00C91D8C">
            <w:pPr>
              <w:rPr>
                <w:rFonts w:cs="Arial"/>
                <w:szCs w:val="22"/>
              </w:rPr>
            </w:pPr>
            <w:r w:rsidRPr="00C91D8C">
              <w:rPr>
                <w:rFonts w:cs="Arial"/>
                <w:szCs w:val="22"/>
              </w:rPr>
              <w:t xml:space="preserve">0x35 </w:t>
            </w:r>
          </w:p>
        </w:tc>
        <w:tc>
          <w:tcPr>
            <w:tcW w:w="4410" w:type="dxa"/>
            <w:tcBorders>
              <w:top w:val="nil"/>
              <w:left w:val="nil"/>
              <w:bottom w:val="single" w:sz="4" w:space="0" w:color="auto"/>
              <w:right w:val="single" w:sz="4" w:space="0" w:color="auto"/>
            </w:tcBorders>
            <w:shd w:val="clear" w:color="auto" w:fill="auto"/>
            <w:noWrap/>
            <w:vAlign w:val="center"/>
            <w:hideMark/>
          </w:tcPr>
          <w:p w14:paraId="6C05817E" w14:textId="77777777" w:rsidR="00C91D8C" w:rsidRPr="00C91D8C" w:rsidRDefault="00770557" w:rsidP="00C91D8C">
            <w:pPr>
              <w:rPr>
                <w:rFonts w:cs="Arial"/>
                <w:szCs w:val="22"/>
              </w:rPr>
            </w:pPr>
            <w:r w:rsidRPr="00C91D8C">
              <w:rPr>
                <w:rFonts w:cs="Arial"/>
                <w:szCs w:val="22"/>
              </w:rPr>
              <w:t>Trailer Left</w:t>
            </w:r>
          </w:p>
        </w:tc>
      </w:tr>
      <w:tr w:rsidR="00C91D8C" w:rsidRPr="00C91D8C" w14:paraId="10807791" w14:textId="77777777" w:rsidTr="00E52CBB">
        <w:trPr>
          <w:trHeight w:val="300"/>
          <w:jc w:val="center"/>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4BD14736" w14:textId="77777777" w:rsidR="00C91D8C" w:rsidRPr="00C91D8C" w:rsidRDefault="00770557" w:rsidP="00C91D8C">
            <w:pPr>
              <w:rPr>
                <w:rFonts w:cs="Arial"/>
                <w:szCs w:val="22"/>
              </w:rPr>
            </w:pPr>
            <w:r w:rsidRPr="00C91D8C">
              <w:rPr>
                <w:rFonts w:cs="Arial"/>
                <w:szCs w:val="22"/>
              </w:rPr>
              <w:t xml:space="preserve">0x36 </w:t>
            </w:r>
          </w:p>
        </w:tc>
        <w:tc>
          <w:tcPr>
            <w:tcW w:w="4410" w:type="dxa"/>
            <w:tcBorders>
              <w:top w:val="nil"/>
              <w:left w:val="nil"/>
              <w:bottom w:val="single" w:sz="4" w:space="0" w:color="auto"/>
              <w:right w:val="single" w:sz="4" w:space="0" w:color="auto"/>
            </w:tcBorders>
            <w:shd w:val="clear" w:color="auto" w:fill="auto"/>
            <w:noWrap/>
            <w:vAlign w:val="center"/>
            <w:hideMark/>
          </w:tcPr>
          <w:p w14:paraId="36A5C4ED" w14:textId="77777777" w:rsidR="00C91D8C" w:rsidRPr="00C91D8C" w:rsidRDefault="00770557" w:rsidP="00C91D8C">
            <w:pPr>
              <w:rPr>
                <w:rFonts w:cs="Arial"/>
                <w:szCs w:val="22"/>
              </w:rPr>
            </w:pPr>
            <w:r w:rsidRPr="00C91D8C">
              <w:rPr>
                <w:rFonts w:cs="Arial"/>
                <w:szCs w:val="22"/>
              </w:rPr>
              <w:t>Trailer Right</w:t>
            </w:r>
          </w:p>
        </w:tc>
      </w:tr>
      <w:tr w:rsidR="00C91D8C" w:rsidRPr="00C91D8C" w14:paraId="1A954DEB" w14:textId="77777777" w:rsidTr="00E52CBB">
        <w:trPr>
          <w:trHeight w:val="300"/>
          <w:jc w:val="center"/>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2B77A362" w14:textId="77777777" w:rsidR="00C91D8C" w:rsidRPr="00C91D8C" w:rsidRDefault="00770557" w:rsidP="00C91D8C">
            <w:pPr>
              <w:rPr>
                <w:rFonts w:cs="Arial"/>
                <w:szCs w:val="22"/>
              </w:rPr>
            </w:pPr>
            <w:r w:rsidRPr="00C91D8C">
              <w:rPr>
                <w:rFonts w:cs="Arial"/>
                <w:szCs w:val="22"/>
              </w:rPr>
              <w:t xml:space="preserve">0x3D </w:t>
            </w:r>
          </w:p>
        </w:tc>
        <w:tc>
          <w:tcPr>
            <w:tcW w:w="4410" w:type="dxa"/>
            <w:tcBorders>
              <w:top w:val="nil"/>
              <w:left w:val="nil"/>
              <w:bottom w:val="single" w:sz="4" w:space="0" w:color="auto"/>
              <w:right w:val="single" w:sz="4" w:space="0" w:color="auto"/>
            </w:tcBorders>
            <w:shd w:val="clear" w:color="auto" w:fill="auto"/>
            <w:noWrap/>
            <w:vAlign w:val="center"/>
            <w:hideMark/>
          </w:tcPr>
          <w:p w14:paraId="27C3B8CD" w14:textId="77777777" w:rsidR="00C91D8C" w:rsidRPr="00C91D8C" w:rsidRDefault="00770557" w:rsidP="00C91D8C">
            <w:pPr>
              <w:rPr>
                <w:rFonts w:cs="Arial"/>
                <w:szCs w:val="22"/>
              </w:rPr>
            </w:pPr>
            <w:r w:rsidRPr="00C91D8C">
              <w:rPr>
                <w:rFonts w:cs="Arial"/>
                <w:szCs w:val="22"/>
              </w:rPr>
              <w:t>Trailer Rear Normal at Speed</w:t>
            </w:r>
          </w:p>
        </w:tc>
      </w:tr>
    </w:tbl>
    <w:p w14:paraId="6CDAE1BF" w14:textId="77777777" w:rsidR="00C91D8C" w:rsidRDefault="00000000" w:rsidP="00C91D8C"/>
    <w:p w14:paraId="24135121" w14:textId="77777777" w:rsidR="00C91D8C" w:rsidRDefault="00000000" w:rsidP="00C91D8C"/>
    <w:p w14:paraId="141C1278" w14:textId="77777777" w:rsidR="00C91D8C" w:rsidRDefault="00770557" w:rsidP="00C91D8C">
      <w:r>
        <w:t>To request a particular view the client should transmit the below:</w:t>
      </w:r>
    </w:p>
    <w:p w14:paraId="13FD30E8" w14:textId="77777777" w:rsidR="00C91D8C" w:rsidRPr="00C91D8C" w:rsidRDefault="00770557" w:rsidP="00C91D8C">
      <w:r w:rsidRPr="00C91D8C">
        <w:t xml:space="preserve">Feature_Rq(Operation = Set, FeatureID = 081B[Camera Showing], </w:t>
      </w:r>
      <w:r w:rsidRPr="00C91D8C">
        <w:rPr>
          <w:highlight w:val="yellow"/>
        </w:rPr>
        <w:t>Configuration = Config Value[Specific View]</w:t>
      </w:r>
      <w:r w:rsidRPr="00C91D8C">
        <w:t xml:space="preserve">, PersIndex = Vehicle) </w:t>
      </w:r>
    </w:p>
    <w:p w14:paraId="7349E74E" w14:textId="77777777" w:rsidR="00C91D8C" w:rsidRDefault="00000000" w:rsidP="00C91D8C"/>
    <w:p w14:paraId="753B8FEC" w14:textId="77777777" w:rsidR="00C91D8C" w:rsidRDefault="00770557" w:rsidP="00C91D8C">
      <w:r>
        <w:t xml:space="preserve">The server should reply back. The reply back contains the View the Server is transmitting currently. </w:t>
      </w:r>
    </w:p>
    <w:p w14:paraId="090D42DB" w14:textId="77777777" w:rsidR="00C91D8C" w:rsidRPr="00C91D8C" w:rsidRDefault="00770557" w:rsidP="00C91D8C">
      <w:r w:rsidRPr="00C91D8C">
        <w:t xml:space="preserve">Feature_St(Operation = Set, FeatureID = 081B[Camera Showing], </w:t>
      </w:r>
      <w:r w:rsidRPr="008D16B4">
        <w:rPr>
          <w:highlight w:val="green"/>
        </w:rPr>
        <w:t xml:space="preserve">Configuration = Config </w:t>
      </w:r>
      <w:r w:rsidRPr="00C91D8C">
        <w:rPr>
          <w:highlight w:val="green"/>
        </w:rPr>
        <w:t>Value[Specific View],</w:t>
      </w:r>
      <w:r w:rsidRPr="00C91D8C">
        <w:t xml:space="preserve"> PersIndex = Vehicle) </w:t>
      </w:r>
    </w:p>
    <w:p w14:paraId="5CCA713F" w14:textId="77777777" w:rsidR="00C91D8C" w:rsidRDefault="00000000" w:rsidP="00C91D8C"/>
    <w:p w14:paraId="5D6765BC" w14:textId="77777777" w:rsidR="00C91D8C" w:rsidRDefault="00000000" w:rsidP="00C91D8C"/>
    <w:p w14:paraId="62B6D40E" w14:textId="77777777" w:rsidR="00E52CBB" w:rsidRPr="00E52CBB" w:rsidRDefault="00E52CBB" w:rsidP="00E52CBB">
      <w:pPr>
        <w:pStyle w:val="Heading5"/>
        <w:rPr>
          <w:b w:val="0"/>
          <w:u w:val="single"/>
        </w:rPr>
      </w:pPr>
      <w:r w:rsidRPr="00E52CBB">
        <w:rPr>
          <w:b w:val="0"/>
          <w:u w:val="single"/>
        </w:rPr>
        <w:t>CAMERA-REQ-419879/A-Trailer 360 Views Availability</w:t>
      </w:r>
    </w:p>
    <w:p w14:paraId="1AF21978" w14:textId="77777777" w:rsidR="00500605" w:rsidRDefault="00770557" w:rsidP="00500605">
      <w:r>
        <w:t>The client shall use the signal LTrlrConnect to control the availability of trailer views to the user.</w:t>
      </w:r>
    </w:p>
    <w:p w14:paraId="54C7D826" w14:textId="77777777" w:rsidR="00500605" w:rsidRDefault="00770557" w:rsidP="00500605">
      <w:r>
        <w:t>When signal LTrlrConnect = 0x01 (Connected) the client shall make available specific views. Refer to HMI specification for the list of available views.</w:t>
      </w:r>
    </w:p>
    <w:p w14:paraId="11BC158E" w14:textId="77777777" w:rsidR="00500605" w:rsidRDefault="00770557" w:rsidP="00500605">
      <w:r>
        <w:t>When signal LTrlrConnect = 0x00(Not Connected) the client shall deactivate Trailer 360 Views.</w:t>
      </w:r>
    </w:p>
    <w:p w14:paraId="7793A3B4" w14:textId="77777777" w:rsidR="00406F39" w:rsidRDefault="00770557" w:rsidP="00E52CBB">
      <w:pPr>
        <w:pStyle w:val="Heading4"/>
      </w:pPr>
      <w:r>
        <w:t>Use Cases</w:t>
      </w:r>
    </w:p>
    <w:p w14:paraId="75FC164A" w14:textId="77777777" w:rsidR="00406F39" w:rsidRDefault="00770557" w:rsidP="00E52CBB">
      <w:pPr>
        <w:pStyle w:val="Heading5"/>
      </w:pPr>
      <w:r>
        <w:t>CAMERA-UC-REQ-419705/A-Trailer 360 Soft Button Activation</w:t>
      </w:r>
    </w:p>
    <w:p w14:paraId="62F01648"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96"/>
        <w:gridCol w:w="8996"/>
      </w:tblGrid>
      <w:tr w:rsidR="00CE211F" w14:paraId="6184422A" w14:textId="77777777" w:rsidTr="00E52CBB">
        <w:trPr>
          <w:jc w:val="center"/>
        </w:trPr>
        <w:tc>
          <w:tcPr>
            <w:tcW w:w="189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93BCAC" w14:textId="77777777" w:rsidR="00CE211F" w:rsidRDefault="00770557">
            <w:pPr>
              <w:spacing w:line="276" w:lineRule="auto"/>
            </w:pPr>
            <w:r>
              <w:rPr>
                <w:b/>
                <w:bCs/>
              </w:rPr>
              <w:t>Actors</w:t>
            </w:r>
          </w:p>
        </w:tc>
        <w:tc>
          <w:tcPr>
            <w:tcW w:w="899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1B9D745" w14:textId="77777777" w:rsidR="00CE211F" w:rsidRDefault="00770557">
            <w:pPr>
              <w:spacing w:line="276" w:lineRule="auto"/>
            </w:pPr>
            <w:r>
              <w:t>Vehicle Occupant</w:t>
            </w:r>
          </w:p>
        </w:tc>
      </w:tr>
      <w:tr w:rsidR="00CE211F" w14:paraId="0856A0F4" w14:textId="77777777" w:rsidTr="00E52CBB">
        <w:trPr>
          <w:jc w:val="center"/>
        </w:trPr>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EB25C4" w14:textId="77777777" w:rsidR="00CE211F" w:rsidRDefault="00770557">
            <w:pPr>
              <w:spacing w:line="276" w:lineRule="auto"/>
            </w:pPr>
            <w:r>
              <w:rPr>
                <w:b/>
                <w:bCs/>
              </w:rPr>
              <w:t>Pre-conditions</w:t>
            </w:r>
          </w:p>
        </w:tc>
        <w:tc>
          <w:tcPr>
            <w:tcW w:w="8996" w:type="dxa"/>
            <w:tcBorders>
              <w:top w:val="nil"/>
              <w:left w:val="nil"/>
              <w:bottom w:val="single" w:sz="8" w:space="0" w:color="auto"/>
              <w:right w:val="single" w:sz="8" w:space="0" w:color="auto"/>
            </w:tcBorders>
            <w:tcMar>
              <w:top w:w="0" w:type="dxa"/>
              <w:left w:w="108" w:type="dxa"/>
              <w:bottom w:w="0" w:type="dxa"/>
              <w:right w:w="108" w:type="dxa"/>
            </w:tcMar>
            <w:hideMark/>
          </w:tcPr>
          <w:p w14:paraId="3D14A83F" w14:textId="77777777" w:rsidR="00CE211F" w:rsidRDefault="00770557">
            <w:pPr>
              <w:spacing w:line="276" w:lineRule="auto"/>
            </w:pPr>
            <w:r>
              <w:t>Client is configured for Trailer 360</w:t>
            </w:r>
          </w:p>
          <w:p w14:paraId="5C873CC5" w14:textId="77777777" w:rsidR="00CE211F" w:rsidRDefault="00770557">
            <w:pPr>
              <w:spacing w:line="276" w:lineRule="auto"/>
            </w:pPr>
            <w:r>
              <w:t>Trailer 360 system is not connected</w:t>
            </w:r>
          </w:p>
          <w:p w14:paraId="4B334122" w14:textId="77777777" w:rsidR="00CE211F" w:rsidRDefault="00770557">
            <w:pPr>
              <w:spacing w:line="276" w:lineRule="auto"/>
            </w:pPr>
            <w:r>
              <w:t>Vehicle in Run/Start</w:t>
            </w:r>
          </w:p>
        </w:tc>
      </w:tr>
      <w:tr w:rsidR="00CE211F" w14:paraId="7C290EE4" w14:textId="77777777" w:rsidTr="00E52CBB">
        <w:trPr>
          <w:jc w:val="center"/>
        </w:trPr>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695DD2" w14:textId="77777777" w:rsidR="00CE211F" w:rsidRDefault="00770557">
            <w:pPr>
              <w:spacing w:line="276" w:lineRule="auto"/>
            </w:pPr>
            <w:r>
              <w:rPr>
                <w:b/>
                <w:bCs/>
              </w:rPr>
              <w:t>Scenario Description</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2B412F6F" w14:textId="77777777" w:rsidR="00CE211F" w:rsidRDefault="00770557">
            <w:pPr>
              <w:spacing w:line="276" w:lineRule="auto"/>
            </w:pPr>
            <w:r>
              <w:t xml:space="preserve">Trailer 360 system becomes connected to the vehicle. </w:t>
            </w:r>
          </w:p>
          <w:p w14:paraId="7EC58FC2" w14:textId="77777777" w:rsidR="00CE211F" w:rsidRDefault="00000000">
            <w:pPr>
              <w:spacing w:line="276" w:lineRule="auto"/>
            </w:pPr>
          </w:p>
        </w:tc>
      </w:tr>
      <w:tr w:rsidR="00CE211F" w14:paraId="180E8498" w14:textId="77777777" w:rsidTr="00E52CBB">
        <w:trPr>
          <w:jc w:val="center"/>
        </w:trPr>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2D4620" w14:textId="77777777" w:rsidR="00CE211F" w:rsidRDefault="00770557">
            <w:pPr>
              <w:spacing w:line="276" w:lineRule="auto"/>
            </w:pPr>
            <w:r>
              <w:rPr>
                <w:b/>
                <w:bCs/>
              </w:rPr>
              <w:t>Post-conditions</w:t>
            </w:r>
          </w:p>
        </w:tc>
        <w:tc>
          <w:tcPr>
            <w:tcW w:w="8996" w:type="dxa"/>
            <w:tcBorders>
              <w:top w:val="nil"/>
              <w:left w:val="nil"/>
              <w:bottom w:val="single" w:sz="8" w:space="0" w:color="auto"/>
              <w:right w:val="single" w:sz="8" w:space="0" w:color="auto"/>
            </w:tcBorders>
            <w:tcMar>
              <w:top w:w="0" w:type="dxa"/>
              <w:left w:w="108" w:type="dxa"/>
              <w:bottom w:w="0" w:type="dxa"/>
              <w:right w:w="108" w:type="dxa"/>
            </w:tcMar>
            <w:hideMark/>
          </w:tcPr>
          <w:p w14:paraId="39E818DC" w14:textId="77777777" w:rsidR="00CE211F" w:rsidRDefault="00770557">
            <w:pPr>
              <w:spacing w:line="276" w:lineRule="auto"/>
            </w:pPr>
            <w:r>
              <w:t>The Trailer 360 soft buttons in Front, Rear, TBA, and TRG views shall become present. The Aux camera button shall not be present.</w:t>
            </w:r>
          </w:p>
        </w:tc>
      </w:tr>
      <w:tr w:rsidR="00CE211F" w14:paraId="740A7222" w14:textId="77777777" w:rsidTr="00E52CBB">
        <w:trPr>
          <w:jc w:val="center"/>
        </w:trPr>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017870" w14:textId="77777777" w:rsidR="00CE211F" w:rsidRDefault="00770557">
            <w:pPr>
              <w:spacing w:line="276" w:lineRule="auto"/>
            </w:pPr>
            <w:r>
              <w:rPr>
                <w:b/>
                <w:bCs/>
              </w:rPr>
              <w:t>List of Exception Use Cases</w:t>
            </w:r>
          </w:p>
        </w:tc>
        <w:tc>
          <w:tcPr>
            <w:tcW w:w="8996" w:type="dxa"/>
            <w:tcBorders>
              <w:top w:val="nil"/>
              <w:left w:val="nil"/>
              <w:bottom w:val="single" w:sz="8" w:space="0" w:color="auto"/>
              <w:right w:val="single" w:sz="8" w:space="0" w:color="auto"/>
            </w:tcBorders>
            <w:tcMar>
              <w:top w:w="0" w:type="dxa"/>
              <w:left w:w="108" w:type="dxa"/>
              <w:bottom w:w="0" w:type="dxa"/>
              <w:right w:w="108" w:type="dxa"/>
            </w:tcMar>
            <w:hideMark/>
          </w:tcPr>
          <w:p w14:paraId="53762386" w14:textId="77777777" w:rsidR="00CE211F" w:rsidRDefault="00770557">
            <w:pPr>
              <w:spacing w:line="256" w:lineRule="auto"/>
            </w:pPr>
            <w:r>
              <w:t>E1 – Vehicle is not RUN/START</w:t>
            </w:r>
          </w:p>
          <w:p w14:paraId="763DA66B" w14:textId="77777777" w:rsidR="00CE211F" w:rsidRDefault="00770557">
            <w:pPr>
              <w:spacing w:line="256" w:lineRule="auto"/>
            </w:pPr>
            <w:r>
              <w:t>E2 – Loss of communication with IPMB module</w:t>
            </w:r>
          </w:p>
          <w:p w14:paraId="36263D4D" w14:textId="77777777" w:rsidR="00CE211F" w:rsidRDefault="00770557">
            <w:pPr>
              <w:spacing w:line="256" w:lineRule="auto"/>
            </w:pPr>
            <w:r>
              <w:t>E3 – Valid camera video signal not present</w:t>
            </w:r>
          </w:p>
        </w:tc>
      </w:tr>
      <w:tr w:rsidR="00CE211F" w14:paraId="11BAB339" w14:textId="77777777" w:rsidTr="00E52CBB">
        <w:trPr>
          <w:jc w:val="center"/>
        </w:trPr>
        <w:tc>
          <w:tcPr>
            <w:tcW w:w="18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C98746" w14:textId="77777777" w:rsidR="00CE211F" w:rsidRDefault="00770557">
            <w:pPr>
              <w:spacing w:line="276" w:lineRule="auto"/>
            </w:pPr>
            <w:r>
              <w:rPr>
                <w:b/>
                <w:bCs/>
              </w:rPr>
              <w:lastRenderedPageBreak/>
              <w:t>Interfaces</w:t>
            </w:r>
          </w:p>
        </w:tc>
        <w:tc>
          <w:tcPr>
            <w:tcW w:w="8996" w:type="dxa"/>
            <w:tcBorders>
              <w:top w:val="nil"/>
              <w:left w:val="nil"/>
              <w:bottom w:val="single" w:sz="8" w:space="0" w:color="auto"/>
              <w:right w:val="single" w:sz="8" w:space="0" w:color="auto"/>
            </w:tcBorders>
            <w:tcMar>
              <w:top w:w="0" w:type="dxa"/>
              <w:left w:w="108" w:type="dxa"/>
              <w:bottom w:w="0" w:type="dxa"/>
              <w:right w:w="108" w:type="dxa"/>
            </w:tcMar>
          </w:tcPr>
          <w:p w14:paraId="01576B44" w14:textId="77777777" w:rsidR="00CE211F" w:rsidRDefault="00770557">
            <w:pPr>
              <w:spacing w:line="276" w:lineRule="auto"/>
            </w:pPr>
            <w:r>
              <w:t>Client HMI</w:t>
            </w:r>
          </w:p>
        </w:tc>
      </w:tr>
    </w:tbl>
    <w:p w14:paraId="427A48EE" w14:textId="77777777" w:rsidR="00500605" w:rsidRDefault="00000000" w:rsidP="00CD0F64"/>
    <w:p w14:paraId="684CB2C7" w14:textId="77777777" w:rsidR="00406F39" w:rsidRDefault="00770557" w:rsidP="00E52CBB">
      <w:pPr>
        <w:pStyle w:val="Heading5"/>
      </w:pPr>
      <w:r>
        <w:t>CAMERA-UC-REQ-419706/A-Trailer 360 view selection below 10 KPH or in Reverse</w:t>
      </w:r>
    </w:p>
    <w:p w14:paraId="61737C6B"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9160"/>
      </w:tblGrid>
      <w:tr w:rsidR="00D04D5A" w14:paraId="041291E2"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7905F1" w14:textId="77777777" w:rsidR="00D04D5A"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BE5A5B4" w14:textId="77777777" w:rsidR="00D04D5A" w:rsidRDefault="00770557">
            <w:pPr>
              <w:spacing w:line="276" w:lineRule="auto"/>
            </w:pPr>
            <w:r>
              <w:t>Vehicle Occupant</w:t>
            </w:r>
          </w:p>
        </w:tc>
      </w:tr>
      <w:tr w:rsidR="00D04D5A" w14:paraId="31499A1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733403" w14:textId="77777777" w:rsidR="00D04D5A"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99F37AB" w14:textId="77777777" w:rsidR="00D04D5A" w:rsidRDefault="00770557">
            <w:pPr>
              <w:spacing w:line="276" w:lineRule="auto"/>
            </w:pPr>
            <w:r>
              <w:t>Client is configured for Trailer 360</w:t>
            </w:r>
          </w:p>
          <w:p w14:paraId="6C27A07E" w14:textId="77777777" w:rsidR="00D04D5A" w:rsidRDefault="00770557">
            <w:pPr>
              <w:spacing w:line="276" w:lineRule="auto"/>
            </w:pPr>
            <w:r>
              <w:t>Trailer 360 system is connected</w:t>
            </w:r>
          </w:p>
          <w:p w14:paraId="4744E7E7" w14:textId="77777777" w:rsidR="00D04D5A" w:rsidRDefault="00770557">
            <w:pPr>
              <w:spacing w:line="276" w:lineRule="auto"/>
            </w:pPr>
            <w:r>
              <w:t>Vehicle in Run/Start</w:t>
            </w:r>
          </w:p>
          <w:p w14:paraId="39815293" w14:textId="77777777" w:rsidR="00D04D5A" w:rsidRDefault="00770557">
            <w:pPr>
              <w:spacing w:line="276" w:lineRule="auto"/>
            </w:pPr>
            <w:r>
              <w:t>User is in the Front Camera menu below 10 KPH or rear camera menu</w:t>
            </w:r>
          </w:p>
        </w:tc>
      </w:tr>
      <w:tr w:rsidR="00D04D5A" w14:paraId="733C456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A8F8CF" w14:textId="77777777" w:rsidR="00D04D5A"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05E0D98" w14:textId="77777777" w:rsidR="00D04D5A" w:rsidRDefault="00770557">
            <w:pPr>
              <w:spacing w:line="276" w:lineRule="auto"/>
            </w:pPr>
            <w:r>
              <w:t>User presses the Trailer 360 view soft button</w:t>
            </w:r>
          </w:p>
        </w:tc>
      </w:tr>
      <w:tr w:rsidR="00D04D5A" w14:paraId="1CD2FDA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3E66D0" w14:textId="77777777" w:rsidR="00D04D5A"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6FB2BFA" w14:textId="77777777" w:rsidR="00D04D5A" w:rsidRDefault="00770557">
            <w:pPr>
              <w:tabs>
                <w:tab w:val="left" w:pos="1859"/>
              </w:tabs>
              <w:spacing w:line="276" w:lineRule="auto"/>
            </w:pPr>
            <w:r>
              <w:t>Client displays Trailer 360 view.</w:t>
            </w:r>
            <w:r>
              <w:tab/>
            </w:r>
          </w:p>
        </w:tc>
      </w:tr>
      <w:tr w:rsidR="00D04D5A" w14:paraId="32767EB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5A8008" w14:textId="77777777" w:rsidR="00D04D5A"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BEE96DC" w14:textId="77777777" w:rsidR="00D04D5A" w:rsidRDefault="00770557">
            <w:pPr>
              <w:tabs>
                <w:tab w:val="left" w:pos="1055"/>
              </w:tabs>
              <w:spacing w:line="276" w:lineRule="auto"/>
            </w:pPr>
            <w:r>
              <w:t>E1 – Vehicle is not RUN/START</w:t>
            </w:r>
          </w:p>
          <w:p w14:paraId="6B1E5B99" w14:textId="77777777" w:rsidR="00D04D5A" w:rsidRDefault="00770557">
            <w:pPr>
              <w:tabs>
                <w:tab w:val="left" w:pos="1055"/>
              </w:tabs>
              <w:spacing w:line="276" w:lineRule="auto"/>
            </w:pPr>
            <w:r>
              <w:t>E2 – Loss of communication with IPMB module</w:t>
            </w:r>
          </w:p>
          <w:p w14:paraId="06ACE915" w14:textId="77777777" w:rsidR="00D04D5A" w:rsidRDefault="00770557">
            <w:pPr>
              <w:tabs>
                <w:tab w:val="left" w:pos="1055"/>
              </w:tabs>
              <w:spacing w:line="276" w:lineRule="auto"/>
            </w:pPr>
            <w:r>
              <w:t>E3 – Valid camera video signal not present</w:t>
            </w:r>
            <w:r>
              <w:tab/>
            </w:r>
          </w:p>
        </w:tc>
      </w:tr>
      <w:tr w:rsidR="00D04D5A" w14:paraId="33A64BC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E7A273" w14:textId="77777777" w:rsidR="00D04D5A"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F4FCE32" w14:textId="77777777" w:rsidR="00D04D5A" w:rsidRDefault="00770557">
            <w:pPr>
              <w:spacing w:line="276" w:lineRule="auto"/>
            </w:pPr>
            <w:r>
              <w:t>Client HMI</w:t>
            </w:r>
          </w:p>
        </w:tc>
      </w:tr>
    </w:tbl>
    <w:p w14:paraId="0DB4DAB2" w14:textId="77777777" w:rsidR="00500605" w:rsidRDefault="00000000" w:rsidP="00CD0F64"/>
    <w:p w14:paraId="6E369F40" w14:textId="77777777" w:rsidR="00406F39" w:rsidRDefault="00770557" w:rsidP="00E52CBB">
      <w:pPr>
        <w:pStyle w:val="Heading5"/>
      </w:pPr>
      <w:r>
        <w:t>CAMERA-UC-REQ-419707/A-Trailer Rear Normal view selection below 10 KPH or in Reverse</w:t>
      </w:r>
    </w:p>
    <w:p w14:paraId="40884A1E"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9160"/>
      </w:tblGrid>
      <w:tr w:rsidR="007E188F" w14:paraId="3C67BD8E"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904215" w14:textId="77777777" w:rsidR="007E188F"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443E9A9" w14:textId="77777777" w:rsidR="007E188F" w:rsidRDefault="00770557">
            <w:pPr>
              <w:tabs>
                <w:tab w:val="left" w:pos="1741"/>
              </w:tabs>
              <w:spacing w:line="276" w:lineRule="auto"/>
            </w:pPr>
            <w:r>
              <w:t>Vehicle Occupant</w:t>
            </w:r>
            <w:r>
              <w:tab/>
            </w:r>
          </w:p>
        </w:tc>
      </w:tr>
      <w:tr w:rsidR="007E188F" w14:paraId="46E075A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DFBD29" w14:textId="77777777" w:rsidR="007E188F"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C68C02A" w14:textId="77777777" w:rsidR="007E188F" w:rsidRDefault="00770557">
            <w:pPr>
              <w:spacing w:line="276" w:lineRule="auto"/>
            </w:pPr>
            <w:r>
              <w:t>Client is configured for Trailer 360</w:t>
            </w:r>
          </w:p>
          <w:p w14:paraId="29A0BEE3" w14:textId="77777777" w:rsidR="007E188F" w:rsidRDefault="00770557">
            <w:pPr>
              <w:spacing w:line="276" w:lineRule="auto"/>
            </w:pPr>
            <w:r>
              <w:t>Trailer 360 system is connected</w:t>
            </w:r>
          </w:p>
          <w:p w14:paraId="16C7C3B7" w14:textId="77777777" w:rsidR="007E188F" w:rsidRDefault="00770557">
            <w:pPr>
              <w:spacing w:line="276" w:lineRule="auto"/>
            </w:pPr>
            <w:r>
              <w:t>Vehicle in Run/Start</w:t>
            </w:r>
          </w:p>
          <w:p w14:paraId="08ABEE45" w14:textId="77777777" w:rsidR="007E188F" w:rsidRDefault="00770557">
            <w:pPr>
              <w:spacing w:line="276" w:lineRule="auto"/>
            </w:pPr>
            <w:r>
              <w:t>User is in the Front Camera menu below 10 KPH or rear camera menu</w:t>
            </w:r>
          </w:p>
        </w:tc>
      </w:tr>
      <w:tr w:rsidR="007E188F" w14:paraId="3553E8E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0F58EC" w14:textId="77777777" w:rsidR="007E188F"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3D31EDD" w14:textId="77777777" w:rsidR="007E188F" w:rsidRDefault="00770557">
            <w:pPr>
              <w:spacing w:line="276" w:lineRule="auto"/>
            </w:pPr>
            <w:r>
              <w:t>User presses the Trailer Rear Normal view soft button</w:t>
            </w:r>
          </w:p>
        </w:tc>
      </w:tr>
      <w:tr w:rsidR="007E188F" w14:paraId="55A6AF7F"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1B30AC" w14:textId="77777777" w:rsidR="007E188F"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1272442" w14:textId="77777777" w:rsidR="007E188F" w:rsidRDefault="00770557">
            <w:pPr>
              <w:spacing w:line="276" w:lineRule="auto"/>
            </w:pPr>
            <w:r>
              <w:t>Client displays Trailer Rear Normal view.</w:t>
            </w:r>
          </w:p>
        </w:tc>
      </w:tr>
      <w:tr w:rsidR="007E188F" w14:paraId="4997EB5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A78BD4" w14:textId="77777777" w:rsidR="007E188F"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4AC3084" w14:textId="77777777" w:rsidR="007E188F" w:rsidRDefault="00770557">
            <w:pPr>
              <w:spacing w:line="276" w:lineRule="auto"/>
            </w:pPr>
            <w:r>
              <w:t>E1 – Vehicle is not RUN/START</w:t>
            </w:r>
          </w:p>
          <w:p w14:paraId="2CCDEC08" w14:textId="77777777" w:rsidR="007E188F" w:rsidRDefault="00770557">
            <w:pPr>
              <w:spacing w:line="276" w:lineRule="auto"/>
            </w:pPr>
            <w:r>
              <w:t>E2 – Loss of communication with IPMB module</w:t>
            </w:r>
          </w:p>
          <w:p w14:paraId="72E4AB98" w14:textId="77777777" w:rsidR="007E188F" w:rsidRDefault="00770557">
            <w:pPr>
              <w:spacing w:line="276" w:lineRule="auto"/>
            </w:pPr>
            <w:r>
              <w:t>E3 – Valid camera video signal not present</w:t>
            </w:r>
          </w:p>
        </w:tc>
      </w:tr>
      <w:tr w:rsidR="007E188F" w14:paraId="352032F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2D4672" w14:textId="77777777" w:rsidR="007E188F"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F46053" w14:textId="77777777" w:rsidR="007E188F" w:rsidRDefault="00000000">
            <w:pPr>
              <w:spacing w:line="276" w:lineRule="auto"/>
            </w:pPr>
          </w:p>
        </w:tc>
      </w:tr>
    </w:tbl>
    <w:p w14:paraId="2F50B76D" w14:textId="77777777" w:rsidR="00500605" w:rsidRDefault="00000000" w:rsidP="00CD0F64"/>
    <w:p w14:paraId="4699AE2F" w14:textId="77777777" w:rsidR="00406F39" w:rsidRDefault="00770557" w:rsidP="00E52CBB">
      <w:pPr>
        <w:pStyle w:val="Heading5"/>
      </w:pPr>
      <w:r>
        <w:t>CAMERA-UC-REQ-419708/A-Trailer Interior View 1 selection below 10 KPH or in Reverse</w:t>
      </w:r>
    </w:p>
    <w:p w14:paraId="10BC15E5"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9160"/>
      </w:tblGrid>
      <w:tr w:rsidR="00D75828" w14:paraId="68C59495"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A0BD59" w14:textId="77777777" w:rsidR="00D75828"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38CB9EE" w14:textId="77777777" w:rsidR="00D75828" w:rsidRDefault="00770557">
            <w:pPr>
              <w:spacing w:line="276" w:lineRule="auto"/>
            </w:pPr>
            <w:r>
              <w:t>Vehicle Occupant</w:t>
            </w:r>
          </w:p>
        </w:tc>
      </w:tr>
      <w:tr w:rsidR="00D75828" w14:paraId="1C46354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E21003" w14:textId="77777777" w:rsidR="00D75828"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18D34E8" w14:textId="77777777" w:rsidR="00D75828" w:rsidRDefault="00770557">
            <w:pPr>
              <w:spacing w:line="276" w:lineRule="auto"/>
            </w:pPr>
            <w:r>
              <w:t>Client is configured for Trailer 360</w:t>
            </w:r>
          </w:p>
          <w:p w14:paraId="61337ED2" w14:textId="77777777" w:rsidR="00D75828" w:rsidRDefault="00770557">
            <w:pPr>
              <w:spacing w:line="276" w:lineRule="auto"/>
            </w:pPr>
            <w:r>
              <w:t>Trailer 360 system is connected</w:t>
            </w:r>
          </w:p>
          <w:p w14:paraId="0F9536A1" w14:textId="77777777" w:rsidR="00D75828" w:rsidRDefault="00770557">
            <w:pPr>
              <w:spacing w:line="276" w:lineRule="auto"/>
            </w:pPr>
            <w:r>
              <w:t>Vehicle in Run/Start</w:t>
            </w:r>
          </w:p>
          <w:p w14:paraId="6A5D6706" w14:textId="77777777" w:rsidR="00D75828" w:rsidRDefault="00770557">
            <w:pPr>
              <w:spacing w:line="276" w:lineRule="auto"/>
            </w:pPr>
            <w:r>
              <w:t>User is in the Front Camera menu below 10 KPH or rear camera menu</w:t>
            </w:r>
          </w:p>
        </w:tc>
      </w:tr>
      <w:tr w:rsidR="00D75828" w14:paraId="2A1DE67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76FEC5" w14:textId="77777777" w:rsidR="00D75828"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C18AFD3" w14:textId="77777777" w:rsidR="00D75828" w:rsidRDefault="00770557">
            <w:pPr>
              <w:spacing w:line="276" w:lineRule="auto"/>
            </w:pPr>
            <w:r>
              <w:t>User presses the Trailer Interior View 1 soft button</w:t>
            </w:r>
          </w:p>
        </w:tc>
      </w:tr>
      <w:tr w:rsidR="00D75828" w14:paraId="255520E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1FB255" w14:textId="77777777" w:rsidR="00D75828"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30942D1" w14:textId="77777777" w:rsidR="00D75828" w:rsidRDefault="00770557">
            <w:pPr>
              <w:spacing w:line="276" w:lineRule="auto"/>
            </w:pPr>
            <w:r>
              <w:t>Client displays Trailer Interior View 1</w:t>
            </w:r>
          </w:p>
        </w:tc>
      </w:tr>
      <w:tr w:rsidR="00D75828" w14:paraId="022CDE8B"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DBCA48" w14:textId="77777777" w:rsidR="00D75828"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3EC04E0" w14:textId="77777777" w:rsidR="00D75828" w:rsidRDefault="00770557">
            <w:pPr>
              <w:tabs>
                <w:tab w:val="left" w:pos="3349"/>
              </w:tabs>
              <w:spacing w:line="276" w:lineRule="auto"/>
            </w:pPr>
            <w:r>
              <w:t>E1 – Vehicle is not RUN/START</w:t>
            </w:r>
          </w:p>
          <w:p w14:paraId="1083BB40" w14:textId="77777777" w:rsidR="00D75828" w:rsidRDefault="00770557">
            <w:pPr>
              <w:tabs>
                <w:tab w:val="left" w:pos="3349"/>
              </w:tabs>
              <w:spacing w:line="276" w:lineRule="auto"/>
            </w:pPr>
            <w:r>
              <w:t>E2 – Loss of communication with IPMB module</w:t>
            </w:r>
          </w:p>
          <w:p w14:paraId="28B350BB" w14:textId="77777777" w:rsidR="00D75828" w:rsidRDefault="00770557">
            <w:pPr>
              <w:tabs>
                <w:tab w:val="left" w:pos="3349"/>
              </w:tabs>
              <w:spacing w:line="276" w:lineRule="auto"/>
            </w:pPr>
            <w:r>
              <w:t>E3 – Valid camera video signal not present</w:t>
            </w:r>
          </w:p>
        </w:tc>
      </w:tr>
      <w:tr w:rsidR="00D75828" w14:paraId="6E02A2D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622E5A" w14:textId="77777777" w:rsidR="00D75828"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98DA7C" w14:textId="77777777" w:rsidR="00D75828" w:rsidRDefault="00000000">
            <w:pPr>
              <w:spacing w:line="276" w:lineRule="auto"/>
            </w:pPr>
          </w:p>
        </w:tc>
      </w:tr>
    </w:tbl>
    <w:p w14:paraId="762DB2C5" w14:textId="77777777" w:rsidR="00500605" w:rsidRDefault="00000000" w:rsidP="00CD0F64"/>
    <w:p w14:paraId="52303743" w14:textId="77777777" w:rsidR="00406F39" w:rsidRDefault="00770557" w:rsidP="00E52CBB">
      <w:pPr>
        <w:pStyle w:val="Heading5"/>
      </w:pPr>
      <w:r>
        <w:lastRenderedPageBreak/>
        <w:t>CAMERA-UC-REQ-419709/A-Trailer Interior View 2 selection below 10 KPH or in Reverse</w:t>
      </w:r>
    </w:p>
    <w:p w14:paraId="1EC4DD62"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9160"/>
      </w:tblGrid>
      <w:tr w:rsidR="00E319B6" w14:paraId="0A2402A3"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6DBC7E" w14:textId="77777777" w:rsidR="00E319B6"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E4D09D" w14:textId="77777777" w:rsidR="00E319B6" w:rsidRDefault="00770557">
            <w:pPr>
              <w:spacing w:line="276" w:lineRule="auto"/>
            </w:pPr>
            <w:r>
              <w:t>Vehicle Occupant</w:t>
            </w:r>
          </w:p>
        </w:tc>
      </w:tr>
      <w:tr w:rsidR="00E319B6" w14:paraId="38BF6F6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85DFDD" w14:textId="77777777" w:rsidR="00E319B6"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4E9E10E" w14:textId="77777777" w:rsidR="00E319B6" w:rsidRDefault="00770557" w:rsidP="00E319B6">
            <w:pPr>
              <w:spacing w:line="276" w:lineRule="auto"/>
            </w:pPr>
            <w:r>
              <w:t>Client is configured for Trailer 360</w:t>
            </w:r>
          </w:p>
          <w:p w14:paraId="1B6B794E" w14:textId="77777777" w:rsidR="00E319B6" w:rsidRDefault="00770557">
            <w:pPr>
              <w:spacing w:line="276" w:lineRule="auto"/>
            </w:pPr>
            <w:r>
              <w:t>Trailer 360 system is connected</w:t>
            </w:r>
          </w:p>
          <w:p w14:paraId="0519670D" w14:textId="77777777" w:rsidR="00E319B6" w:rsidRDefault="00770557">
            <w:pPr>
              <w:spacing w:line="276" w:lineRule="auto"/>
            </w:pPr>
            <w:r>
              <w:t>Vehicle in Run/Start</w:t>
            </w:r>
          </w:p>
          <w:p w14:paraId="3A931CAA" w14:textId="77777777" w:rsidR="00E319B6" w:rsidRDefault="00770557">
            <w:pPr>
              <w:spacing w:line="276" w:lineRule="auto"/>
            </w:pPr>
            <w:r>
              <w:t>User is in the Front Camera menu below 10 KPH or rear camera menu</w:t>
            </w:r>
          </w:p>
        </w:tc>
      </w:tr>
      <w:tr w:rsidR="00E319B6" w14:paraId="1C5195CB"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21FE31" w14:textId="77777777" w:rsidR="00E319B6"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A21589E" w14:textId="77777777" w:rsidR="00E319B6" w:rsidRDefault="00770557">
            <w:pPr>
              <w:spacing w:line="256" w:lineRule="auto"/>
            </w:pPr>
            <w:r>
              <w:t>User presses the Trailer Interior View 2 soft button</w:t>
            </w:r>
          </w:p>
        </w:tc>
      </w:tr>
      <w:tr w:rsidR="00E319B6" w14:paraId="2B2DACD4"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EC51E9" w14:textId="77777777" w:rsidR="00E319B6"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50EFDDD" w14:textId="77777777" w:rsidR="00E319B6" w:rsidRDefault="00770557">
            <w:pPr>
              <w:spacing w:line="276" w:lineRule="auto"/>
            </w:pPr>
            <w:r>
              <w:t>Client displays Trailer Interior View 2</w:t>
            </w:r>
          </w:p>
        </w:tc>
      </w:tr>
      <w:tr w:rsidR="00E319B6" w14:paraId="557F3993"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4C0011" w14:textId="77777777" w:rsidR="00E319B6"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8AB4576" w14:textId="77777777" w:rsidR="00E319B6" w:rsidRDefault="00770557">
            <w:pPr>
              <w:spacing w:line="276" w:lineRule="auto"/>
            </w:pPr>
            <w:r>
              <w:t>E1 – Vehicle is not RUN/START</w:t>
            </w:r>
          </w:p>
          <w:p w14:paraId="2D948152" w14:textId="77777777" w:rsidR="00E319B6" w:rsidRDefault="00770557">
            <w:pPr>
              <w:spacing w:line="276" w:lineRule="auto"/>
            </w:pPr>
            <w:r>
              <w:t>E2 – Loss of communication with IPMB module</w:t>
            </w:r>
          </w:p>
          <w:p w14:paraId="3531E086" w14:textId="77777777" w:rsidR="00E319B6" w:rsidRDefault="00770557">
            <w:pPr>
              <w:spacing w:line="276" w:lineRule="auto"/>
            </w:pPr>
            <w:r>
              <w:t>E3 – Valid camera video signal not present</w:t>
            </w:r>
          </w:p>
        </w:tc>
      </w:tr>
      <w:tr w:rsidR="00E319B6" w14:paraId="10D08B7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D0AA23" w14:textId="77777777" w:rsidR="00E319B6"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C1BC7E6" w14:textId="77777777" w:rsidR="00E319B6" w:rsidRDefault="00000000">
            <w:pPr>
              <w:spacing w:line="276" w:lineRule="auto"/>
            </w:pPr>
          </w:p>
        </w:tc>
      </w:tr>
    </w:tbl>
    <w:p w14:paraId="2B82FD98" w14:textId="77777777" w:rsidR="00500605" w:rsidRDefault="00000000" w:rsidP="00CD0F64"/>
    <w:p w14:paraId="5B476DE2" w14:textId="77777777" w:rsidR="00406F39" w:rsidRDefault="00770557" w:rsidP="00E52CBB">
      <w:pPr>
        <w:pStyle w:val="Heading5"/>
      </w:pPr>
      <w:r>
        <w:t>CAMERA-UC-REQ-419710/A-Trailer Left View selection below 10 KPH or in Reverse</w:t>
      </w:r>
    </w:p>
    <w:p w14:paraId="5E4F63BF"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9160"/>
      </w:tblGrid>
      <w:tr w:rsidR="00412FAE" w14:paraId="636BBB33"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B27EC4" w14:textId="77777777" w:rsidR="00412FAE"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8B5D9A8" w14:textId="77777777" w:rsidR="00412FAE" w:rsidRDefault="00770557">
            <w:pPr>
              <w:tabs>
                <w:tab w:val="left" w:pos="1155"/>
              </w:tabs>
              <w:spacing w:line="276" w:lineRule="auto"/>
            </w:pPr>
            <w:r>
              <w:t>Vehicle Occupant</w:t>
            </w:r>
            <w:r>
              <w:tab/>
            </w:r>
          </w:p>
        </w:tc>
      </w:tr>
      <w:tr w:rsidR="00412FAE" w14:paraId="53846DA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F98412" w14:textId="77777777" w:rsidR="00412FAE"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D4C79A3" w14:textId="77777777" w:rsidR="00412FAE" w:rsidRDefault="00770557">
            <w:pPr>
              <w:spacing w:line="276" w:lineRule="auto"/>
            </w:pPr>
            <w:r>
              <w:t>Client is configured for Trailer 360</w:t>
            </w:r>
          </w:p>
          <w:p w14:paraId="19E3268D" w14:textId="77777777" w:rsidR="00412FAE" w:rsidRDefault="00770557">
            <w:pPr>
              <w:spacing w:line="276" w:lineRule="auto"/>
            </w:pPr>
            <w:r>
              <w:t>Trailer 360 system is connected</w:t>
            </w:r>
          </w:p>
          <w:p w14:paraId="3A4ABBE0" w14:textId="77777777" w:rsidR="00412FAE" w:rsidRDefault="00770557">
            <w:pPr>
              <w:spacing w:line="276" w:lineRule="auto"/>
            </w:pPr>
            <w:r>
              <w:t>Vehicle in Run/Start</w:t>
            </w:r>
          </w:p>
          <w:p w14:paraId="6016533E" w14:textId="77777777" w:rsidR="00412FAE" w:rsidRDefault="00770557">
            <w:pPr>
              <w:spacing w:line="276" w:lineRule="auto"/>
            </w:pPr>
            <w:r>
              <w:t>User is in the Front Camera menu below 10 KPH or rear camera menu</w:t>
            </w:r>
          </w:p>
        </w:tc>
      </w:tr>
      <w:tr w:rsidR="00412FAE" w14:paraId="37898FA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70853A" w14:textId="77777777" w:rsidR="00412FAE"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9B3D3D1" w14:textId="77777777" w:rsidR="00412FAE" w:rsidRDefault="00770557">
            <w:pPr>
              <w:spacing w:line="276" w:lineRule="auto"/>
            </w:pPr>
            <w:r>
              <w:t>Customer presses the Trailer Left View soft button</w:t>
            </w:r>
          </w:p>
          <w:p w14:paraId="32D1D949" w14:textId="77777777" w:rsidR="00412FAE" w:rsidRDefault="00770557">
            <w:pPr>
              <w:tabs>
                <w:tab w:val="left" w:pos="5291"/>
              </w:tabs>
              <w:spacing w:line="256" w:lineRule="auto"/>
            </w:pPr>
            <w:r>
              <w:tab/>
            </w:r>
          </w:p>
        </w:tc>
      </w:tr>
      <w:tr w:rsidR="00412FAE" w14:paraId="64976DD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57B941" w14:textId="77777777" w:rsidR="00412FAE"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6ABB12" w14:textId="77777777" w:rsidR="00412FAE" w:rsidRDefault="00770557">
            <w:pPr>
              <w:spacing w:line="276" w:lineRule="auto"/>
            </w:pPr>
            <w:r>
              <w:t>Client displays Trailer Left View</w:t>
            </w:r>
          </w:p>
        </w:tc>
      </w:tr>
      <w:tr w:rsidR="00412FAE" w14:paraId="08D51BB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5CC152" w14:textId="77777777" w:rsidR="00412FAE"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1712AD3" w14:textId="77777777" w:rsidR="00412FAE" w:rsidRDefault="00770557">
            <w:pPr>
              <w:spacing w:line="276" w:lineRule="auto"/>
            </w:pPr>
            <w:r>
              <w:t>E1 – Vehicle is not RUN/START</w:t>
            </w:r>
          </w:p>
          <w:p w14:paraId="0D84B7CC" w14:textId="77777777" w:rsidR="00412FAE" w:rsidRDefault="00770557">
            <w:pPr>
              <w:spacing w:line="276" w:lineRule="auto"/>
            </w:pPr>
            <w:r>
              <w:t>E2 – Loss of communication with IPMB module</w:t>
            </w:r>
          </w:p>
          <w:p w14:paraId="378BCA1A" w14:textId="77777777" w:rsidR="00412FAE" w:rsidRDefault="00770557">
            <w:pPr>
              <w:spacing w:line="276" w:lineRule="auto"/>
            </w:pPr>
            <w:r>
              <w:t>E3 – Valid camera video signal not present</w:t>
            </w:r>
          </w:p>
        </w:tc>
      </w:tr>
      <w:tr w:rsidR="00412FAE" w14:paraId="6B73BB18"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9608C2" w14:textId="77777777" w:rsidR="00412FAE"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0DAF849" w14:textId="77777777" w:rsidR="00412FAE" w:rsidRDefault="00000000">
            <w:pPr>
              <w:spacing w:line="276" w:lineRule="auto"/>
            </w:pPr>
          </w:p>
        </w:tc>
      </w:tr>
    </w:tbl>
    <w:p w14:paraId="51DD78DC" w14:textId="77777777" w:rsidR="00500605" w:rsidRDefault="00000000" w:rsidP="00CD0F64"/>
    <w:p w14:paraId="38727FF1" w14:textId="77777777" w:rsidR="00406F39" w:rsidRDefault="00770557" w:rsidP="00E52CBB">
      <w:pPr>
        <w:pStyle w:val="Heading5"/>
      </w:pPr>
      <w:r>
        <w:t>CAMERA-UC-REQ-419711/A-Trailer Right View selection below 10 KPH or in Reverse</w:t>
      </w:r>
    </w:p>
    <w:p w14:paraId="1BA3093C"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9160"/>
      </w:tblGrid>
      <w:tr w:rsidR="006108C2" w14:paraId="4A23211F"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A5FD9D" w14:textId="77777777" w:rsidR="006108C2"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FF606D" w14:textId="77777777" w:rsidR="006108C2" w:rsidRDefault="00770557">
            <w:pPr>
              <w:spacing w:line="276" w:lineRule="auto"/>
            </w:pPr>
            <w:r>
              <w:t>Vehicle Occupant</w:t>
            </w:r>
          </w:p>
        </w:tc>
      </w:tr>
      <w:tr w:rsidR="006108C2" w14:paraId="6A81F18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BA6EEA" w14:textId="77777777" w:rsidR="006108C2"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B3DD9E1" w14:textId="77777777" w:rsidR="006108C2" w:rsidRDefault="00770557">
            <w:pPr>
              <w:tabs>
                <w:tab w:val="left" w:pos="1490"/>
              </w:tabs>
              <w:spacing w:line="276" w:lineRule="auto"/>
            </w:pPr>
            <w:r>
              <w:t>Client is configured for Trailer 360</w:t>
            </w:r>
          </w:p>
          <w:p w14:paraId="1EDC6289" w14:textId="77777777" w:rsidR="006108C2" w:rsidRDefault="00770557">
            <w:pPr>
              <w:tabs>
                <w:tab w:val="left" w:pos="1490"/>
              </w:tabs>
              <w:spacing w:line="276" w:lineRule="auto"/>
            </w:pPr>
            <w:r>
              <w:t>Trailer 360 system is connected</w:t>
            </w:r>
          </w:p>
          <w:p w14:paraId="07BCD46D" w14:textId="77777777" w:rsidR="006108C2" w:rsidRDefault="00770557">
            <w:pPr>
              <w:tabs>
                <w:tab w:val="left" w:pos="1490"/>
              </w:tabs>
              <w:spacing w:line="276" w:lineRule="auto"/>
            </w:pPr>
            <w:r>
              <w:t>Vehicle in Run/Start</w:t>
            </w:r>
          </w:p>
          <w:p w14:paraId="722E04FA" w14:textId="77777777" w:rsidR="006108C2" w:rsidRDefault="00770557">
            <w:pPr>
              <w:tabs>
                <w:tab w:val="left" w:pos="1490"/>
              </w:tabs>
              <w:spacing w:line="276" w:lineRule="auto"/>
            </w:pPr>
            <w:r>
              <w:t>User is in the Front Camera menu below 10 KPH or rear camera menu</w:t>
            </w:r>
            <w:r>
              <w:tab/>
            </w:r>
          </w:p>
        </w:tc>
      </w:tr>
      <w:tr w:rsidR="006108C2" w14:paraId="63C19823"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1C2BC1" w14:textId="77777777" w:rsidR="006108C2"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1C73ED0" w14:textId="77777777" w:rsidR="006108C2" w:rsidRDefault="00770557">
            <w:pPr>
              <w:spacing w:line="276" w:lineRule="auto"/>
            </w:pPr>
            <w:r>
              <w:t>User presses the Trailer Right view soft button</w:t>
            </w:r>
          </w:p>
        </w:tc>
      </w:tr>
      <w:tr w:rsidR="006108C2" w14:paraId="686FAF14"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F66A1B" w14:textId="77777777" w:rsidR="006108C2"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515D28" w14:textId="77777777" w:rsidR="006108C2" w:rsidRDefault="00770557">
            <w:pPr>
              <w:spacing w:line="276" w:lineRule="auto"/>
            </w:pPr>
            <w:r>
              <w:t>Client displays Trailer Right view</w:t>
            </w:r>
          </w:p>
        </w:tc>
      </w:tr>
      <w:tr w:rsidR="006108C2" w14:paraId="15E1F1D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9C9385" w14:textId="77777777" w:rsidR="006108C2"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4D41574" w14:textId="77777777" w:rsidR="006108C2" w:rsidRDefault="00770557">
            <w:pPr>
              <w:spacing w:line="276" w:lineRule="auto"/>
            </w:pPr>
            <w:r>
              <w:t>E1 – Vehicle is not RUN/START</w:t>
            </w:r>
          </w:p>
          <w:p w14:paraId="6747EF8F" w14:textId="77777777" w:rsidR="006108C2" w:rsidRDefault="00770557">
            <w:pPr>
              <w:spacing w:line="276" w:lineRule="auto"/>
            </w:pPr>
            <w:r>
              <w:t>E2 – Loss of communication with IPMB module</w:t>
            </w:r>
          </w:p>
          <w:p w14:paraId="4DBE3AC8" w14:textId="77777777" w:rsidR="006108C2" w:rsidRDefault="00770557">
            <w:pPr>
              <w:spacing w:line="276" w:lineRule="auto"/>
            </w:pPr>
            <w:r>
              <w:t>E3 – Valid camera video signal not present</w:t>
            </w:r>
          </w:p>
        </w:tc>
      </w:tr>
      <w:tr w:rsidR="006108C2" w14:paraId="51D6AE2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0756CB" w14:textId="77777777" w:rsidR="006108C2"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995820" w14:textId="77777777" w:rsidR="006108C2" w:rsidRDefault="00000000">
            <w:pPr>
              <w:spacing w:line="276" w:lineRule="auto"/>
            </w:pPr>
          </w:p>
        </w:tc>
      </w:tr>
    </w:tbl>
    <w:p w14:paraId="33E4B337" w14:textId="57AA1762" w:rsidR="00500605" w:rsidRDefault="00000000" w:rsidP="00CD0F64"/>
    <w:p w14:paraId="334FFCF1" w14:textId="1EA78A6F" w:rsidR="00407DC4" w:rsidRDefault="00407DC4" w:rsidP="00CD0F64"/>
    <w:p w14:paraId="1C7698D9" w14:textId="77777777" w:rsidR="00407DC4" w:rsidRDefault="00407DC4" w:rsidP="00CD0F64"/>
    <w:p w14:paraId="67BC07AA" w14:textId="77777777" w:rsidR="00406F39" w:rsidRDefault="00770557" w:rsidP="00E52CBB">
      <w:pPr>
        <w:pStyle w:val="Heading5"/>
      </w:pPr>
      <w:r>
        <w:lastRenderedPageBreak/>
        <w:t>CAMERA-UC-REQ-419712/A-Trailer 360 Soft Button Deactivation</w:t>
      </w:r>
    </w:p>
    <w:p w14:paraId="337EF7EC"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9160"/>
      </w:tblGrid>
      <w:tr w:rsidR="00BF543A" w14:paraId="746C011F"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F9F98B" w14:textId="77777777" w:rsidR="00BF543A" w:rsidRDefault="0077055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8E7170D" w14:textId="77777777" w:rsidR="00BF543A" w:rsidRDefault="00770557">
            <w:pPr>
              <w:spacing w:line="276" w:lineRule="auto"/>
            </w:pPr>
            <w:r>
              <w:t>Vehicle Occupant</w:t>
            </w:r>
          </w:p>
        </w:tc>
      </w:tr>
      <w:tr w:rsidR="00BF543A" w14:paraId="6313DC4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73F353" w14:textId="77777777" w:rsidR="00BF543A" w:rsidRDefault="0077055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14ABB19" w14:textId="77777777" w:rsidR="00BF543A" w:rsidRDefault="00770557">
            <w:pPr>
              <w:spacing w:line="276" w:lineRule="auto"/>
            </w:pPr>
            <w:r>
              <w:t>Client is configured for Trailer 360</w:t>
            </w:r>
          </w:p>
          <w:p w14:paraId="5AF8A956" w14:textId="77777777" w:rsidR="00BF543A" w:rsidRDefault="00770557">
            <w:pPr>
              <w:spacing w:line="276" w:lineRule="auto"/>
            </w:pPr>
            <w:r>
              <w:t>Trailer 360 system is connected</w:t>
            </w:r>
          </w:p>
          <w:p w14:paraId="108540CE" w14:textId="77777777" w:rsidR="00BF543A" w:rsidRDefault="00770557">
            <w:pPr>
              <w:spacing w:line="276" w:lineRule="auto"/>
            </w:pPr>
            <w:r>
              <w:t>Vehicle in Run/Start</w:t>
            </w:r>
          </w:p>
        </w:tc>
      </w:tr>
      <w:tr w:rsidR="00BF543A" w14:paraId="60B1161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F6678A" w14:textId="77777777" w:rsidR="00BF543A" w:rsidRDefault="0077055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6EEC126" w14:textId="77777777" w:rsidR="00BF543A" w:rsidRDefault="00770557" w:rsidP="00BF543A">
            <w:pPr>
              <w:spacing w:line="256" w:lineRule="auto"/>
            </w:pPr>
            <w:r>
              <w:t>Trailer 360 system disconnects from the vehicle</w:t>
            </w:r>
          </w:p>
          <w:p w14:paraId="10748222" w14:textId="77777777" w:rsidR="00BF543A" w:rsidRDefault="00000000">
            <w:pPr>
              <w:spacing w:line="256" w:lineRule="auto"/>
            </w:pPr>
          </w:p>
        </w:tc>
      </w:tr>
      <w:tr w:rsidR="00BF543A" w14:paraId="0F9BF4BF"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A92BA1" w14:textId="77777777" w:rsidR="00BF543A" w:rsidRDefault="0077055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8FB6699" w14:textId="77777777" w:rsidR="00BF543A" w:rsidRDefault="00770557">
            <w:pPr>
              <w:spacing w:line="276" w:lineRule="auto"/>
            </w:pPr>
            <w:r>
              <w:t>The Trailer 360 soft buttons shall be deactivated, and the Aux camera button shall become active again.</w:t>
            </w:r>
          </w:p>
        </w:tc>
      </w:tr>
      <w:tr w:rsidR="00BF543A" w14:paraId="620382C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08EBD8" w14:textId="77777777" w:rsidR="00BF543A" w:rsidRDefault="00770557">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A4CC0F9" w14:textId="77777777" w:rsidR="00BF543A" w:rsidRDefault="00770557">
            <w:pPr>
              <w:tabs>
                <w:tab w:val="left" w:pos="1340"/>
              </w:tabs>
              <w:spacing w:line="256" w:lineRule="auto"/>
            </w:pPr>
            <w:r>
              <w:t>E1 – Vehicle is not RUN/START</w:t>
            </w:r>
          </w:p>
          <w:p w14:paraId="3D93BB8B" w14:textId="77777777" w:rsidR="00BF543A" w:rsidRDefault="00770557">
            <w:pPr>
              <w:tabs>
                <w:tab w:val="left" w:pos="1340"/>
              </w:tabs>
              <w:spacing w:line="256" w:lineRule="auto"/>
            </w:pPr>
            <w:r>
              <w:t>E2 – Loss of communication with IPMB module</w:t>
            </w:r>
          </w:p>
          <w:p w14:paraId="678E87FA" w14:textId="77777777" w:rsidR="00BF543A" w:rsidRDefault="00770557">
            <w:pPr>
              <w:tabs>
                <w:tab w:val="left" w:pos="1340"/>
              </w:tabs>
              <w:spacing w:line="256" w:lineRule="auto"/>
            </w:pPr>
            <w:r>
              <w:t>E3 – Valid camera video signal not present</w:t>
            </w:r>
          </w:p>
        </w:tc>
      </w:tr>
      <w:tr w:rsidR="00BF543A" w14:paraId="11C097C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BCB08F" w14:textId="77777777" w:rsidR="00BF543A" w:rsidRDefault="0077055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0CE347E" w14:textId="77777777" w:rsidR="00BF543A" w:rsidRDefault="00000000">
            <w:pPr>
              <w:spacing w:line="276" w:lineRule="auto"/>
            </w:pPr>
          </w:p>
        </w:tc>
      </w:tr>
    </w:tbl>
    <w:p w14:paraId="248A494A" w14:textId="77777777" w:rsidR="00500605" w:rsidRDefault="00000000" w:rsidP="00CD0F64"/>
    <w:p w14:paraId="682A599F" w14:textId="77777777" w:rsidR="00406F39" w:rsidRDefault="00770557" w:rsidP="00E52CBB">
      <w:pPr>
        <w:pStyle w:val="Heading5"/>
      </w:pPr>
      <w:r>
        <w:t>CAMERA-UC-REQ-419713/A-Trailer Rear Normal View transition from below 10 KPH to above 10 KPH</w:t>
      </w:r>
    </w:p>
    <w:p w14:paraId="3BBD1C60"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9160"/>
      </w:tblGrid>
      <w:tr w:rsidR="00016657" w:rsidRPr="00016657" w14:paraId="76605E5B"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F67321" w14:textId="77777777" w:rsidR="00016657" w:rsidRPr="00016657" w:rsidRDefault="00770557">
            <w:pPr>
              <w:spacing w:line="256" w:lineRule="auto"/>
              <w:rPr>
                <w:rFonts w:cs="Arial"/>
                <w:szCs w:val="22"/>
              </w:rPr>
            </w:pPr>
            <w:r w:rsidRPr="00016657">
              <w:rPr>
                <w:rFonts w:cs="Arial"/>
                <w:szCs w:val="22"/>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AB942C" w14:textId="77777777" w:rsidR="00016657" w:rsidRPr="00016657" w:rsidRDefault="00770557">
            <w:pPr>
              <w:spacing w:line="256" w:lineRule="auto"/>
              <w:rPr>
                <w:rFonts w:cs="Arial"/>
                <w:szCs w:val="22"/>
              </w:rPr>
            </w:pPr>
            <w:r w:rsidRPr="00016657">
              <w:rPr>
                <w:rFonts w:cs="Arial"/>
                <w:szCs w:val="22"/>
              </w:rPr>
              <w:t>Vehicle Occupant</w:t>
            </w:r>
          </w:p>
        </w:tc>
      </w:tr>
      <w:tr w:rsidR="00016657" w:rsidRPr="00016657" w14:paraId="48B806E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10CB5B" w14:textId="77777777" w:rsidR="00016657" w:rsidRPr="00016657" w:rsidRDefault="00770557">
            <w:pPr>
              <w:spacing w:line="256" w:lineRule="auto"/>
              <w:rPr>
                <w:rFonts w:cs="Arial"/>
                <w:szCs w:val="22"/>
              </w:rPr>
            </w:pPr>
            <w:r w:rsidRPr="00016657">
              <w:rPr>
                <w:rFonts w:cs="Arial"/>
                <w:szCs w:val="22"/>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1565D78" w14:textId="77777777" w:rsidR="00016657" w:rsidRDefault="00770557">
            <w:pPr>
              <w:spacing w:line="256" w:lineRule="auto"/>
              <w:rPr>
                <w:rFonts w:cs="Arial"/>
                <w:szCs w:val="22"/>
              </w:rPr>
            </w:pPr>
            <w:r w:rsidRPr="00016657">
              <w:rPr>
                <w:rFonts w:cs="Arial"/>
                <w:szCs w:val="22"/>
              </w:rPr>
              <w:t>Client is configured for Trailer 360</w:t>
            </w:r>
          </w:p>
          <w:p w14:paraId="094C7E4B" w14:textId="77777777" w:rsidR="005A4988" w:rsidRPr="005A4988" w:rsidRDefault="00770557" w:rsidP="005A4988">
            <w:pPr>
              <w:spacing w:line="252" w:lineRule="auto"/>
              <w:rPr>
                <w:rFonts w:cs="Arial"/>
              </w:rPr>
            </w:pPr>
            <w:r>
              <w:rPr>
                <w:rFonts w:cs="Arial"/>
              </w:rPr>
              <w:t>Client is configured for Trailer 360 Views at Speed</w:t>
            </w:r>
          </w:p>
          <w:p w14:paraId="5695B17A" w14:textId="77777777" w:rsidR="00016657" w:rsidRPr="00016657" w:rsidRDefault="00770557">
            <w:pPr>
              <w:spacing w:line="256" w:lineRule="auto"/>
              <w:rPr>
                <w:rFonts w:cs="Arial"/>
                <w:szCs w:val="22"/>
              </w:rPr>
            </w:pPr>
            <w:r w:rsidRPr="00016657">
              <w:rPr>
                <w:rFonts w:cs="Arial"/>
                <w:szCs w:val="22"/>
              </w:rPr>
              <w:t>Trailer 360 system is connected</w:t>
            </w:r>
          </w:p>
          <w:p w14:paraId="47C671EE" w14:textId="77777777" w:rsidR="00016657" w:rsidRPr="00016657" w:rsidRDefault="00770557">
            <w:pPr>
              <w:spacing w:line="256" w:lineRule="auto"/>
              <w:rPr>
                <w:rFonts w:cs="Arial"/>
                <w:szCs w:val="22"/>
              </w:rPr>
            </w:pPr>
            <w:r w:rsidRPr="00016657">
              <w:rPr>
                <w:rFonts w:cs="Arial"/>
                <w:szCs w:val="22"/>
              </w:rPr>
              <w:t>Vehicle in Run/Start</w:t>
            </w:r>
          </w:p>
          <w:p w14:paraId="230DA4C9" w14:textId="77777777" w:rsidR="00016657" w:rsidRPr="00016657" w:rsidRDefault="00770557">
            <w:pPr>
              <w:spacing w:line="256" w:lineRule="auto"/>
              <w:rPr>
                <w:rFonts w:cs="Arial"/>
                <w:szCs w:val="22"/>
              </w:rPr>
            </w:pPr>
            <w:r w:rsidRPr="00016657">
              <w:rPr>
                <w:rFonts w:cs="Arial"/>
                <w:szCs w:val="22"/>
              </w:rPr>
              <w:t>User is in the Front Camera menu below 10 KPH</w:t>
            </w:r>
          </w:p>
          <w:p w14:paraId="5D776705" w14:textId="77777777" w:rsidR="00016657" w:rsidRPr="00016657" w:rsidRDefault="00770557">
            <w:pPr>
              <w:spacing w:line="256" w:lineRule="auto"/>
              <w:rPr>
                <w:rFonts w:cs="Arial"/>
                <w:szCs w:val="22"/>
              </w:rPr>
            </w:pPr>
            <w:r w:rsidRPr="00016657">
              <w:rPr>
                <w:rFonts w:cs="Arial"/>
                <w:szCs w:val="22"/>
              </w:rPr>
              <w:t>Trailer Rear Normal View is active</w:t>
            </w:r>
          </w:p>
        </w:tc>
      </w:tr>
      <w:tr w:rsidR="00016657" w:rsidRPr="00016657" w14:paraId="1ED1F8F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EDAED2" w14:textId="77777777" w:rsidR="00016657" w:rsidRPr="00016657" w:rsidRDefault="00770557">
            <w:pPr>
              <w:spacing w:line="256" w:lineRule="auto"/>
              <w:rPr>
                <w:rFonts w:cs="Arial"/>
                <w:szCs w:val="22"/>
              </w:rPr>
            </w:pPr>
            <w:r w:rsidRPr="00016657">
              <w:rPr>
                <w:rFonts w:cs="Arial"/>
                <w:szCs w:val="22"/>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758A57F" w14:textId="77777777" w:rsidR="00016657" w:rsidRPr="00016657" w:rsidRDefault="00770557">
            <w:pPr>
              <w:spacing w:line="256" w:lineRule="auto"/>
              <w:rPr>
                <w:rFonts w:cs="Arial"/>
                <w:szCs w:val="22"/>
              </w:rPr>
            </w:pPr>
            <w:r w:rsidRPr="00016657">
              <w:rPr>
                <w:rFonts w:cs="Arial"/>
                <w:szCs w:val="22"/>
              </w:rPr>
              <w:t>Customer drives above 10 KPH</w:t>
            </w:r>
          </w:p>
        </w:tc>
      </w:tr>
      <w:tr w:rsidR="00016657" w:rsidRPr="00016657" w14:paraId="5DD7553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48F112" w14:textId="77777777" w:rsidR="00016657" w:rsidRPr="00016657" w:rsidRDefault="00770557">
            <w:pPr>
              <w:spacing w:line="256" w:lineRule="auto"/>
              <w:rPr>
                <w:rFonts w:cs="Arial"/>
                <w:szCs w:val="22"/>
              </w:rPr>
            </w:pPr>
            <w:r w:rsidRPr="00016657">
              <w:rPr>
                <w:rFonts w:cs="Arial"/>
                <w:szCs w:val="22"/>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553B79" w14:textId="77777777" w:rsidR="00016657" w:rsidRPr="00016657" w:rsidRDefault="00770557">
            <w:pPr>
              <w:spacing w:line="256" w:lineRule="auto"/>
              <w:rPr>
                <w:rFonts w:cs="Arial"/>
                <w:szCs w:val="22"/>
              </w:rPr>
            </w:pPr>
            <w:r w:rsidRPr="00016657">
              <w:rPr>
                <w:rFonts w:cs="Arial"/>
                <w:szCs w:val="22"/>
              </w:rPr>
              <w:t>The views at speed menu shall become available</w:t>
            </w:r>
          </w:p>
        </w:tc>
      </w:tr>
      <w:tr w:rsidR="00016657" w:rsidRPr="00016657" w14:paraId="5FD45ECF"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ED0B07" w14:textId="77777777" w:rsidR="00016657" w:rsidRPr="00016657" w:rsidRDefault="00770557">
            <w:pPr>
              <w:spacing w:line="256" w:lineRule="auto"/>
              <w:rPr>
                <w:rFonts w:cs="Arial"/>
                <w:szCs w:val="22"/>
              </w:rPr>
            </w:pPr>
            <w:r w:rsidRPr="00016657">
              <w:rPr>
                <w:rFonts w:cs="Arial"/>
                <w:szCs w:val="22"/>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8CCE289" w14:textId="77777777" w:rsidR="00016657" w:rsidRPr="00016657" w:rsidRDefault="00770557">
            <w:pPr>
              <w:spacing w:line="256" w:lineRule="auto"/>
              <w:rPr>
                <w:rFonts w:cs="Arial"/>
                <w:szCs w:val="22"/>
              </w:rPr>
            </w:pPr>
            <w:r w:rsidRPr="00016657">
              <w:rPr>
                <w:rFonts w:cs="Arial"/>
                <w:szCs w:val="22"/>
              </w:rPr>
              <w:t>E1 – Vehicle is not RUN/START</w:t>
            </w:r>
          </w:p>
          <w:p w14:paraId="571B7730" w14:textId="77777777" w:rsidR="00016657" w:rsidRPr="00016657" w:rsidRDefault="00770557">
            <w:pPr>
              <w:spacing w:line="256" w:lineRule="auto"/>
              <w:rPr>
                <w:rFonts w:cs="Arial"/>
                <w:szCs w:val="22"/>
              </w:rPr>
            </w:pPr>
            <w:r w:rsidRPr="00016657">
              <w:rPr>
                <w:rFonts w:cs="Arial"/>
                <w:szCs w:val="22"/>
              </w:rPr>
              <w:t>E2 – Loss of communication with IPMB module</w:t>
            </w:r>
          </w:p>
          <w:p w14:paraId="53B848F9" w14:textId="77777777" w:rsidR="00016657" w:rsidRPr="00016657" w:rsidRDefault="00770557">
            <w:pPr>
              <w:spacing w:line="256" w:lineRule="auto"/>
              <w:rPr>
                <w:rFonts w:cs="Arial"/>
                <w:szCs w:val="22"/>
              </w:rPr>
            </w:pPr>
            <w:r w:rsidRPr="00016657">
              <w:rPr>
                <w:rFonts w:cs="Arial"/>
                <w:szCs w:val="22"/>
              </w:rPr>
              <w:t>E3 – Valid camera video signal not present</w:t>
            </w:r>
          </w:p>
        </w:tc>
      </w:tr>
      <w:tr w:rsidR="00016657" w:rsidRPr="00016657" w14:paraId="210A88F3"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4609AE" w14:textId="77777777" w:rsidR="00016657" w:rsidRPr="00016657" w:rsidRDefault="00770557">
            <w:pPr>
              <w:spacing w:line="256" w:lineRule="auto"/>
              <w:rPr>
                <w:rFonts w:cs="Arial"/>
                <w:szCs w:val="22"/>
              </w:rPr>
            </w:pPr>
            <w:r w:rsidRPr="00016657">
              <w:rPr>
                <w:rFonts w:cs="Arial"/>
                <w:szCs w:val="22"/>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6EE5A4A" w14:textId="77777777" w:rsidR="00016657" w:rsidRPr="00016657" w:rsidRDefault="00000000">
            <w:pPr>
              <w:spacing w:line="256" w:lineRule="auto"/>
              <w:rPr>
                <w:rFonts w:cs="Arial"/>
                <w:szCs w:val="22"/>
              </w:rPr>
            </w:pPr>
          </w:p>
        </w:tc>
      </w:tr>
    </w:tbl>
    <w:p w14:paraId="2C34915E" w14:textId="77777777" w:rsidR="00500605" w:rsidRPr="00016657" w:rsidRDefault="00000000" w:rsidP="00CD0F64">
      <w:pPr>
        <w:rPr>
          <w:szCs w:val="22"/>
        </w:rPr>
      </w:pPr>
    </w:p>
    <w:p w14:paraId="77B99ABD" w14:textId="77777777" w:rsidR="00406F39" w:rsidRDefault="00770557" w:rsidP="00E52CBB">
      <w:pPr>
        <w:pStyle w:val="Heading5"/>
      </w:pPr>
      <w:r>
        <w:t>CAMERA-UC-REQ-419714/A-Trailer Rear Normal View at Speed selection above 10 KPH</w:t>
      </w:r>
    </w:p>
    <w:p w14:paraId="26722B77" w14:textId="77777777" w:rsidR="00AE06BC" w:rsidRPr="00AE06BC" w:rsidRDefault="00000000" w:rsidP="00AE06BC"/>
    <w:tbl>
      <w:tblPr>
        <w:tblW w:w="9445"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629"/>
        <w:gridCol w:w="7816"/>
      </w:tblGrid>
      <w:tr w:rsidR="00EE4146" w:rsidRPr="00EE4146" w14:paraId="1C4E072E" w14:textId="77777777" w:rsidTr="00E52CBB">
        <w:trPr>
          <w:trHeight w:val="256"/>
          <w:jc w:val="center"/>
        </w:trPr>
        <w:tc>
          <w:tcPr>
            <w:tcW w:w="162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FA2FCD" w14:textId="77777777" w:rsidR="00EE4146" w:rsidRPr="00EE4146" w:rsidRDefault="00770557">
            <w:pPr>
              <w:spacing w:line="256" w:lineRule="auto"/>
              <w:rPr>
                <w:rFonts w:cs="Arial"/>
              </w:rPr>
            </w:pPr>
            <w:r w:rsidRPr="00EE4146">
              <w:rPr>
                <w:rFonts w:cs="Arial"/>
              </w:rPr>
              <w:t>Actors</w:t>
            </w:r>
          </w:p>
        </w:tc>
        <w:tc>
          <w:tcPr>
            <w:tcW w:w="781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D088E76" w14:textId="77777777" w:rsidR="00EE4146" w:rsidRPr="00EE4146" w:rsidRDefault="00770557">
            <w:pPr>
              <w:spacing w:line="256" w:lineRule="auto"/>
              <w:rPr>
                <w:rFonts w:cs="Arial"/>
              </w:rPr>
            </w:pPr>
            <w:r w:rsidRPr="00EE4146">
              <w:rPr>
                <w:rFonts w:cs="Arial"/>
              </w:rPr>
              <w:t>Vehicle Occupant</w:t>
            </w:r>
          </w:p>
        </w:tc>
      </w:tr>
      <w:tr w:rsidR="00EE4146" w:rsidRPr="00EE4146" w14:paraId="18059AF9" w14:textId="77777777" w:rsidTr="00E52CBB">
        <w:trPr>
          <w:trHeight w:val="1009"/>
          <w:jc w:val="center"/>
        </w:trPr>
        <w:tc>
          <w:tcPr>
            <w:tcW w:w="162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764008" w14:textId="77777777" w:rsidR="00EE4146" w:rsidRPr="00EE4146" w:rsidRDefault="00770557">
            <w:pPr>
              <w:spacing w:line="256" w:lineRule="auto"/>
              <w:rPr>
                <w:rFonts w:cs="Arial"/>
              </w:rPr>
            </w:pPr>
            <w:r w:rsidRPr="00EE4146">
              <w:rPr>
                <w:rFonts w:cs="Arial"/>
              </w:rPr>
              <w:t>Pre-conditions</w:t>
            </w:r>
          </w:p>
        </w:tc>
        <w:tc>
          <w:tcPr>
            <w:tcW w:w="7816" w:type="dxa"/>
            <w:tcBorders>
              <w:top w:val="nil"/>
              <w:left w:val="nil"/>
              <w:bottom w:val="single" w:sz="8" w:space="0" w:color="auto"/>
              <w:right w:val="single" w:sz="8" w:space="0" w:color="auto"/>
            </w:tcBorders>
            <w:tcMar>
              <w:top w:w="0" w:type="dxa"/>
              <w:left w:w="108" w:type="dxa"/>
              <w:bottom w:w="0" w:type="dxa"/>
              <w:right w:w="108" w:type="dxa"/>
            </w:tcMar>
            <w:hideMark/>
          </w:tcPr>
          <w:p w14:paraId="6B836851" w14:textId="77777777" w:rsidR="00EE4146" w:rsidRDefault="00770557">
            <w:pPr>
              <w:spacing w:line="256" w:lineRule="auto"/>
              <w:rPr>
                <w:rFonts w:cs="Arial"/>
              </w:rPr>
            </w:pPr>
            <w:r w:rsidRPr="00EE4146">
              <w:rPr>
                <w:rFonts w:cs="Arial"/>
              </w:rPr>
              <w:t>Client is configured for Trailer 360</w:t>
            </w:r>
          </w:p>
          <w:p w14:paraId="2B45DD8B" w14:textId="77777777" w:rsidR="00CA1272" w:rsidRPr="00CA1272" w:rsidRDefault="00770557" w:rsidP="00CA1272">
            <w:pPr>
              <w:spacing w:line="252" w:lineRule="auto"/>
              <w:rPr>
                <w:rFonts w:cs="Arial"/>
              </w:rPr>
            </w:pPr>
            <w:r w:rsidRPr="00CA1272">
              <w:rPr>
                <w:rFonts w:cs="Arial"/>
              </w:rPr>
              <w:t>Client is configured for Trailer 360 Views at Speed</w:t>
            </w:r>
          </w:p>
          <w:p w14:paraId="3250E98D" w14:textId="77777777" w:rsidR="00EE4146" w:rsidRPr="00EE4146" w:rsidRDefault="00770557">
            <w:pPr>
              <w:spacing w:line="256" w:lineRule="auto"/>
              <w:rPr>
                <w:rFonts w:cs="Arial"/>
              </w:rPr>
            </w:pPr>
            <w:r w:rsidRPr="00EE4146">
              <w:rPr>
                <w:rFonts w:cs="Arial"/>
              </w:rPr>
              <w:t>Trailer 360 system is connected</w:t>
            </w:r>
          </w:p>
          <w:p w14:paraId="651C87B5" w14:textId="77777777" w:rsidR="00EE4146" w:rsidRPr="00EE4146" w:rsidRDefault="00770557">
            <w:pPr>
              <w:spacing w:line="256" w:lineRule="auto"/>
              <w:rPr>
                <w:rFonts w:cs="Arial"/>
              </w:rPr>
            </w:pPr>
            <w:r w:rsidRPr="00EE4146">
              <w:rPr>
                <w:rFonts w:cs="Arial"/>
              </w:rPr>
              <w:t>Vehicle in Run/Start</w:t>
            </w:r>
          </w:p>
          <w:p w14:paraId="128F2185" w14:textId="77777777" w:rsidR="00EE4146" w:rsidRPr="00EE4146" w:rsidRDefault="00770557">
            <w:pPr>
              <w:spacing w:line="256" w:lineRule="auto"/>
              <w:rPr>
                <w:rFonts w:cs="Arial"/>
              </w:rPr>
            </w:pPr>
            <w:r w:rsidRPr="00EE4146">
              <w:rPr>
                <w:rFonts w:cs="Arial"/>
              </w:rPr>
              <w:t>Views at Speed is active</w:t>
            </w:r>
          </w:p>
        </w:tc>
      </w:tr>
      <w:tr w:rsidR="00EE4146" w:rsidRPr="00EE4146" w14:paraId="6F74F339" w14:textId="77777777" w:rsidTr="00E52CBB">
        <w:trPr>
          <w:trHeight w:val="496"/>
          <w:jc w:val="center"/>
        </w:trPr>
        <w:tc>
          <w:tcPr>
            <w:tcW w:w="162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170A04" w14:textId="77777777" w:rsidR="00EE4146" w:rsidRPr="00EE4146" w:rsidRDefault="00770557">
            <w:pPr>
              <w:spacing w:line="256" w:lineRule="auto"/>
              <w:rPr>
                <w:rFonts w:cs="Arial"/>
              </w:rPr>
            </w:pPr>
            <w:r w:rsidRPr="00EE4146">
              <w:rPr>
                <w:rFonts w:cs="Arial"/>
              </w:rPr>
              <w:t>Scenario Description</w:t>
            </w:r>
          </w:p>
        </w:tc>
        <w:tc>
          <w:tcPr>
            <w:tcW w:w="7816" w:type="dxa"/>
            <w:tcBorders>
              <w:top w:val="nil"/>
              <w:left w:val="nil"/>
              <w:bottom w:val="single" w:sz="8" w:space="0" w:color="auto"/>
              <w:right w:val="single" w:sz="8" w:space="0" w:color="auto"/>
            </w:tcBorders>
            <w:tcMar>
              <w:top w:w="0" w:type="dxa"/>
              <w:left w:w="108" w:type="dxa"/>
              <w:bottom w:w="0" w:type="dxa"/>
              <w:right w:w="108" w:type="dxa"/>
            </w:tcMar>
            <w:hideMark/>
          </w:tcPr>
          <w:p w14:paraId="50E800D6" w14:textId="77777777" w:rsidR="00EE4146" w:rsidRPr="00EE4146" w:rsidRDefault="00770557">
            <w:pPr>
              <w:spacing w:line="256" w:lineRule="auto"/>
              <w:rPr>
                <w:rFonts w:cs="Arial"/>
              </w:rPr>
            </w:pPr>
            <w:r w:rsidRPr="00EE4146">
              <w:rPr>
                <w:rFonts w:cs="Arial"/>
              </w:rPr>
              <w:t>User presses the Trailer Rear Normal View at Speed soft button</w:t>
            </w:r>
          </w:p>
        </w:tc>
      </w:tr>
      <w:tr w:rsidR="00EE4146" w:rsidRPr="00EE4146" w14:paraId="53B93244" w14:textId="77777777" w:rsidTr="00E52CBB">
        <w:trPr>
          <w:trHeight w:val="256"/>
          <w:jc w:val="center"/>
        </w:trPr>
        <w:tc>
          <w:tcPr>
            <w:tcW w:w="162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A3B79B" w14:textId="77777777" w:rsidR="00EE4146" w:rsidRPr="00EE4146" w:rsidRDefault="00770557">
            <w:pPr>
              <w:spacing w:line="256" w:lineRule="auto"/>
              <w:rPr>
                <w:rFonts w:cs="Arial"/>
              </w:rPr>
            </w:pPr>
            <w:r w:rsidRPr="00EE4146">
              <w:rPr>
                <w:rFonts w:cs="Arial"/>
              </w:rPr>
              <w:t>Post-conditions</w:t>
            </w:r>
          </w:p>
        </w:tc>
        <w:tc>
          <w:tcPr>
            <w:tcW w:w="7816" w:type="dxa"/>
            <w:tcBorders>
              <w:top w:val="nil"/>
              <w:left w:val="nil"/>
              <w:bottom w:val="single" w:sz="8" w:space="0" w:color="auto"/>
              <w:right w:val="single" w:sz="8" w:space="0" w:color="auto"/>
            </w:tcBorders>
            <w:tcMar>
              <w:top w:w="0" w:type="dxa"/>
              <w:left w:w="108" w:type="dxa"/>
              <w:bottom w:w="0" w:type="dxa"/>
              <w:right w:w="108" w:type="dxa"/>
            </w:tcMar>
          </w:tcPr>
          <w:p w14:paraId="47C7B6B6" w14:textId="77777777" w:rsidR="00EE4146" w:rsidRPr="00EE4146" w:rsidRDefault="00770557">
            <w:pPr>
              <w:spacing w:line="256" w:lineRule="auto"/>
              <w:rPr>
                <w:rFonts w:cs="Arial"/>
              </w:rPr>
            </w:pPr>
            <w:r w:rsidRPr="00EE4146">
              <w:rPr>
                <w:rFonts w:cs="Arial"/>
              </w:rPr>
              <w:t>Client displays Trailer Rear Normal View</w:t>
            </w:r>
          </w:p>
        </w:tc>
      </w:tr>
      <w:tr w:rsidR="00EE4146" w:rsidRPr="00EE4146" w14:paraId="2001EFB7" w14:textId="77777777" w:rsidTr="00E52CBB">
        <w:trPr>
          <w:trHeight w:val="753"/>
          <w:jc w:val="center"/>
        </w:trPr>
        <w:tc>
          <w:tcPr>
            <w:tcW w:w="162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CA45DB" w14:textId="77777777" w:rsidR="00EE4146" w:rsidRPr="00EE4146" w:rsidRDefault="00770557">
            <w:pPr>
              <w:spacing w:line="256" w:lineRule="auto"/>
              <w:rPr>
                <w:rFonts w:cs="Arial"/>
              </w:rPr>
            </w:pPr>
            <w:r w:rsidRPr="00EE4146">
              <w:rPr>
                <w:rFonts w:cs="Arial"/>
              </w:rPr>
              <w:t>List of Exception Use Cases</w:t>
            </w:r>
          </w:p>
        </w:tc>
        <w:tc>
          <w:tcPr>
            <w:tcW w:w="7816" w:type="dxa"/>
            <w:tcBorders>
              <w:top w:val="nil"/>
              <w:left w:val="nil"/>
              <w:bottom w:val="single" w:sz="8" w:space="0" w:color="auto"/>
              <w:right w:val="single" w:sz="8" w:space="0" w:color="auto"/>
            </w:tcBorders>
            <w:tcMar>
              <w:top w:w="0" w:type="dxa"/>
              <w:left w:w="108" w:type="dxa"/>
              <w:bottom w:w="0" w:type="dxa"/>
              <w:right w:w="108" w:type="dxa"/>
            </w:tcMar>
            <w:hideMark/>
          </w:tcPr>
          <w:p w14:paraId="24E68C4C" w14:textId="77777777" w:rsidR="00EE4146" w:rsidRPr="00EE4146" w:rsidRDefault="00770557">
            <w:pPr>
              <w:spacing w:line="256" w:lineRule="auto"/>
              <w:rPr>
                <w:rFonts w:cs="Arial"/>
              </w:rPr>
            </w:pPr>
            <w:r w:rsidRPr="00EE4146">
              <w:rPr>
                <w:rFonts w:cs="Arial"/>
              </w:rPr>
              <w:t>E1 – Vehicle is not RUN/START</w:t>
            </w:r>
          </w:p>
          <w:p w14:paraId="3BA0F9C2" w14:textId="77777777" w:rsidR="00EE4146" w:rsidRPr="00EE4146" w:rsidRDefault="00770557">
            <w:pPr>
              <w:spacing w:line="256" w:lineRule="auto"/>
              <w:rPr>
                <w:rFonts w:cs="Arial"/>
              </w:rPr>
            </w:pPr>
            <w:r w:rsidRPr="00EE4146">
              <w:rPr>
                <w:rFonts w:cs="Arial"/>
              </w:rPr>
              <w:t>E2 – Loss of communication with IPMB module</w:t>
            </w:r>
          </w:p>
          <w:p w14:paraId="299A5029" w14:textId="77777777" w:rsidR="00EE4146" w:rsidRPr="00EE4146" w:rsidRDefault="00770557">
            <w:pPr>
              <w:spacing w:line="256" w:lineRule="auto"/>
              <w:rPr>
                <w:rFonts w:cs="Arial"/>
              </w:rPr>
            </w:pPr>
            <w:r w:rsidRPr="00EE4146">
              <w:rPr>
                <w:rFonts w:cs="Arial"/>
              </w:rPr>
              <w:t>E3 – Valid camera video signal not present</w:t>
            </w:r>
          </w:p>
        </w:tc>
      </w:tr>
      <w:tr w:rsidR="00EE4146" w:rsidRPr="00EE4146" w14:paraId="3144B154" w14:textId="77777777" w:rsidTr="00E52CBB">
        <w:trPr>
          <w:trHeight w:val="256"/>
          <w:jc w:val="center"/>
        </w:trPr>
        <w:tc>
          <w:tcPr>
            <w:tcW w:w="162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560983" w14:textId="77777777" w:rsidR="00EE4146" w:rsidRPr="00EE4146" w:rsidRDefault="00770557">
            <w:pPr>
              <w:spacing w:line="256" w:lineRule="auto"/>
              <w:rPr>
                <w:rFonts w:cs="Arial"/>
              </w:rPr>
            </w:pPr>
            <w:r w:rsidRPr="00EE4146">
              <w:rPr>
                <w:rFonts w:cs="Arial"/>
              </w:rPr>
              <w:t>Interfaces</w:t>
            </w:r>
          </w:p>
        </w:tc>
        <w:tc>
          <w:tcPr>
            <w:tcW w:w="7816" w:type="dxa"/>
            <w:tcBorders>
              <w:top w:val="nil"/>
              <w:left w:val="nil"/>
              <w:bottom w:val="single" w:sz="8" w:space="0" w:color="auto"/>
              <w:right w:val="single" w:sz="8" w:space="0" w:color="auto"/>
            </w:tcBorders>
            <w:tcMar>
              <w:top w:w="0" w:type="dxa"/>
              <w:left w:w="108" w:type="dxa"/>
              <w:bottom w:w="0" w:type="dxa"/>
              <w:right w:w="108" w:type="dxa"/>
            </w:tcMar>
          </w:tcPr>
          <w:p w14:paraId="50B7ABBF" w14:textId="77777777" w:rsidR="00EE4146" w:rsidRPr="00EE4146" w:rsidRDefault="00000000">
            <w:pPr>
              <w:spacing w:line="256" w:lineRule="auto"/>
              <w:rPr>
                <w:rFonts w:cs="Arial"/>
              </w:rPr>
            </w:pPr>
          </w:p>
        </w:tc>
      </w:tr>
    </w:tbl>
    <w:p w14:paraId="3353AF6B" w14:textId="77777777" w:rsidR="00500605" w:rsidRPr="00EE4146" w:rsidRDefault="00000000" w:rsidP="00CD0F64"/>
    <w:p w14:paraId="2C7D75C9" w14:textId="77777777" w:rsidR="00406F39" w:rsidRDefault="00770557" w:rsidP="00E52CBB">
      <w:pPr>
        <w:pStyle w:val="Heading5"/>
      </w:pPr>
      <w:r>
        <w:lastRenderedPageBreak/>
        <w:t>CAMERA-UC-REQ-419715/A-Trailer Rear Normal View transition from above 10 KPH to below 10 KPH</w:t>
      </w:r>
    </w:p>
    <w:p w14:paraId="641C78A8"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262"/>
        <w:gridCol w:w="6053"/>
      </w:tblGrid>
      <w:tr w:rsidR="00AB4797" w:rsidRPr="00AB4797" w14:paraId="157E79A8" w14:textId="77777777" w:rsidTr="00E52CBB">
        <w:trPr>
          <w:trHeight w:val="183"/>
          <w:jc w:val="center"/>
        </w:trPr>
        <w:tc>
          <w:tcPr>
            <w:tcW w:w="1262"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4DC0AA" w14:textId="77777777" w:rsidR="00AB4797" w:rsidRPr="00AB4797" w:rsidRDefault="00770557">
            <w:pPr>
              <w:spacing w:line="256" w:lineRule="auto"/>
              <w:rPr>
                <w:rFonts w:cs="Arial"/>
                <w:sz w:val="16"/>
              </w:rPr>
            </w:pPr>
            <w:r w:rsidRPr="00AB4797">
              <w:rPr>
                <w:rFonts w:cs="Arial"/>
                <w:sz w:val="16"/>
              </w:rPr>
              <w:t>Actors</w:t>
            </w:r>
          </w:p>
        </w:tc>
        <w:tc>
          <w:tcPr>
            <w:tcW w:w="605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8E5085B" w14:textId="77777777" w:rsidR="00AB4797" w:rsidRPr="00AB4797" w:rsidRDefault="00770557">
            <w:pPr>
              <w:spacing w:line="256" w:lineRule="auto"/>
              <w:rPr>
                <w:rFonts w:cs="Arial"/>
                <w:sz w:val="16"/>
              </w:rPr>
            </w:pPr>
            <w:r w:rsidRPr="00AB4797">
              <w:rPr>
                <w:rFonts w:cs="Arial"/>
                <w:sz w:val="16"/>
              </w:rPr>
              <w:t>Vehicle Occupant</w:t>
            </w:r>
          </w:p>
        </w:tc>
      </w:tr>
      <w:tr w:rsidR="00AB4797" w:rsidRPr="00AB4797" w14:paraId="6224EF12" w14:textId="77777777" w:rsidTr="00E52CBB">
        <w:trPr>
          <w:trHeight w:val="1122"/>
          <w:jc w:val="center"/>
        </w:trPr>
        <w:tc>
          <w:tcPr>
            <w:tcW w:w="126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0DD968" w14:textId="77777777" w:rsidR="00AB4797" w:rsidRPr="00AB4797" w:rsidRDefault="00770557">
            <w:pPr>
              <w:spacing w:line="256" w:lineRule="auto"/>
              <w:rPr>
                <w:rFonts w:cs="Arial"/>
                <w:sz w:val="16"/>
              </w:rPr>
            </w:pPr>
            <w:r w:rsidRPr="00AB4797">
              <w:rPr>
                <w:rFonts w:cs="Arial"/>
                <w:sz w:val="16"/>
              </w:rPr>
              <w:t>Pre-conditions</w:t>
            </w:r>
          </w:p>
        </w:tc>
        <w:tc>
          <w:tcPr>
            <w:tcW w:w="6053" w:type="dxa"/>
            <w:tcBorders>
              <w:top w:val="nil"/>
              <w:left w:val="nil"/>
              <w:bottom w:val="single" w:sz="8" w:space="0" w:color="auto"/>
              <w:right w:val="single" w:sz="8" w:space="0" w:color="auto"/>
            </w:tcBorders>
            <w:tcMar>
              <w:top w:w="0" w:type="dxa"/>
              <w:left w:w="108" w:type="dxa"/>
              <w:bottom w:w="0" w:type="dxa"/>
              <w:right w:w="108" w:type="dxa"/>
            </w:tcMar>
            <w:hideMark/>
          </w:tcPr>
          <w:p w14:paraId="1E5A272D" w14:textId="77777777" w:rsidR="00AB4797" w:rsidRDefault="00770557">
            <w:pPr>
              <w:spacing w:line="256" w:lineRule="auto"/>
              <w:rPr>
                <w:rFonts w:cs="Arial"/>
                <w:sz w:val="16"/>
              </w:rPr>
            </w:pPr>
            <w:r w:rsidRPr="00AB4797">
              <w:rPr>
                <w:rFonts w:cs="Arial"/>
                <w:sz w:val="16"/>
              </w:rPr>
              <w:t>Client is configured for Trailer 360</w:t>
            </w:r>
          </w:p>
          <w:p w14:paraId="039DAC43" w14:textId="77777777" w:rsidR="00DB151C" w:rsidRPr="00DB151C" w:rsidRDefault="00770557" w:rsidP="00DB151C">
            <w:pPr>
              <w:spacing w:line="254" w:lineRule="auto"/>
              <w:rPr>
                <w:rFonts w:cs="Arial"/>
                <w:sz w:val="16"/>
              </w:rPr>
            </w:pPr>
            <w:r w:rsidRPr="00DB151C">
              <w:rPr>
                <w:rFonts w:cs="Arial"/>
                <w:sz w:val="16"/>
              </w:rPr>
              <w:t>Client is configured for Trailer 360 Views at Speed</w:t>
            </w:r>
          </w:p>
          <w:p w14:paraId="52E641AF" w14:textId="77777777" w:rsidR="00AB4797" w:rsidRPr="00AB4797" w:rsidRDefault="00770557">
            <w:pPr>
              <w:spacing w:line="256" w:lineRule="auto"/>
              <w:rPr>
                <w:rFonts w:cs="Arial"/>
                <w:sz w:val="16"/>
              </w:rPr>
            </w:pPr>
            <w:r w:rsidRPr="00AB4797">
              <w:rPr>
                <w:rFonts w:cs="Arial"/>
                <w:sz w:val="16"/>
              </w:rPr>
              <w:t>Trailer 360 system is connected</w:t>
            </w:r>
          </w:p>
          <w:p w14:paraId="6672AB04" w14:textId="77777777" w:rsidR="00AB4797" w:rsidRPr="00AB4797" w:rsidRDefault="00770557">
            <w:pPr>
              <w:spacing w:line="256" w:lineRule="auto"/>
              <w:rPr>
                <w:rFonts w:cs="Arial"/>
                <w:sz w:val="16"/>
              </w:rPr>
            </w:pPr>
            <w:r w:rsidRPr="00AB4797">
              <w:rPr>
                <w:rFonts w:cs="Arial"/>
                <w:sz w:val="16"/>
              </w:rPr>
              <w:t>Vehicle in Run/Start</w:t>
            </w:r>
          </w:p>
          <w:p w14:paraId="5817AD7D" w14:textId="77777777" w:rsidR="00AB4797" w:rsidRPr="00AB4797" w:rsidRDefault="00770557">
            <w:pPr>
              <w:spacing w:line="256" w:lineRule="auto"/>
              <w:rPr>
                <w:rFonts w:cs="Arial"/>
                <w:sz w:val="16"/>
              </w:rPr>
            </w:pPr>
            <w:r w:rsidRPr="00AB4797">
              <w:rPr>
                <w:rFonts w:cs="Arial"/>
                <w:sz w:val="16"/>
              </w:rPr>
              <w:t>Views at Speed is active</w:t>
            </w:r>
          </w:p>
          <w:p w14:paraId="1F6789FA" w14:textId="77777777" w:rsidR="00AB4797" w:rsidRPr="00AB4797" w:rsidRDefault="00770557">
            <w:pPr>
              <w:spacing w:line="256" w:lineRule="auto"/>
              <w:rPr>
                <w:rFonts w:cs="Arial"/>
                <w:sz w:val="16"/>
              </w:rPr>
            </w:pPr>
            <w:r w:rsidRPr="00AB4797">
              <w:rPr>
                <w:rFonts w:cs="Arial"/>
                <w:sz w:val="16"/>
              </w:rPr>
              <w:t>Trailer Rear Normal View at Speed is active</w:t>
            </w:r>
          </w:p>
        </w:tc>
      </w:tr>
      <w:tr w:rsidR="00AB4797" w:rsidRPr="00AB4797" w14:paraId="5D98577A" w14:textId="77777777" w:rsidTr="00E52CBB">
        <w:trPr>
          <w:trHeight w:val="183"/>
          <w:jc w:val="center"/>
        </w:trPr>
        <w:tc>
          <w:tcPr>
            <w:tcW w:w="126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F468AB" w14:textId="77777777" w:rsidR="00AB4797" w:rsidRPr="00AB4797" w:rsidRDefault="00770557">
            <w:pPr>
              <w:spacing w:line="256" w:lineRule="auto"/>
              <w:rPr>
                <w:rFonts w:cs="Arial"/>
                <w:sz w:val="16"/>
              </w:rPr>
            </w:pPr>
            <w:r w:rsidRPr="00AB4797">
              <w:rPr>
                <w:rFonts w:cs="Arial"/>
                <w:sz w:val="16"/>
              </w:rPr>
              <w:t>Scenario Description</w:t>
            </w:r>
          </w:p>
        </w:tc>
        <w:tc>
          <w:tcPr>
            <w:tcW w:w="6053" w:type="dxa"/>
            <w:tcBorders>
              <w:top w:val="nil"/>
              <w:left w:val="nil"/>
              <w:bottom w:val="single" w:sz="8" w:space="0" w:color="auto"/>
              <w:right w:val="single" w:sz="8" w:space="0" w:color="auto"/>
            </w:tcBorders>
            <w:tcMar>
              <w:top w:w="0" w:type="dxa"/>
              <w:left w:w="108" w:type="dxa"/>
              <w:bottom w:w="0" w:type="dxa"/>
              <w:right w:w="108" w:type="dxa"/>
            </w:tcMar>
            <w:hideMark/>
          </w:tcPr>
          <w:p w14:paraId="64604DDF" w14:textId="77777777" w:rsidR="00AB4797" w:rsidRPr="00AB4797" w:rsidRDefault="00770557">
            <w:pPr>
              <w:spacing w:line="256" w:lineRule="auto"/>
              <w:rPr>
                <w:rFonts w:cs="Arial"/>
                <w:sz w:val="16"/>
              </w:rPr>
            </w:pPr>
            <w:r w:rsidRPr="00AB4797">
              <w:rPr>
                <w:rFonts w:cs="Arial"/>
                <w:sz w:val="16"/>
              </w:rPr>
              <w:t>Customer drives below 10 KPH</w:t>
            </w:r>
          </w:p>
        </w:tc>
      </w:tr>
      <w:tr w:rsidR="00AB4797" w:rsidRPr="00AB4797" w14:paraId="3519E634" w14:textId="77777777" w:rsidTr="00E52CBB">
        <w:trPr>
          <w:trHeight w:val="394"/>
          <w:jc w:val="center"/>
        </w:trPr>
        <w:tc>
          <w:tcPr>
            <w:tcW w:w="126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60B9A3" w14:textId="77777777" w:rsidR="00AB4797" w:rsidRPr="00AB4797" w:rsidRDefault="00770557">
            <w:pPr>
              <w:spacing w:line="256" w:lineRule="auto"/>
              <w:rPr>
                <w:rFonts w:cs="Arial"/>
                <w:sz w:val="16"/>
              </w:rPr>
            </w:pPr>
            <w:r w:rsidRPr="00AB4797">
              <w:rPr>
                <w:rFonts w:cs="Arial"/>
                <w:sz w:val="16"/>
              </w:rPr>
              <w:t>Post-conditions</w:t>
            </w:r>
          </w:p>
        </w:tc>
        <w:tc>
          <w:tcPr>
            <w:tcW w:w="6053" w:type="dxa"/>
            <w:tcBorders>
              <w:top w:val="nil"/>
              <w:left w:val="nil"/>
              <w:bottom w:val="single" w:sz="8" w:space="0" w:color="auto"/>
              <w:right w:val="single" w:sz="8" w:space="0" w:color="auto"/>
            </w:tcBorders>
            <w:tcMar>
              <w:top w:w="0" w:type="dxa"/>
              <w:left w:w="108" w:type="dxa"/>
              <w:bottom w:w="0" w:type="dxa"/>
              <w:right w:w="108" w:type="dxa"/>
            </w:tcMar>
          </w:tcPr>
          <w:p w14:paraId="71BE85A4" w14:textId="77777777" w:rsidR="00AB4797" w:rsidRPr="00AB4797" w:rsidRDefault="00770557">
            <w:pPr>
              <w:spacing w:line="256" w:lineRule="auto"/>
              <w:rPr>
                <w:rFonts w:cs="Arial"/>
                <w:sz w:val="16"/>
              </w:rPr>
            </w:pPr>
            <w:r w:rsidRPr="00AB4797">
              <w:rPr>
                <w:rFonts w:cs="Arial"/>
                <w:sz w:val="16"/>
              </w:rPr>
              <w:t xml:space="preserve">The </w:t>
            </w:r>
            <w:r>
              <w:rPr>
                <w:rFonts w:cs="Arial"/>
                <w:sz w:val="16"/>
              </w:rPr>
              <w:t>front camera</w:t>
            </w:r>
            <w:r w:rsidRPr="00AB4797">
              <w:rPr>
                <w:rFonts w:cs="Arial"/>
                <w:sz w:val="16"/>
              </w:rPr>
              <w:t xml:space="preserve"> menu shall become available</w:t>
            </w:r>
            <w:r>
              <w:rPr>
                <w:rFonts w:cs="Arial"/>
                <w:sz w:val="16"/>
              </w:rPr>
              <w:t>.</w:t>
            </w:r>
          </w:p>
        </w:tc>
      </w:tr>
      <w:tr w:rsidR="00AB4797" w:rsidRPr="00AB4797" w14:paraId="3F2327FE" w14:textId="77777777" w:rsidTr="00E52CBB">
        <w:trPr>
          <w:trHeight w:val="550"/>
          <w:jc w:val="center"/>
        </w:trPr>
        <w:tc>
          <w:tcPr>
            <w:tcW w:w="126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A13C05" w14:textId="77777777" w:rsidR="00AB4797" w:rsidRPr="00AB4797" w:rsidRDefault="00770557">
            <w:pPr>
              <w:spacing w:line="256" w:lineRule="auto"/>
              <w:rPr>
                <w:rFonts w:cs="Arial"/>
                <w:sz w:val="16"/>
              </w:rPr>
            </w:pPr>
            <w:r w:rsidRPr="00AB4797">
              <w:rPr>
                <w:rFonts w:cs="Arial"/>
                <w:sz w:val="16"/>
              </w:rPr>
              <w:t>List of Exception Use Cases</w:t>
            </w:r>
          </w:p>
        </w:tc>
        <w:tc>
          <w:tcPr>
            <w:tcW w:w="6053" w:type="dxa"/>
            <w:tcBorders>
              <w:top w:val="nil"/>
              <w:left w:val="nil"/>
              <w:bottom w:val="single" w:sz="8" w:space="0" w:color="auto"/>
              <w:right w:val="single" w:sz="8" w:space="0" w:color="auto"/>
            </w:tcBorders>
            <w:tcMar>
              <w:top w:w="0" w:type="dxa"/>
              <w:left w:w="108" w:type="dxa"/>
              <w:bottom w:w="0" w:type="dxa"/>
              <w:right w:w="108" w:type="dxa"/>
            </w:tcMar>
            <w:hideMark/>
          </w:tcPr>
          <w:p w14:paraId="6D887191" w14:textId="77777777" w:rsidR="00AB4797" w:rsidRPr="00AB4797" w:rsidRDefault="00770557">
            <w:pPr>
              <w:spacing w:line="256" w:lineRule="auto"/>
              <w:rPr>
                <w:rFonts w:cs="Arial"/>
                <w:sz w:val="16"/>
              </w:rPr>
            </w:pPr>
            <w:r w:rsidRPr="00AB4797">
              <w:rPr>
                <w:rFonts w:cs="Arial"/>
                <w:sz w:val="16"/>
              </w:rPr>
              <w:t>E1 – Vehicle is not RUN/START</w:t>
            </w:r>
          </w:p>
          <w:p w14:paraId="2679BB24" w14:textId="77777777" w:rsidR="00AB4797" w:rsidRPr="00AB4797" w:rsidRDefault="00770557">
            <w:pPr>
              <w:spacing w:line="256" w:lineRule="auto"/>
              <w:rPr>
                <w:rFonts w:cs="Arial"/>
                <w:sz w:val="16"/>
              </w:rPr>
            </w:pPr>
            <w:r w:rsidRPr="00AB4797">
              <w:rPr>
                <w:rFonts w:cs="Arial"/>
                <w:sz w:val="16"/>
              </w:rPr>
              <w:t>E2 – Loss of communication with IPMB module</w:t>
            </w:r>
          </w:p>
          <w:p w14:paraId="270D2A79" w14:textId="77777777" w:rsidR="00AB4797" w:rsidRPr="00AB4797" w:rsidRDefault="00770557">
            <w:pPr>
              <w:spacing w:line="256" w:lineRule="auto"/>
              <w:rPr>
                <w:rFonts w:cs="Arial"/>
                <w:sz w:val="16"/>
              </w:rPr>
            </w:pPr>
            <w:r w:rsidRPr="00AB4797">
              <w:rPr>
                <w:rFonts w:cs="Arial"/>
                <w:sz w:val="16"/>
              </w:rPr>
              <w:t>E3 – Valid camera video signal not present</w:t>
            </w:r>
          </w:p>
        </w:tc>
      </w:tr>
      <w:tr w:rsidR="00AB4797" w:rsidRPr="00AB4797" w14:paraId="5989A594" w14:textId="77777777" w:rsidTr="00E52CBB">
        <w:trPr>
          <w:trHeight w:val="183"/>
          <w:jc w:val="center"/>
        </w:trPr>
        <w:tc>
          <w:tcPr>
            <w:tcW w:w="1262"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C2126A" w14:textId="77777777" w:rsidR="00AB4797" w:rsidRPr="00AB4797" w:rsidRDefault="00770557">
            <w:pPr>
              <w:spacing w:line="256" w:lineRule="auto"/>
              <w:rPr>
                <w:rFonts w:cs="Arial"/>
                <w:sz w:val="16"/>
              </w:rPr>
            </w:pPr>
            <w:r w:rsidRPr="00AB4797">
              <w:rPr>
                <w:rFonts w:cs="Arial"/>
                <w:sz w:val="16"/>
              </w:rPr>
              <w:t>Interfaces</w:t>
            </w:r>
          </w:p>
        </w:tc>
        <w:tc>
          <w:tcPr>
            <w:tcW w:w="6053" w:type="dxa"/>
            <w:tcBorders>
              <w:top w:val="nil"/>
              <w:left w:val="nil"/>
              <w:bottom w:val="single" w:sz="8" w:space="0" w:color="auto"/>
              <w:right w:val="single" w:sz="8" w:space="0" w:color="auto"/>
            </w:tcBorders>
            <w:tcMar>
              <w:top w:w="0" w:type="dxa"/>
              <w:left w:w="108" w:type="dxa"/>
              <w:bottom w:w="0" w:type="dxa"/>
              <w:right w:w="108" w:type="dxa"/>
            </w:tcMar>
          </w:tcPr>
          <w:p w14:paraId="2A494FDD" w14:textId="77777777" w:rsidR="00AB4797" w:rsidRPr="00AB4797" w:rsidRDefault="00000000">
            <w:pPr>
              <w:spacing w:line="256" w:lineRule="auto"/>
              <w:rPr>
                <w:rFonts w:cs="Arial"/>
                <w:sz w:val="16"/>
              </w:rPr>
            </w:pPr>
          </w:p>
        </w:tc>
      </w:tr>
    </w:tbl>
    <w:p w14:paraId="10A205DF" w14:textId="77777777" w:rsidR="00500605" w:rsidRPr="00AB4797" w:rsidRDefault="00000000" w:rsidP="00CD0F64"/>
    <w:p w14:paraId="32C7ED17" w14:textId="77777777" w:rsidR="00406F39" w:rsidRDefault="00770557" w:rsidP="00E52CBB">
      <w:pPr>
        <w:pStyle w:val="Heading4"/>
      </w:pPr>
      <w:r>
        <w:t>White Box Views</w:t>
      </w:r>
    </w:p>
    <w:p w14:paraId="3ADF6439" w14:textId="77777777" w:rsidR="00406F39" w:rsidRDefault="00770557" w:rsidP="00E52CBB">
      <w:pPr>
        <w:pStyle w:val="Heading5"/>
      </w:pPr>
      <w:r>
        <w:t>Activity Diagrams</w:t>
      </w:r>
    </w:p>
    <w:p w14:paraId="2714A285" w14:textId="77777777" w:rsidR="00406F39" w:rsidRDefault="00770557" w:rsidP="00E52CBB">
      <w:pPr>
        <w:pStyle w:val="Heading6"/>
      </w:pPr>
      <w:r>
        <w:t>CAMERA-ACT-REQ-423119/A-Trailer 360 Views</w:t>
      </w:r>
    </w:p>
    <w:p w14:paraId="5DAB8A8D" w14:textId="77777777" w:rsidR="00500605" w:rsidRDefault="00770557" w:rsidP="00E52CBB">
      <w:pPr>
        <w:jc w:val="center"/>
      </w:pPr>
      <w:r w:rsidRPr="00456B3D">
        <w:rPr>
          <w:noProof/>
        </w:rPr>
        <w:drawing>
          <wp:anchor distT="0" distB="0" distL="114300" distR="114300" simplePos="0" relativeHeight="251661312" behindDoc="0" locked="0" layoutInCell="1" allowOverlap="1" wp14:anchorId="4B408870" wp14:editId="05BEFD0B">
            <wp:simplePos x="0" y="0"/>
            <wp:positionH relativeFrom="column">
              <wp:posOffset>0</wp:posOffset>
            </wp:positionH>
            <wp:positionV relativeFrom="paragraph">
              <wp:posOffset>172720</wp:posOffset>
            </wp:positionV>
            <wp:extent cx="5343525" cy="3286125"/>
            <wp:effectExtent l="0" t="0" r="9525" b="9525"/>
            <wp:wrapTopAndBottom/>
            <wp:docPr id="5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4352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EF32F2" w14:textId="77777777" w:rsidR="00406F39" w:rsidRDefault="00770557" w:rsidP="00E52CBB">
      <w:pPr>
        <w:pStyle w:val="Heading5"/>
      </w:pPr>
      <w:r>
        <w:lastRenderedPageBreak/>
        <w:t>Sequence Diagrams</w:t>
      </w:r>
    </w:p>
    <w:p w14:paraId="2B821AB9" w14:textId="77777777" w:rsidR="00406F39" w:rsidRDefault="00770557" w:rsidP="00E52CBB">
      <w:pPr>
        <w:pStyle w:val="Heading6"/>
      </w:pPr>
      <w:r>
        <w:t>CAMERA-SD-REQ-423120/A-Trailer 360 Views</w:t>
      </w:r>
    </w:p>
    <w:p w14:paraId="3947F683" w14:textId="77777777" w:rsidR="00500605" w:rsidRDefault="00770557" w:rsidP="00E52CBB">
      <w:pPr>
        <w:jc w:val="center"/>
      </w:pPr>
      <w:r w:rsidRPr="00F976DA">
        <w:rPr>
          <w:noProof/>
        </w:rPr>
        <w:lastRenderedPageBreak/>
        <w:drawing>
          <wp:anchor distT="0" distB="0" distL="114300" distR="114300" simplePos="0" relativeHeight="251662336" behindDoc="0" locked="0" layoutInCell="1" allowOverlap="1" wp14:anchorId="0AFE45FF" wp14:editId="57D0078D">
            <wp:simplePos x="0" y="0"/>
            <wp:positionH relativeFrom="column">
              <wp:posOffset>0</wp:posOffset>
            </wp:positionH>
            <wp:positionV relativeFrom="paragraph">
              <wp:posOffset>0</wp:posOffset>
            </wp:positionV>
            <wp:extent cx="2381250" cy="8222615"/>
            <wp:effectExtent l="0" t="0" r="0" b="6985"/>
            <wp:wrapTopAndBottom/>
            <wp:docPr id="5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81250" cy="8222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8C820" w14:textId="77777777" w:rsidR="00406F39" w:rsidRDefault="00770557" w:rsidP="00E52CBB">
      <w:pPr>
        <w:pStyle w:val="Heading2"/>
      </w:pPr>
      <w:bookmarkStart w:id="143" w:name="_Toc100050090"/>
      <w:r>
        <w:lastRenderedPageBreak/>
        <w:t>PiP At Speed</w:t>
      </w:r>
      <w:bookmarkEnd w:id="143"/>
    </w:p>
    <w:p w14:paraId="69B22081" w14:textId="77777777" w:rsidR="00406F39" w:rsidRDefault="00770557" w:rsidP="00E52CBB">
      <w:pPr>
        <w:pStyle w:val="Heading3"/>
      </w:pPr>
      <w:bookmarkStart w:id="144" w:name="_Toc100050091"/>
      <w:r w:rsidRPr="00B9479B">
        <w:t>FUN-REQ-423142/A-PiP At Speed</w:t>
      </w:r>
      <w:bookmarkEnd w:id="144"/>
    </w:p>
    <w:p w14:paraId="7195ED7F" w14:textId="77777777" w:rsidR="00500605" w:rsidRDefault="00000000" w:rsidP="00500605"/>
    <w:p w14:paraId="1FC50BE9" w14:textId="77777777" w:rsidR="00406F39" w:rsidRDefault="00770557" w:rsidP="00E52CBB">
      <w:pPr>
        <w:pStyle w:val="Heading4"/>
      </w:pPr>
      <w:r>
        <w:t>Requirements</w:t>
      </w:r>
    </w:p>
    <w:p w14:paraId="6566BD56" w14:textId="77777777" w:rsidR="00E52CBB" w:rsidRPr="00E52CBB" w:rsidRDefault="00E52CBB" w:rsidP="00E52CBB">
      <w:pPr>
        <w:pStyle w:val="Heading5"/>
        <w:rPr>
          <w:b w:val="0"/>
          <w:u w:val="single"/>
        </w:rPr>
      </w:pPr>
      <w:r w:rsidRPr="00E52CBB">
        <w:rPr>
          <w:b w:val="0"/>
          <w:u w:val="single"/>
        </w:rPr>
        <w:t>CAMERA-REQ-422921/A-Views Parameter Values</w:t>
      </w:r>
    </w:p>
    <w:p w14:paraId="317A8853" w14:textId="77777777" w:rsidR="00500605" w:rsidRDefault="00770557" w:rsidP="00500605">
      <w:r>
        <w:t>PiP views and swap use FBMP for requesting the various camera views. The values below are the various configuration values associated with their respective PiP and swap view.</w:t>
      </w:r>
    </w:p>
    <w:p w14:paraId="44CCAA33" w14:textId="77777777" w:rsidR="00916468" w:rsidRDefault="00000000" w:rsidP="00500605"/>
    <w:p w14:paraId="7AAA3C64" w14:textId="77777777" w:rsidR="00916468" w:rsidRDefault="00770557" w:rsidP="00500605">
      <w:r>
        <w:t>For Pip we use FeatureID 081B.</w:t>
      </w:r>
    </w:p>
    <w:p w14:paraId="6FDBCEAC" w14:textId="77777777" w:rsidR="00916468" w:rsidRDefault="00000000" w:rsidP="00500605"/>
    <w:tbl>
      <w:tblPr>
        <w:tblW w:w="6295" w:type="dxa"/>
        <w:jc w:val="center"/>
        <w:tblLook w:val="04A0" w:firstRow="1" w:lastRow="0" w:firstColumn="1" w:lastColumn="0" w:noHBand="0" w:noVBand="1"/>
      </w:tblPr>
      <w:tblGrid>
        <w:gridCol w:w="1885"/>
        <w:gridCol w:w="4410"/>
      </w:tblGrid>
      <w:tr w:rsidR="00916468" w14:paraId="5EF560A5" w14:textId="77777777" w:rsidTr="00916468">
        <w:trPr>
          <w:trHeight w:val="255"/>
          <w:jc w:val="center"/>
        </w:trPr>
        <w:tc>
          <w:tcPr>
            <w:tcW w:w="1885" w:type="dxa"/>
            <w:tcBorders>
              <w:top w:val="single" w:sz="4" w:space="0" w:color="auto"/>
              <w:left w:val="single" w:sz="4" w:space="0" w:color="auto"/>
              <w:bottom w:val="single" w:sz="4" w:space="0" w:color="auto"/>
              <w:right w:val="single" w:sz="4" w:space="0" w:color="auto"/>
            </w:tcBorders>
            <w:noWrap/>
            <w:vAlign w:val="bottom"/>
            <w:hideMark/>
          </w:tcPr>
          <w:p w14:paraId="5E94908C" w14:textId="77777777" w:rsidR="00916468" w:rsidRDefault="00770557">
            <w:pPr>
              <w:spacing w:line="256" w:lineRule="auto"/>
              <w:rPr>
                <w:rFonts w:cs="Arial"/>
              </w:rPr>
            </w:pPr>
            <w:r>
              <w:rPr>
                <w:rFonts w:cs="Arial"/>
              </w:rPr>
              <w:t>Config Value</w:t>
            </w:r>
          </w:p>
        </w:tc>
        <w:tc>
          <w:tcPr>
            <w:tcW w:w="4410" w:type="dxa"/>
            <w:tcBorders>
              <w:top w:val="single" w:sz="4" w:space="0" w:color="auto"/>
              <w:left w:val="nil"/>
              <w:bottom w:val="single" w:sz="4" w:space="0" w:color="auto"/>
              <w:right w:val="single" w:sz="4" w:space="0" w:color="auto"/>
            </w:tcBorders>
            <w:noWrap/>
            <w:vAlign w:val="bottom"/>
            <w:hideMark/>
          </w:tcPr>
          <w:p w14:paraId="047A32A4" w14:textId="77777777" w:rsidR="00916468" w:rsidRDefault="00770557">
            <w:pPr>
              <w:spacing w:line="256" w:lineRule="auto"/>
              <w:rPr>
                <w:rFonts w:cs="Arial"/>
              </w:rPr>
            </w:pPr>
            <w:r>
              <w:rPr>
                <w:rFonts w:cs="Arial"/>
              </w:rPr>
              <w:t>Specific View</w:t>
            </w:r>
          </w:p>
        </w:tc>
      </w:tr>
      <w:tr w:rsidR="00916468" w14:paraId="758CC477" w14:textId="77777777" w:rsidTr="00916468">
        <w:trPr>
          <w:trHeight w:val="300"/>
          <w:jc w:val="center"/>
        </w:trPr>
        <w:tc>
          <w:tcPr>
            <w:tcW w:w="1885" w:type="dxa"/>
            <w:tcBorders>
              <w:top w:val="nil"/>
              <w:left w:val="single" w:sz="4" w:space="0" w:color="auto"/>
              <w:bottom w:val="single" w:sz="4" w:space="0" w:color="auto"/>
              <w:right w:val="single" w:sz="4" w:space="0" w:color="auto"/>
            </w:tcBorders>
            <w:noWrap/>
            <w:vAlign w:val="center"/>
            <w:hideMark/>
          </w:tcPr>
          <w:p w14:paraId="06897415" w14:textId="77777777" w:rsidR="00916468" w:rsidRDefault="00770557">
            <w:pPr>
              <w:spacing w:line="256" w:lineRule="auto"/>
              <w:rPr>
                <w:rFonts w:cs="Arial"/>
                <w:szCs w:val="22"/>
              </w:rPr>
            </w:pPr>
            <w:r>
              <w:rPr>
                <w:rFonts w:cs="Arial"/>
                <w:szCs w:val="22"/>
              </w:rPr>
              <w:t>0x41</w:t>
            </w:r>
          </w:p>
        </w:tc>
        <w:tc>
          <w:tcPr>
            <w:tcW w:w="4410" w:type="dxa"/>
            <w:tcBorders>
              <w:top w:val="nil"/>
              <w:left w:val="nil"/>
              <w:bottom w:val="single" w:sz="4" w:space="0" w:color="auto"/>
              <w:right w:val="single" w:sz="4" w:space="0" w:color="auto"/>
            </w:tcBorders>
            <w:noWrap/>
            <w:vAlign w:val="center"/>
            <w:hideMark/>
          </w:tcPr>
          <w:p w14:paraId="623710CF" w14:textId="77777777" w:rsidR="00916468" w:rsidRDefault="00770557">
            <w:pPr>
              <w:spacing w:line="256" w:lineRule="auto"/>
              <w:rPr>
                <w:rFonts w:cs="Arial"/>
                <w:szCs w:val="22"/>
              </w:rPr>
            </w:pPr>
            <w:r>
              <w:rPr>
                <w:rFonts w:cs="Arial"/>
                <w:szCs w:val="22"/>
              </w:rPr>
              <w:t>PiP 50/50</w:t>
            </w:r>
          </w:p>
        </w:tc>
      </w:tr>
      <w:tr w:rsidR="00916468" w14:paraId="772C10C9" w14:textId="77777777" w:rsidTr="00916468">
        <w:trPr>
          <w:trHeight w:val="300"/>
          <w:jc w:val="center"/>
        </w:trPr>
        <w:tc>
          <w:tcPr>
            <w:tcW w:w="1885" w:type="dxa"/>
            <w:tcBorders>
              <w:top w:val="nil"/>
              <w:left w:val="single" w:sz="4" w:space="0" w:color="auto"/>
              <w:bottom w:val="single" w:sz="4" w:space="0" w:color="auto"/>
              <w:right w:val="single" w:sz="4" w:space="0" w:color="auto"/>
            </w:tcBorders>
            <w:noWrap/>
            <w:vAlign w:val="center"/>
            <w:hideMark/>
          </w:tcPr>
          <w:p w14:paraId="3459FF52" w14:textId="77777777" w:rsidR="00916468" w:rsidRDefault="00770557">
            <w:pPr>
              <w:spacing w:line="256" w:lineRule="auto"/>
              <w:rPr>
                <w:rFonts w:cs="Arial"/>
                <w:szCs w:val="22"/>
              </w:rPr>
            </w:pPr>
            <w:r>
              <w:rPr>
                <w:rFonts w:cs="Arial"/>
                <w:szCs w:val="22"/>
              </w:rPr>
              <w:t xml:space="preserve">0x42 </w:t>
            </w:r>
          </w:p>
        </w:tc>
        <w:tc>
          <w:tcPr>
            <w:tcW w:w="4410" w:type="dxa"/>
            <w:tcBorders>
              <w:top w:val="nil"/>
              <w:left w:val="nil"/>
              <w:bottom w:val="single" w:sz="4" w:space="0" w:color="auto"/>
              <w:right w:val="single" w:sz="4" w:space="0" w:color="auto"/>
            </w:tcBorders>
            <w:noWrap/>
            <w:vAlign w:val="center"/>
            <w:hideMark/>
          </w:tcPr>
          <w:p w14:paraId="7BA4AA74" w14:textId="77777777" w:rsidR="00916468" w:rsidRDefault="00770557">
            <w:pPr>
              <w:spacing w:line="256" w:lineRule="auto"/>
              <w:rPr>
                <w:rFonts w:cs="Arial"/>
                <w:szCs w:val="22"/>
              </w:rPr>
            </w:pPr>
            <w:r>
              <w:rPr>
                <w:rFonts w:cs="Arial"/>
                <w:szCs w:val="22"/>
              </w:rPr>
              <w:t>PiP 50/50 Views At Speed</w:t>
            </w:r>
          </w:p>
        </w:tc>
      </w:tr>
      <w:tr w:rsidR="00916468" w14:paraId="3AB8A020" w14:textId="77777777" w:rsidTr="00916468">
        <w:trPr>
          <w:trHeight w:val="300"/>
          <w:jc w:val="center"/>
        </w:trPr>
        <w:tc>
          <w:tcPr>
            <w:tcW w:w="1885" w:type="dxa"/>
            <w:tcBorders>
              <w:top w:val="nil"/>
              <w:left w:val="single" w:sz="4" w:space="0" w:color="auto"/>
              <w:bottom w:val="single" w:sz="4" w:space="0" w:color="auto"/>
              <w:right w:val="single" w:sz="4" w:space="0" w:color="auto"/>
            </w:tcBorders>
            <w:noWrap/>
            <w:vAlign w:val="center"/>
            <w:hideMark/>
          </w:tcPr>
          <w:p w14:paraId="708CD78B" w14:textId="77777777" w:rsidR="00916468" w:rsidRDefault="00770557">
            <w:pPr>
              <w:spacing w:line="256" w:lineRule="auto"/>
              <w:rPr>
                <w:rFonts w:cs="Arial"/>
                <w:szCs w:val="22"/>
              </w:rPr>
            </w:pPr>
            <w:r>
              <w:rPr>
                <w:rFonts w:cs="Arial"/>
                <w:szCs w:val="22"/>
              </w:rPr>
              <w:t xml:space="preserve">0x43 </w:t>
            </w:r>
          </w:p>
        </w:tc>
        <w:tc>
          <w:tcPr>
            <w:tcW w:w="4410" w:type="dxa"/>
            <w:tcBorders>
              <w:top w:val="nil"/>
              <w:left w:val="nil"/>
              <w:bottom w:val="single" w:sz="4" w:space="0" w:color="auto"/>
              <w:right w:val="single" w:sz="4" w:space="0" w:color="auto"/>
            </w:tcBorders>
            <w:noWrap/>
            <w:vAlign w:val="center"/>
            <w:hideMark/>
          </w:tcPr>
          <w:p w14:paraId="6635D852" w14:textId="77777777" w:rsidR="00916468" w:rsidRDefault="00770557">
            <w:pPr>
              <w:spacing w:line="256" w:lineRule="auto"/>
              <w:rPr>
                <w:rFonts w:cs="Arial"/>
                <w:szCs w:val="22"/>
              </w:rPr>
            </w:pPr>
            <w:r>
              <w:rPr>
                <w:rFonts w:cs="Arial"/>
                <w:szCs w:val="22"/>
              </w:rPr>
              <w:t>PiP Aux</w:t>
            </w:r>
          </w:p>
        </w:tc>
      </w:tr>
      <w:tr w:rsidR="00916468" w14:paraId="4CF3D9E9" w14:textId="77777777" w:rsidTr="00916468">
        <w:trPr>
          <w:trHeight w:val="300"/>
          <w:jc w:val="center"/>
        </w:trPr>
        <w:tc>
          <w:tcPr>
            <w:tcW w:w="1885" w:type="dxa"/>
            <w:tcBorders>
              <w:top w:val="nil"/>
              <w:left w:val="single" w:sz="4" w:space="0" w:color="auto"/>
              <w:bottom w:val="single" w:sz="4" w:space="0" w:color="auto"/>
              <w:right w:val="single" w:sz="4" w:space="0" w:color="auto"/>
            </w:tcBorders>
            <w:noWrap/>
            <w:vAlign w:val="center"/>
            <w:hideMark/>
          </w:tcPr>
          <w:p w14:paraId="57E3B966" w14:textId="77777777" w:rsidR="00916468" w:rsidRDefault="00770557">
            <w:pPr>
              <w:spacing w:line="256" w:lineRule="auto"/>
              <w:rPr>
                <w:rFonts w:cs="Arial"/>
                <w:szCs w:val="22"/>
              </w:rPr>
            </w:pPr>
            <w:r>
              <w:rPr>
                <w:rFonts w:cs="Arial"/>
                <w:szCs w:val="22"/>
              </w:rPr>
              <w:t xml:space="preserve">0x44 </w:t>
            </w:r>
          </w:p>
        </w:tc>
        <w:tc>
          <w:tcPr>
            <w:tcW w:w="4410" w:type="dxa"/>
            <w:tcBorders>
              <w:top w:val="nil"/>
              <w:left w:val="nil"/>
              <w:bottom w:val="single" w:sz="4" w:space="0" w:color="auto"/>
              <w:right w:val="single" w:sz="4" w:space="0" w:color="auto"/>
            </w:tcBorders>
            <w:noWrap/>
            <w:vAlign w:val="center"/>
            <w:hideMark/>
          </w:tcPr>
          <w:p w14:paraId="564C6CB9" w14:textId="77777777" w:rsidR="00916468" w:rsidRDefault="00770557">
            <w:pPr>
              <w:spacing w:line="256" w:lineRule="auto"/>
              <w:rPr>
                <w:rFonts w:cs="Arial"/>
                <w:szCs w:val="22"/>
              </w:rPr>
            </w:pPr>
            <w:r>
              <w:rPr>
                <w:rFonts w:cs="Arial"/>
                <w:szCs w:val="22"/>
              </w:rPr>
              <w:t>PiP Aux Views At Speed</w:t>
            </w:r>
          </w:p>
        </w:tc>
      </w:tr>
      <w:tr w:rsidR="00916468" w14:paraId="65CF143C" w14:textId="77777777" w:rsidTr="00916468">
        <w:trPr>
          <w:trHeight w:val="300"/>
          <w:jc w:val="center"/>
        </w:trPr>
        <w:tc>
          <w:tcPr>
            <w:tcW w:w="1885" w:type="dxa"/>
            <w:tcBorders>
              <w:top w:val="nil"/>
              <w:left w:val="single" w:sz="4" w:space="0" w:color="auto"/>
              <w:bottom w:val="single" w:sz="4" w:space="0" w:color="auto"/>
              <w:right w:val="single" w:sz="4" w:space="0" w:color="auto"/>
            </w:tcBorders>
            <w:noWrap/>
            <w:vAlign w:val="center"/>
            <w:hideMark/>
          </w:tcPr>
          <w:p w14:paraId="41FB9E47" w14:textId="77777777" w:rsidR="00916468" w:rsidRDefault="00770557">
            <w:pPr>
              <w:spacing w:line="256" w:lineRule="auto"/>
              <w:rPr>
                <w:rFonts w:cs="Arial"/>
                <w:szCs w:val="22"/>
              </w:rPr>
            </w:pPr>
            <w:r>
              <w:rPr>
                <w:rFonts w:cs="Arial"/>
                <w:szCs w:val="22"/>
              </w:rPr>
              <w:t xml:space="preserve">0x45 </w:t>
            </w:r>
          </w:p>
        </w:tc>
        <w:tc>
          <w:tcPr>
            <w:tcW w:w="4410" w:type="dxa"/>
            <w:tcBorders>
              <w:top w:val="nil"/>
              <w:left w:val="nil"/>
              <w:bottom w:val="single" w:sz="4" w:space="0" w:color="auto"/>
              <w:right w:val="single" w:sz="4" w:space="0" w:color="auto"/>
            </w:tcBorders>
            <w:noWrap/>
            <w:vAlign w:val="center"/>
            <w:hideMark/>
          </w:tcPr>
          <w:p w14:paraId="6CF3F370" w14:textId="77777777" w:rsidR="00916468" w:rsidRDefault="00770557">
            <w:pPr>
              <w:spacing w:line="256" w:lineRule="auto"/>
              <w:rPr>
                <w:rFonts w:cs="Arial"/>
                <w:szCs w:val="22"/>
              </w:rPr>
            </w:pPr>
            <w:r>
              <w:rPr>
                <w:rFonts w:cs="Arial"/>
                <w:szCs w:val="22"/>
              </w:rPr>
              <w:t>PiP Trailer Rear Normal View</w:t>
            </w:r>
          </w:p>
        </w:tc>
      </w:tr>
      <w:tr w:rsidR="00916468" w14:paraId="0E1F40B5" w14:textId="77777777" w:rsidTr="00916468">
        <w:trPr>
          <w:trHeight w:val="300"/>
          <w:jc w:val="center"/>
        </w:trPr>
        <w:tc>
          <w:tcPr>
            <w:tcW w:w="1885" w:type="dxa"/>
            <w:tcBorders>
              <w:top w:val="nil"/>
              <w:left w:val="single" w:sz="4" w:space="0" w:color="auto"/>
              <w:bottom w:val="single" w:sz="4" w:space="0" w:color="auto"/>
              <w:right w:val="single" w:sz="4" w:space="0" w:color="auto"/>
            </w:tcBorders>
            <w:noWrap/>
            <w:vAlign w:val="center"/>
            <w:hideMark/>
          </w:tcPr>
          <w:p w14:paraId="54482813" w14:textId="77777777" w:rsidR="00916468" w:rsidRDefault="00770557">
            <w:pPr>
              <w:spacing w:line="256" w:lineRule="auto"/>
              <w:rPr>
                <w:rFonts w:cs="Arial"/>
                <w:szCs w:val="22"/>
              </w:rPr>
            </w:pPr>
            <w:r>
              <w:rPr>
                <w:rFonts w:cs="Arial"/>
                <w:szCs w:val="22"/>
              </w:rPr>
              <w:t xml:space="preserve">0x46 </w:t>
            </w:r>
          </w:p>
        </w:tc>
        <w:tc>
          <w:tcPr>
            <w:tcW w:w="4410" w:type="dxa"/>
            <w:tcBorders>
              <w:top w:val="nil"/>
              <w:left w:val="nil"/>
              <w:bottom w:val="single" w:sz="4" w:space="0" w:color="auto"/>
              <w:right w:val="single" w:sz="4" w:space="0" w:color="auto"/>
            </w:tcBorders>
            <w:noWrap/>
            <w:vAlign w:val="center"/>
            <w:hideMark/>
          </w:tcPr>
          <w:p w14:paraId="6F36386B" w14:textId="77777777" w:rsidR="00916468" w:rsidRDefault="00770557">
            <w:pPr>
              <w:spacing w:line="256" w:lineRule="auto"/>
              <w:rPr>
                <w:rFonts w:cs="Arial"/>
                <w:szCs w:val="22"/>
              </w:rPr>
            </w:pPr>
            <w:r>
              <w:rPr>
                <w:rFonts w:cs="Arial"/>
                <w:szCs w:val="22"/>
              </w:rPr>
              <w:t>PiP Trailer Rear Normal View At Speed</w:t>
            </w:r>
          </w:p>
        </w:tc>
      </w:tr>
    </w:tbl>
    <w:p w14:paraId="60021F84" w14:textId="77777777" w:rsidR="00916468" w:rsidRDefault="00000000" w:rsidP="00500605"/>
    <w:p w14:paraId="4C7FFAE5" w14:textId="77777777" w:rsidR="00916468" w:rsidRDefault="00770557" w:rsidP="00916468">
      <w:r>
        <w:t>To request a particular view the client should transmit the below:</w:t>
      </w:r>
    </w:p>
    <w:p w14:paraId="64C90B44" w14:textId="77777777" w:rsidR="00916468" w:rsidRDefault="00770557" w:rsidP="00916468">
      <w:r>
        <w:t xml:space="preserve">Feature_Rq(Operation = Set, FeatureID = 081B[Camera Showing], </w:t>
      </w:r>
      <w:r>
        <w:rPr>
          <w:highlight w:val="yellow"/>
        </w:rPr>
        <w:t>Configuration = Config Value[Specific View from table above]</w:t>
      </w:r>
      <w:r>
        <w:t xml:space="preserve">, PersIndex = Vehicle) </w:t>
      </w:r>
    </w:p>
    <w:p w14:paraId="0FC21502" w14:textId="77777777" w:rsidR="00916468" w:rsidRDefault="00000000" w:rsidP="00916468"/>
    <w:p w14:paraId="23ACB762" w14:textId="77777777" w:rsidR="00916468" w:rsidRDefault="00770557" w:rsidP="00916468">
      <w:r>
        <w:t xml:space="preserve">The server should reply back. The reply back contains the View the Server is transmitting currently. </w:t>
      </w:r>
    </w:p>
    <w:p w14:paraId="3403F348" w14:textId="77777777" w:rsidR="00916468" w:rsidRDefault="00770557" w:rsidP="00916468">
      <w:r>
        <w:t xml:space="preserve">Feature_St(Operation = Set, FeatureID = 081B[Camera Showing], Configuration = </w:t>
      </w:r>
      <w:r>
        <w:rPr>
          <w:highlight w:val="green"/>
        </w:rPr>
        <w:t>Config Value[Specific Viewfrom table above],</w:t>
      </w:r>
      <w:r>
        <w:t xml:space="preserve"> PersIndex = Vehicle) </w:t>
      </w:r>
    </w:p>
    <w:p w14:paraId="1698F257" w14:textId="77777777" w:rsidR="00916468" w:rsidRDefault="00000000" w:rsidP="00500605"/>
    <w:p w14:paraId="0495BDA3" w14:textId="77777777" w:rsidR="00916468" w:rsidRDefault="00000000" w:rsidP="00500605"/>
    <w:p w14:paraId="7F98DB5F" w14:textId="77777777" w:rsidR="00916468" w:rsidRDefault="00770557" w:rsidP="00500605">
      <w:r>
        <w:t>To Swap we request FeatureID 082A.</w:t>
      </w:r>
    </w:p>
    <w:p w14:paraId="2624BE74" w14:textId="77777777" w:rsidR="00916468" w:rsidRDefault="00000000" w:rsidP="00500605"/>
    <w:tbl>
      <w:tblPr>
        <w:tblW w:w="6295" w:type="dxa"/>
        <w:jc w:val="center"/>
        <w:tblLook w:val="04A0" w:firstRow="1" w:lastRow="0" w:firstColumn="1" w:lastColumn="0" w:noHBand="0" w:noVBand="1"/>
      </w:tblPr>
      <w:tblGrid>
        <w:gridCol w:w="1885"/>
        <w:gridCol w:w="4410"/>
      </w:tblGrid>
      <w:tr w:rsidR="00916468" w14:paraId="64AA8E10" w14:textId="77777777" w:rsidTr="004B6AE5">
        <w:trPr>
          <w:trHeight w:val="255"/>
          <w:jc w:val="center"/>
        </w:trPr>
        <w:tc>
          <w:tcPr>
            <w:tcW w:w="1885" w:type="dxa"/>
            <w:tcBorders>
              <w:top w:val="single" w:sz="4" w:space="0" w:color="auto"/>
              <w:left w:val="single" w:sz="4" w:space="0" w:color="auto"/>
              <w:bottom w:val="single" w:sz="4" w:space="0" w:color="auto"/>
              <w:right w:val="single" w:sz="4" w:space="0" w:color="auto"/>
            </w:tcBorders>
            <w:noWrap/>
            <w:vAlign w:val="bottom"/>
            <w:hideMark/>
          </w:tcPr>
          <w:p w14:paraId="6AAB3431" w14:textId="77777777" w:rsidR="00916468" w:rsidRDefault="00770557" w:rsidP="004B6AE5">
            <w:pPr>
              <w:spacing w:line="256" w:lineRule="auto"/>
              <w:rPr>
                <w:rFonts w:cs="Arial"/>
              </w:rPr>
            </w:pPr>
            <w:r>
              <w:rPr>
                <w:rFonts w:cs="Arial"/>
              </w:rPr>
              <w:t>Config Value</w:t>
            </w:r>
          </w:p>
        </w:tc>
        <w:tc>
          <w:tcPr>
            <w:tcW w:w="4410" w:type="dxa"/>
            <w:tcBorders>
              <w:top w:val="single" w:sz="4" w:space="0" w:color="auto"/>
              <w:left w:val="nil"/>
              <w:bottom w:val="single" w:sz="4" w:space="0" w:color="auto"/>
              <w:right w:val="single" w:sz="4" w:space="0" w:color="auto"/>
            </w:tcBorders>
            <w:noWrap/>
            <w:vAlign w:val="bottom"/>
            <w:hideMark/>
          </w:tcPr>
          <w:p w14:paraId="44FE23A7" w14:textId="77777777" w:rsidR="00916468" w:rsidRDefault="00770557" w:rsidP="004B6AE5">
            <w:pPr>
              <w:spacing w:line="256" w:lineRule="auto"/>
              <w:rPr>
                <w:rFonts w:cs="Arial"/>
              </w:rPr>
            </w:pPr>
            <w:r>
              <w:rPr>
                <w:rFonts w:cs="Arial"/>
              </w:rPr>
              <w:t>Specific View</w:t>
            </w:r>
          </w:p>
        </w:tc>
      </w:tr>
      <w:tr w:rsidR="00916468" w14:paraId="6C7647AA" w14:textId="77777777" w:rsidTr="004B6AE5">
        <w:trPr>
          <w:trHeight w:val="300"/>
          <w:jc w:val="center"/>
        </w:trPr>
        <w:tc>
          <w:tcPr>
            <w:tcW w:w="1885" w:type="dxa"/>
            <w:tcBorders>
              <w:top w:val="nil"/>
              <w:left w:val="single" w:sz="4" w:space="0" w:color="auto"/>
              <w:bottom w:val="single" w:sz="4" w:space="0" w:color="auto"/>
              <w:right w:val="single" w:sz="4" w:space="0" w:color="auto"/>
            </w:tcBorders>
            <w:noWrap/>
            <w:vAlign w:val="center"/>
            <w:hideMark/>
          </w:tcPr>
          <w:p w14:paraId="7E18F831" w14:textId="77777777" w:rsidR="00916468" w:rsidRDefault="00770557" w:rsidP="004B6AE5">
            <w:pPr>
              <w:spacing w:line="256" w:lineRule="auto"/>
              <w:rPr>
                <w:rFonts w:cs="Arial"/>
                <w:szCs w:val="22"/>
              </w:rPr>
            </w:pPr>
            <w:r>
              <w:rPr>
                <w:rFonts w:cs="Arial"/>
                <w:szCs w:val="22"/>
              </w:rPr>
              <w:t>0x02</w:t>
            </w:r>
          </w:p>
        </w:tc>
        <w:tc>
          <w:tcPr>
            <w:tcW w:w="4410" w:type="dxa"/>
            <w:tcBorders>
              <w:top w:val="nil"/>
              <w:left w:val="nil"/>
              <w:bottom w:val="single" w:sz="4" w:space="0" w:color="auto"/>
              <w:right w:val="single" w:sz="4" w:space="0" w:color="auto"/>
            </w:tcBorders>
            <w:noWrap/>
            <w:vAlign w:val="center"/>
            <w:hideMark/>
          </w:tcPr>
          <w:p w14:paraId="1EF65DB9" w14:textId="77777777" w:rsidR="00916468" w:rsidRDefault="00770557" w:rsidP="004B6AE5">
            <w:pPr>
              <w:spacing w:line="256" w:lineRule="auto"/>
              <w:rPr>
                <w:rFonts w:cs="Arial"/>
                <w:szCs w:val="22"/>
              </w:rPr>
            </w:pPr>
            <w:r>
              <w:rPr>
                <w:rFonts w:cs="Arial"/>
                <w:szCs w:val="22"/>
              </w:rPr>
              <w:t>Swap</w:t>
            </w:r>
          </w:p>
        </w:tc>
      </w:tr>
    </w:tbl>
    <w:p w14:paraId="10A82D36" w14:textId="77777777" w:rsidR="00916468" w:rsidRDefault="00000000" w:rsidP="00500605"/>
    <w:p w14:paraId="1EDB2C30" w14:textId="77777777" w:rsidR="00406F39" w:rsidRDefault="00770557" w:rsidP="00E52CBB">
      <w:pPr>
        <w:pStyle w:val="Heading4"/>
      </w:pPr>
      <w:r>
        <w:t>Use Cases</w:t>
      </w:r>
    </w:p>
    <w:p w14:paraId="593AF06C" w14:textId="77777777" w:rsidR="00406F39" w:rsidRDefault="00770557" w:rsidP="00E52CBB">
      <w:pPr>
        <w:pStyle w:val="Heading5"/>
      </w:pPr>
      <w:r>
        <w:t>CAMERA-UC-REQ-420591/A-Requesting PiP AUX from AUX below 10kph</w:t>
      </w:r>
    </w:p>
    <w:p w14:paraId="452647E9" w14:textId="77777777" w:rsidR="00AE06BC" w:rsidRPr="00AE06BC" w:rsidRDefault="00000000" w:rsidP="00AE06BC"/>
    <w:tbl>
      <w:tblPr>
        <w:tblW w:w="1107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2"/>
        <w:gridCol w:w="1667"/>
        <w:gridCol w:w="180"/>
        <w:gridCol w:w="1095"/>
        <w:gridCol w:w="233"/>
        <w:gridCol w:w="910"/>
        <w:gridCol w:w="1506"/>
        <w:gridCol w:w="1357"/>
        <w:gridCol w:w="3238"/>
        <w:gridCol w:w="20"/>
        <w:gridCol w:w="802"/>
      </w:tblGrid>
      <w:tr w:rsidR="00E00E2D" w14:paraId="0832391F" w14:textId="77777777" w:rsidTr="00E52CBB">
        <w:trPr>
          <w:jc w:val="center"/>
        </w:trPr>
        <w:tc>
          <w:tcPr>
            <w:tcW w:w="1909" w:type="dxa"/>
            <w:gridSpan w:val="3"/>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A185F7" w14:textId="77777777" w:rsidR="00E00E2D" w:rsidRDefault="00770557">
            <w:pPr>
              <w:pStyle w:val="Caption"/>
              <w:spacing w:line="256" w:lineRule="auto"/>
              <w:rPr>
                <w:rFonts w:cs="Arial"/>
                <w:sz w:val="16"/>
              </w:rPr>
            </w:pPr>
            <w:r>
              <w:rPr>
                <w:rFonts w:cs="Arial"/>
                <w:sz w:val="16"/>
              </w:rPr>
              <w:t>Actors</w:t>
            </w:r>
          </w:p>
        </w:tc>
        <w:tc>
          <w:tcPr>
            <w:tcW w:w="9161" w:type="dxa"/>
            <w:gridSpan w:val="8"/>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9D4A25" w14:textId="77777777" w:rsidR="00E00E2D" w:rsidRDefault="00770557">
            <w:pPr>
              <w:pStyle w:val="Caption"/>
              <w:spacing w:line="256" w:lineRule="auto"/>
              <w:rPr>
                <w:rFonts w:cs="Arial"/>
                <w:sz w:val="16"/>
              </w:rPr>
            </w:pPr>
            <w:r>
              <w:rPr>
                <w:rFonts w:cs="Arial"/>
                <w:sz w:val="16"/>
              </w:rPr>
              <w:t>Vehicle Occupant</w:t>
            </w:r>
          </w:p>
        </w:tc>
      </w:tr>
      <w:tr w:rsidR="00E00E2D" w14:paraId="27B16D7F" w14:textId="77777777" w:rsidTr="00E52CBB">
        <w:trPr>
          <w:jc w:val="center"/>
        </w:trPr>
        <w:tc>
          <w:tcPr>
            <w:tcW w:w="1909"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C61F46" w14:textId="77777777" w:rsidR="00E00E2D" w:rsidRDefault="00770557">
            <w:pPr>
              <w:pStyle w:val="Caption"/>
              <w:spacing w:line="256" w:lineRule="auto"/>
              <w:rPr>
                <w:rFonts w:cs="Arial"/>
                <w:sz w:val="16"/>
              </w:rPr>
            </w:pPr>
            <w:r>
              <w:rPr>
                <w:rFonts w:cs="Arial"/>
                <w:sz w:val="16"/>
              </w:rPr>
              <w:t>Pre-conditions</w:t>
            </w:r>
          </w:p>
        </w:tc>
        <w:tc>
          <w:tcPr>
            <w:tcW w:w="9161" w:type="dxa"/>
            <w:gridSpan w:val="8"/>
            <w:tcBorders>
              <w:top w:val="nil"/>
              <w:left w:val="nil"/>
              <w:bottom w:val="single" w:sz="8" w:space="0" w:color="auto"/>
              <w:right w:val="single" w:sz="8" w:space="0" w:color="auto"/>
            </w:tcBorders>
            <w:tcMar>
              <w:top w:w="0" w:type="dxa"/>
              <w:left w:w="108" w:type="dxa"/>
              <w:bottom w:w="0" w:type="dxa"/>
              <w:right w:w="108" w:type="dxa"/>
            </w:tcMar>
            <w:hideMark/>
          </w:tcPr>
          <w:p w14:paraId="10AA7F13" w14:textId="77777777" w:rsidR="00E00E2D" w:rsidRDefault="00770557">
            <w:pPr>
              <w:spacing w:line="276" w:lineRule="auto"/>
              <w:rPr>
                <w:rFonts w:cs="Arial"/>
                <w:sz w:val="16"/>
              </w:rPr>
            </w:pPr>
            <w:r>
              <w:rPr>
                <w:rFonts w:cs="Arial"/>
                <w:sz w:val="16"/>
              </w:rPr>
              <w:t xml:space="preserve">Client is configured for Pip and PiP views at Speed </w:t>
            </w:r>
          </w:p>
          <w:p w14:paraId="77D9A9AE" w14:textId="77777777" w:rsidR="00E00E2D" w:rsidRDefault="00770557">
            <w:pPr>
              <w:spacing w:line="256" w:lineRule="auto"/>
              <w:rPr>
                <w:rFonts w:cs="Arial"/>
                <w:sz w:val="16"/>
              </w:rPr>
            </w:pPr>
            <w:r>
              <w:rPr>
                <w:rFonts w:cs="Arial"/>
                <w:sz w:val="16"/>
              </w:rPr>
              <w:t>Vehicle is in Drive mode and below 10kph</w:t>
            </w:r>
          </w:p>
          <w:p w14:paraId="744F77BC" w14:textId="77777777" w:rsidR="00E00E2D" w:rsidRDefault="00770557">
            <w:pPr>
              <w:spacing w:line="256" w:lineRule="auto"/>
            </w:pPr>
            <w:r>
              <w:rPr>
                <w:rFonts w:cs="Arial"/>
                <w:sz w:val="16"/>
              </w:rPr>
              <w:t>Front camera AUX View is active</w:t>
            </w:r>
          </w:p>
        </w:tc>
      </w:tr>
      <w:tr w:rsidR="00E00E2D" w14:paraId="2E5DEBEC" w14:textId="77777777" w:rsidTr="00E52CBB">
        <w:trPr>
          <w:trHeight w:val="367"/>
          <w:jc w:val="center"/>
        </w:trPr>
        <w:tc>
          <w:tcPr>
            <w:tcW w:w="1909"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C260E6" w14:textId="77777777" w:rsidR="00E00E2D" w:rsidRDefault="00770557">
            <w:pPr>
              <w:pStyle w:val="Caption"/>
              <w:spacing w:line="256" w:lineRule="auto"/>
              <w:rPr>
                <w:rFonts w:cs="Arial"/>
                <w:sz w:val="16"/>
              </w:rPr>
            </w:pPr>
            <w:r>
              <w:rPr>
                <w:rFonts w:cs="Arial"/>
                <w:sz w:val="16"/>
              </w:rPr>
              <w:t>Scenario Description</w:t>
            </w:r>
          </w:p>
        </w:tc>
        <w:tc>
          <w:tcPr>
            <w:tcW w:w="9161" w:type="dxa"/>
            <w:gridSpan w:val="8"/>
            <w:tcBorders>
              <w:top w:val="nil"/>
              <w:left w:val="nil"/>
              <w:bottom w:val="single" w:sz="8" w:space="0" w:color="auto"/>
              <w:right w:val="single" w:sz="8" w:space="0" w:color="auto"/>
            </w:tcBorders>
            <w:tcMar>
              <w:top w:w="0" w:type="dxa"/>
              <w:left w:w="108" w:type="dxa"/>
              <w:bottom w:w="0" w:type="dxa"/>
              <w:right w:w="108" w:type="dxa"/>
            </w:tcMar>
          </w:tcPr>
          <w:p w14:paraId="280C4780" w14:textId="77777777" w:rsidR="00E00E2D" w:rsidRDefault="00770557">
            <w:pPr>
              <w:spacing w:line="256" w:lineRule="auto"/>
              <w:rPr>
                <w:rFonts w:cs="Arial"/>
                <w:sz w:val="16"/>
              </w:rPr>
            </w:pPr>
            <w:r>
              <w:rPr>
                <w:rFonts w:cs="Arial"/>
                <w:sz w:val="16"/>
              </w:rPr>
              <w:t>PiP button is selected</w:t>
            </w:r>
          </w:p>
          <w:p w14:paraId="7A1FBB35" w14:textId="77777777" w:rsidR="00E00E2D" w:rsidRDefault="00000000">
            <w:pPr>
              <w:spacing w:line="256" w:lineRule="auto"/>
              <w:rPr>
                <w:rFonts w:cs="Arial"/>
                <w:sz w:val="16"/>
              </w:rPr>
            </w:pPr>
          </w:p>
        </w:tc>
      </w:tr>
      <w:tr w:rsidR="00E00E2D" w14:paraId="44BEAA02" w14:textId="77777777" w:rsidTr="00E52CBB">
        <w:trPr>
          <w:jc w:val="center"/>
        </w:trPr>
        <w:tc>
          <w:tcPr>
            <w:tcW w:w="1909"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308663" w14:textId="77777777" w:rsidR="00E00E2D" w:rsidRDefault="00770557">
            <w:pPr>
              <w:pStyle w:val="Caption"/>
              <w:spacing w:line="256" w:lineRule="auto"/>
              <w:rPr>
                <w:rFonts w:cs="Arial"/>
                <w:sz w:val="16"/>
              </w:rPr>
            </w:pPr>
            <w:r>
              <w:rPr>
                <w:rFonts w:cs="Arial"/>
                <w:sz w:val="16"/>
              </w:rPr>
              <w:t>Post-conditions</w:t>
            </w:r>
          </w:p>
        </w:tc>
        <w:tc>
          <w:tcPr>
            <w:tcW w:w="9161" w:type="dxa"/>
            <w:gridSpan w:val="8"/>
            <w:tcBorders>
              <w:top w:val="nil"/>
              <w:left w:val="nil"/>
              <w:bottom w:val="single" w:sz="8" w:space="0" w:color="auto"/>
              <w:right w:val="single" w:sz="8" w:space="0" w:color="auto"/>
            </w:tcBorders>
            <w:tcMar>
              <w:top w:w="0" w:type="dxa"/>
              <w:left w:w="108" w:type="dxa"/>
              <w:bottom w:w="0" w:type="dxa"/>
              <w:right w:w="108" w:type="dxa"/>
            </w:tcMar>
            <w:hideMark/>
          </w:tcPr>
          <w:p w14:paraId="34A07302" w14:textId="77777777" w:rsidR="00E00E2D" w:rsidRDefault="00770557">
            <w:pPr>
              <w:spacing w:line="256" w:lineRule="auto"/>
              <w:rPr>
                <w:rFonts w:cs="Arial"/>
                <w:sz w:val="16"/>
              </w:rPr>
            </w:pPr>
            <w:r>
              <w:rPr>
                <w:rFonts w:cs="Arial"/>
                <w:sz w:val="16"/>
              </w:rPr>
              <w:t>Client shall send a request to server for PiP Aux View</w:t>
            </w:r>
          </w:p>
          <w:p w14:paraId="0A68F4EA" w14:textId="77777777" w:rsidR="00E00E2D" w:rsidRDefault="00770557">
            <w:pPr>
              <w:spacing w:line="276" w:lineRule="auto"/>
              <w:rPr>
                <w:rFonts w:cs="Arial"/>
                <w:sz w:val="16"/>
              </w:rPr>
            </w:pPr>
            <w:r>
              <w:rPr>
                <w:rFonts w:cs="Arial"/>
                <w:sz w:val="16"/>
              </w:rPr>
              <w:t>Server sends the response.</w:t>
            </w:r>
          </w:p>
          <w:p w14:paraId="778858AC" w14:textId="77777777" w:rsidR="00E00E2D" w:rsidRDefault="00770557">
            <w:pPr>
              <w:spacing w:line="256" w:lineRule="auto"/>
              <w:rPr>
                <w:rFonts w:cs="Arial"/>
                <w:b/>
                <w:bCs/>
                <w:sz w:val="16"/>
              </w:rPr>
            </w:pPr>
            <w:r>
              <w:rPr>
                <w:rFonts w:cs="Arial"/>
                <w:sz w:val="16"/>
              </w:rPr>
              <w:t>PiP Aux view becomes active.</w:t>
            </w:r>
          </w:p>
        </w:tc>
      </w:tr>
      <w:tr w:rsidR="00E00E2D" w14:paraId="59FF5314" w14:textId="77777777" w:rsidTr="00E52CBB">
        <w:trPr>
          <w:jc w:val="center"/>
        </w:trPr>
        <w:tc>
          <w:tcPr>
            <w:tcW w:w="1909"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8CDB60" w14:textId="77777777" w:rsidR="00E00E2D" w:rsidRDefault="00770557">
            <w:pPr>
              <w:pStyle w:val="Caption"/>
              <w:spacing w:line="256" w:lineRule="auto"/>
              <w:rPr>
                <w:rFonts w:cs="Arial"/>
                <w:sz w:val="16"/>
              </w:rPr>
            </w:pPr>
            <w:r>
              <w:rPr>
                <w:rFonts w:cs="Arial"/>
                <w:sz w:val="16"/>
              </w:rPr>
              <w:t>List of Exception Use Cases</w:t>
            </w:r>
          </w:p>
        </w:tc>
        <w:tc>
          <w:tcPr>
            <w:tcW w:w="9161" w:type="dxa"/>
            <w:gridSpan w:val="8"/>
            <w:tcBorders>
              <w:top w:val="nil"/>
              <w:left w:val="nil"/>
              <w:bottom w:val="single" w:sz="8" w:space="0" w:color="auto"/>
              <w:right w:val="single" w:sz="8" w:space="0" w:color="auto"/>
            </w:tcBorders>
            <w:tcMar>
              <w:top w:w="0" w:type="dxa"/>
              <w:left w:w="108" w:type="dxa"/>
              <w:bottom w:w="0" w:type="dxa"/>
              <w:right w:w="108" w:type="dxa"/>
            </w:tcMar>
            <w:hideMark/>
          </w:tcPr>
          <w:p w14:paraId="73C8EB1B" w14:textId="77777777" w:rsidR="00E00E2D" w:rsidRDefault="00770557">
            <w:pPr>
              <w:pStyle w:val="Caption"/>
              <w:spacing w:line="256" w:lineRule="auto"/>
              <w:rPr>
                <w:rFonts w:cs="Arial"/>
                <w:b w:val="0"/>
                <w:bCs w:val="0"/>
                <w:sz w:val="16"/>
              </w:rPr>
            </w:pPr>
            <w:r>
              <w:rPr>
                <w:rFonts w:cs="Arial"/>
                <w:b w:val="0"/>
                <w:bCs w:val="0"/>
                <w:sz w:val="16"/>
              </w:rPr>
              <w:t>E1 – Vehicle is not RUN/START</w:t>
            </w:r>
          </w:p>
          <w:p w14:paraId="7DF066F6" w14:textId="77777777" w:rsidR="00E00E2D" w:rsidRDefault="00770557">
            <w:pPr>
              <w:pStyle w:val="Caption"/>
              <w:spacing w:line="256" w:lineRule="auto"/>
              <w:rPr>
                <w:rFonts w:cs="Arial"/>
                <w:b w:val="0"/>
                <w:bCs w:val="0"/>
                <w:sz w:val="16"/>
              </w:rPr>
            </w:pPr>
            <w:r>
              <w:rPr>
                <w:rFonts w:cs="Arial"/>
                <w:b w:val="0"/>
                <w:bCs w:val="0"/>
                <w:sz w:val="16"/>
              </w:rPr>
              <w:t>E2 – Loss of communication with ADAS module</w:t>
            </w:r>
          </w:p>
          <w:p w14:paraId="0AAAEAD3" w14:textId="77777777" w:rsidR="00E00E2D" w:rsidRDefault="00770557">
            <w:pPr>
              <w:pStyle w:val="Caption"/>
              <w:spacing w:line="256" w:lineRule="auto"/>
              <w:rPr>
                <w:rFonts w:cs="Arial"/>
                <w:sz w:val="16"/>
              </w:rPr>
            </w:pPr>
            <w:r>
              <w:rPr>
                <w:rFonts w:cs="Arial"/>
                <w:b w:val="0"/>
                <w:bCs w:val="0"/>
                <w:sz w:val="16"/>
              </w:rPr>
              <w:t>E3 – Valid camera video signal not present</w:t>
            </w:r>
          </w:p>
        </w:tc>
      </w:tr>
      <w:tr w:rsidR="00E00E2D" w14:paraId="46EA4568" w14:textId="77777777" w:rsidTr="00E52CBB">
        <w:trPr>
          <w:jc w:val="center"/>
        </w:trPr>
        <w:tc>
          <w:tcPr>
            <w:tcW w:w="1909"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230979" w14:textId="77777777" w:rsidR="00E00E2D" w:rsidRDefault="00770557">
            <w:pPr>
              <w:pStyle w:val="Caption"/>
              <w:spacing w:line="256" w:lineRule="auto"/>
              <w:rPr>
                <w:rFonts w:cs="Arial"/>
                <w:sz w:val="16"/>
              </w:rPr>
            </w:pPr>
            <w:r>
              <w:rPr>
                <w:rFonts w:cs="Arial"/>
                <w:sz w:val="16"/>
              </w:rPr>
              <w:t>Interfaces</w:t>
            </w:r>
          </w:p>
        </w:tc>
        <w:tc>
          <w:tcPr>
            <w:tcW w:w="9161" w:type="dxa"/>
            <w:gridSpan w:val="8"/>
            <w:tcBorders>
              <w:top w:val="nil"/>
              <w:left w:val="nil"/>
              <w:bottom w:val="single" w:sz="8" w:space="0" w:color="auto"/>
              <w:right w:val="single" w:sz="8" w:space="0" w:color="auto"/>
            </w:tcBorders>
            <w:tcMar>
              <w:top w:w="0" w:type="dxa"/>
              <w:left w:w="108" w:type="dxa"/>
              <w:bottom w:w="0" w:type="dxa"/>
              <w:right w:w="108" w:type="dxa"/>
            </w:tcMar>
          </w:tcPr>
          <w:p w14:paraId="622F2D50" w14:textId="77777777" w:rsidR="00E00E2D" w:rsidRDefault="00000000">
            <w:pPr>
              <w:pStyle w:val="Caption"/>
              <w:spacing w:line="256" w:lineRule="auto"/>
              <w:rPr>
                <w:rFonts w:cs="Arial"/>
                <w:sz w:val="16"/>
              </w:rPr>
            </w:pPr>
          </w:p>
        </w:tc>
      </w:tr>
      <w:tr w:rsidR="00E00E2D" w14:paraId="301F8D4F" w14:textId="77777777" w:rsidTr="00E52CBB">
        <w:trPr>
          <w:gridBefore w:val="1"/>
          <w:gridAfter w:val="1"/>
          <w:wBefore w:w="62" w:type="dxa"/>
          <w:wAfter w:w="80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757D7A" w14:textId="77777777" w:rsidR="00E00E2D"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Legacy Requirement</w:t>
            </w:r>
          </w:p>
        </w:tc>
        <w:tc>
          <w:tcPr>
            <w:tcW w:w="8359"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5B6ADD" w14:textId="77777777" w:rsidR="00E00E2D" w:rsidRDefault="00000000">
            <w:pPr>
              <w:rPr>
                <w:rFonts w:eastAsiaTheme="minorHAnsi" w:cs="Arial"/>
                <w:b/>
                <w:vanish/>
                <w:color w:val="000000" w:themeColor="text1"/>
                <w:sz w:val="16"/>
                <w:szCs w:val="16"/>
              </w:rPr>
            </w:pPr>
          </w:p>
        </w:tc>
      </w:tr>
      <w:tr w:rsidR="00E00E2D" w14:paraId="52E3D222" w14:textId="77777777" w:rsidTr="00E52CBB">
        <w:trPr>
          <w:gridBefore w:val="1"/>
          <w:gridAfter w:val="1"/>
          <w:wBefore w:w="62" w:type="dxa"/>
          <w:wAfter w:w="80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7CCE30" w14:textId="77777777" w:rsidR="00E00E2D"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Rationale</w:t>
            </w:r>
          </w:p>
        </w:tc>
        <w:tc>
          <w:tcPr>
            <w:tcW w:w="8359"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FEF402" w14:textId="77777777" w:rsidR="00E00E2D" w:rsidRDefault="00000000">
            <w:pPr>
              <w:rPr>
                <w:rFonts w:eastAsiaTheme="minorHAnsi" w:cs="Arial"/>
                <w:b/>
                <w:vanish/>
                <w:color w:val="000000" w:themeColor="text1"/>
                <w:sz w:val="16"/>
                <w:szCs w:val="16"/>
              </w:rPr>
            </w:pPr>
          </w:p>
        </w:tc>
      </w:tr>
      <w:tr w:rsidR="00E00E2D" w14:paraId="79801CE9" w14:textId="77777777" w:rsidTr="00E52CBB">
        <w:trPr>
          <w:gridBefore w:val="1"/>
          <w:gridAfter w:val="1"/>
          <w:wBefore w:w="62" w:type="dxa"/>
          <w:wAfter w:w="80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01414A" w14:textId="77777777" w:rsidR="00E00E2D"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Acceptance Criteria</w:t>
            </w:r>
          </w:p>
        </w:tc>
        <w:tc>
          <w:tcPr>
            <w:tcW w:w="8359"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326CAF" w14:textId="77777777" w:rsidR="00E00E2D" w:rsidRDefault="00000000">
            <w:pPr>
              <w:rPr>
                <w:rFonts w:eastAsiaTheme="minorHAnsi" w:cs="Arial"/>
                <w:b/>
                <w:vanish/>
                <w:color w:val="000000" w:themeColor="text1"/>
                <w:sz w:val="16"/>
                <w:szCs w:val="16"/>
              </w:rPr>
            </w:pPr>
          </w:p>
        </w:tc>
      </w:tr>
      <w:tr w:rsidR="00E00E2D" w14:paraId="312C7002" w14:textId="77777777" w:rsidTr="00E52CBB">
        <w:trPr>
          <w:gridBefore w:val="1"/>
          <w:gridAfter w:val="1"/>
          <w:wBefore w:w="62" w:type="dxa"/>
          <w:wAfter w:w="80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E1FE58" w14:textId="77777777" w:rsidR="00E00E2D"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Notes</w:t>
            </w:r>
          </w:p>
        </w:tc>
        <w:tc>
          <w:tcPr>
            <w:tcW w:w="8359"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E75ECA" w14:textId="77777777" w:rsidR="00E00E2D" w:rsidRDefault="00000000">
            <w:pPr>
              <w:rPr>
                <w:rFonts w:eastAsiaTheme="minorHAnsi" w:cs="Arial"/>
                <w:b/>
                <w:vanish/>
                <w:color w:val="000000" w:themeColor="text1"/>
                <w:sz w:val="16"/>
                <w:szCs w:val="16"/>
              </w:rPr>
            </w:pPr>
          </w:p>
        </w:tc>
      </w:tr>
      <w:tr w:rsidR="00E00E2D" w14:paraId="7544D116" w14:textId="77777777" w:rsidTr="00E52CBB">
        <w:trPr>
          <w:gridBefore w:val="1"/>
          <w:gridAfter w:val="1"/>
          <w:wBefore w:w="62" w:type="dxa"/>
          <w:wAfter w:w="80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D1C3B0" w14:textId="77777777" w:rsidR="00E00E2D"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Source</w:t>
            </w:r>
          </w:p>
        </w:tc>
        <w:tc>
          <w:tcPr>
            <w:tcW w:w="3744"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4CEAF0" w14:textId="77777777" w:rsidR="00E00E2D" w:rsidRDefault="00000000">
            <w:pPr>
              <w:rPr>
                <w:rFonts w:eastAsiaTheme="minorHAnsi" w:cs="Arial"/>
                <w:b/>
                <w:vanish/>
                <w:color w:val="000000" w:themeColor="text1"/>
                <w:sz w:val="16"/>
                <w:szCs w:val="16"/>
              </w:rPr>
            </w:pP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3DDD546" w14:textId="77777777" w:rsidR="00E00E2D" w:rsidRDefault="00770557">
            <w:pPr>
              <w:spacing w:line="256" w:lineRule="auto"/>
              <w:ind w:left="139"/>
              <w:rPr>
                <w:rFonts w:eastAsiaTheme="minorHAnsi" w:cs="Arial"/>
                <w:b/>
                <w:vanish/>
                <w:color w:val="000000" w:themeColor="text1"/>
                <w:sz w:val="16"/>
                <w:szCs w:val="16"/>
              </w:rPr>
            </w:pPr>
            <w:r>
              <w:rPr>
                <w:rFonts w:eastAsiaTheme="minorHAnsi" w:cs="Arial"/>
                <w:b/>
                <w:vanish/>
                <w:color w:val="000000" w:themeColor="text1"/>
                <w:sz w:val="16"/>
                <w:szCs w:val="16"/>
              </w:rPr>
              <w:t>Owner</w:t>
            </w:r>
          </w:p>
        </w:tc>
        <w:tc>
          <w:tcPr>
            <w:tcW w:w="325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04BC157" w14:textId="77777777" w:rsidR="00E00E2D" w:rsidRDefault="00000000">
            <w:pPr>
              <w:spacing w:line="256" w:lineRule="auto"/>
              <w:ind w:left="137"/>
              <w:rPr>
                <w:rFonts w:eastAsiaTheme="minorHAnsi" w:cs="Arial"/>
                <w:vanish/>
                <w:color w:val="000000" w:themeColor="text1"/>
                <w:sz w:val="16"/>
                <w:szCs w:val="16"/>
              </w:rPr>
            </w:pPr>
          </w:p>
        </w:tc>
      </w:tr>
      <w:tr w:rsidR="00E00E2D" w14:paraId="051A7A80" w14:textId="77777777" w:rsidTr="00E52CBB">
        <w:trPr>
          <w:gridBefore w:val="1"/>
          <w:gridAfter w:val="1"/>
          <w:wBefore w:w="62" w:type="dxa"/>
          <w:wAfter w:w="80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638D2" w14:textId="77777777" w:rsidR="00E00E2D"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Source Req.</w:t>
            </w:r>
          </w:p>
        </w:tc>
        <w:tc>
          <w:tcPr>
            <w:tcW w:w="3744"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8EB3DF" w14:textId="77777777" w:rsidR="00E00E2D" w:rsidRDefault="00000000">
            <w:pPr>
              <w:rPr>
                <w:rFonts w:eastAsiaTheme="minorHAnsi" w:cs="Arial"/>
                <w:b/>
                <w:vanish/>
                <w:color w:val="000000" w:themeColor="text1"/>
                <w:sz w:val="16"/>
                <w:szCs w:val="16"/>
              </w:rPr>
            </w:pP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C9734ED" w14:textId="77777777" w:rsidR="00E00E2D" w:rsidRDefault="00770557">
            <w:pPr>
              <w:spacing w:line="256" w:lineRule="auto"/>
              <w:ind w:left="139"/>
              <w:rPr>
                <w:rFonts w:eastAsiaTheme="minorHAnsi" w:cs="Arial"/>
                <w:b/>
                <w:vanish/>
                <w:color w:val="000000" w:themeColor="text1"/>
                <w:sz w:val="16"/>
                <w:szCs w:val="16"/>
              </w:rPr>
            </w:pPr>
            <w:r>
              <w:rPr>
                <w:rFonts w:eastAsiaTheme="minorHAnsi" w:cs="Arial"/>
                <w:b/>
                <w:vanish/>
                <w:color w:val="000000" w:themeColor="text1"/>
                <w:sz w:val="16"/>
                <w:szCs w:val="16"/>
              </w:rPr>
              <w:t>V&amp;V Method</w:t>
            </w:r>
          </w:p>
        </w:tc>
        <w:tc>
          <w:tcPr>
            <w:tcW w:w="325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FD62370" w14:textId="77777777" w:rsidR="00E00E2D" w:rsidRDefault="00000000">
            <w:pPr>
              <w:rPr>
                <w:rFonts w:eastAsiaTheme="minorHAnsi" w:cs="Arial"/>
                <w:b/>
                <w:vanish/>
                <w:color w:val="000000" w:themeColor="text1"/>
                <w:sz w:val="16"/>
                <w:szCs w:val="16"/>
              </w:rPr>
            </w:pPr>
          </w:p>
        </w:tc>
      </w:tr>
      <w:tr w:rsidR="00E00E2D" w14:paraId="474024CD" w14:textId="77777777" w:rsidTr="00E52CBB">
        <w:trPr>
          <w:gridBefore w:val="1"/>
          <w:gridAfter w:val="1"/>
          <w:wBefore w:w="62" w:type="dxa"/>
          <w:wAfter w:w="802" w:type="dxa"/>
          <w:trHeight w:val="133"/>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DA28E2" w14:textId="77777777" w:rsidR="00E00E2D"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5F62A2" w14:textId="77777777" w:rsidR="00E00E2D" w:rsidRDefault="00000000">
            <w:pPr>
              <w:rPr>
                <w:rFonts w:eastAsiaTheme="minorHAnsi" w:cs="Arial"/>
                <w:b/>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57B658" w14:textId="77777777" w:rsidR="00E00E2D"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Priority</w:t>
            </w:r>
          </w:p>
        </w:tc>
        <w:tc>
          <w:tcPr>
            <w:tcW w:w="150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FB3179" w14:textId="77777777" w:rsidR="00E00E2D" w:rsidRDefault="00000000">
            <w:pPr>
              <w:rPr>
                <w:rFonts w:eastAsiaTheme="minorHAnsi" w:cs="Arial"/>
                <w:b/>
                <w:vanish/>
                <w:color w:val="000000" w:themeColor="text1"/>
                <w:sz w:val="16"/>
                <w:szCs w:val="16"/>
              </w:rPr>
            </w:pP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7A5D131" w14:textId="77777777" w:rsidR="00E00E2D" w:rsidRDefault="00770557">
            <w:pPr>
              <w:spacing w:line="256" w:lineRule="auto"/>
              <w:ind w:left="128"/>
              <w:rPr>
                <w:rFonts w:eastAsiaTheme="minorHAnsi" w:cs="Arial"/>
                <w:b/>
                <w:vanish/>
                <w:color w:val="000000" w:themeColor="text1"/>
                <w:sz w:val="16"/>
                <w:szCs w:val="16"/>
              </w:rPr>
            </w:pPr>
            <w:r>
              <w:rPr>
                <w:rFonts w:eastAsiaTheme="minorHAnsi" w:cs="Arial"/>
                <w:b/>
                <w:vanish/>
                <w:color w:val="000000" w:themeColor="text1"/>
                <w:sz w:val="16"/>
                <w:szCs w:val="16"/>
              </w:rPr>
              <w:t>Status</w:t>
            </w:r>
          </w:p>
        </w:tc>
        <w:tc>
          <w:tcPr>
            <w:tcW w:w="325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56FD4B" w14:textId="77777777" w:rsidR="00E00E2D" w:rsidRDefault="00770557">
            <w:pPr>
              <w:spacing w:line="256" w:lineRule="auto"/>
              <w:ind w:left="137"/>
              <w:rPr>
                <w:rFonts w:eastAsiaTheme="minorHAnsi" w:cs="Arial"/>
                <w:vanish/>
                <w:color w:val="000000" w:themeColor="text1"/>
                <w:sz w:val="16"/>
                <w:szCs w:val="16"/>
              </w:rPr>
            </w:pPr>
            <w:r>
              <w:rPr>
                <w:rFonts w:eastAsiaTheme="minorHAnsi" w:cs="Arial"/>
                <w:vanish/>
                <w:color w:val="000000" w:themeColor="text1"/>
                <w:sz w:val="16"/>
                <w:szCs w:val="16"/>
              </w:rPr>
              <w:t>In-Progress</w:t>
            </w:r>
          </w:p>
        </w:tc>
      </w:tr>
      <w:tr w:rsidR="00E00E2D" w14:paraId="5C85DCAC" w14:textId="77777777" w:rsidTr="00E52CBB">
        <w:trPr>
          <w:gridBefore w:val="1"/>
          <w:gridAfter w:val="2"/>
          <w:wBefore w:w="62" w:type="dxa"/>
          <w:wAfter w:w="822" w:type="dxa"/>
          <w:jc w:val="center"/>
          <w:hidden/>
        </w:trPr>
        <w:tc>
          <w:tcPr>
            <w:tcW w:w="1667"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2D09E60" w14:textId="77777777" w:rsidR="00E00E2D" w:rsidRDefault="00000000">
            <w:pPr>
              <w:spacing w:line="256" w:lineRule="auto"/>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8586A72" w14:textId="77777777" w:rsidR="00E00E2D" w:rsidRDefault="00000000">
            <w:pPr>
              <w:spacing w:line="256" w:lineRule="auto"/>
              <w:rPr>
                <w:rFonts w:eastAsiaTheme="minorHAnsi" w:cs="Arial"/>
                <w:vanish/>
                <w:color w:val="000000" w:themeColor="text1"/>
                <w:sz w:val="16"/>
                <w:szCs w:val="16"/>
              </w:rPr>
            </w:pPr>
          </w:p>
        </w:tc>
        <w:tc>
          <w:tcPr>
            <w:tcW w:w="7244"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2F85948" w14:textId="77777777" w:rsidR="00E00E2D" w:rsidRDefault="00770557">
            <w:pPr>
              <w:spacing w:line="256" w:lineRule="auto"/>
              <w:jc w:val="right"/>
              <w:rPr>
                <w:rFonts w:eastAsiaTheme="minorHAnsi" w:cs="Arial"/>
                <w:vanish/>
                <w:color w:val="000000" w:themeColor="text1"/>
                <w:sz w:val="16"/>
                <w:szCs w:val="16"/>
              </w:rPr>
            </w:pPr>
            <w:r>
              <w:rPr>
                <w:rFonts w:eastAsiaTheme="minorHAnsi" w:cs="Arial"/>
                <w:vanish/>
                <w:color w:val="000000" w:themeColor="text1"/>
                <w:sz w:val="16"/>
                <w:szCs w:val="16"/>
              </w:rPr>
              <w:t>End of Requirement</w:t>
            </w:r>
          </w:p>
        </w:tc>
      </w:tr>
    </w:tbl>
    <w:p w14:paraId="166F9132" w14:textId="77777777" w:rsidR="00500605" w:rsidRDefault="00000000" w:rsidP="00CD0F64"/>
    <w:p w14:paraId="5121F56B" w14:textId="77777777" w:rsidR="00406F39" w:rsidRDefault="00770557" w:rsidP="00E52CBB">
      <w:pPr>
        <w:pStyle w:val="Heading5"/>
      </w:pPr>
      <w:r>
        <w:lastRenderedPageBreak/>
        <w:t>CAMERA-UC-REQ-420592/A-Requesting AUX from PiP AUX with PiP button at below 10kph</w:t>
      </w:r>
    </w:p>
    <w:p w14:paraId="1ED0E3F0" w14:textId="77777777" w:rsidR="00AE06BC" w:rsidRPr="00AE06BC" w:rsidRDefault="00000000" w:rsidP="00AE06BC"/>
    <w:tbl>
      <w:tblPr>
        <w:tblW w:w="10275"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2"/>
        <w:gridCol w:w="1668"/>
        <w:gridCol w:w="179"/>
        <w:gridCol w:w="1097"/>
        <w:gridCol w:w="232"/>
        <w:gridCol w:w="911"/>
        <w:gridCol w:w="1507"/>
        <w:gridCol w:w="1161"/>
        <w:gridCol w:w="197"/>
        <w:gridCol w:w="3242"/>
        <w:gridCol w:w="19"/>
      </w:tblGrid>
      <w:tr w:rsidR="00CA4AE5" w14:paraId="630ECEC3" w14:textId="77777777" w:rsidTr="00E52CBB">
        <w:trPr>
          <w:gridAfter w:val="3"/>
          <w:wAfter w:w="3456" w:type="dxa"/>
          <w:jc w:val="center"/>
        </w:trPr>
        <w:tc>
          <w:tcPr>
            <w:tcW w:w="1908" w:type="dxa"/>
            <w:gridSpan w:val="3"/>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C52E67" w14:textId="77777777" w:rsidR="00CA4AE5" w:rsidRDefault="00770557">
            <w:pPr>
              <w:pStyle w:val="Caption"/>
              <w:spacing w:line="256" w:lineRule="auto"/>
              <w:rPr>
                <w:rFonts w:cs="Arial"/>
                <w:sz w:val="16"/>
              </w:rPr>
            </w:pPr>
            <w:r>
              <w:rPr>
                <w:rFonts w:cs="Arial"/>
                <w:sz w:val="16"/>
              </w:rPr>
              <w:t>Actors</w:t>
            </w:r>
          </w:p>
        </w:tc>
        <w:tc>
          <w:tcPr>
            <w:tcW w:w="4904" w:type="dxa"/>
            <w:gridSpan w:val="5"/>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D91F271" w14:textId="77777777" w:rsidR="00CA4AE5" w:rsidRDefault="00770557">
            <w:pPr>
              <w:pStyle w:val="Caption"/>
              <w:spacing w:line="256" w:lineRule="auto"/>
              <w:rPr>
                <w:rFonts w:cs="Arial"/>
                <w:sz w:val="16"/>
              </w:rPr>
            </w:pPr>
            <w:r>
              <w:rPr>
                <w:rFonts w:cs="Arial"/>
                <w:sz w:val="16"/>
              </w:rPr>
              <w:t>Vehicle Occupant</w:t>
            </w:r>
          </w:p>
        </w:tc>
      </w:tr>
      <w:tr w:rsidR="00CA4AE5" w14:paraId="138912A7" w14:textId="77777777" w:rsidTr="00E52CBB">
        <w:trPr>
          <w:gridAfter w:val="3"/>
          <w:wAfter w:w="3456" w:type="dxa"/>
          <w:jc w:val="center"/>
        </w:trPr>
        <w:tc>
          <w:tcPr>
            <w:tcW w:w="1908"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1EF677" w14:textId="77777777" w:rsidR="00CA4AE5" w:rsidRDefault="00770557">
            <w:pPr>
              <w:pStyle w:val="Caption"/>
              <w:spacing w:line="256" w:lineRule="auto"/>
              <w:rPr>
                <w:rFonts w:cs="Arial"/>
                <w:sz w:val="16"/>
              </w:rPr>
            </w:pPr>
            <w:r>
              <w:rPr>
                <w:rFonts w:cs="Arial"/>
                <w:sz w:val="16"/>
              </w:rPr>
              <w:t>Pre-conditions</w:t>
            </w:r>
          </w:p>
        </w:tc>
        <w:tc>
          <w:tcPr>
            <w:tcW w:w="4904" w:type="dxa"/>
            <w:gridSpan w:val="5"/>
            <w:tcBorders>
              <w:top w:val="nil"/>
              <w:left w:val="nil"/>
              <w:bottom w:val="single" w:sz="8" w:space="0" w:color="auto"/>
              <w:right w:val="single" w:sz="8" w:space="0" w:color="auto"/>
            </w:tcBorders>
            <w:tcMar>
              <w:top w:w="0" w:type="dxa"/>
              <w:left w:w="108" w:type="dxa"/>
              <w:bottom w:w="0" w:type="dxa"/>
              <w:right w:w="108" w:type="dxa"/>
            </w:tcMar>
            <w:hideMark/>
          </w:tcPr>
          <w:p w14:paraId="20E21517" w14:textId="77777777" w:rsidR="00CA4AE5" w:rsidRDefault="00770557">
            <w:pPr>
              <w:spacing w:line="276" w:lineRule="auto"/>
              <w:rPr>
                <w:rFonts w:cs="Arial"/>
                <w:sz w:val="16"/>
              </w:rPr>
            </w:pPr>
            <w:r>
              <w:rPr>
                <w:rFonts w:cs="Arial"/>
                <w:sz w:val="16"/>
              </w:rPr>
              <w:t>Client is configured for Pip and PiP views at Speed</w:t>
            </w:r>
          </w:p>
          <w:p w14:paraId="1C4FCF60" w14:textId="77777777" w:rsidR="00CA4AE5" w:rsidRDefault="00770557">
            <w:pPr>
              <w:spacing w:line="276" w:lineRule="auto"/>
              <w:rPr>
                <w:rFonts w:cs="Arial"/>
                <w:sz w:val="16"/>
              </w:rPr>
            </w:pPr>
            <w:r>
              <w:rPr>
                <w:rFonts w:cs="Arial"/>
                <w:sz w:val="16"/>
              </w:rPr>
              <w:t>Vehicle is in drive mode and below 10kph speed.</w:t>
            </w:r>
          </w:p>
          <w:p w14:paraId="3CD35C4F" w14:textId="77777777" w:rsidR="00CA4AE5" w:rsidRDefault="00770557">
            <w:pPr>
              <w:spacing w:line="276" w:lineRule="auto"/>
            </w:pPr>
            <w:r>
              <w:rPr>
                <w:rFonts w:cs="Arial"/>
                <w:sz w:val="16"/>
              </w:rPr>
              <w:t>PiP  AUX View is active</w:t>
            </w:r>
          </w:p>
        </w:tc>
      </w:tr>
      <w:tr w:rsidR="00CA4AE5" w14:paraId="208B3F88" w14:textId="77777777" w:rsidTr="00E52CBB">
        <w:trPr>
          <w:gridAfter w:val="3"/>
          <w:wAfter w:w="3456" w:type="dxa"/>
          <w:trHeight w:val="214"/>
          <w:jc w:val="center"/>
        </w:trPr>
        <w:tc>
          <w:tcPr>
            <w:tcW w:w="1908"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9D3CE1" w14:textId="77777777" w:rsidR="00CA4AE5" w:rsidRDefault="00770557">
            <w:pPr>
              <w:pStyle w:val="Caption"/>
              <w:spacing w:line="256" w:lineRule="auto"/>
              <w:rPr>
                <w:rFonts w:cs="Arial"/>
                <w:sz w:val="16"/>
              </w:rPr>
            </w:pPr>
            <w:r>
              <w:rPr>
                <w:rFonts w:cs="Arial"/>
                <w:sz w:val="16"/>
              </w:rPr>
              <w:t>Scenario Description</w:t>
            </w:r>
          </w:p>
        </w:tc>
        <w:tc>
          <w:tcPr>
            <w:tcW w:w="4904" w:type="dxa"/>
            <w:gridSpan w:val="5"/>
            <w:tcBorders>
              <w:top w:val="nil"/>
              <w:left w:val="nil"/>
              <w:bottom w:val="single" w:sz="8" w:space="0" w:color="auto"/>
              <w:right w:val="single" w:sz="8" w:space="0" w:color="auto"/>
            </w:tcBorders>
            <w:tcMar>
              <w:top w:w="0" w:type="dxa"/>
              <w:left w:w="108" w:type="dxa"/>
              <w:bottom w:w="0" w:type="dxa"/>
              <w:right w:w="108" w:type="dxa"/>
            </w:tcMar>
            <w:hideMark/>
          </w:tcPr>
          <w:p w14:paraId="07353DA9" w14:textId="77777777" w:rsidR="00CA4AE5" w:rsidRDefault="00770557">
            <w:pPr>
              <w:spacing w:line="276" w:lineRule="auto"/>
            </w:pPr>
            <w:r>
              <w:rPr>
                <w:rFonts w:cs="Arial"/>
                <w:sz w:val="16"/>
              </w:rPr>
              <w:t>PiP Button is selected</w:t>
            </w:r>
          </w:p>
        </w:tc>
      </w:tr>
      <w:tr w:rsidR="00CA4AE5" w14:paraId="796DA9E6" w14:textId="77777777" w:rsidTr="00E52CBB">
        <w:trPr>
          <w:gridAfter w:val="3"/>
          <w:wAfter w:w="3456" w:type="dxa"/>
          <w:jc w:val="center"/>
        </w:trPr>
        <w:tc>
          <w:tcPr>
            <w:tcW w:w="1908"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1114A8" w14:textId="77777777" w:rsidR="00CA4AE5" w:rsidRDefault="00770557">
            <w:pPr>
              <w:pStyle w:val="Caption"/>
              <w:spacing w:line="256" w:lineRule="auto"/>
              <w:rPr>
                <w:rFonts w:cs="Arial"/>
                <w:sz w:val="16"/>
              </w:rPr>
            </w:pPr>
            <w:r>
              <w:rPr>
                <w:rFonts w:cs="Arial"/>
                <w:sz w:val="16"/>
              </w:rPr>
              <w:t>Post-conditions</w:t>
            </w:r>
          </w:p>
        </w:tc>
        <w:tc>
          <w:tcPr>
            <w:tcW w:w="4904" w:type="dxa"/>
            <w:gridSpan w:val="5"/>
            <w:tcBorders>
              <w:top w:val="nil"/>
              <w:left w:val="nil"/>
              <w:bottom w:val="single" w:sz="8" w:space="0" w:color="auto"/>
              <w:right w:val="single" w:sz="8" w:space="0" w:color="auto"/>
            </w:tcBorders>
            <w:tcMar>
              <w:top w:w="0" w:type="dxa"/>
              <w:left w:w="108" w:type="dxa"/>
              <w:bottom w:w="0" w:type="dxa"/>
              <w:right w:w="108" w:type="dxa"/>
            </w:tcMar>
            <w:hideMark/>
          </w:tcPr>
          <w:p w14:paraId="3F52391D" w14:textId="77777777" w:rsidR="00CA4AE5" w:rsidRDefault="00770557">
            <w:pPr>
              <w:spacing w:line="256" w:lineRule="auto"/>
              <w:rPr>
                <w:rFonts w:cs="Arial"/>
                <w:sz w:val="16"/>
              </w:rPr>
            </w:pPr>
            <w:r>
              <w:rPr>
                <w:rFonts w:cs="Arial"/>
                <w:sz w:val="16"/>
              </w:rPr>
              <w:t>Client shall send a request to server for Aux view.</w:t>
            </w:r>
          </w:p>
          <w:p w14:paraId="5065DD55" w14:textId="77777777" w:rsidR="00CA4AE5" w:rsidRDefault="00770557">
            <w:pPr>
              <w:spacing w:line="276" w:lineRule="auto"/>
              <w:rPr>
                <w:rFonts w:cs="Arial"/>
                <w:sz w:val="16"/>
              </w:rPr>
            </w:pPr>
            <w:r>
              <w:rPr>
                <w:rFonts w:cs="Arial"/>
                <w:sz w:val="16"/>
              </w:rPr>
              <w:t>Server sends the response</w:t>
            </w:r>
          </w:p>
          <w:p w14:paraId="6EE8F0E0" w14:textId="77777777" w:rsidR="00CA4AE5" w:rsidRDefault="00770557">
            <w:pPr>
              <w:spacing w:line="256" w:lineRule="auto"/>
              <w:rPr>
                <w:rFonts w:cs="Arial"/>
                <w:sz w:val="16"/>
              </w:rPr>
            </w:pPr>
            <w:r>
              <w:rPr>
                <w:rFonts w:cs="Arial"/>
                <w:sz w:val="16"/>
              </w:rPr>
              <w:t>Aux View is displayed.</w:t>
            </w:r>
          </w:p>
        </w:tc>
      </w:tr>
      <w:tr w:rsidR="00CA4AE5" w14:paraId="22B1D60D" w14:textId="77777777" w:rsidTr="00E52CBB">
        <w:trPr>
          <w:gridAfter w:val="3"/>
          <w:wAfter w:w="3456" w:type="dxa"/>
          <w:jc w:val="center"/>
        </w:trPr>
        <w:tc>
          <w:tcPr>
            <w:tcW w:w="1908"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1BC560" w14:textId="77777777" w:rsidR="00CA4AE5" w:rsidRDefault="00770557">
            <w:pPr>
              <w:pStyle w:val="Caption"/>
              <w:spacing w:line="256" w:lineRule="auto"/>
              <w:rPr>
                <w:rFonts w:cs="Arial"/>
                <w:sz w:val="16"/>
              </w:rPr>
            </w:pPr>
            <w:r>
              <w:rPr>
                <w:rFonts w:cs="Arial"/>
                <w:sz w:val="16"/>
              </w:rPr>
              <w:t>List of Exception Use Cases</w:t>
            </w:r>
          </w:p>
        </w:tc>
        <w:tc>
          <w:tcPr>
            <w:tcW w:w="4904" w:type="dxa"/>
            <w:gridSpan w:val="5"/>
            <w:tcBorders>
              <w:top w:val="nil"/>
              <w:left w:val="nil"/>
              <w:bottom w:val="single" w:sz="8" w:space="0" w:color="auto"/>
              <w:right w:val="single" w:sz="8" w:space="0" w:color="auto"/>
            </w:tcBorders>
            <w:tcMar>
              <w:top w:w="0" w:type="dxa"/>
              <w:left w:w="108" w:type="dxa"/>
              <w:bottom w:w="0" w:type="dxa"/>
              <w:right w:w="108" w:type="dxa"/>
            </w:tcMar>
            <w:hideMark/>
          </w:tcPr>
          <w:p w14:paraId="676FF892" w14:textId="77777777" w:rsidR="00CA4AE5" w:rsidRDefault="00770557">
            <w:pPr>
              <w:pStyle w:val="Caption"/>
              <w:spacing w:line="256" w:lineRule="auto"/>
              <w:rPr>
                <w:rFonts w:cs="Arial"/>
                <w:b w:val="0"/>
                <w:bCs w:val="0"/>
                <w:sz w:val="16"/>
              </w:rPr>
            </w:pPr>
            <w:r>
              <w:rPr>
                <w:rFonts w:cs="Arial"/>
                <w:b w:val="0"/>
                <w:bCs w:val="0"/>
                <w:sz w:val="16"/>
              </w:rPr>
              <w:t>E1 – Vehicle is not RUN/START</w:t>
            </w:r>
          </w:p>
          <w:p w14:paraId="4D9FED41" w14:textId="77777777" w:rsidR="00CA4AE5" w:rsidRDefault="00770557">
            <w:pPr>
              <w:pStyle w:val="Caption"/>
              <w:spacing w:line="256" w:lineRule="auto"/>
              <w:rPr>
                <w:rFonts w:cs="Arial"/>
                <w:b w:val="0"/>
                <w:bCs w:val="0"/>
                <w:sz w:val="16"/>
              </w:rPr>
            </w:pPr>
            <w:r>
              <w:rPr>
                <w:rFonts w:cs="Arial"/>
                <w:b w:val="0"/>
                <w:bCs w:val="0"/>
                <w:sz w:val="16"/>
              </w:rPr>
              <w:t>E2 – Loss of communication with ADAS module</w:t>
            </w:r>
          </w:p>
          <w:p w14:paraId="0B5DA5E4" w14:textId="77777777" w:rsidR="00CA4AE5" w:rsidRDefault="00770557">
            <w:pPr>
              <w:pStyle w:val="Caption"/>
              <w:spacing w:line="256" w:lineRule="auto"/>
              <w:rPr>
                <w:rFonts w:cs="Arial"/>
                <w:sz w:val="16"/>
              </w:rPr>
            </w:pPr>
            <w:r>
              <w:rPr>
                <w:rFonts w:cs="Arial"/>
                <w:b w:val="0"/>
                <w:bCs w:val="0"/>
                <w:sz w:val="16"/>
              </w:rPr>
              <w:t>E3 – Valid camera video signal not present</w:t>
            </w:r>
          </w:p>
        </w:tc>
      </w:tr>
      <w:tr w:rsidR="00CA4AE5" w14:paraId="1BB96A60" w14:textId="77777777" w:rsidTr="00E52CBB">
        <w:trPr>
          <w:gridAfter w:val="3"/>
          <w:wAfter w:w="3456" w:type="dxa"/>
          <w:jc w:val="center"/>
        </w:trPr>
        <w:tc>
          <w:tcPr>
            <w:tcW w:w="1908"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6D695F" w14:textId="77777777" w:rsidR="00CA4AE5" w:rsidRDefault="00770557">
            <w:pPr>
              <w:pStyle w:val="Caption"/>
              <w:spacing w:line="256" w:lineRule="auto"/>
              <w:rPr>
                <w:rFonts w:cs="Arial"/>
                <w:sz w:val="16"/>
              </w:rPr>
            </w:pPr>
            <w:r>
              <w:rPr>
                <w:rFonts w:cs="Arial"/>
                <w:sz w:val="16"/>
              </w:rPr>
              <w:t>Interfaces</w:t>
            </w:r>
          </w:p>
        </w:tc>
        <w:tc>
          <w:tcPr>
            <w:tcW w:w="4904" w:type="dxa"/>
            <w:gridSpan w:val="5"/>
            <w:tcBorders>
              <w:top w:val="nil"/>
              <w:left w:val="nil"/>
              <w:bottom w:val="single" w:sz="8" w:space="0" w:color="auto"/>
              <w:right w:val="single" w:sz="8" w:space="0" w:color="auto"/>
            </w:tcBorders>
            <w:tcMar>
              <w:top w:w="0" w:type="dxa"/>
              <w:left w:w="108" w:type="dxa"/>
              <w:bottom w:w="0" w:type="dxa"/>
              <w:right w:w="108" w:type="dxa"/>
            </w:tcMar>
          </w:tcPr>
          <w:p w14:paraId="4F702146" w14:textId="77777777" w:rsidR="00CA4AE5" w:rsidRDefault="00000000">
            <w:pPr>
              <w:pStyle w:val="Caption"/>
              <w:spacing w:line="256" w:lineRule="auto"/>
              <w:rPr>
                <w:rFonts w:cs="Arial"/>
                <w:sz w:val="16"/>
              </w:rPr>
            </w:pPr>
          </w:p>
        </w:tc>
      </w:tr>
      <w:tr w:rsidR="00CA4AE5" w14:paraId="287134C4" w14:textId="77777777" w:rsidTr="00E52CBB">
        <w:trPr>
          <w:gridBefore w:val="1"/>
          <w:wBefore w:w="62" w:type="dxa"/>
          <w:jc w:val="center"/>
          <w:hidden/>
        </w:trPr>
        <w:tc>
          <w:tcPr>
            <w:tcW w:w="184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32A697" w14:textId="77777777" w:rsidR="00CA4AE5"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Legacy Requirement</w:t>
            </w:r>
          </w:p>
        </w:tc>
        <w:tc>
          <w:tcPr>
            <w:tcW w:w="8360"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2DADCC" w14:textId="77777777" w:rsidR="00CA4AE5" w:rsidRDefault="00000000">
            <w:pPr>
              <w:rPr>
                <w:rFonts w:eastAsiaTheme="minorHAnsi" w:cs="Arial"/>
                <w:b/>
                <w:vanish/>
                <w:color w:val="000000" w:themeColor="text1"/>
                <w:sz w:val="16"/>
                <w:szCs w:val="16"/>
              </w:rPr>
            </w:pPr>
          </w:p>
        </w:tc>
      </w:tr>
      <w:tr w:rsidR="00CA4AE5" w14:paraId="0E26C08D" w14:textId="77777777" w:rsidTr="00E52CBB">
        <w:trPr>
          <w:gridBefore w:val="1"/>
          <w:wBefore w:w="62" w:type="dxa"/>
          <w:jc w:val="center"/>
          <w:hidden/>
        </w:trPr>
        <w:tc>
          <w:tcPr>
            <w:tcW w:w="184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20BE3" w14:textId="77777777" w:rsidR="00CA4AE5"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Rationale</w:t>
            </w:r>
          </w:p>
        </w:tc>
        <w:tc>
          <w:tcPr>
            <w:tcW w:w="8360"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8EBE48" w14:textId="77777777" w:rsidR="00CA4AE5" w:rsidRDefault="00000000">
            <w:pPr>
              <w:rPr>
                <w:rFonts w:eastAsiaTheme="minorHAnsi" w:cs="Arial"/>
                <w:b/>
                <w:vanish/>
                <w:color w:val="000000" w:themeColor="text1"/>
                <w:sz w:val="16"/>
                <w:szCs w:val="16"/>
              </w:rPr>
            </w:pPr>
          </w:p>
        </w:tc>
      </w:tr>
      <w:tr w:rsidR="00CA4AE5" w14:paraId="43A512C3" w14:textId="77777777" w:rsidTr="00E52CBB">
        <w:trPr>
          <w:gridBefore w:val="1"/>
          <w:wBefore w:w="62" w:type="dxa"/>
          <w:jc w:val="center"/>
          <w:hidden/>
        </w:trPr>
        <w:tc>
          <w:tcPr>
            <w:tcW w:w="184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B5A661" w14:textId="77777777" w:rsidR="00CA4AE5"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Acceptance Criteria</w:t>
            </w:r>
          </w:p>
        </w:tc>
        <w:tc>
          <w:tcPr>
            <w:tcW w:w="8360"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BCCA2D" w14:textId="77777777" w:rsidR="00CA4AE5" w:rsidRDefault="00000000">
            <w:pPr>
              <w:rPr>
                <w:rFonts w:eastAsiaTheme="minorHAnsi" w:cs="Arial"/>
                <w:b/>
                <w:vanish/>
                <w:color w:val="000000" w:themeColor="text1"/>
                <w:sz w:val="16"/>
                <w:szCs w:val="16"/>
              </w:rPr>
            </w:pPr>
          </w:p>
        </w:tc>
      </w:tr>
      <w:tr w:rsidR="00CA4AE5" w14:paraId="2978CAF0" w14:textId="77777777" w:rsidTr="00E52CBB">
        <w:trPr>
          <w:gridBefore w:val="1"/>
          <w:wBefore w:w="62" w:type="dxa"/>
          <w:jc w:val="center"/>
          <w:hidden/>
        </w:trPr>
        <w:tc>
          <w:tcPr>
            <w:tcW w:w="184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CDAAC4" w14:textId="77777777" w:rsidR="00CA4AE5"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Notes</w:t>
            </w:r>
          </w:p>
        </w:tc>
        <w:tc>
          <w:tcPr>
            <w:tcW w:w="8360"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1CF892" w14:textId="77777777" w:rsidR="00CA4AE5" w:rsidRDefault="00000000">
            <w:pPr>
              <w:rPr>
                <w:rFonts w:eastAsiaTheme="minorHAnsi" w:cs="Arial"/>
                <w:b/>
                <w:vanish/>
                <w:color w:val="000000" w:themeColor="text1"/>
                <w:sz w:val="16"/>
                <w:szCs w:val="16"/>
              </w:rPr>
            </w:pPr>
          </w:p>
        </w:tc>
      </w:tr>
      <w:tr w:rsidR="00CA4AE5" w14:paraId="78AAB738" w14:textId="77777777" w:rsidTr="00E52CBB">
        <w:trPr>
          <w:gridBefore w:val="1"/>
          <w:wBefore w:w="62" w:type="dxa"/>
          <w:jc w:val="center"/>
          <w:hidden/>
        </w:trPr>
        <w:tc>
          <w:tcPr>
            <w:tcW w:w="184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E211F" w14:textId="77777777" w:rsidR="00CA4AE5"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Source</w:t>
            </w:r>
          </w:p>
        </w:tc>
        <w:tc>
          <w:tcPr>
            <w:tcW w:w="3744"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196420" w14:textId="77777777" w:rsidR="00CA4AE5" w:rsidRDefault="00000000">
            <w:pPr>
              <w:rPr>
                <w:rFonts w:eastAsiaTheme="minorHAnsi" w:cs="Arial"/>
                <w:b/>
                <w:vanish/>
                <w:color w:val="000000" w:themeColor="text1"/>
                <w:sz w:val="16"/>
                <w:szCs w:val="16"/>
              </w:rPr>
            </w:pPr>
          </w:p>
        </w:tc>
        <w:tc>
          <w:tcPr>
            <w:tcW w:w="135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22EC81" w14:textId="77777777" w:rsidR="00CA4AE5" w:rsidRDefault="00770557">
            <w:pPr>
              <w:spacing w:line="256" w:lineRule="auto"/>
              <w:ind w:left="139"/>
              <w:rPr>
                <w:rFonts w:eastAsiaTheme="minorHAnsi" w:cs="Arial"/>
                <w:b/>
                <w:vanish/>
                <w:color w:val="000000" w:themeColor="text1"/>
                <w:sz w:val="16"/>
                <w:szCs w:val="16"/>
              </w:rPr>
            </w:pPr>
            <w:r>
              <w:rPr>
                <w:rFonts w:eastAsiaTheme="minorHAnsi" w:cs="Arial"/>
                <w:b/>
                <w:vanish/>
                <w:color w:val="000000" w:themeColor="text1"/>
                <w:sz w:val="16"/>
                <w:szCs w:val="16"/>
              </w:rPr>
              <w:t>Owner</w:t>
            </w:r>
          </w:p>
        </w:tc>
        <w:tc>
          <w:tcPr>
            <w:tcW w:w="3259"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ED7D247" w14:textId="77777777" w:rsidR="00CA4AE5" w:rsidRDefault="00000000">
            <w:pPr>
              <w:spacing w:line="256" w:lineRule="auto"/>
              <w:ind w:left="137"/>
              <w:rPr>
                <w:rFonts w:eastAsiaTheme="minorHAnsi" w:cs="Arial"/>
                <w:vanish/>
                <w:color w:val="000000" w:themeColor="text1"/>
                <w:sz w:val="16"/>
                <w:szCs w:val="16"/>
              </w:rPr>
            </w:pPr>
          </w:p>
        </w:tc>
      </w:tr>
      <w:tr w:rsidR="00CA4AE5" w14:paraId="6404917D" w14:textId="77777777" w:rsidTr="00E52CBB">
        <w:trPr>
          <w:gridBefore w:val="1"/>
          <w:wBefore w:w="62" w:type="dxa"/>
          <w:jc w:val="center"/>
          <w:hidden/>
        </w:trPr>
        <w:tc>
          <w:tcPr>
            <w:tcW w:w="184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43DFD8" w14:textId="77777777" w:rsidR="00CA4AE5"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Source Req.</w:t>
            </w:r>
          </w:p>
        </w:tc>
        <w:tc>
          <w:tcPr>
            <w:tcW w:w="3744"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EF4F16" w14:textId="77777777" w:rsidR="00CA4AE5" w:rsidRDefault="00000000">
            <w:pPr>
              <w:rPr>
                <w:rFonts w:eastAsiaTheme="minorHAnsi" w:cs="Arial"/>
                <w:b/>
                <w:vanish/>
                <w:color w:val="000000" w:themeColor="text1"/>
                <w:sz w:val="16"/>
                <w:szCs w:val="16"/>
              </w:rPr>
            </w:pPr>
          </w:p>
        </w:tc>
        <w:tc>
          <w:tcPr>
            <w:tcW w:w="135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B9F53A" w14:textId="77777777" w:rsidR="00CA4AE5" w:rsidRDefault="00770557">
            <w:pPr>
              <w:spacing w:line="256" w:lineRule="auto"/>
              <w:ind w:left="139"/>
              <w:rPr>
                <w:rFonts w:eastAsiaTheme="minorHAnsi" w:cs="Arial"/>
                <w:b/>
                <w:vanish/>
                <w:color w:val="000000" w:themeColor="text1"/>
                <w:sz w:val="16"/>
                <w:szCs w:val="16"/>
              </w:rPr>
            </w:pPr>
            <w:r>
              <w:rPr>
                <w:rFonts w:eastAsiaTheme="minorHAnsi" w:cs="Arial"/>
                <w:b/>
                <w:vanish/>
                <w:color w:val="000000" w:themeColor="text1"/>
                <w:sz w:val="16"/>
                <w:szCs w:val="16"/>
              </w:rPr>
              <w:t>V&amp;V Method</w:t>
            </w:r>
          </w:p>
        </w:tc>
        <w:tc>
          <w:tcPr>
            <w:tcW w:w="3259"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201A430" w14:textId="77777777" w:rsidR="00CA4AE5" w:rsidRDefault="00000000">
            <w:pPr>
              <w:rPr>
                <w:rFonts w:eastAsiaTheme="minorHAnsi" w:cs="Arial"/>
                <w:b/>
                <w:vanish/>
                <w:color w:val="000000" w:themeColor="text1"/>
                <w:sz w:val="16"/>
                <w:szCs w:val="16"/>
              </w:rPr>
            </w:pPr>
          </w:p>
        </w:tc>
      </w:tr>
      <w:tr w:rsidR="00CA4AE5" w14:paraId="0AB3DD62" w14:textId="77777777" w:rsidTr="00E52CBB">
        <w:trPr>
          <w:gridBefore w:val="1"/>
          <w:wBefore w:w="62" w:type="dxa"/>
          <w:trHeight w:val="133"/>
          <w:jc w:val="center"/>
          <w:hidden/>
        </w:trPr>
        <w:tc>
          <w:tcPr>
            <w:tcW w:w="184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4E5043" w14:textId="77777777" w:rsidR="00CA4AE5"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69EABD" w14:textId="77777777" w:rsidR="00CA4AE5" w:rsidRDefault="00000000">
            <w:pPr>
              <w:rPr>
                <w:rFonts w:eastAsiaTheme="minorHAnsi" w:cs="Arial"/>
                <w:b/>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5F2AAE" w14:textId="77777777" w:rsidR="00CA4AE5"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Priority</w:t>
            </w:r>
          </w:p>
        </w:tc>
        <w:tc>
          <w:tcPr>
            <w:tcW w:w="150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F51CC5" w14:textId="77777777" w:rsidR="00CA4AE5" w:rsidRDefault="00000000">
            <w:pPr>
              <w:rPr>
                <w:rFonts w:eastAsiaTheme="minorHAnsi" w:cs="Arial"/>
                <w:b/>
                <w:vanish/>
                <w:color w:val="000000" w:themeColor="text1"/>
                <w:sz w:val="16"/>
                <w:szCs w:val="16"/>
              </w:rPr>
            </w:pPr>
          </w:p>
        </w:tc>
        <w:tc>
          <w:tcPr>
            <w:tcW w:w="135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A5D76F4" w14:textId="77777777" w:rsidR="00CA4AE5" w:rsidRDefault="00770557">
            <w:pPr>
              <w:spacing w:line="256" w:lineRule="auto"/>
              <w:ind w:left="128"/>
              <w:rPr>
                <w:rFonts w:eastAsiaTheme="minorHAnsi" w:cs="Arial"/>
                <w:b/>
                <w:vanish/>
                <w:color w:val="000000" w:themeColor="text1"/>
                <w:sz w:val="16"/>
                <w:szCs w:val="16"/>
              </w:rPr>
            </w:pPr>
            <w:r>
              <w:rPr>
                <w:rFonts w:eastAsiaTheme="minorHAnsi" w:cs="Arial"/>
                <w:b/>
                <w:vanish/>
                <w:color w:val="000000" w:themeColor="text1"/>
                <w:sz w:val="16"/>
                <w:szCs w:val="16"/>
              </w:rPr>
              <w:t>Status</w:t>
            </w:r>
          </w:p>
        </w:tc>
        <w:tc>
          <w:tcPr>
            <w:tcW w:w="3259"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EA929C3" w14:textId="77777777" w:rsidR="00CA4AE5" w:rsidRDefault="00770557">
            <w:pPr>
              <w:spacing w:line="256" w:lineRule="auto"/>
              <w:ind w:left="137"/>
              <w:rPr>
                <w:rFonts w:eastAsiaTheme="minorHAnsi" w:cs="Arial"/>
                <w:vanish/>
                <w:color w:val="000000" w:themeColor="text1"/>
                <w:sz w:val="16"/>
                <w:szCs w:val="16"/>
              </w:rPr>
            </w:pPr>
            <w:r>
              <w:rPr>
                <w:rFonts w:eastAsiaTheme="minorHAnsi" w:cs="Arial"/>
                <w:vanish/>
                <w:color w:val="000000" w:themeColor="text1"/>
                <w:sz w:val="16"/>
                <w:szCs w:val="16"/>
              </w:rPr>
              <w:t>In-Progress</w:t>
            </w:r>
          </w:p>
        </w:tc>
      </w:tr>
      <w:tr w:rsidR="00CA4AE5" w14:paraId="4C213B3C" w14:textId="77777777" w:rsidTr="00E52CBB">
        <w:trPr>
          <w:gridBefore w:val="1"/>
          <w:gridAfter w:val="1"/>
          <w:wBefore w:w="62" w:type="dxa"/>
          <w:wAfter w:w="19" w:type="dxa"/>
          <w:jc w:val="center"/>
          <w:hidden/>
        </w:trPr>
        <w:tc>
          <w:tcPr>
            <w:tcW w:w="1667"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140AD47" w14:textId="77777777" w:rsidR="00CA4AE5" w:rsidRDefault="00000000">
            <w:pPr>
              <w:spacing w:line="256" w:lineRule="auto"/>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9444ADF" w14:textId="77777777" w:rsidR="00CA4AE5" w:rsidRDefault="00000000">
            <w:pPr>
              <w:spacing w:line="256" w:lineRule="auto"/>
              <w:rPr>
                <w:rFonts w:eastAsiaTheme="minorHAnsi" w:cs="Arial"/>
                <w:vanish/>
                <w:color w:val="000000" w:themeColor="text1"/>
                <w:sz w:val="16"/>
                <w:szCs w:val="16"/>
              </w:rPr>
            </w:pPr>
          </w:p>
        </w:tc>
        <w:tc>
          <w:tcPr>
            <w:tcW w:w="7245" w:type="dxa"/>
            <w:gridSpan w:val="6"/>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BF90AD3" w14:textId="77777777" w:rsidR="00CA4AE5" w:rsidRDefault="00770557">
            <w:pPr>
              <w:spacing w:line="256" w:lineRule="auto"/>
              <w:jc w:val="right"/>
              <w:rPr>
                <w:rFonts w:eastAsiaTheme="minorHAnsi" w:cs="Arial"/>
                <w:vanish/>
                <w:color w:val="000000" w:themeColor="text1"/>
                <w:sz w:val="16"/>
                <w:szCs w:val="16"/>
              </w:rPr>
            </w:pPr>
            <w:r>
              <w:rPr>
                <w:rFonts w:eastAsiaTheme="minorHAnsi" w:cs="Arial"/>
                <w:vanish/>
                <w:color w:val="000000" w:themeColor="text1"/>
                <w:sz w:val="16"/>
                <w:szCs w:val="16"/>
              </w:rPr>
              <w:t>End of Requirement</w:t>
            </w:r>
          </w:p>
        </w:tc>
      </w:tr>
    </w:tbl>
    <w:p w14:paraId="31EA4CEE" w14:textId="77777777" w:rsidR="00500605" w:rsidRDefault="00000000" w:rsidP="00CD0F64"/>
    <w:p w14:paraId="04962207" w14:textId="77777777" w:rsidR="00406F39" w:rsidRDefault="00770557" w:rsidP="00E52CBB">
      <w:pPr>
        <w:pStyle w:val="Heading5"/>
      </w:pPr>
      <w:r>
        <w:t>CAMERA-UC-REQ-420593/A-Requesting Swap from PiP AUX at below 10kph</w:t>
      </w:r>
    </w:p>
    <w:p w14:paraId="0EA418AC" w14:textId="77777777" w:rsidR="00AE06BC" w:rsidRPr="00AE06BC" w:rsidRDefault="00000000" w:rsidP="00AE06BC"/>
    <w:tbl>
      <w:tblPr>
        <w:tblW w:w="726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351"/>
      </w:tblGrid>
      <w:tr w:rsidR="00D3457F" w14:paraId="4677020C"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5345D1" w14:textId="77777777" w:rsidR="00D3457F" w:rsidRDefault="00770557">
            <w:pPr>
              <w:pStyle w:val="Caption"/>
              <w:spacing w:line="256" w:lineRule="auto"/>
              <w:rPr>
                <w:rFonts w:cs="Arial"/>
                <w:sz w:val="16"/>
              </w:rPr>
            </w:pPr>
            <w:r>
              <w:rPr>
                <w:rFonts w:cs="Arial"/>
                <w:sz w:val="16"/>
              </w:rPr>
              <w:t>Actors</w:t>
            </w:r>
          </w:p>
        </w:tc>
        <w:tc>
          <w:tcPr>
            <w:tcW w:w="535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DAA39C5" w14:textId="77777777" w:rsidR="00D3457F" w:rsidRDefault="00770557">
            <w:pPr>
              <w:pStyle w:val="Caption"/>
              <w:spacing w:line="256" w:lineRule="auto"/>
              <w:rPr>
                <w:rFonts w:cs="Arial"/>
                <w:sz w:val="16"/>
              </w:rPr>
            </w:pPr>
            <w:r>
              <w:rPr>
                <w:rFonts w:cs="Arial"/>
                <w:sz w:val="16"/>
              </w:rPr>
              <w:t>Vehicle Occupant</w:t>
            </w:r>
          </w:p>
        </w:tc>
      </w:tr>
      <w:tr w:rsidR="00D3457F" w14:paraId="09683136"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966B23" w14:textId="77777777" w:rsidR="00D3457F" w:rsidRDefault="00770557">
            <w:pPr>
              <w:pStyle w:val="Caption"/>
              <w:spacing w:line="256" w:lineRule="auto"/>
              <w:rPr>
                <w:rFonts w:cs="Arial"/>
                <w:sz w:val="16"/>
              </w:rPr>
            </w:pPr>
            <w:r>
              <w:rPr>
                <w:rFonts w:cs="Arial"/>
                <w:sz w:val="16"/>
              </w:rPr>
              <w:t>Pre-conditions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4B990351" w14:textId="77777777" w:rsidR="00D3457F" w:rsidRDefault="00770557">
            <w:pPr>
              <w:spacing w:line="276" w:lineRule="auto"/>
              <w:rPr>
                <w:rFonts w:cs="Arial"/>
                <w:sz w:val="16"/>
              </w:rPr>
            </w:pPr>
            <w:r>
              <w:rPr>
                <w:rFonts w:cs="Arial"/>
                <w:sz w:val="16"/>
              </w:rPr>
              <w:t xml:space="preserve">Client is configured for Pip and PiP views at Speed </w:t>
            </w:r>
          </w:p>
          <w:p w14:paraId="48211FF4" w14:textId="77777777" w:rsidR="00D3457F" w:rsidRDefault="00770557">
            <w:pPr>
              <w:pStyle w:val="Caption"/>
              <w:spacing w:line="256" w:lineRule="auto"/>
              <w:rPr>
                <w:rFonts w:cs="Arial"/>
                <w:b w:val="0"/>
                <w:bCs w:val="0"/>
                <w:sz w:val="16"/>
              </w:rPr>
            </w:pPr>
            <w:r>
              <w:rPr>
                <w:rFonts w:cs="Arial"/>
                <w:b w:val="0"/>
                <w:bCs w:val="0"/>
                <w:sz w:val="16"/>
              </w:rPr>
              <w:t>Vehicle is in drive mode and below 10kph speed.</w:t>
            </w:r>
          </w:p>
          <w:p w14:paraId="39D3B233" w14:textId="77777777" w:rsidR="00D3457F" w:rsidRDefault="00770557">
            <w:pPr>
              <w:pStyle w:val="Caption"/>
              <w:spacing w:line="256" w:lineRule="auto"/>
            </w:pPr>
            <w:r>
              <w:rPr>
                <w:rFonts w:cs="Arial"/>
                <w:b w:val="0"/>
                <w:bCs w:val="0"/>
                <w:sz w:val="16"/>
              </w:rPr>
              <w:t>PiP AUX View is active</w:t>
            </w:r>
          </w:p>
        </w:tc>
      </w:tr>
      <w:tr w:rsidR="00D3457F" w14:paraId="17666D71" w14:textId="77777777" w:rsidTr="00E52CBB">
        <w:trPr>
          <w:trHeight w:val="178"/>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34A08E" w14:textId="77777777" w:rsidR="00D3457F" w:rsidRDefault="00770557">
            <w:pPr>
              <w:pStyle w:val="Caption"/>
              <w:spacing w:line="256" w:lineRule="auto"/>
              <w:rPr>
                <w:rFonts w:cs="Arial"/>
                <w:sz w:val="16"/>
              </w:rPr>
            </w:pPr>
            <w:r>
              <w:rPr>
                <w:rFonts w:cs="Arial"/>
                <w:sz w:val="16"/>
              </w:rPr>
              <w:t>Scenario Description</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670073C6" w14:textId="77777777" w:rsidR="00D3457F" w:rsidRDefault="00770557">
            <w:pPr>
              <w:spacing w:line="276" w:lineRule="auto"/>
            </w:pPr>
            <w:r>
              <w:rPr>
                <w:rFonts w:cs="Arial"/>
                <w:sz w:val="16"/>
              </w:rPr>
              <w:t>Swap Button is selected</w:t>
            </w:r>
          </w:p>
        </w:tc>
      </w:tr>
      <w:tr w:rsidR="00D3457F" w14:paraId="2881A698"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813ADA" w14:textId="77777777" w:rsidR="00D3457F" w:rsidRDefault="00770557">
            <w:pPr>
              <w:pStyle w:val="Caption"/>
              <w:spacing w:line="256" w:lineRule="auto"/>
              <w:rPr>
                <w:rFonts w:cs="Arial"/>
                <w:sz w:val="16"/>
              </w:rPr>
            </w:pPr>
            <w:r>
              <w:rPr>
                <w:rFonts w:cs="Arial"/>
                <w:sz w:val="16"/>
              </w:rPr>
              <w:t>Post-conditions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2BBB9CE1" w14:textId="77777777" w:rsidR="00D3457F" w:rsidRDefault="00770557">
            <w:pPr>
              <w:spacing w:line="256" w:lineRule="auto"/>
              <w:rPr>
                <w:rFonts w:cs="Arial"/>
                <w:sz w:val="16"/>
              </w:rPr>
            </w:pPr>
            <w:r>
              <w:rPr>
                <w:rFonts w:cs="Arial"/>
                <w:sz w:val="16"/>
              </w:rPr>
              <w:t xml:space="preserve">Client shall send a request to server for Pip Swap </w:t>
            </w:r>
          </w:p>
          <w:p w14:paraId="577E3BDA" w14:textId="77777777" w:rsidR="00D3457F" w:rsidRDefault="00770557">
            <w:pPr>
              <w:spacing w:line="276" w:lineRule="auto"/>
              <w:rPr>
                <w:rFonts w:cs="Arial"/>
                <w:sz w:val="16"/>
              </w:rPr>
            </w:pPr>
            <w:r>
              <w:rPr>
                <w:rFonts w:cs="Arial"/>
                <w:sz w:val="16"/>
              </w:rPr>
              <w:t xml:space="preserve">Server sends the response </w:t>
            </w:r>
          </w:p>
          <w:p w14:paraId="20CB0B6A" w14:textId="77777777" w:rsidR="00D3457F" w:rsidRDefault="00770557">
            <w:pPr>
              <w:spacing w:line="276" w:lineRule="auto"/>
              <w:rPr>
                <w:rFonts w:cs="Arial"/>
                <w:sz w:val="16"/>
              </w:rPr>
            </w:pPr>
            <w:r>
              <w:rPr>
                <w:rFonts w:cs="Arial"/>
                <w:sz w:val="16"/>
              </w:rPr>
              <w:t>Images are swap.</w:t>
            </w:r>
          </w:p>
        </w:tc>
      </w:tr>
      <w:tr w:rsidR="00D3457F" w14:paraId="3BE35D77"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E0DAD5" w14:textId="77777777" w:rsidR="00D3457F" w:rsidRDefault="00770557">
            <w:pPr>
              <w:pStyle w:val="Caption"/>
              <w:spacing w:line="256" w:lineRule="auto"/>
              <w:rPr>
                <w:rFonts w:cs="Arial"/>
                <w:sz w:val="16"/>
              </w:rPr>
            </w:pPr>
            <w:r>
              <w:rPr>
                <w:rFonts w:cs="Arial"/>
                <w:sz w:val="16"/>
              </w:rPr>
              <w:t>List of Exception Use Cases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1D37C70B" w14:textId="77777777" w:rsidR="00D3457F" w:rsidRDefault="00770557">
            <w:pPr>
              <w:pStyle w:val="Caption"/>
              <w:spacing w:line="256" w:lineRule="auto"/>
              <w:rPr>
                <w:rFonts w:cs="Arial"/>
                <w:b w:val="0"/>
                <w:bCs w:val="0"/>
                <w:sz w:val="16"/>
              </w:rPr>
            </w:pPr>
            <w:r>
              <w:rPr>
                <w:rFonts w:cs="Arial"/>
                <w:b w:val="0"/>
                <w:bCs w:val="0"/>
                <w:sz w:val="16"/>
              </w:rPr>
              <w:t>E1 – Vehicle is not RUN/START</w:t>
            </w:r>
          </w:p>
          <w:p w14:paraId="7FDBA42B" w14:textId="77777777" w:rsidR="00D3457F" w:rsidRDefault="00770557">
            <w:pPr>
              <w:pStyle w:val="Caption"/>
              <w:spacing w:line="256" w:lineRule="auto"/>
              <w:rPr>
                <w:rFonts w:cs="Arial"/>
                <w:b w:val="0"/>
                <w:bCs w:val="0"/>
                <w:sz w:val="16"/>
              </w:rPr>
            </w:pPr>
            <w:r>
              <w:rPr>
                <w:rFonts w:cs="Arial"/>
                <w:b w:val="0"/>
                <w:bCs w:val="0"/>
                <w:sz w:val="16"/>
              </w:rPr>
              <w:t>E2 – Loss of communication with ADAS module</w:t>
            </w:r>
          </w:p>
          <w:p w14:paraId="28360826" w14:textId="77777777" w:rsidR="00D3457F" w:rsidRDefault="00770557">
            <w:pPr>
              <w:pStyle w:val="Caption"/>
              <w:spacing w:line="256" w:lineRule="auto"/>
              <w:rPr>
                <w:rFonts w:cs="Arial"/>
                <w:sz w:val="16"/>
              </w:rPr>
            </w:pPr>
            <w:r>
              <w:rPr>
                <w:rFonts w:cs="Arial"/>
                <w:b w:val="0"/>
                <w:bCs w:val="0"/>
                <w:sz w:val="16"/>
              </w:rPr>
              <w:t>E3 – Valid camera video signal not present</w:t>
            </w:r>
          </w:p>
        </w:tc>
      </w:tr>
      <w:tr w:rsidR="00D3457F" w14:paraId="70B9A9CD"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8578E5" w14:textId="77777777" w:rsidR="00D3457F" w:rsidRDefault="00770557">
            <w:pPr>
              <w:pStyle w:val="Caption"/>
              <w:spacing w:line="256" w:lineRule="auto"/>
              <w:rPr>
                <w:rFonts w:cs="Arial"/>
                <w:sz w:val="16"/>
              </w:rPr>
            </w:pPr>
            <w:r>
              <w:rPr>
                <w:rFonts w:cs="Arial"/>
                <w:sz w:val="16"/>
              </w:rPr>
              <w:t>Interfaces</w:t>
            </w:r>
          </w:p>
        </w:tc>
        <w:tc>
          <w:tcPr>
            <w:tcW w:w="5353" w:type="dxa"/>
            <w:tcBorders>
              <w:top w:val="nil"/>
              <w:left w:val="nil"/>
              <w:bottom w:val="single" w:sz="8" w:space="0" w:color="auto"/>
              <w:right w:val="single" w:sz="8" w:space="0" w:color="auto"/>
            </w:tcBorders>
            <w:tcMar>
              <w:top w:w="0" w:type="dxa"/>
              <w:left w:w="108" w:type="dxa"/>
              <w:bottom w:w="0" w:type="dxa"/>
              <w:right w:w="108" w:type="dxa"/>
            </w:tcMar>
          </w:tcPr>
          <w:p w14:paraId="477BBACA" w14:textId="77777777" w:rsidR="00D3457F" w:rsidRDefault="00000000">
            <w:pPr>
              <w:pStyle w:val="Caption"/>
              <w:spacing w:line="256" w:lineRule="auto"/>
              <w:rPr>
                <w:rFonts w:cs="Arial"/>
                <w:sz w:val="16"/>
              </w:rPr>
            </w:pPr>
          </w:p>
        </w:tc>
      </w:tr>
    </w:tbl>
    <w:p w14:paraId="1DB4162F" w14:textId="77777777" w:rsidR="00500605" w:rsidRDefault="00000000" w:rsidP="00CD0F64"/>
    <w:p w14:paraId="20C3D487" w14:textId="77777777" w:rsidR="00406F39" w:rsidRDefault="00770557" w:rsidP="00E52CBB">
      <w:pPr>
        <w:pStyle w:val="Heading5"/>
      </w:pPr>
      <w:r>
        <w:t>CAMERA-UC-REQ-420594/A-Requesting PiP 50/50 from 50/50 view , below 10kph</w:t>
      </w:r>
    </w:p>
    <w:p w14:paraId="13BD1583" w14:textId="77777777" w:rsidR="00AE06BC" w:rsidRPr="00AE06BC" w:rsidRDefault="00000000" w:rsidP="00AE06BC"/>
    <w:tbl>
      <w:tblPr>
        <w:tblW w:w="726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351"/>
      </w:tblGrid>
      <w:tr w:rsidR="005B4141" w14:paraId="7A2B2EE3"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EF0D98" w14:textId="77777777" w:rsidR="005B4141" w:rsidRDefault="00770557">
            <w:pPr>
              <w:pStyle w:val="Caption"/>
              <w:spacing w:line="256" w:lineRule="auto"/>
              <w:rPr>
                <w:rFonts w:cs="Arial"/>
                <w:sz w:val="16"/>
              </w:rPr>
            </w:pPr>
            <w:r>
              <w:rPr>
                <w:rFonts w:cs="Arial"/>
                <w:sz w:val="16"/>
              </w:rPr>
              <w:t>Actors</w:t>
            </w:r>
          </w:p>
        </w:tc>
        <w:tc>
          <w:tcPr>
            <w:tcW w:w="535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8E9533E" w14:textId="77777777" w:rsidR="005B4141" w:rsidRDefault="00770557">
            <w:pPr>
              <w:pStyle w:val="Caption"/>
              <w:spacing w:line="256" w:lineRule="auto"/>
              <w:rPr>
                <w:rFonts w:cs="Arial"/>
                <w:sz w:val="16"/>
              </w:rPr>
            </w:pPr>
            <w:r>
              <w:rPr>
                <w:rFonts w:cs="Arial"/>
                <w:sz w:val="16"/>
              </w:rPr>
              <w:t>Vehicle Occupant</w:t>
            </w:r>
          </w:p>
        </w:tc>
      </w:tr>
      <w:tr w:rsidR="005B4141" w14:paraId="27CC5610"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B2B199" w14:textId="77777777" w:rsidR="005B4141" w:rsidRDefault="00770557">
            <w:pPr>
              <w:pStyle w:val="Caption"/>
              <w:spacing w:line="256" w:lineRule="auto"/>
              <w:rPr>
                <w:rFonts w:cs="Arial"/>
                <w:sz w:val="16"/>
              </w:rPr>
            </w:pPr>
            <w:r>
              <w:rPr>
                <w:rFonts w:cs="Arial"/>
                <w:sz w:val="16"/>
              </w:rPr>
              <w:t>Pre-conditions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13543398" w14:textId="77777777" w:rsidR="005B4141" w:rsidRDefault="00770557">
            <w:pPr>
              <w:spacing w:line="276" w:lineRule="auto"/>
              <w:rPr>
                <w:rFonts w:cs="Arial"/>
                <w:sz w:val="16"/>
              </w:rPr>
            </w:pPr>
            <w:r>
              <w:rPr>
                <w:rFonts w:cs="Arial"/>
                <w:sz w:val="16"/>
              </w:rPr>
              <w:t xml:space="preserve">Client is configured for Pip and PiP views at Speed </w:t>
            </w:r>
          </w:p>
          <w:p w14:paraId="204C0F1C" w14:textId="77777777" w:rsidR="005B4141" w:rsidRDefault="00770557">
            <w:pPr>
              <w:pStyle w:val="Caption"/>
              <w:spacing w:line="256" w:lineRule="auto"/>
              <w:rPr>
                <w:rFonts w:cs="Arial"/>
                <w:b w:val="0"/>
                <w:bCs w:val="0"/>
                <w:sz w:val="16"/>
              </w:rPr>
            </w:pPr>
            <w:r>
              <w:rPr>
                <w:rFonts w:cs="Arial"/>
                <w:b w:val="0"/>
                <w:bCs w:val="0"/>
                <w:sz w:val="16"/>
              </w:rPr>
              <w:t>Vehicle is in drive mode and below 10kph speed.</w:t>
            </w:r>
          </w:p>
          <w:p w14:paraId="20EC6430" w14:textId="77777777" w:rsidR="005B4141" w:rsidRDefault="00770557">
            <w:pPr>
              <w:spacing w:line="256" w:lineRule="auto"/>
            </w:pPr>
            <w:r>
              <w:rPr>
                <w:rFonts w:cs="Arial"/>
                <w:sz w:val="16"/>
              </w:rPr>
              <w:t xml:space="preserve"> 50/50 view is active </w:t>
            </w:r>
          </w:p>
        </w:tc>
      </w:tr>
      <w:tr w:rsidR="005B4141" w14:paraId="0D75070D" w14:textId="77777777" w:rsidTr="00E52CBB">
        <w:trPr>
          <w:trHeight w:val="160"/>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0E685F" w14:textId="77777777" w:rsidR="005B4141" w:rsidRDefault="00770557">
            <w:pPr>
              <w:pStyle w:val="Caption"/>
              <w:spacing w:line="256" w:lineRule="auto"/>
              <w:rPr>
                <w:rFonts w:cs="Arial"/>
                <w:sz w:val="16"/>
              </w:rPr>
            </w:pPr>
            <w:r>
              <w:rPr>
                <w:rFonts w:cs="Arial"/>
                <w:sz w:val="16"/>
              </w:rPr>
              <w:t>Scenario Description</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74C6E611" w14:textId="77777777" w:rsidR="005B4141" w:rsidRDefault="00770557">
            <w:pPr>
              <w:spacing w:line="256" w:lineRule="auto"/>
            </w:pPr>
            <w:r>
              <w:rPr>
                <w:rFonts w:cs="Arial"/>
                <w:sz w:val="16"/>
              </w:rPr>
              <w:t>PiP button is selected</w:t>
            </w:r>
          </w:p>
        </w:tc>
      </w:tr>
      <w:tr w:rsidR="005B4141" w14:paraId="70A40676"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9C2E5A" w14:textId="77777777" w:rsidR="005B4141" w:rsidRDefault="00770557">
            <w:pPr>
              <w:pStyle w:val="Caption"/>
              <w:spacing w:line="256" w:lineRule="auto"/>
              <w:rPr>
                <w:rFonts w:cs="Arial"/>
                <w:sz w:val="16"/>
              </w:rPr>
            </w:pPr>
            <w:r>
              <w:rPr>
                <w:rFonts w:cs="Arial"/>
                <w:sz w:val="16"/>
              </w:rPr>
              <w:t>Post-conditions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4BAB081D" w14:textId="77777777" w:rsidR="005B4141" w:rsidRDefault="00770557">
            <w:pPr>
              <w:spacing w:line="276" w:lineRule="auto"/>
              <w:rPr>
                <w:rFonts w:cs="Arial"/>
                <w:sz w:val="16"/>
              </w:rPr>
            </w:pPr>
            <w:r>
              <w:rPr>
                <w:rFonts w:cs="Arial"/>
                <w:sz w:val="16"/>
              </w:rPr>
              <w:t>Client shall send a request to server PiP 50/50 view.</w:t>
            </w:r>
          </w:p>
          <w:p w14:paraId="7B631D11" w14:textId="77777777" w:rsidR="005B4141" w:rsidRDefault="00770557">
            <w:pPr>
              <w:spacing w:line="276" w:lineRule="auto"/>
              <w:rPr>
                <w:rFonts w:cs="Arial"/>
                <w:sz w:val="16"/>
              </w:rPr>
            </w:pPr>
            <w:r>
              <w:rPr>
                <w:rFonts w:cs="Arial"/>
                <w:sz w:val="16"/>
              </w:rPr>
              <w:t>Server sends the response</w:t>
            </w:r>
          </w:p>
          <w:p w14:paraId="245F21E5" w14:textId="77777777" w:rsidR="005B4141" w:rsidRDefault="00770557">
            <w:pPr>
              <w:spacing w:line="276" w:lineRule="auto"/>
              <w:rPr>
                <w:rFonts w:cs="Arial"/>
                <w:sz w:val="16"/>
              </w:rPr>
            </w:pPr>
            <w:r>
              <w:rPr>
                <w:rFonts w:cs="Arial"/>
                <w:sz w:val="16"/>
              </w:rPr>
              <w:t>PiP 50/50 view shall be active</w:t>
            </w:r>
          </w:p>
        </w:tc>
      </w:tr>
      <w:tr w:rsidR="005B4141" w14:paraId="43CE85BC"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98C684" w14:textId="77777777" w:rsidR="005B4141" w:rsidRDefault="00770557">
            <w:pPr>
              <w:pStyle w:val="Caption"/>
              <w:spacing w:line="256" w:lineRule="auto"/>
              <w:rPr>
                <w:rFonts w:cs="Arial"/>
                <w:sz w:val="16"/>
              </w:rPr>
            </w:pPr>
            <w:r>
              <w:rPr>
                <w:rFonts w:cs="Arial"/>
                <w:sz w:val="16"/>
              </w:rPr>
              <w:t>List of Exception Use Cases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0304944B" w14:textId="77777777" w:rsidR="005B4141" w:rsidRDefault="00770557">
            <w:pPr>
              <w:pStyle w:val="Caption"/>
              <w:spacing w:line="256" w:lineRule="auto"/>
              <w:rPr>
                <w:rFonts w:cs="Arial"/>
                <w:b w:val="0"/>
                <w:bCs w:val="0"/>
                <w:sz w:val="16"/>
              </w:rPr>
            </w:pPr>
            <w:r>
              <w:rPr>
                <w:rFonts w:cs="Arial"/>
                <w:b w:val="0"/>
                <w:bCs w:val="0"/>
                <w:sz w:val="16"/>
              </w:rPr>
              <w:t>E1 – Vehicle is not RUN/START</w:t>
            </w:r>
          </w:p>
          <w:p w14:paraId="61B9A8A8" w14:textId="77777777" w:rsidR="005B4141" w:rsidRDefault="00770557">
            <w:pPr>
              <w:pStyle w:val="Caption"/>
              <w:spacing w:line="256" w:lineRule="auto"/>
              <w:rPr>
                <w:rFonts w:cs="Arial"/>
                <w:b w:val="0"/>
                <w:bCs w:val="0"/>
                <w:sz w:val="16"/>
              </w:rPr>
            </w:pPr>
            <w:r>
              <w:rPr>
                <w:rFonts w:cs="Arial"/>
                <w:b w:val="0"/>
                <w:bCs w:val="0"/>
                <w:sz w:val="16"/>
              </w:rPr>
              <w:t>E2 – Loss of communication with ADAS module</w:t>
            </w:r>
          </w:p>
          <w:p w14:paraId="2A8823B4" w14:textId="77777777" w:rsidR="005B4141" w:rsidRDefault="00770557">
            <w:pPr>
              <w:pStyle w:val="Caption"/>
              <w:spacing w:line="256" w:lineRule="auto"/>
              <w:rPr>
                <w:rFonts w:cs="Arial"/>
                <w:sz w:val="16"/>
              </w:rPr>
            </w:pPr>
            <w:r>
              <w:rPr>
                <w:rFonts w:cs="Arial"/>
                <w:b w:val="0"/>
                <w:bCs w:val="0"/>
                <w:sz w:val="16"/>
              </w:rPr>
              <w:t>E3 – Valid camera video signal not present</w:t>
            </w:r>
          </w:p>
        </w:tc>
      </w:tr>
      <w:tr w:rsidR="005B4141" w14:paraId="71F23A95"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ED52DD" w14:textId="77777777" w:rsidR="005B4141" w:rsidRDefault="00770557">
            <w:pPr>
              <w:pStyle w:val="Caption"/>
              <w:spacing w:line="256" w:lineRule="auto"/>
              <w:rPr>
                <w:rFonts w:cs="Arial"/>
                <w:sz w:val="16"/>
              </w:rPr>
            </w:pPr>
            <w:r>
              <w:rPr>
                <w:rFonts w:cs="Arial"/>
                <w:sz w:val="16"/>
              </w:rPr>
              <w:t>Interfaces</w:t>
            </w:r>
          </w:p>
        </w:tc>
        <w:tc>
          <w:tcPr>
            <w:tcW w:w="5353" w:type="dxa"/>
            <w:tcBorders>
              <w:top w:val="nil"/>
              <w:left w:val="nil"/>
              <w:bottom w:val="single" w:sz="8" w:space="0" w:color="auto"/>
              <w:right w:val="single" w:sz="8" w:space="0" w:color="auto"/>
            </w:tcBorders>
            <w:tcMar>
              <w:top w:w="0" w:type="dxa"/>
              <w:left w:w="108" w:type="dxa"/>
              <w:bottom w:w="0" w:type="dxa"/>
              <w:right w:w="108" w:type="dxa"/>
            </w:tcMar>
          </w:tcPr>
          <w:p w14:paraId="7F90D2C1" w14:textId="77777777" w:rsidR="005B4141" w:rsidRDefault="00000000">
            <w:pPr>
              <w:pStyle w:val="Caption"/>
              <w:spacing w:line="256" w:lineRule="auto"/>
              <w:rPr>
                <w:rFonts w:cs="Arial"/>
                <w:sz w:val="16"/>
              </w:rPr>
            </w:pPr>
          </w:p>
        </w:tc>
      </w:tr>
    </w:tbl>
    <w:p w14:paraId="74BE6BB9" w14:textId="77777777" w:rsidR="00500605" w:rsidRDefault="00000000" w:rsidP="00CD0F64"/>
    <w:p w14:paraId="48379350" w14:textId="77777777" w:rsidR="00406F39" w:rsidRDefault="00770557" w:rsidP="00E52CBB">
      <w:pPr>
        <w:pStyle w:val="Heading5"/>
      </w:pPr>
      <w:r>
        <w:t>CAMERA-UC-REQ-420595/A-Requesting 50/50 from PiP 50/50 with PiP button at below 10kph</w:t>
      </w:r>
    </w:p>
    <w:p w14:paraId="171B4EB0" w14:textId="77777777" w:rsidR="00AE06BC" w:rsidRPr="00AE06BC" w:rsidRDefault="00000000" w:rsidP="00AE06BC"/>
    <w:tbl>
      <w:tblPr>
        <w:tblW w:w="726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351"/>
      </w:tblGrid>
      <w:tr w:rsidR="00F66BC3" w14:paraId="4E3D1688"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A67BA0" w14:textId="77777777" w:rsidR="00F66BC3" w:rsidRDefault="00770557">
            <w:pPr>
              <w:pStyle w:val="Caption"/>
              <w:spacing w:line="256" w:lineRule="auto"/>
              <w:rPr>
                <w:rFonts w:cs="Arial"/>
                <w:sz w:val="16"/>
              </w:rPr>
            </w:pPr>
            <w:r>
              <w:rPr>
                <w:rFonts w:cs="Arial"/>
                <w:sz w:val="16"/>
              </w:rPr>
              <w:t>Actors</w:t>
            </w:r>
          </w:p>
        </w:tc>
        <w:tc>
          <w:tcPr>
            <w:tcW w:w="535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6E159C1" w14:textId="77777777" w:rsidR="00F66BC3" w:rsidRDefault="00770557">
            <w:pPr>
              <w:pStyle w:val="Caption"/>
              <w:spacing w:line="256" w:lineRule="auto"/>
              <w:rPr>
                <w:rFonts w:cs="Arial"/>
                <w:sz w:val="16"/>
              </w:rPr>
            </w:pPr>
            <w:r>
              <w:rPr>
                <w:rFonts w:cs="Arial"/>
                <w:sz w:val="16"/>
              </w:rPr>
              <w:t>Vehicle Occupant</w:t>
            </w:r>
          </w:p>
        </w:tc>
      </w:tr>
      <w:tr w:rsidR="00F66BC3" w14:paraId="41FFAD6A"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963BF2" w14:textId="77777777" w:rsidR="00F66BC3" w:rsidRDefault="00770557">
            <w:pPr>
              <w:pStyle w:val="Caption"/>
              <w:spacing w:line="256" w:lineRule="auto"/>
              <w:rPr>
                <w:rFonts w:cs="Arial"/>
                <w:sz w:val="16"/>
              </w:rPr>
            </w:pPr>
            <w:r>
              <w:rPr>
                <w:rFonts w:cs="Arial"/>
                <w:sz w:val="16"/>
              </w:rPr>
              <w:t>Pre-conditions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568672E7" w14:textId="77777777" w:rsidR="00F66BC3" w:rsidRDefault="00770557">
            <w:pPr>
              <w:spacing w:line="276" w:lineRule="auto"/>
              <w:rPr>
                <w:rFonts w:cs="Arial"/>
                <w:sz w:val="16"/>
              </w:rPr>
            </w:pPr>
            <w:r>
              <w:rPr>
                <w:rFonts w:cs="Arial"/>
                <w:sz w:val="16"/>
              </w:rPr>
              <w:t xml:space="preserve">Client is configured for Pip and PiP views at Speed </w:t>
            </w:r>
          </w:p>
          <w:p w14:paraId="7EF2E666" w14:textId="77777777" w:rsidR="00F66BC3" w:rsidRDefault="00770557">
            <w:pPr>
              <w:pStyle w:val="Caption"/>
              <w:spacing w:line="256" w:lineRule="auto"/>
              <w:rPr>
                <w:rFonts w:cs="Arial"/>
                <w:b w:val="0"/>
                <w:bCs w:val="0"/>
                <w:sz w:val="16"/>
              </w:rPr>
            </w:pPr>
            <w:r>
              <w:rPr>
                <w:rFonts w:cs="Arial"/>
                <w:b w:val="0"/>
                <w:bCs w:val="0"/>
                <w:sz w:val="16"/>
              </w:rPr>
              <w:t>Vehicle is in drive mode and below 10kph speed.</w:t>
            </w:r>
          </w:p>
          <w:p w14:paraId="477DD921" w14:textId="77777777" w:rsidR="00F66BC3" w:rsidRDefault="00770557">
            <w:pPr>
              <w:spacing w:line="276" w:lineRule="auto"/>
              <w:rPr>
                <w:rFonts w:cs="Arial"/>
                <w:sz w:val="16"/>
              </w:rPr>
            </w:pPr>
            <w:r>
              <w:rPr>
                <w:rFonts w:cs="Arial"/>
                <w:sz w:val="16"/>
              </w:rPr>
              <w:t>PiP  50/50 View is active</w:t>
            </w:r>
          </w:p>
        </w:tc>
      </w:tr>
      <w:tr w:rsidR="00F66BC3" w14:paraId="7EA1A1CD" w14:textId="77777777" w:rsidTr="00E52CBB">
        <w:trPr>
          <w:trHeight w:val="151"/>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ACA0F7" w14:textId="77777777" w:rsidR="00F66BC3" w:rsidRDefault="00770557">
            <w:pPr>
              <w:pStyle w:val="Caption"/>
              <w:spacing w:line="256" w:lineRule="auto"/>
              <w:rPr>
                <w:rFonts w:cs="Arial"/>
                <w:sz w:val="16"/>
              </w:rPr>
            </w:pPr>
            <w:r>
              <w:rPr>
                <w:rFonts w:cs="Arial"/>
                <w:sz w:val="16"/>
              </w:rPr>
              <w:t>Scenario Description</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61A7D4F5" w14:textId="77777777" w:rsidR="00F66BC3" w:rsidRDefault="00770557">
            <w:pPr>
              <w:spacing w:line="276" w:lineRule="auto"/>
            </w:pPr>
            <w:r>
              <w:rPr>
                <w:rFonts w:cs="Arial"/>
                <w:sz w:val="16"/>
              </w:rPr>
              <w:t>PiP Button is selected</w:t>
            </w:r>
          </w:p>
        </w:tc>
      </w:tr>
      <w:tr w:rsidR="00F66BC3" w14:paraId="3578E7FE"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C93DC5" w14:textId="77777777" w:rsidR="00F66BC3" w:rsidRDefault="00770557">
            <w:pPr>
              <w:pStyle w:val="Caption"/>
              <w:spacing w:line="256" w:lineRule="auto"/>
              <w:rPr>
                <w:rFonts w:cs="Arial"/>
                <w:sz w:val="16"/>
              </w:rPr>
            </w:pPr>
            <w:r>
              <w:rPr>
                <w:rFonts w:cs="Arial"/>
                <w:sz w:val="16"/>
              </w:rPr>
              <w:t>Post-conditions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585371A0" w14:textId="77777777" w:rsidR="00F66BC3" w:rsidRDefault="00770557">
            <w:pPr>
              <w:spacing w:line="256" w:lineRule="auto"/>
              <w:rPr>
                <w:rFonts w:cs="Arial"/>
                <w:sz w:val="16"/>
              </w:rPr>
            </w:pPr>
            <w:r>
              <w:rPr>
                <w:rFonts w:cs="Arial"/>
                <w:sz w:val="16"/>
              </w:rPr>
              <w:t>Client shall send a request to server to show 50/50 view</w:t>
            </w:r>
          </w:p>
          <w:p w14:paraId="143AF6C5" w14:textId="77777777" w:rsidR="00F66BC3" w:rsidRDefault="00770557">
            <w:pPr>
              <w:spacing w:line="276" w:lineRule="auto"/>
              <w:rPr>
                <w:rFonts w:cs="Arial"/>
                <w:sz w:val="16"/>
              </w:rPr>
            </w:pPr>
            <w:r>
              <w:rPr>
                <w:rFonts w:cs="Arial"/>
                <w:sz w:val="16"/>
              </w:rPr>
              <w:t>Server sends the response</w:t>
            </w:r>
          </w:p>
          <w:p w14:paraId="3519AFC5" w14:textId="77777777" w:rsidR="00F66BC3" w:rsidRDefault="00770557">
            <w:pPr>
              <w:spacing w:line="276" w:lineRule="auto"/>
              <w:rPr>
                <w:rFonts w:cs="Arial"/>
                <w:sz w:val="16"/>
              </w:rPr>
            </w:pPr>
            <w:r>
              <w:rPr>
                <w:rFonts w:cs="Arial"/>
                <w:sz w:val="16"/>
              </w:rPr>
              <w:t>Client displays 50/50 views.</w:t>
            </w:r>
          </w:p>
        </w:tc>
      </w:tr>
      <w:tr w:rsidR="00F66BC3" w14:paraId="680F3F12"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68C36D" w14:textId="77777777" w:rsidR="00F66BC3" w:rsidRDefault="00770557">
            <w:pPr>
              <w:pStyle w:val="Caption"/>
              <w:spacing w:line="256" w:lineRule="auto"/>
              <w:rPr>
                <w:rFonts w:cs="Arial"/>
                <w:sz w:val="16"/>
              </w:rPr>
            </w:pPr>
            <w:r>
              <w:rPr>
                <w:rFonts w:cs="Arial"/>
                <w:sz w:val="16"/>
              </w:rPr>
              <w:t>List of Exception Use Cases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201E29BB" w14:textId="77777777" w:rsidR="00F66BC3" w:rsidRDefault="00770557">
            <w:pPr>
              <w:pStyle w:val="Caption"/>
              <w:spacing w:line="256" w:lineRule="auto"/>
              <w:rPr>
                <w:rFonts w:cs="Arial"/>
                <w:b w:val="0"/>
                <w:bCs w:val="0"/>
                <w:sz w:val="16"/>
              </w:rPr>
            </w:pPr>
            <w:r>
              <w:rPr>
                <w:rFonts w:cs="Arial"/>
                <w:b w:val="0"/>
                <w:bCs w:val="0"/>
                <w:sz w:val="16"/>
              </w:rPr>
              <w:t>E1 – Vehicle is not RUN/START</w:t>
            </w:r>
          </w:p>
          <w:p w14:paraId="4033AB99" w14:textId="77777777" w:rsidR="00F66BC3" w:rsidRDefault="00770557">
            <w:pPr>
              <w:pStyle w:val="Caption"/>
              <w:spacing w:line="256" w:lineRule="auto"/>
              <w:rPr>
                <w:rFonts w:cs="Arial"/>
                <w:b w:val="0"/>
                <w:bCs w:val="0"/>
                <w:sz w:val="16"/>
              </w:rPr>
            </w:pPr>
            <w:r>
              <w:rPr>
                <w:rFonts w:cs="Arial"/>
                <w:b w:val="0"/>
                <w:bCs w:val="0"/>
                <w:sz w:val="16"/>
              </w:rPr>
              <w:t>E2 – Loss of communication with ADAS module</w:t>
            </w:r>
          </w:p>
          <w:p w14:paraId="194ADD0F" w14:textId="77777777" w:rsidR="00F66BC3" w:rsidRDefault="00770557">
            <w:pPr>
              <w:pStyle w:val="Caption"/>
              <w:spacing w:line="256" w:lineRule="auto"/>
              <w:rPr>
                <w:rFonts w:cs="Arial"/>
                <w:sz w:val="16"/>
              </w:rPr>
            </w:pPr>
            <w:r>
              <w:rPr>
                <w:rFonts w:cs="Arial"/>
                <w:b w:val="0"/>
                <w:bCs w:val="0"/>
                <w:sz w:val="16"/>
              </w:rPr>
              <w:t>E3 – Valid camera video signal not present</w:t>
            </w:r>
          </w:p>
        </w:tc>
      </w:tr>
      <w:tr w:rsidR="00F66BC3" w14:paraId="5026B7BF"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F37F57" w14:textId="77777777" w:rsidR="00F66BC3" w:rsidRDefault="00770557">
            <w:pPr>
              <w:pStyle w:val="Caption"/>
              <w:spacing w:line="256" w:lineRule="auto"/>
              <w:rPr>
                <w:rFonts w:cs="Arial"/>
                <w:sz w:val="16"/>
              </w:rPr>
            </w:pPr>
            <w:r>
              <w:rPr>
                <w:rFonts w:cs="Arial"/>
                <w:sz w:val="16"/>
              </w:rPr>
              <w:lastRenderedPageBreak/>
              <w:t>Interfaces</w:t>
            </w:r>
          </w:p>
        </w:tc>
        <w:tc>
          <w:tcPr>
            <w:tcW w:w="5353" w:type="dxa"/>
            <w:tcBorders>
              <w:top w:val="nil"/>
              <w:left w:val="nil"/>
              <w:bottom w:val="single" w:sz="8" w:space="0" w:color="auto"/>
              <w:right w:val="single" w:sz="8" w:space="0" w:color="auto"/>
            </w:tcBorders>
            <w:tcMar>
              <w:top w:w="0" w:type="dxa"/>
              <w:left w:w="108" w:type="dxa"/>
              <w:bottom w:w="0" w:type="dxa"/>
              <w:right w:w="108" w:type="dxa"/>
            </w:tcMar>
          </w:tcPr>
          <w:p w14:paraId="3768F25D" w14:textId="77777777" w:rsidR="00F66BC3" w:rsidRDefault="00000000">
            <w:pPr>
              <w:pStyle w:val="Caption"/>
              <w:spacing w:line="256" w:lineRule="auto"/>
              <w:rPr>
                <w:rFonts w:cs="Arial"/>
                <w:sz w:val="16"/>
              </w:rPr>
            </w:pPr>
          </w:p>
        </w:tc>
      </w:tr>
    </w:tbl>
    <w:p w14:paraId="7863EBAE" w14:textId="77777777" w:rsidR="00500605" w:rsidRDefault="00000000" w:rsidP="00CD0F64"/>
    <w:p w14:paraId="2C55757D" w14:textId="77777777" w:rsidR="00406F39" w:rsidRDefault="00770557" w:rsidP="00E52CBB">
      <w:pPr>
        <w:pStyle w:val="Heading5"/>
      </w:pPr>
      <w:r>
        <w:t>CAMERA-UC-REQ-420596/A-Requesting Swap from PiP 50/50 at below 10kph</w:t>
      </w:r>
    </w:p>
    <w:p w14:paraId="6588F8E0" w14:textId="77777777" w:rsidR="00AE06BC" w:rsidRPr="00AE06BC" w:rsidRDefault="00000000" w:rsidP="00AE06BC"/>
    <w:tbl>
      <w:tblPr>
        <w:tblW w:w="735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441"/>
      </w:tblGrid>
      <w:tr w:rsidR="00323408" w14:paraId="3521DB5E"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C0999E" w14:textId="77777777" w:rsidR="00323408" w:rsidRDefault="00770557">
            <w:pPr>
              <w:pStyle w:val="Caption"/>
              <w:spacing w:line="256" w:lineRule="auto"/>
              <w:rPr>
                <w:rFonts w:cs="Arial"/>
                <w:sz w:val="16"/>
              </w:rPr>
            </w:pPr>
            <w:r>
              <w:rPr>
                <w:rFonts w:cs="Arial"/>
                <w:sz w:val="16"/>
              </w:rPr>
              <w:t>Actors</w:t>
            </w:r>
          </w:p>
        </w:tc>
        <w:tc>
          <w:tcPr>
            <w:tcW w:w="544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1D21FFC" w14:textId="77777777" w:rsidR="00323408" w:rsidRDefault="00770557">
            <w:pPr>
              <w:pStyle w:val="Caption"/>
              <w:spacing w:line="256" w:lineRule="auto"/>
              <w:rPr>
                <w:rFonts w:cs="Arial"/>
                <w:sz w:val="16"/>
              </w:rPr>
            </w:pPr>
            <w:r>
              <w:rPr>
                <w:rFonts w:cs="Arial"/>
                <w:sz w:val="16"/>
              </w:rPr>
              <w:t>Vehicle Occupant</w:t>
            </w:r>
          </w:p>
        </w:tc>
      </w:tr>
      <w:tr w:rsidR="00323408" w14:paraId="7E94B5B4"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E9704D" w14:textId="77777777" w:rsidR="00323408" w:rsidRDefault="00770557">
            <w:pPr>
              <w:pStyle w:val="Caption"/>
              <w:spacing w:line="256" w:lineRule="auto"/>
              <w:rPr>
                <w:rFonts w:cs="Arial"/>
                <w:sz w:val="16"/>
              </w:rPr>
            </w:pPr>
            <w:r>
              <w:rPr>
                <w:rFonts w:cs="Arial"/>
                <w:sz w:val="16"/>
              </w:rPr>
              <w:t>Pre-conditions</w:t>
            </w:r>
          </w:p>
        </w:tc>
        <w:tc>
          <w:tcPr>
            <w:tcW w:w="5443" w:type="dxa"/>
            <w:tcBorders>
              <w:top w:val="nil"/>
              <w:left w:val="nil"/>
              <w:bottom w:val="single" w:sz="8" w:space="0" w:color="auto"/>
              <w:right w:val="single" w:sz="8" w:space="0" w:color="auto"/>
            </w:tcBorders>
            <w:tcMar>
              <w:top w:w="0" w:type="dxa"/>
              <w:left w:w="108" w:type="dxa"/>
              <w:bottom w:w="0" w:type="dxa"/>
              <w:right w:w="108" w:type="dxa"/>
            </w:tcMar>
            <w:hideMark/>
          </w:tcPr>
          <w:p w14:paraId="0C861AEF" w14:textId="77777777" w:rsidR="00323408" w:rsidRDefault="00770557">
            <w:pPr>
              <w:spacing w:line="276" w:lineRule="auto"/>
              <w:rPr>
                <w:rFonts w:cs="Arial"/>
                <w:sz w:val="16"/>
              </w:rPr>
            </w:pPr>
            <w:r>
              <w:rPr>
                <w:rFonts w:cs="Arial"/>
                <w:sz w:val="16"/>
              </w:rPr>
              <w:t xml:space="preserve">Client is configured for Pip and PiP views at Speed </w:t>
            </w:r>
          </w:p>
          <w:p w14:paraId="0FC3F81A" w14:textId="77777777" w:rsidR="00323408" w:rsidRDefault="00770557">
            <w:pPr>
              <w:pStyle w:val="Caption"/>
              <w:spacing w:line="256" w:lineRule="auto"/>
              <w:rPr>
                <w:rFonts w:cs="Arial"/>
                <w:b w:val="0"/>
                <w:bCs w:val="0"/>
                <w:sz w:val="16"/>
              </w:rPr>
            </w:pPr>
            <w:r>
              <w:rPr>
                <w:rFonts w:cs="Arial"/>
                <w:b w:val="0"/>
                <w:bCs w:val="0"/>
                <w:sz w:val="16"/>
              </w:rPr>
              <w:t>Vehicle is in drive mode and below 10kph speed.</w:t>
            </w:r>
          </w:p>
          <w:p w14:paraId="6C11B68A" w14:textId="77777777" w:rsidR="00323408" w:rsidRDefault="00770557">
            <w:pPr>
              <w:spacing w:line="276" w:lineRule="auto"/>
            </w:pPr>
            <w:r>
              <w:rPr>
                <w:rFonts w:cs="Arial"/>
                <w:sz w:val="16"/>
              </w:rPr>
              <w:t>PiP  50/50 View is active</w:t>
            </w:r>
          </w:p>
        </w:tc>
      </w:tr>
      <w:tr w:rsidR="00323408" w14:paraId="0BDD15CF" w14:textId="77777777" w:rsidTr="00E52CBB">
        <w:trPr>
          <w:trHeight w:val="151"/>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0BB80C" w14:textId="77777777" w:rsidR="00323408" w:rsidRDefault="00770557">
            <w:pPr>
              <w:pStyle w:val="Caption"/>
              <w:spacing w:line="256" w:lineRule="auto"/>
              <w:rPr>
                <w:rFonts w:cs="Arial"/>
                <w:sz w:val="16"/>
              </w:rPr>
            </w:pPr>
            <w:r>
              <w:rPr>
                <w:rFonts w:cs="Arial"/>
                <w:sz w:val="16"/>
              </w:rPr>
              <w:t>Scenario Description</w:t>
            </w:r>
          </w:p>
        </w:tc>
        <w:tc>
          <w:tcPr>
            <w:tcW w:w="5443" w:type="dxa"/>
            <w:tcBorders>
              <w:top w:val="nil"/>
              <w:left w:val="nil"/>
              <w:bottom w:val="single" w:sz="8" w:space="0" w:color="auto"/>
              <w:right w:val="single" w:sz="8" w:space="0" w:color="auto"/>
            </w:tcBorders>
            <w:tcMar>
              <w:top w:w="0" w:type="dxa"/>
              <w:left w:w="108" w:type="dxa"/>
              <w:bottom w:w="0" w:type="dxa"/>
              <w:right w:w="108" w:type="dxa"/>
            </w:tcMar>
            <w:hideMark/>
          </w:tcPr>
          <w:p w14:paraId="1EA06F5D" w14:textId="77777777" w:rsidR="00323408" w:rsidRDefault="00770557">
            <w:pPr>
              <w:spacing w:line="256" w:lineRule="auto"/>
              <w:rPr>
                <w:rFonts w:cs="Arial"/>
                <w:sz w:val="16"/>
              </w:rPr>
            </w:pPr>
            <w:r>
              <w:rPr>
                <w:rFonts w:cs="Arial"/>
                <w:sz w:val="16"/>
              </w:rPr>
              <w:t>Swap button is selected.</w:t>
            </w:r>
          </w:p>
        </w:tc>
      </w:tr>
      <w:tr w:rsidR="00323408" w14:paraId="127B2CA6"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9A6391" w14:textId="77777777" w:rsidR="00323408" w:rsidRDefault="00770557">
            <w:pPr>
              <w:pStyle w:val="Caption"/>
              <w:spacing w:line="256" w:lineRule="auto"/>
              <w:rPr>
                <w:rFonts w:cs="Arial"/>
                <w:sz w:val="16"/>
              </w:rPr>
            </w:pPr>
            <w:r>
              <w:rPr>
                <w:rFonts w:cs="Arial"/>
                <w:sz w:val="16"/>
              </w:rPr>
              <w:t>Post-conditions</w:t>
            </w:r>
          </w:p>
        </w:tc>
        <w:tc>
          <w:tcPr>
            <w:tcW w:w="5443" w:type="dxa"/>
            <w:tcBorders>
              <w:top w:val="nil"/>
              <w:left w:val="nil"/>
              <w:bottom w:val="single" w:sz="8" w:space="0" w:color="auto"/>
              <w:right w:val="single" w:sz="8" w:space="0" w:color="auto"/>
            </w:tcBorders>
            <w:tcMar>
              <w:top w:w="0" w:type="dxa"/>
              <w:left w:w="108" w:type="dxa"/>
              <w:bottom w:w="0" w:type="dxa"/>
              <w:right w:w="108" w:type="dxa"/>
            </w:tcMar>
            <w:hideMark/>
          </w:tcPr>
          <w:p w14:paraId="2CEA8273" w14:textId="77777777" w:rsidR="00323408" w:rsidRDefault="00770557">
            <w:pPr>
              <w:spacing w:line="256" w:lineRule="auto"/>
              <w:rPr>
                <w:rFonts w:cs="Arial"/>
                <w:sz w:val="16"/>
              </w:rPr>
            </w:pPr>
            <w:r>
              <w:rPr>
                <w:rFonts w:cs="Arial"/>
                <w:sz w:val="16"/>
              </w:rPr>
              <w:t>Client shall send a request to server PiP Swap.</w:t>
            </w:r>
          </w:p>
          <w:p w14:paraId="3B9B4846" w14:textId="77777777" w:rsidR="00323408" w:rsidRDefault="00770557">
            <w:pPr>
              <w:spacing w:line="276" w:lineRule="auto"/>
              <w:rPr>
                <w:rFonts w:cs="Arial"/>
                <w:sz w:val="16"/>
              </w:rPr>
            </w:pPr>
            <w:r>
              <w:rPr>
                <w:rFonts w:cs="Arial"/>
                <w:sz w:val="16"/>
              </w:rPr>
              <w:t>Server sends the response.</w:t>
            </w:r>
          </w:p>
          <w:p w14:paraId="4F307EBE" w14:textId="77777777" w:rsidR="00323408" w:rsidRDefault="00770557">
            <w:pPr>
              <w:spacing w:line="276" w:lineRule="auto"/>
              <w:rPr>
                <w:rFonts w:cs="Arial"/>
                <w:sz w:val="16"/>
              </w:rPr>
            </w:pPr>
            <w:r>
              <w:rPr>
                <w:rFonts w:cs="Arial"/>
                <w:sz w:val="16"/>
              </w:rPr>
              <w:t>Client displays 50/50 pip.</w:t>
            </w:r>
          </w:p>
        </w:tc>
      </w:tr>
      <w:tr w:rsidR="00323408" w14:paraId="0C3F44E8"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6C85D1" w14:textId="77777777" w:rsidR="00323408" w:rsidRDefault="00770557">
            <w:pPr>
              <w:pStyle w:val="Caption"/>
              <w:spacing w:line="256" w:lineRule="auto"/>
              <w:rPr>
                <w:rFonts w:cs="Arial"/>
                <w:sz w:val="16"/>
              </w:rPr>
            </w:pPr>
            <w:r>
              <w:rPr>
                <w:rFonts w:cs="Arial"/>
                <w:sz w:val="16"/>
              </w:rPr>
              <w:t>List of Exception Use Cases</w:t>
            </w:r>
          </w:p>
        </w:tc>
        <w:tc>
          <w:tcPr>
            <w:tcW w:w="5443" w:type="dxa"/>
            <w:tcBorders>
              <w:top w:val="nil"/>
              <w:left w:val="nil"/>
              <w:bottom w:val="single" w:sz="8" w:space="0" w:color="auto"/>
              <w:right w:val="single" w:sz="8" w:space="0" w:color="auto"/>
            </w:tcBorders>
            <w:tcMar>
              <w:top w:w="0" w:type="dxa"/>
              <w:left w:w="108" w:type="dxa"/>
              <w:bottom w:w="0" w:type="dxa"/>
              <w:right w:w="108" w:type="dxa"/>
            </w:tcMar>
            <w:hideMark/>
          </w:tcPr>
          <w:p w14:paraId="50566E87" w14:textId="77777777" w:rsidR="00323408" w:rsidRDefault="00770557">
            <w:pPr>
              <w:pStyle w:val="Caption"/>
              <w:spacing w:line="256" w:lineRule="auto"/>
              <w:rPr>
                <w:rFonts w:cs="Arial"/>
                <w:b w:val="0"/>
                <w:bCs w:val="0"/>
                <w:sz w:val="16"/>
              </w:rPr>
            </w:pPr>
            <w:r>
              <w:rPr>
                <w:rFonts w:cs="Arial"/>
                <w:b w:val="0"/>
                <w:bCs w:val="0"/>
                <w:sz w:val="16"/>
              </w:rPr>
              <w:t>E1 – Vehicle is not RUN/START</w:t>
            </w:r>
          </w:p>
          <w:p w14:paraId="1EDB1573" w14:textId="77777777" w:rsidR="00323408" w:rsidRDefault="00770557">
            <w:pPr>
              <w:pStyle w:val="Caption"/>
              <w:spacing w:line="256" w:lineRule="auto"/>
              <w:rPr>
                <w:rFonts w:cs="Arial"/>
                <w:b w:val="0"/>
                <w:bCs w:val="0"/>
                <w:sz w:val="16"/>
              </w:rPr>
            </w:pPr>
            <w:r>
              <w:rPr>
                <w:rFonts w:cs="Arial"/>
                <w:b w:val="0"/>
                <w:bCs w:val="0"/>
                <w:sz w:val="16"/>
              </w:rPr>
              <w:t>E2 – Loss of communication with ADAS module</w:t>
            </w:r>
          </w:p>
          <w:p w14:paraId="55D29F8A" w14:textId="77777777" w:rsidR="00323408" w:rsidRDefault="00770557">
            <w:pPr>
              <w:pStyle w:val="Caption"/>
              <w:spacing w:line="256" w:lineRule="auto"/>
              <w:rPr>
                <w:rFonts w:cs="Arial"/>
                <w:sz w:val="16"/>
              </w:rPr>
            </w:pPr>
            <w:r>
              <w:rPr>
                <w:rFonts w:cs="Arial"/>
                <w:b w:val="0"/>
                <w:bCs w:val="0"/>
                <w:sz w:val="16"/>
              </w:rPr>
              <w:t>E3 – Valid camera video signal not present</w:t>
            </w:r>
          </w:p>
        </w:tc>
      </w:tr>
      <w:tr w:rsidR="00323408" w14:paraId="7211DA09"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432E9A" w14:textId="77777777" w:rsidR="00323408" w:rsidRDefault="00770557">
            <w:pPr>
              <w:pStyle w:val="Caption"/>
              <w:spacing w:line="256" w:lineRule="auto"/>
              <w:rPr>
                <w:rFonts w:cs="Arial"/>
                <w:sz w:val="16"/>
              </w:rPr>
            </w:pPr>
            <w:r>
              <w:rPr>
                <w:rFonts w:cs="Arial"/>
                <w:sz w:val="16"/>
              </w:rPr>
              <w:t>Interfaces</w:t>
            </w:r>
          </w:p>
        </w:tc>
        <w:tc>
          <w:tcPr>
            <w:tcW w:w="5443" w:type="dxa"/>
            <w:tcBorders>
              <w:top w:val="nil"/>
              <w:left w:val="nil"/>
              <w:bottom w:val="single" w:sz="8" w:space="0" w:color="auto"/>
              <w:right w:val="single" w:sz="8" w:space="0" w:color="auto"/>
            </w:tcBorders>
            <w:tcMar>
              <w:top w:w="0" w:type="dxa"/>
              <w:left w:w="108" w:type="dxa"/>
              <w:bottom w:w="0" w:type="dxa"/>
              <w:right w:w="108" w:type="dxa"/>
            </w:tcMar>
          </w:tcPr>
          <w:p w14:paraId="165FBE3D" w14:textId="77777777" w:rsidR="00323408" w:rsidRDefault="00000000">
            <w:pPr>
              <w:pStyle w:val="Caption"/>
              <w:spacing w:line="256" w:lineRule="auto"/>
              <w:rPr>
                <w:rFonts w:cs="Arial"/>
                <w:sz w:val="16"/>
              </w:rPr>
            </w:pPr>
          </w:p>
        </w:tc>
      </w:tr>
    </w:tbl>
    <w:p w14:paraId="31E68E18" w14:textId="77777777" w:rsidR="00500605" w:rsidRDefault="00000000" w:rsidP="00CD0F64"/>
    <w:p w14:paraId="74E60E40" w14:textId="77777777" w:rsidR="00406F39" w:rsidRDefault="00770557" w:rsidP="00E52CBB">
      <w:pPr>
        <w:pStyle w:val="Heading5"/>
      </w:pPr>
      <w:r>
        <w:t>CAMERA-UC-REQ-420597/A-Requesting Pip Trailer Rear Normal from Trailer Rear Normal below 10kph</w:t>
      </w:r>
    </w:p>
    <w:p w14:paraId="38BD9DCB" w14:textId="77777777" w:rsidR="00AE06BC" w:rsidRPr="00AE06BC" w:rsidRDefault="00000000" w:rsidP="00AE06BC"/>
    <w:tbl>
      <w:tblPr>
        <w:tblW w:w="762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711"/>
      </w:tblGrid>
      <w:tr w:rsidR="00F54A12" w14:paraId="333F9845"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5B47FD" w14:textId="77777777" w:rsidR="00F54A12" w:rsidRDefault="00770557">
            <w:pPr>
              <w:pStyle w:val="Caption"/>
              <w:spacing w:line="256" w:lineRule="auto"/>
              <w:rPr>
                <w:rFonts w:cs="Arial"/>
                <w:sz w:val="16"/>
              </w:rPr>
            </w:pPr>
            <w:r>
              <w:rPr>
                <w:rFonts w:cs="Arial"/>
                <w:sz w:val="16"/>
              </w:rPr>
              <w:t>Actors</w:t>
            </w:r>
          </w:p>
        </w:tc>
        <w:tc>
          <w:tcPr>
            <w:tcW w:w="571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1E5AD8C" w14:textId="77777777" w:rsidR="00F54A12" w:rsidRDefault="00770557">
            <w:pPr>
              <w:pStyle w:val="Caption"/>
              <w:spacing w:line="256" w:lineRule="auto"/>
              <w:rPr>
                <w:rFonts w:cs="Arial"/>
                <w:sz w:val="16"/>
              </w:rPr>
            </w:pPr>
            <w:r>
              <w:rPr>
                <w:rFonts w:cs="Arial"/>
                <w:sz w:val="16"/>
              </w:rPr>
              <w:t>Vehicle Occupant</w:t>
            </w:r>
          </w:p>
        </w:tc>
      </w:tr>
      <w:tr w:rsidR="00F54A12" w14:paraId="3350384B"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C162B0" w14:textId="77777777" w:rsidR="00F54A12" w:rsidRDefault="00770557">
            <w:pPr>
              <w:pStyle w:val="Caption"/>
              <w:spacing w:line="256" w:lineRule="auto"/>
              <w:rPr>
                <w:rFonts w:cs="Arial"/>
                <w:sz w:val="16"/>
              </w:rPr>
            </w:pPr>
            <w:r>
              <w:rPr>
                <w:rFonts w:cs="Arial"/>
                <w:sz w:val="16"/>
              </w:rPr>
              <w:t>Pre-conditions</w:t>
            </w:r>
          </w:p>
        </w:tc>
        <w:tc>
          <w:tcPr>
            <w:tcW w:w="5713" w:type="dxa"/>
            <w:tcBorders>
              <w:top w:val="nil"/>
              <w:left w:val="nil"/>
              <w:bottom w:val="single" w:sz="8" w:space="0" w:color="auto"/>
              <w:right w:val="single" w:sz="8" w:space="0" w:color="auto"/>
            </w:tcBorders>
            <w:tcMar>
              <w:top w:w="0" w:type="dxa"/>
              <w:left w:w="108" w:type="dxa"/>
              <w:bottom w:w="0" w:type="dxa"/>
              <w:right w:w="108" w:type="dxa"/>
            </w:tcMar>
            <w:hideMark/>
          </w:tcPr>
          <w:p w14:paraId="7AF3C8AF" w14:textId="77777777" w:rsidR="00F54A12" w:rsidRDefault="00770557">
            <w:pPr>
              <w:spacing w:line="276" w:lineRule="auto"/>
              <w:rPr>
                <w:rFonts w:cs="Arial"/>
                <w:sz w:val="16"/>
              </w:rPr>
            </w:pPr>
            <w:r>
              <w:rPr>
                <w:rFonts w:cs="Arial"/>
                <w:sz w:val="16"/>
              </w:rPr>
              <w:t xml:space="preserve">Client is configured for Pip and PiP views at Speed </w:t>
            </w:r>
          </w:p>
          <w:p w14:paraId="7566DE1A" w14:textId="77777777" w:rsidR="00F54A12" w:rsidRDefault="00770557">
            <w:pPr>
              <w:pStyle w:val="Caption"/>
              <w:spacing w:line="256" w:lineRule="auto"/>
              <w:rPr>
                <w:rFonts w:cs="Arial"/>
                <w:b w:val="0"/>
                <w:bCs w:val="0"/>
                <w:sz w:val="16"/>
              </w:rPr>
            </w:pPr>
            <w:r>
              <w:rPr>
                <w:rFonts w:cs="Arial"/>
                <w:b w:val="0"/>
                <w:bCs w:val="0"/>
                <w:sz w:val="16"/>
              </w:rPr>
              <w:t>Vehicle is in drive mode and below 10kph speed.</w:t>
            </w:r>
          </w:p>
          <w:p w14:paraId="06638775" w14:textId="77777777" w:rsidR="00F54A12" w:rsidRDefault="00770557">
            <w:pPr>
              <w:spacing w:line="256" w:lineRule="auto"/>
              <w:rPr>
                <w:rFonts w:cs="Arial"/>
                <w:sz w:val="16"/>
              </w:rPr>
            </w:pPr>
            <w:r>
              <w:rPr>
                <w:rFonts w:cs="Arial"/>
                <w:sz w:val="16"/>
              </w:rPr>
              <w:t>Trailer Rear Normal View is active</w:t>
            </w:r>
          </w:p>
        </w:tc>
      </w:tr>
      <w:tr w:rsidR="00F54A12" w14:paraId="4CA64EC3" w14:textId="77777777" w:rsidTr="00E52CBB">
        <w:trPr>
          <w:trHeight w:val="178"/>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8C7635" w14:textId="77777777" w:rsidR="00F54A12" w:rsidRDefault="00770557">
            <w:pPr>
              <w:pStyle w:val="Caption"/>
              <w:spacing w:line="256" w:lineRule="auto"/>
              <w:rPr>
                <w:rFonts w:cs="Arial"/>
                <w:sz w:val="16"/>
              </w:rPr>
            </w:pPr>
            <w:r>
              <w:rPr>
                <w:rFonts w:cs="Arial"/>
                <w:sz w:val="16"/>
              </w:rPr>
              <w:t>Scenario Description</w:t>
            </w:r>
          </w:p>
        </w:tc>
        <w:tc>
          <w:tcPr>
            <w:tcW w:w="5713" w:type="dxa"/>
            <w:tcBorders>
              <w:top w:val="nil"/>
              <w:left w:val="nil"/>
              <w:bottom w:val="single" w:sz="8" w:space="0" w:color="auto"/>
              <w:right w:val="single" w:sz="8" w:space="0" w:color="auto"/>
            </w:tcBorders>
            <w:tcMar>
              <w:top w:w="0" w:type="dxa"/>
              <w:left w:w="108" w:type="dxa"/>
              <w:bottom w:w="0" w:type="dxa"/>
              <w:right w:w="108" w:type="dxa"/>
            </w:tcMar>
            <w:hideMark/>
          </w:tcPr>
          <w:p w14:paraId="529F8461" w14:textId="77777777" w:rsidR="00F54A12" w:rsidRDefault="00770557">
            <w:pPr>
              <w:spacing w:line="256" w:lineRule="auto"/>
              <w:rPr>
                <w:rFonts w:cs="Arial"/>
                <w:sz w:val="16"/>
              </w:rPr>
            </w:pPr>
            <w:r>
              <w:rPr>
                <w:rFonts w:cs="Arial"/>
                <w:sz w:val="16"/>
              </w:rPr>
              <w:t>PiP button is selected</w:t>
            </w:r>
          </w:p>
        </w:tc>
      </w:tr>
      <w:tr w:rsidR="00F54A12" w14:paraId="5A8E3FE7"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285A4B" w14:textId="77777777" w:rsidR="00F54A12" w:rsidRDefault="00770557">
            <w:pPr>
              <w:pStyle w:val="Caption"/>
              <w:spacing w:line="256" w:lineRule="auto"/>
              <w:rPr>
                <w:rFonts w:cs="Arial"/>
                <w:sz w:val="16"/>
              </w:rPr>
            </w:pPr>
            <w:r>
              <w:rPr>
                <w:rFonts w:cs="Arial"/>
                <w:sz w:val="16"/>
              </w:rPr>
              <w:t>Post-conditions</w:t>
            </w:r>
          </w:p>
        </w:tc>
        <w:tc>
          <w:tcPr>
            <w:tcW w:w="5713" w:type="dxa"/>
            <w:tcBorders>
              <w:top w:val="nil"/>
              <w:left w:val="nil"/>
              <w:bottom w:val="single" w:sz="8" w:space="0" w:color="auto"/>
              <w:right w:val="single" w:sz="8" w:space="0" w:color="auto"/>
            </w:tcBorders>
            <w:tcMar>
              <w:top w:w="0" w:type="dxa"/>
              <w:left w:w="108" w:type="dxa"/>
              <w:bottom w:w="0" w:type="dxa"/>
              <w:right w:w="108" w:type="dxa"/>
            </w:tcMar>
            <w:hideMark/>
          </w:tcPr>
          <w:p w14:paraId="5E1CC5B6" w14:textId="77777777" w:rsidR="00F54A12" w:rsidRDefault="00770557">
            <w:pPr>
              <w:spacing w:line="256" w:lineRule="auto"/>
              <w:rPr>
                <w:rFonts w:cs="Arial"/>
                <w:sz w:val="16"/>
              </w:rPr>
            </w:pPr>
            <w:r>
              <w:rPr>
                <w:rFonts w:cs="Arial"/>
                <w:sz w:val="16"/>
              </w:rPr>
              <w:t>Client shall send a request to server Pip trailer rear normal.</w:t>
            </w:r>
          </w:p>
          <w:p w14:paraId="10D9C87D" w14:textId="77777777" w:rsidR="00F54A12" w:rsidRDefault="00770557">
            <w:pPr>
              <w:spacing w:line="276" w:lineRule="auto"/>
              <w:rPr>
                <w:rFonts w:cs="Arial"/>
                <w:sz w:val="16"/>
              </w:rPr>
            </w:pPr>
            <w:r>
              <w:rPr>
                <w:rFonts w:cs="Arial"/>
                <w:sz w:val="16"/>
              </w:rPr>
              <w:t>Server sends the response</w:t>
            </w:r>
          </w:p>
          <w:p w14:paraId="0DED1012" w14:textId="77777777" w:rsidR="00F54A12" w:rsidRDefault="00770557">
            <w:pPr>
              <w:spacing w:line="256" w:lineRule="auto"/>
              <w:rPr>
                <w:rFonts w:cs="Arial"/>
                <w:b/>
                <w:bCs/>
                <w:sz w:val="16"/>
              </w:rPr>
            </w:pPr>
            <w:r>
              <w:rPr>
                <w:rFonts w:cs="Arial"/>
                <w:sz w:val="16"/>
              </w:rPr>
              <w:t xml:space="preserve">Client displays Pip Trailer Rear Normal View </w:t>
            </w:r>
          </w:p>
        </w:tc>
      </w:tr>
      <w:tr w:rsidR="00F54A12" w14:paraId="3221665C"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36780E" w14:textId="77777777" w:rsidR="00F54A12" w:rsidRDefault="00770557">
            <w:pPr>
              <w:pStyle w:val="Caption"/>
              <w:spacing w:line="256" w:lineRule="auto"/>
              <w:rPr>
                <w:rFonts w:cs="Arial"/>
                <w:sz w:val="16"/>
              </w:rPr>
            </w:pPr>
            <w:r>
              <w:rPr>
                <w:rFonts w:cs="Arial"/>
                <w:sz w:val="16"/>
              </w:rPr>
              <w:t>List of Exception Use Cases</w:t>
            </w:r>
          </w:p>
        </w:tc>
        <w:tc>
          <w:tcPr>
            <w:tcW w:w="5713" w:type="dxa"/>
            <w:tcBorders>
              <w:top w:val="nil"/>
              <w:left w:val="nil"/>
              <w:bottom w:val="single" w:sz="8" w:space="0" w:color="auto"/>
              <w:right w:val="single" w:sz="8" w:space="0" w:color="auto"/>
            </w:tcBorders>
            <w:tcMar>
              <w:top w:w="0" w:type="dxa"/>
              <w:left w:w="108" w:type="dxa"/>
              <w:bottom w:w="0" w:type="dxa"/>
              <w:right w:w="108" w:type="dxa"/>
            </w:tcMar>
            <w:hideMark/>
          </w:tcPr>
          <w:p w14:paraId="2AA88395" w14:textId="77777777" w:rsidR="00F54A12" w:rsidRDefault="00770557">
            <w:pPr>
              <w:pStyle w:val="Caption"/>
              <w:spacing w:line="256" w:lineRule="auto"/>
              <w:rPr>
                <w:rFonts w:cs="Arial"/>
                <w:b w:val="0"/>
                <w:bCs w:val="0"/>
                <w:sz w:val="16"/>
              </w:rPr>
            </w:pPr>
            <w:r>
              <w:rPr>
                <w:rFonts w:cs="Arial"/>
                <w:b w:val="0"/>
                <w:bCs w:val="0"/>
                <w:sz w:val="16"/>
              </w:rPr>
              <w:t>E1 – Vehicle is not RUN/START</w:t>
            </w:r>
          </w:p>
          <w:p w14:paraId="1DCCC472" w14:textId="77777777" w:rsidR="00F54A12" w:rsidRDefault="00770557">
            <w:pPr>
              <w:pStyle w:val="Caption"/>
              <w:spacing w:line="256" w:lineRule="auto"/>
              <w:rPr>
                <w:rFonts w:cs="Arial"/>
                <w:b w:val="0"/>
                <w:bCs w:val="0"/>
                <w:sz w:val="16"/>
              </w:rPr>
            </w:pPr>
            <w:r>
              <w:rPr>
                <w:rFonts w:cs="Arial"/>
                <w:b w:val="0"/>
                <w:bCs w:val="0"/>
                <w:sz w:val="16"/>
              </w:rPr>
              <w:t>E2 – Loss of communication with ADAS module</w:t>
            </w:r>
          </w:p>
          <w:p w14:paraId="539910AC" w14:textId="77777777" w:rsidR="00F54A12" w:rsidRDefault="00770557">
            <w:pPr>
              <w:pStyle w:val="Caption"/>
              <w:spacing w:line="256" w:lineRule="auto"/>
              <w:rPr>
                <w:rFonts w:cs="Arial"/>
                <w:sz w:val="16"/>
              </w:rPr>
            </w:pPr>
            <w:r>
              <w:rPr>
                <w:rFonts w:cs="Arial"/>
                <w:b w:val="0"/>
                <w:bCs w:val="0"/>
                <w:sz w:val="16"/>
              </w:rPr>
              <w:t>E3 – Valid camera video signal not present</w:t>
            </w:r>
          </w:p>
        </w:tc>
      </w:tr>
      <w:tr w:rsidR="00F54A12" w14:paraId="32589A41"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60A306" w14:textId="77777777" w:rsidR="00F54A12" w:rsidRDefault="00770557">
            <w:pPr>
              <w:pStyle w:val="Caption"/>
              <w:spacing w:line="256" w:lineRule="auto"/>
              <w:rPr>
                <w:rFonts w:cs="Arial"/>
                <w:sz w:val="16"/>
              </w:rPr>
            </w:pPr>
            <w:r>
              <w:rPr>
                <w:rFonts w:cs="Arial"/>
                <w:sz w:val="16"/>
              </w:rPr>
              <w:t>Interfaces</w:t>
            </w:r>
          </w:p>
        </w:tc>
        <w:tc>
          <w:tcPr>
            <w:tcW w:w="5713" w:type="dxa"/>
            <w:tcBorders>
              <w:top w:val="nil"/>
              <w:left w:val="nil"/>
              <w:bottom w:val="single" w:sz="8" w:space="0" w:color="auto"/>
              <w:right w:val="single" w:sz="8" w:space="0" w:color="auto"/>
            </w:tcBorders>
            <w:tcMar>
              <w:top w:w="0" w:type="dxa"/>
              <w:left w:w="108" w:type="dxa"/>
              <w:bottom w:w="0" w:type="dxa"/>
              <w:right w:w="108" w:type="dxa"/>
            </w:tcMar>
          </w:tcPr>
          <w:p w14:paraId="045B0196" w14:textId="77777777" w:rsidR="00F54A12" w:rsidRDefault="00000000">
            <w:pPr>
              <w:pStyle w:val="Caption"/>
              <w:spacing w:line="256" w:lineRule="auto"/>
              <w:rPr>
                <w:rFonts w:cs="Arial"/>
                <w:sz w:val="16"/>
              </w:rPr>
            </w:pPr>
          </w:p>
        </w:tc>
      </w:tr>
    </w:tbl>
    <w:p w14:paraId="0C228363" w14:textId="77777777" w:rsidR="00500605" w:rsidRDefault="00000000" w:rsidP="00CD0F64"/>
    <w:p w14:paraId="2317234A" w14:textId="77777777" w:rsidR="00406F39" w:rsidRDefault="00770557" w:rsidP="00E52CBB">
      <w:pPr>
        <w:pStyle w:val="Heading5"/>
      </w:pPr>
      <w:r>
        <w:t>CAMERA-UC-REQ-420598/A-Requesting Trailer Rear Normal from PiP Trailer Rear Normal with PiP button at below 10kph</w:t>
      </w:r>
    </w:p>
    <w:p w14:paraId="49B19BCF" w14:textId="77777777" w:rsidR="00AE06BC" w:rsidRPr="00AE06BC" w:rsidRDefault="00000000" w:rsidP="00AE06BC"/>
    <w:tbl>
      <w:tblPr>
        <w:tblW w:w="762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711"/>
      </w:tblGrid>
      <w:tr w:rsidR="00D75380" w14:paraId="6EC339F9"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B32A71" w14:textId="77777777" w:rsidR="00D75380" w:rsidRDefault="00770557">
            <w:pPr>
              <w:pStyle w:val="Caption"/>
              <w:spacing w:line="256" w:lineRule="auto"/>
              <w:rPr>
                <w:rFonts w:cs="Arial"/>
                <w:sz w:val="16"/>
              </w:rPr>
            </w:pPr>
            <w:r>
              <w:rPr>
                <w:rFonts w:cs="Arial"/>
                <w:sz w:val="16"/>
              </w:rPr>
              <w:t>Actors</w:t>
            </w:r>
          </w:p>
        </w:tc>
        <w:tc>
          <w:tcPr>
            <w:tcW w:w="571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D700D84" w14:textId="77777777" w:rsidR="00D75380" w:rsidRDefault="00770557">
            <w:pPr>
              <w:pStyle w:val="Caption"/>
              <w:spacing w:line="256" w:lineRule="auto"/>
              <w:rPr>
                <w:rFonts w:cs="Arial"/>
                <w:sz w:val="16"/>
              </w:rPr>
            </w:pPr>
            <w:r>
              <w:rPr>
                <w:rFonts w:cs="Arial"/>
                <w:sz w:val="16"/>
              </w:rPr>
              <w:t>Vehicle Occupant</w:t>
            </w:r>
          </w:p>
        </w:tc>
      </w:tr>
      <w:tr w:rsidR="00D75380" w14:paraId="40E79DEB"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93E810" w14:textId="77777777" w:rsidR="00D75380" w:rsidRDefault="00770557">
            <w:pPr>
              <w:pStyle w:val="Caption"/>
              <w:spacing w:line="256" w:lineRule="auto"/>
              <w:rPr>
                <w:rFonts w:cs="Arial"/>
                <w:sz w:val="16"/>
              </w:rPr>
            </w:pPr>
            <w:r>
              <w:rPr>
                <w:rFonts w:cs="Arial"/>
                <w:sz w:val="16"/>
              </w:rPr>
              <w:t>Pre-conditions</w:t>
            </w:r>
          </w:p>
        </w:tc>
        <w:tc>
          <w:tcPr>
            <w:tcW w:w="5713" w:type="dxa"/>
            <w:tcBorders>
              <w:top w:val="nil"/>
              <w:left w:val="nil"/>
              <w:bottom w:val="single" w:sz="8" w:space="0" w:color="auto"/>
              <w:right w:val="single" w:sz="8" w:space="0" w:color="auto"/>
            </w:tcBorders>
            <w:tcMar>
              <w:top w:w="0" w:type="dxa"/>
              <w:left w:w="108" w:type="dxa"/>
              <w:bottom w:w="0" w:type="dxa"/>
              <w:right w:w="108" w:type="dxa"/>
            </w:tcMar>
            <w:hideMark/>
          </w:tcPr>
          <w:p w14:paraId="0F3A8927" w14:textId="77777777" w:rsidR="00D75380" w:rsidRDefault="00770557">
            <w:pPr>
              <w:spacing w:line="276" w:lineRule="auto"/>
              <w:rPr>
                <w:rFonts w:cs="Arial"/>
                <w:sz w:val="16"/>
                <w:szCs w:val="16"/>
              </w:rPr>
            </w:pPr>
            <w:r>
              <w:rPr>
                <w:rFonts w:cs="Arial"/>
                <w:sz w:val="16"/>
                <w:szCs w:val="16"/>
              </w:rPr>
              <w:t>Client is configured for Pip and PiP views at Speed</w:t>
            </w:r>
          </w:p>
          <w:p w14:paraId="53AC60C1" w14:textId="77777777" w:rsidR="00D75380" w:rsidRDefault="00770557">
            <w:pPr>
              <w:pStyle w:val="Caption"/>
              <w:spacing w:line="256" w:lineRule="auto"/>
              <w:rPr>
                <w:rFonts w:cs="Arial"/>
                <w:b w:val="0"/>
                <w:bCs w:val="0"/>
                <w:sz w:val="16"/>
                <w:szCs w:val="16"/>
              </w:rPr>
            </w:pPr>
            <w:r>
              <w:rPr>
                <w:rFonts w:cs="Arial"/>
                <w:b w:val="0"/>
                <w:bCs w:val="0"/>
                <w:sz w:val="16"/>
                <w:szCs w:val="16"/>
              </w:rPr>
              <w:t>Vehicle is in drive mode and below 10kph speed.</w:t>
            </w:r>
          </w:p>
          <w:p w14:paraId="17089FD0" w14:textId="77777777" w:rsidR="00D75380" w:rsidRDefault="00770557">
            <w:pPr>
              <w:spacing w:line="276" w:lineRule="auto"/>
              <w:rPr>
                <w:rFonts w:cs="Arial"/>
                <w:sz w:val="16"/>
                <w:szCs w:val="16"/>
              </w:rPr>
            </w:pPr>
            <w:r>
              <w:rPr>
                <w:rFonts w:cs="Arial"/>
                <w:sz w:val="16"/>
                <w:szCs w:val="16"/>
              </w:rPr>
              <w:t>PiP Trailer Rear Normal view is active</w:t>
            </w:r>
          </w:p>
        </w:tc>
      </w:tr>
      <w:tr w:rsidR="00D75380" w14:paraId="6223FAA4" w14:textId="77777777" w:rsidTr="00E52CBB">
        <w:trPr>
          <w:trHeight w:val="115"/>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A2126C" w14:textId="77777777" w:rsidR="00D75380" w:rsidRDefault="00770557">
            <w:pPr>
              <w:pStyle w:val="Caption"/>
              <w:spacing w:line="256" w:lineRule="auto"/>
              <w:rPr>
                <w:rFonts w:cs="Arial"/>
                <w:sz w:val="16"/>
              </w:rPr>
            </w:pPr>
            <w:r>
              <w:rPr>
                <w:rFonts w:cs="Arial"/>
                <w:sz w:val="16"/>
              </w:rPr>
              <w:t>Scenario Description</w:t>
            </w:r>
          </w:p>
        </w:tc>
        <w:tc>
          <w:tcPr>
            <w:tcW w:w="5713" w:type="dxa"/>
            <w:tcBorders>
              <w:top w:val="nil"/>
              <w:left w:val="nil"/>
              <w:bottom w:val="single" w:sz="8" w:space="0" w:color="auto"/>
              <w:right w:val="single" w:sz="8" w:space="0" w:color="auto"/>
            </w:tcBorders>
            <w:tcMar>
              <w:top w:w="0" w:type="dxa"/>
              <w:left w:w="108" w:type="dxa"/>
              <w:bottom w:w="0" w:type="dxa"/>
              <w:right w:w="108" w:type="dxa"/>
            </w:tcMar>
            <w:hideMark/>
          </w:tcPr>
          <w:p w14:paraId="34A968BD" w14:textId="77777777" w:rsidR="00D75380" w:rsidRDefault="00770557">
            <w:pPr>
              <w:spacing w:line="276" w:lineRule="auto"/>
              <w:rPr>
                <w:sz w:val="16"/>
                <w:szCs w:val="16"/>
              </w:rPr>
            </w:pPr>
            <w:r>
              <w:rPr>
                <w:sz w:val="16"/>
                <w:szCs w:val="16"/>
              </w:rPr>
              <w:t>PiP Button is selected</w:t>
            </w:r>
          </w:p>
        </w:tc>
      </w:tr>
      <w:tr w:rsidR="00D75380" w14:paraId="7FF4BDE7"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535992" w14:textId="77777777" w:rsidR="00D75380" w:rsidRDefault="00770557">
            <w:pPr>
              <w:pStyle w:val="Caption"/>
              <w:spacing w:line="256" w:lineRule="auto"/>
              <w:rPr>
                <w:rFonts w:cs="Arial"/>
                <w:sz w:val="16"/>
              </w:rPr>
            </w:pPr>
            <w:r>
              <w:rPr>
                <w:rFonts w:cs="Arial"/>
                <w:sz w:val="16"/>
              </w:rPr>
              <w:t>Post-conditions</w:t>
            </w:r>
          </w:p>
        </w:tc>
        <w:tc>
          <w:tcPr>
            <w:tcW w:w="5713" w:type="dxa"/>
            <w:tcBorders>
              <w:top w:val="nil"/>
              <w:left w:val="nil"/>
              <w:bottom w:val="single" w:sz="8" w:space="0" w:color="auto"/>
              <w:right w:val="single" w:sz="8" w:space="0" w:color="auto"/>
            </w:tcBorders>
            <w:tcMar>
              <w:top w:w="0" w:type="dxa"/>
              <w:left w:w="108" w:type="dxa"/>
              <w:bottom w:w="0" w:type="dxa"/>
              <w:right w:w="108" w:type="dxa"/>
            </w:tcMar>
            <w:hideMark/>
          </w:tcPr>
          <w:p w14:paraId="2D9FF069" w14:textId="77777777" w:rsidR="00D75380" w:rsidRDefault="00770557">
            <w:pPr>
              <w:spacing w:line="256" w:lineRule="auto"/>
              <w:rPr>
                <w:rFonts w:cs="Arial"/>
                <w:sz w:val="16"/>
                <w:szCs w:val="16"/>
              </w:rPr>
            </w:pPr>
            <w:r>
              <w:rPr>
                <w:rFonts w:cs="Arial"/>
                <w:sz w:val="16"/>
                <w:szCs w:val="16"/>
              </w:rPr>
              <w:t>Client shall send a request to server to show Trailer rear normal.</w:t>
            </w:r>
          </w:p>
          <w:p w14:paraId="6BD6B2BA" w14:textId="77777777" w:rsidR="00D75380" w:rsidRDefault="00770557">
            <w:pPr>
              <w:spacing w:line="276" w:lineRule="auto"/>
              <w:rPr>
                <w:rFonts w:cs="Arial"/>
                <w:sz w:val="16"/>
                <w:szCs w:val="16"/>
              </w:rPr>
            </w:pPr>
            <w:r>
              <w:rPr>
                <w:rFonts w:cs="Arial"/>
                <w:sz w:val="16"/>
                <w:szCs w:val="16"/>
              </w:rPr>
              <w:t>Server sends the response.</w:t>
            </w:r>
          </w:p>
          <w:p w14:paraId="26936775" w14:textId="77777777" w:rsidR="00D75380" w:rsidRDefault="00770557">
            <w:pPr>
              <w:spacing w:line="276" w:lineRule="auto"/>
              <w:rPr>
                <w:rFonts w:cs="Arial"/>
                <w:sz w:val="16"/>
                <w:szCs w:val="16"/>
              </w:rPr>
            </w:pPr>
            <w:r>
              <w:rPr>
                <w:rFonts w:cs="Arial"/>
                <w:sz w:val="16"/>
                <w:szCs w:val="16"/>
              </w:rPr>
              <w:t>Trailer rear normal becomes active</w:t>
            </w:r>
          </w:p>
        </w:tc>
      </w:tr>
      <w:tr w:rsidR="00D75380" w14:paraId="2F9742A3"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265548" w14:textId="77777777" w:rsidR="00D75380" w:rsidRDefault="00770557">
            <w:pPr>
              <w:pStyle w:val="Caption"/>
              <w:spacing w:line="256" w:lineRule="auto"/>
              <w:rPr>
                <w:rFonts w:cs="Arial"/>
                <w:sz w:val="16"/>
              </w:rPr>
            </w:pPr>
            <w:r>
              <w:rPr>
                <w:rFonts w:cs="Arial"/>
                <w:sz w:val="16"/>
              </w:rPr>
              <w:t>List of Exception Use Cases</w:t>
            </w:r>
          </w:p>
        </w:tc>
        <w:tc>
          <w:tcPr>
            <w:tcW w:w="5713" w:type="dxa"/>
            <w:tcBorders>
              <w:top w:val="nil"/>
              <w:left w:val="nil"/>
              <w:bottom w:val="single" w:sz="8" w:space="0" w:color="auto"/>
              <w:right w:val="single" w:sz="8" w:space="0" w:color="auto"/>
            </w:tcBorders>
            <w:tcMar>
              <w:top w:w="0" w:type="dxa"/>
              <w:left w:w="108" w:type="dxa"/>
              <w:bottom w:w="0" w:type="dxa"/>
              <w:right w:w="108" w:type="dxa"/>
            </w:tcMar>
            <w:hideMark/>
          </w:tcPr>
          <w:p w14:paraId="38A2897E" w14:textId="77777777" w:rsidR="00D75380" w:rsidRDefault="00770557">
            <w:pPr>
              <w:pStyle w:val="Caption"/>
              <w:spacing w:line="256" w:lineRule="auto"/>
              <w:rPr>
                <w:rFonts w:cs="Arial"/>
                <w:b w:val="0"/>
                <w:bCs w:val="0"/>
                <w:sz w:val="16"/>
                <w:szCs w:val="16"/>
              </w:rPr>
            </w:pPr>
            <w:r>
              <w:rPr>
                <w:rFonts w:cs="Arial"/>
                <w:b w:val="0"/>
                <w:bCs w:val="0"/>
                <w:sz w:val="16"/>
                <w:szCs w:val="16"/>
              </w:rPr>
              <w:t>E1 – Vehicle is not RUN/START</w:t>
            </w:r>
          </w:p>
          <w:p w14:paraId="4E8174A0" w14:textId="77777777" w:rsidR="00D75380" w:rsidRDefault="00770557">
            <w:pPr>
              <w:pStyle w:val="Caption"/>
              <w:spacing w:line="256" w:lineRule="auto"/>
              <w:rPr>
                <w:rFonts w:cs="Arial"/>
                <w:b w:val="0"/>
                <w:bCs w:val="0"/>
                <w:sz w:val="16"/>
                <w:szCs w:val="16"/>
              </w:rPr>
            </w:pPr>
            <w:r>
              <w:rPr>
                <w:rFonts w:cs="Arial"/>
                <w:b w:val="0"/>
                <w:bCs w:val="0"/>
                <w:sz w:val="16"/>
                <w:szCs w:val="16"/>
              </w:rPr>
              <w:t>E2 – Loss of communication with ADAS module</w:t>
            </w:r>
          </w:p>
          <w:p w14:paraId="5763ED66" w14:textId="77777777" w:rsidR="00D75380" w:rsidRDefault="00770557">
            <w:pPr>
              <w:pStyle w:val="Caption"/>
              <w:spacing w:line="256" w:lineRule="auto"/>
              <w:rPr>
                <w:rFonts w:cs="Arial"/>
                <w:sz w:val="16"/>
                <w:szCs w:val="16"/>
              </w:rPr>
            </w:pPr>
            <w:r>
              <w:rPr>
                <w:rFonts w:cs="Arial"/>
                <w:b w:val="0"/>
                <w:bCs w:val="0"/>
                <w:sz w:val="16"/>
                <w:szCs w:val="16"/>
              </w:rPr>
              <w:t>E3 – Valid camera video signal not present</w:t>
            </w:r>
          </w:p>
        </w:tc>
      </w:tr>
      <w:tr w:rsidR="00D75380" w14:paraId="2D7F8153"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E44639" w14:textId="77777777" w:rsidR="00D75380" w:rsidRDefault="00770557">
            <w:pPr>
              <w:pStyle w:val="Caption"/>
              <w:spacing w:line="256" w:lineRule="auto"/>
              <w:rPr>
                <w:rFonts w:cs="Arial"/>
                <w:sz w:val="16"/>
              </w:rPr>
            </w:pPr>
            <w:r>
              <w:rPr>
                <w:rFonts w:cs="Arial"/>
                <w:sz w:val="16"/>
              </w:rPr>
              <w:t>Interfaces</w:t>
            </w:r>
          </w:p>
        </w:tc>
        <w:tc>
          <w:tcPr>
            <w:tcW w:w="5713" w:type="dxa"/>
            <w:tcBorders>
              <w:top w:val="nil"/>
              <w:left w:val="nil"/>
              <w:bottom w:val="single" w:sz="8" w:space="0" w:color="auto"/>
              <w:right w:val="single" w:sz="8" w:space="0" w:color="auto"/>
            </w:tcBorders>
            <w:tcMar>
              <w:top w:w="0" w:type="dxa"/>
              <w:left w:w="108" w:type="dxa"/>
              <w:bottom w:w="0" w:type="dxa"/>
              <w:right w:w="108" w:type="dxa"/>
            </w:tcMar>
          </w:tcPr>
          <w:p w14:paraId="4866DED6" w14:textId="77777777" w:rsidR="00D75380" w:rsidRDefault="00000000">
            <w:pPr>
              <w:pStyle w:val="Caption"/>
              <w:spacing w:line="256" w:lineRule="auto"/>
              <w:rPr>
                <w:rFonts w:cs="Arial"/>
                <w:sz w:val="16"/>
              </w:rPr>
            </w:pPr>
          </w:p>
        </w:tc>
      </w:tr>
    </w:tbl>
    <w:p w14:paraId="0F910EDE" w14:textId="77777777" w:rsidR="00500605" w:rsidRDefault="00000000" w:rsidP="00CD0F64"/>
    <w:p w14:paraId="4AF41996" w14:textId="77777777" w:rsidR="00406F39" w:rsidRDefault="00770557" w:rsidP="00E52CBB">
      <w:pPr>
        <w:pStyle w:val="Heading5"/>
      </w:pPr>
      <w:r>
        <w:t>CAMERA-UC-REQ-420599/A-Requesting Swap from Pip Trailer Rear Normal below 10kph</w:t>
      </w:r>
    </w:p>
    <w:p w14:paraId="11867F83" w14:textId="77777777" w:rsidR="00AE06BC" w:rsidRPr="00AE06BC" w:rsidRDefault="00000000" w:rsidP="00AE06BC"/>
    <w:tbl>
      <w:tblPr>
        <w:tblW w:w="708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8"/>
        <w:gridCol w:w="5172"/>
      </w:tblGrid>
      <w:tr w:rsidR="00E575E1" w14:paraId="4D636E5B"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D68D45" w14:textId="77777777" w:rsidR="00E575E1" w:rsidRDefault="00770557">
            <w:pPr>
              <w:pStyle w:val="Caption"/>
              <w:spacing w:line="256" w:lineRule="auto"/>
              <w:rPr>
                <w:rFonts w:cs="Arial"/>
                <w:sz w:val="16"/>
              </w:rPr>
            </w:pPr>
            <w:r>
              <w:rPr>
                <w:rFonts w:cs="Arial"/>
                <w:sz w:val="16"/>
              </w:rPr>
              <w:t>Actors</w:t>
            </w:r>
          </w:p>
        </w:tc>
        <w:tc>
          <w:tcPr>
            <w:tcW w:w="517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4F67140" w14:textId="77777777" w:rsidR="00E575E1" w:rsidRDefault="00770557">
            <w:pPr>
              <w:pStyle w:val="Caption"/>
              <w:spacing w:line="256" w:lineRule="auto"/>
              <w:rPr>
                <w:rFonts w:cs="Arial"/>
                <w:sz w:val="16"/>
              </w:rPr>
            </w:pPr>
            <w:r>
              <w:rPr>
                <w:rFonts w:cs="Arial"/>
                <w:sz w:val="16"/>
              </w:rPr>
              <w:t>Vehicle Occupant</w:t>
            </w:r>
          </w:p>
        </w:tc>
      </w:tr>
      <w:tr w:rsidR="00E575E1" w14:paraId="28161BD6"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8D652F" w14:textId="77777777" w:rsidR="00E575E1" w:rsidRDefault="00770557">
            <w:pPr>
              <w:pStyle w:val="Caption"/>
              <w:spacing w:line="256" w:lineRule="auto"/>
              <w:rPr>
                <w:rFonts w:cs="Arial"/>
                <w:sz w:val="16"/>
              </w:rPr>
            </w:pPr>
            <w:r>
              <w:rPr>
                <w:rFonts w:cs="Arial"/>
                <w:sz w:val="16"/>
              </w:rPr>
              <w:t>Pre-conditions</w:t>
            </w:r>
          </w:p>
        </w:tc>
        <w:tc>
          <w:tcPr>
            <w:tcW w:w="5173" w:type="dxa"/>
            <w:tcBorders>
              <w:top w:val="nil"/>
              <w:left w:val="nil"/>
              <w:bottom w:val="single" w:sz="8" w:space="0" w:color="auto"/>
              <w:right w:val="single" w:sz="8" w:space="0" w:color="auto"/>
            </w:tcBorders>
            <w:tcMar>
              <w:top w:w="0" w:type="dxa"/>
              <w:left w:w="108" w:type="dxa"/>
              <w:bottom w:w="0" w:type="dxa"/>
              <w:right w:w="108" w:type="dxa"/>
            </w:tcMar>
            <w:hideMark/>
          </w:tcPr>
          <w:p w14:paraId="1D6FAAE5" w14:textId="77777777" w:rsidR="00E575E1" w:rsidRDefault="00770557">
            <w:pPr>
              <w:spacing w:line="276" w:lineRule="auto"/>
              <w:rPr>
                <w:rFonts w:cs="Arial"/>
                <w:sz w:val="16"/>
              </w:rPr>
            </w:pPr>
            <w:r>
              <w:rPr>
                <w:rFonts w:cs="Arial"/>
                <w:sz w:val="16"/>
              </w:rPr>
              <w:t xml:space="preserve">Client is configured for Pip and PiP views at Speed </w:t>
            </w:r>
          </w:p>
          <w:p w14:paraId="5FFBDF8B" w14:textId="77777777" w:rsidR="00E575E1" w:rsidRDefault="00770557">
            <w:pPr>
              <w:pStyle w:val="Caption"/>
              <w:spacing w:line="256" w:lineRule="auto"/>
              <w:rPr>
                <w:rFonts w:cs="Arial"/>
                <w:b w:val="0"/>
                <w:bCs w:val="0"/>
                <w:sz w:val="16"/>
              </w:rPr>
            </w:pPr>
            <w:r>
              <w:rPr>
                <w:rFonts w:cs="Arial"/>
                <w:b w:val="0"/>
                <w:bCs w:val="0"/>
                <w:sz w:val="16"/>
              </w:rPr>
              <w:t>Vehicle is in drive mode and below 10kph speed.</w:t>
            </w:r>
          </w:p>
          <w:p w14:paraId="5CBBB4DB" w14:textId="77777777" w:rsidR="00E575E1" w:rsidRDefault="00770557">
            <w:pPr>
              <w:spacing w:line="276" w:lineRule="auto"/>
              <w:rPr>
                <w:rFonts w:cs="Arial"/>
                <w:sz w:val="16"/>
              </w:rPr>
            </w:pPr>
            <w:r>
              <w:rPr>
                <w:rFonts w:cs="Arial"/>
                <w:sz w:val="16"/>
              </w:rPr>
              <w:t>PiP Trailer Rear Normal view is active</w:t>
            </w:r>
          </w:p>
        </w:tc>
      </w:tr>
      <w:tr w:rsidR="00E575E1" w14:paraId="77313A53" w14:textId="77777777" w:rsidTr="00E52CBB">
        <w:trPr>
          <w:trHeight w:val="151"/>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36B841" w14:textId="77777777" w:rsidR="00E575E1" w:rsidRDefault="00770557">
            <w:pPr>
              <w:pStyle w:val="Caption"/>
              <w:spacing w:line="256" w:lineRule="auto"/>
              <w:rPr>
                <w:rFonts w:cs="Arial"/>
                <w:sz w:val="16"/>
              </w:rPr>
            </w:pPr>
            <w:r>
              <w:rPr>
                <w:rFonts w:cs="Arial"/>
                <w:sz w:val="16"/>
              </w:rPr>
              <w:t>Scenario Description</w:t>
            </w:r>
          </w:p>
        </w:tc>
        <w:tc>
          <w:tcPr>
            <w:tcW w:w="5173" w:type="dxa"/>
            <w:tcBorders>
              <w:top w:val="nil"/>
              <w:left w:val="nil"/>
              <w:bottom w:val="single" w:sz="8" w:space="0" w:color="auto"/>
              <w:right w:val="single" w:sz="8" w:space="0" w:color="auto"/>
            </w:tcBorders>
            <w:tcMar>
              <w:top w:w="0" w:type="dxa"/>
              <w:left w:w="108" w:type="dxa"/>
              <w:bottom w:w="0" w:type="dxa"/>
              <w:right w:w="108" w:type="dxa"/>
            </w:tcMar>
            <w:hideMark/>
          </w:tcPr>
          <w:p w14:paraId="15479BD0" w14:textId="77777777" w:rsidR="00E575E1" w:rsidRDefault="00770557">
            <w:pPr>
              <w:spacing w:line="256" w:lineRule="auto"/>
              <w:rPr>
                <w:rFonts w:cs="Arial"/>
                <w:sz w:val="16"/>
              </w:rPr>
            </w:pPr>
            <w:r>
              <w:rPr>
                <w:rFonts w:cs="Arial"/>
                <w:sz w:val="16"/>
              </w:rPr>
              <w:t>Swap button is selected.</w:t>
            </w:r>
          </w:p>
        </w:tc>
      </w:tr>
      <w:tr w:rsidR="00E575E1" w14:paraId="10A02912"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977219" w14:textId="77777777" w:rsidR="00E575E1" w:rsidRDefault="00770557">
            <w:pPr>
              <w:pStyle w:val="Caption"/>
              <w:spacing w:line="256" w:lineRule="auto"/>
              <w:rPr>
                <w:rFonts w:cs="Arial"/>
                <w:sz w:val="16"/>
              </w:rPr>
            </w:pPr>
            <w:r>
              <w:rPr>
                <w:rFonts w:cs="Arial"/>
                <w:sz w:val="16"/>
              </w:rPr>
              <w:t>Post-conditions</w:t>
            </w:r>
          </w:p>
        </w:tc>
        <w:tc>
          <w:tcPr>
            <w:tcW w:w="5173" w:type="dxa"/>
            <w:tcBorders>
              <w:top w:val="nil"/>
              <w:left w:val="nil"/>
              <w:bottom w:val="single" w:sz="8" w:space="0" w:color="auto"/>
              <w:right w:val="single" w:sz="8" w:space="0" w:color="auto"/>
            </w:tcBorders>
            <w:tcMar>
              <w:top w:w="0" w:type="dxa"/>
              <w:left w:w="108" w:type="dxa"/>
              <w:bottom w:w="0" w:type="dxa"/>
              <w:right w:w="108" w:type="dxa"/>
            </w:tcMar>
            <w:hideMark/>
          </w:tcPr>
          <w:p w14:paraId="6B00EAF1" w14:textId="77777777" w:rsidR="00E575E1" w:rsidRDefault="00770557">
            <w:pPr>
              <w:spacing w:line="256" w:lineRule="auto"/>
              <w:rPr>
                <w:rFonts w:cs="Arial"/>
                <w:sz w:val="16"/>
              </w:rPr>
            </w:pPr>
            <w:r>
              <w:rPr>
                <w:rFonts w:cs="Arial"/>
                <w:sz w:val="16"/>
              </w:rPr>
              <w:t>Client shall send a request to server for a PipSwap</w:t>
            </w:r>
          </w:p>
          <w:p w14:paraId="1D4212CB" w14:textId="77777777" w:rsidR="00E575E1" w:rsidRDefault="00770557">
            <w:pPr>
              <w:spacing w:line="256" w:lineRule="auto"/>
              <w:rPr>
                <w:rFonts w:cs="Arial"/>
                <w:sz w:val="16"/>
              </w:rPr>
            </w:pPr>
            <w:r>
              <w:rPr>
                <w:rFonts w:cs="Arial"/>
                <w:sz w:val="16"/>
              </w:rPr>
              <w:t>Server provides feedback to client.</w:t>
            </w:r>
          </w:p>
          <w:p w14:paraId="0AD7B750" w14:textId="77777777" w:rsidR="00E575E1" w:rsidRDefault="00770557">
            <w:pPr>
              <w:pStyle w:val="Caption"/>
              <w:spacing w:line="256" w:lineRule="auto"/>
              <w:rPr>
                <w:rFonts w:cs="Arial"/>
                <w:b w:val="0"/>
                <w:bCs w:val="0"/>
                <w:sz w:val="16"/>
              </w:rPr>
            </w:pPr>
            <w:bookmarkStart w:id="145" w:name="_Hlk72743352"/>
            <w:r>
              <w:rPr>
                <w:rFonts w:cs="Arial"/>
                <w:b w:val="0"/>
                <w:bCs w:val="0"/>
                <w:sz w:val="16"/>
              </w:rPr>
              <w:lastRenderedPageBreak/>
              <w:t>Client displays PIP Trailer Rear Normal view.</w:t>
            </w:r>
            <w:r>
              <w:rPr>
                <w:rFonts w:cs="Arial"/>
                <w:sz w:val="16"/>
              </w:rPr>
              <w:t xml:space="preserve"> </w:t>
            </w:r>
            <w:bookmarkEnd w:id="145"/>
          </w:p>
        </w:tc>
      </w:tr>
      <w:tr w:rsidR="00E575E1" w14:paraId="2E3AFBDA"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544312" w14:textId="77777777" w:rsidR="00E575E1" w:rsidRDefault="00770557">
            <w:pPr>
              <w:pStyle w:val="Caption"/>
              <w:spacing w:line="256" w:lineRule="auto"/>
              <w:rPr>
                <w:rFonts w:cs="Arial"/>
                <w:sz w:val="16"/>
              </w:rPr>
            </w:pPr>
            <w:r>
              <w:rPr>
                <w:rFonts w:cs="Arial"/>
                <w:sz w:val="16"/>
              </w:rPr>
              <w:lastRenderedPageBreak/>
              <w:t>List of Exception Use Cases</w:t>
            </w:r>
          </w:p>
        </w:tc>
        <w:tc>
          <w:tcPr>
            <w:tcW w:w="5173" w:type="dxa"/>
            <w:tcBorders>
              <w:top w:val="nil"/>
              <w:left w:val="nil"/>
              <w:bottom w:val="single" w:sz="8" w:space="0" w:color="auto"/>
              <w:right w:val="single" w:sz="8" w:space="0" w:color="auto"/>
            </w:tcBorders>
            <w:tcMar>
              <w:top w:w="0" w:type="dxa"/>
              <w:left w:w="108" w:type="dxa"/>
              <w:bottom w:w="0" w:type="dxa"/>
              <w:right w:w="108" w:type="dxa"/>
            </w:tcMar>
            <w:hideMark/>
          </w:tcPr>
          <w:p w14:paraId="1A9DF7D6" w14:textId="77777777" w:rsidR="00E575E1" w:rsidRDefault="00770557">
            <w:pPr>
              <w:pStyle w:val="Caption"/>
              <w:spacing w:line="256" w:lineRule="auto"/>
              <w:rPr>
                <w:rFonts w:cs="Arial"/>
                <w:b w:val="0"/>
                <w:bCs w:val="0"/>
                <w:sz w:val="16"/>
              </w:rPr>
            </w:pPr>
            <w:r>
              <w:rPr>
                <w:rFonts w:cs="Arial"/>
                <w:b w:val="0"/>
                <w:bCs w:val="0"/>
                <w:sz w:val="16"/>
              </w:rPr>
              <w:t>E1 – Vehicle is not RUN/START</w:t>
            </w:r>
          </w:p>
          <w:p w14:paraId="39398E9B" w14:textId="77777777" w:rsidR="00E575E1" w:rsidRDefault="00770557">
            <w:pPr>
              <w:pStyle w:val="Caption"/>
              <w:spacing w:line="256" w:lineRule="auto"/>
              <w:rPr>
                <w:rFonts w:cs="Arial"/>
                <w:b w:val="0"/>
                <w:bCs w:val="0"/>
                <w:sz w:val="16"/>
              </w:rPr>
            </w:pPr>
            <w:r>
              <w:rPr>
                <w:rFonts w:cs="Arial"/>
                <w:b w:val="0"/>
                <w:bCs w:val="0"/>
                <w:sz w:val="16"/>
              </w:rPr>
              <w:t>E2 – Loss of communication with ADAS module</w:t>
            </w:r>
          </w:p>
          <w:p w14:paraId="70209D2F" w14:textId="77777777" w:rsidR="00E575E1" w:rsidRDefault="00770557">
            <w:pPr>
              <w:pStyle w:val="Caption"/>
              <w:spacing w:line="256" w:lineRule="auto"/>
              <w:rPr>
                <w:rFonts w:cs="Arial"/>
                <w:sz w:val="16"/>
              </w:rPr>
            </w:pPr>
            <w:r>
              <w:rPr>
                <w:rFonts w:cs="Arial"/>
                <w:b w:val="0"/>
                <w:bCs w:val="0"/>
                <w:sz w:val="16"/>
              </w:rPr>
              <w:t>E3 – Valid camera video signal not present</w:t>
            </w:r>
          </w:p>
        </w:tc>
      </w:tr>
      <w:tr w:rsidR="00E575E1" w14:paraId="2AC960C7"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DCA3B4" w14:textId="77777777" w:rsidR="00E575E1" w:rsidRDefault="00770557">
            <w:pPr>
              <w:pStyle w:val="Caption"/>
              <w:spacing w:line="256" w:lineRule="auto"/>
              <w:rPr>
                <w:rFonts w:cs="Arial"/>
                <w:sz w:val="16"/>
              </w:rPr>
            </w:pPr>
            <w:r>
              <w:rPr>
                <w:rFonts w:cs="Arial"/>
                <w:sz w:val="16"/>
              </w:rPr>
              <w:t>Interfaces</w:t>
            </w:r>
          </w:p>
        </w:tc>
        <w:tc>
          <w:tcPr>
            <w:tcW w:w="5173" w:type="dxa"/>
            <w:tcBorders>
              <w:top w:val="nil"/>
              <w:left w:val="nil"/>
              <w:bottom w:val="single" w:sz="8" w:space="0" w:color="auto"/>
              <w:right w:val="single" w:sz="8" w:space="0" w:color="auto"/>
            </w:tcBorders>
            <w:tcMar>
              <w:top w:w="0" w:type="dxa"/>
              <w:left w:w="108" w:type="dxa"/>
              <w:bottom w:w="0" w:type="dxa"/>
              <w:right w:w="108" w:type="dxa"/>
            </w:tcMar>
          </w:tcPr>
          <w:p w14:paraId="5680EB22" w14:textId="77777777" w:rsidR="00E575E1" w:rsidRDefault="00000000">
            <w:pPr>
              <w:pStyle w:val="Caption"/>
              <w:spacing w:line="256" w:lineRule="auto"/>
              <w:rPr>
                <w:rFonts w:cs="Arial"/>
                <w:sz w:val="16"/>
              </w:rPr>
            </w:pPr>
          </w:p>
        </w:tc>
      </w:tr>
    </w:tbl>
    <w:p w14:paraId="0A927B94" w14:textId="77777777" w:rsidR="00500605" w:rsidRDefault="00000000" w:rsidP="00CD0F64"/>
    <w:p w14:paraId="309B829B" w14:textId="77777777" w:rsidR="00406F39" w:rsidRDefault="00770557" w:rsidP="00E52CBB">
      <w:pPr>
        <w:pStyle w:val="Heading5"/>
      </w:pPr>
      <w:r>
        <w:t>CAMERA-UC-REQ-420600/A-Transitioning from PiP AUX to PiP AUX at Speed</w:t>
      </w:r>
    </w:p>
    <w:p w14:paraId="58EE43BB" w14:textId="77777777" w:rsidR="00AE06BC" w:rsidRPr="00AE06BC" w:rsidRDefault="00000000" w:rsidP="00AE06BC"/>
    <w:tbl>
      <w:tblPr>
        <w:tblW w:w="762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711"/>
      </w:tblGrid>
      <w:tr w:rsidR="00970619" w14:paraId="26C4E629"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A94B74" w14:textId="77777777" w:rsidR="00970619" w:rsidRDefault="00770557">
            <w:pPr>
              <w:pStyle w:val="Caption"/>
              <w:spacing w:line="256" w:lineRule="auto"/>
              <w:rPr>
                <w:rFonts w:cs="Arial"/>
                <w:sz w:val="16"/>
              </w:rPr>
            </w:pPr>
            <w:bookmarkStart w:id="146" w:name="_Hlk68384886"/>
            <w:r>
              <w:rPr>
                <w:rFonts w:cs="Arial"/>
                <w:sz w:val="16"/>
              </w:rPr>
              <w:t>Actors</w:t>
            </w:r>
          </w:p>
        </w:tc>
        <w:tc>
          <w:tcPr>
            <w:tcW w:w="571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4C077E8" w14:textId="77777777" w:rsidR="00970619" w:rsidRDefault="00770557">
            <w:pPr>
              <w:pStyle w:val="Caption"/>
              <w:spacing w:line="256" w:lineRule="auto"/>
              <w:rPr>
                <w:rFonts w:cs="Arial"/>
                <w:sz w:val="16"/>
              </w:rPr>
            </w:pPr>
            <w:r>
              <w:rPr>
                <w:rFonts w:cs="Arial"/>
                <w:sz w:val="16"/>
              </w:rPr>
              <w:t>Vehicle Occupant</w:t>
            </w:r>
          </w:p>
        </w:tc>
      </w:tr>
      <w:tr w:rsidR="00970619" w14:paraId="789F346C"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BE756E" w14:textId="77777777" w:rsidR="00970619" w:rsidRDefault="00770557">
            <w:pPr>
              <w:pStyle w:val="Caption"/>
              <w:spacing w:line="256" w:lineRule="auto"/>
              <w:rPr>
                <w:rFonts w:cs="Arial"/>
                <w:sz w:val="16"/>
              </w:rPr>
            </w:pPr>
            <w:r>
              <w:rPr>
                <w:rFonts w:cs="Arial"/>
                <w:sz w:val="16"/>
              </w:rPr>
              <w:t>Pre-conditions</w:t>
            </w:r>
          </w:p>
        </w:tc>
        <w:tc>
          <w:tcPr>
            <w:tcW w:w="5713" w:type="dxa"/>
            <w:tcBorders>
              <w:top w:val="nil"/>
              <w:left w:val="nil"/>
              <w:bottom w:val="single" w:sz="8" w:space="0" w:color="auto"/>
              <w:right w:val="single" w:sz="8" w:space="0" w:color="auto"/>
            </w:tcBorders>
            <w:tcMar>
              <w:top w:w="0" w:type="dxa"/>
              <w:left w:w="108" w:type="dxa"/>
              <w:bottom w:w="0" w:type="dxa"/>
              <w:right w:w="108" w:type="dxa"/>
            </w:tcMar>
            <w:hideMark/>
          </w:tcPr>
          <w:p w14:paraId="27ABE231" w14:textId="77777777" w:rsidR="00970619" w:rsidRDefault="00770557">
            <w:pPr>
              <w:spacing w:line="276" w:lineRule="auto"/>
              <w:rPr>
                <w:rFonts w:cs="Arial"/>
                <w:sz w:val="16"/>
              </w:rPr>
            </w:pPr>
            <w:r>
              <w:rPr>
                <w:rFonts w:cs="Arial"/>
                <w:sz w:val="16"/>
              </w:rPr>
              <w:t xml:space="preserve">Client is configured for Pip and PiP views at Speed </w:t>
            </w:r>
          </w:p>
          <w:p w14:paraId="0811347E" w14:textId="77777777" w:rsidR="00970619" w:rsidRDefault="00770557">
            <w:pPr>
              <w:pStyle w:val="Caption"/>
              <w:spacing w:line="256" w:lineRule="auto"/>
              <w:rPr>
                <w:rFonts w:cs="Arial"/>
                <w:b w:val="0"/>
                <w:bCs w:val="0"/>
                <w:sz w:val="16"/>
              </w:rPr>
            </w:pPr>
            <w:r>
              <w:rPr>
                <w:rFonts w:cs="Arial"/>
                <w:b w:val="0"/>
                <w:bCs w:val="0"/>
                <w:sz w:val="16"/>
              </w:rPr>
              <w:t>Vehicle is in drive mode and below 10kph speed.</w:t>
            </w:r>
          </w:p>
          <w:p w14:paraId="17176C37" w14:textId="77777777" w:rsidR="00970619" w:rsidRDefault="00770557">
            <w:pPr>
              <w:spacing w:line="256" w:lineRule="auto"/>
              <w:rPr>
                <w:rFonts w:cs="Arial"/>
                <w:sz w:val="16"/>
              </w:rPr>
            </w:pPr>
            <w:r>
              <w:rPr>
                <w:rFonts w:cs="Arial"/>
                <w:sz w:val="16"/>
              </w:rPr>
              <w:t>PiP AUX View is active</w:t>
            </w:r>
          </w:p>
        </w:tc>
      </w:tr>
      <w:tr w:rsidR="00970619" w14:paraId="32F7899D" w14:textId="77777777" w:rsidTr="00E52CBB">
        <w:trPr>
          <w:trHeight w:val="178"/>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AB0727" w14:textId="77777777" w:rsidR="00970619" w:rsidRDefault="00770557">
            <w:pPr>
              <w:pStyle w:val="Caption"/>
              <w:spacing w:line="256" w:lineRule="auto"/>
              <w:rPr>
                <w:rFonts w:cs="Arial"/>
                <w:sz w:val="16"/>
              </w:rPr>
            </w:pPr>
            <w:r>
              <w:rPr>
                <w:rFonts w:cs="Arial"/>
                <w:sz w:val="16"/>
              </w:rPr>
              <w:t>Scenario Description</w:t>
            </w:r>
          </w:p>
        </w:tc>
        <w:tc>
          <w:tcPr>
            <w:tcW w:w="5713" w:type="dxa"/>
            <w:tcBorders>
              <w:top w:val="nil"/>
              <w:left w:val="nil"/>
              <w:bottom w:val="single" w:sz="8" w:space="0" w:color="auto"/>
              <w:right w:val="single" w:sz="8" w:space="0" w:color="auto"/>
            </w:tcBorders>
            <w:tcMar>
              <w:top w:w="0" w:type="dxa"/>
              <w:left w:w="108" w:type="dxa"/>
              <w:bottom w:w="0" w:type="dxa"/>
              <w:right w:w="108" w:type="dxa"/>
            </w:tcMar>
            <w:hideMark/>
          </w:tcPr>
          <w:p w14:paraId="523E16A5" w14:textId="77777777" w:rsidR="00970619" w:rsidRDefault="00770557">
            <w:pPr>
              <w:spacing w:line="256" w:lineRule="auto"/>
              <w:rPr>
                <w:rFonts w:cs="Arial"/>
                <w:sz w:val="16"/>
              </w:rPr>
            </w:pPr>
            <w:r>
              <w:rPr>
                <w:rFonts w:cs="Arial"/>
                <w:sz w:val="16"/>
              </w:rPr>
              <w:t>Vehicle speed is transitioning from below to above 10kph</w:t>
            </w:r>
          </w:p>
        </w:tc>
      </w:tr>
      <w:tr w:rsidR="00970619" w14:paraId="629E17C2"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67256C" w14:textId="77777777" w:rsidR="00970619" w:rsidRDefault="00770557">
            <w:pPr>
              <w:pStyle w:val="Caption"/>
              <w:spacing w:line="256" w:lineRule="auto"/>
              <w:rPr>
                <w:rFonts w:cs="Arial"/>
                <w:sz w:val="16"/>
              </w:rPr>
            </w:pPr>
            <w:r>
              <w:rPr>
                <w:rFonts w:cs="Arial"/>
                <w:sz w:val="16"/>
              </w:rPr>
              <w:t>Post-conditions</w:t>
            </w:r>
          </w:p>
        </w:tc>
        <w:tc>
          <w:tcPr>
            <w:tcW w:w="5713" w:type="dxa"/>
            <w:tcBorders>
              <w:top w:val="nil"/>
              <w:left w:val="nil"/>
              <w:bottom w:val="single" w:sz="8" w:space="0" w:color="auto"/>
              <w:right w:val="single" w:sz="8" w:space="0" w:color="auto"/>
            </w:tcBorders>
            <w:tcMar>
              <w:top w:w="0" w:type="dxa"/>
              <w:left w:w="108" w:type="dxa"/>
              <w:bottom w:w="0" w:type="dxa"/>
              <w:right w:w="108" w:type="dxa"/>
            </w:tcMar>
            <w:hideMark/>
          </w:tcPr>
          <w:p w14:paraId="591394D2" w14:textId="77777777" w:rsidR="00970619" w:rsidRDefault="00770557">
            <w:pPr>
              <w:spacing w:line="256" w:lineRule="auto"/>
              <w:rPr>
                <w:rFonts w:cs="Arial"/>
                <w:sz w:val="16"/>
              </w:rPr>
            </w:pPr>
            <w:r>
              <w:rPr>
                <w:rFonts w:cs="Arial"/>
                <w:sz w:val="16"/>
              </w:rPr>
              <w:t>Client will display PIP Aux at speed.</w:t>
            </w:r>
          </w:p>
          <w:p w14:paraId="5F412E67" w14:textId="77777777" w:rsidR="00970619" w:rsidRDefault="00770557">
            <w:pPr>
              <w:spacing w:line="276" w:lineRule="auto"/>
              <w:rPr>
                <w:rFonts w:cs="Arial"/>
                <w:sz w:val="16"/>
              </w:rPr>
            </w:pPr>
            <w:r>
              <w:rPr>
                <w:rFonts w:cs="Arial"/>
                <w:sz w:val="16"/>
              </w:rPr>
              <w:t>Views at speed HMI shall be displayed</w:t>
            </w:r>
          </w:p>
        </w:tc>
      </w:tr>
      <w:tr w:rsidR="00970619" w14:paraId="6C913EF9"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024E5B" w14:textId="77777777" w:rsidR="00970619" w:rsidRDefault="00770557">
            <w:pPr>
              <w:pStyle w:val="Caption"/>
              <w:spacing w:line="256" w:lineRule="auto"/>
              <w:rPr>
                <w:rFonts w:cs="Arial"/>
                <w:sz w:val="16"/>
              </w:rPr>
            </w:pPr>
            <w:r>
              <w:rPr>
                <w:rFonts w:cs="Arial"/>
                <w:sz w:val="16"/>
              </w:rPr>
              <w:t>List of Exception Use Cases</w:t>
            </w:r>
          </w:p>
        </w:tc>
        <w:tc>
          <w:tcPr>
            <w:tcW w:w="5713" w:type="dxa"/>
            <w:tcBorders>
              <w:top w:val="nil"/>
              <w:left w:val="nil"/>
              <w:bottom w:val="single" w:sz="8" w:space="0" w:color="auto"/>
              <w:right w:val="single" w:sz="8" w:space="0" w:color="auto"/>
            </w:tcBorders>
            <w:tcMar>
              <w:top w:w="0" w:type="dxa"/>
              <w:left w:w="108" w:type="dxa"/>
              <w:bottom w:w="0" w:type="dxa"/>
              <w:right w:w="108" w:type="dxa"/>
            </w:tcMar>
            <w:hideMark/>
          </w:tcPr>
          <w:p w14:paraId="0184F3F2" w14:textId="77777777" w:rsidR="00970619" w:rsidRDefault="00770557">
            <w:pPr>
              <w:pStyle w:val="Caption"/>
              <w:spacing w:line="256" w:lineRule="auto"/>
              <w:rPr>
                <w:rFonts w:cs="Arial"/>
                <w:b w:val="0"/>
                <w:bCs w:val="0"/>
                <w:sz w:val="16"/>
              </w:rPr>
            </w:pPr>
            <w:r>
              <w:rPr>
                <w:rFonts w:cs="Arial"/>
                <w:b w:val="0"/>
                <w:bCs w:val="0"/>
                <w:sz w:val="16"/>
              </w:rPr>
              <w:t>E1 – Vehicle is not RUN/START</w:t>
            </w:r>
          </w:p>
          <w:p w14:paraId="648F3A31" w14:textId="77777777" w:rsidR="00970619" w:rsidRDefault="00770557">
            <w:pPr>
              <w:pStyle w:val="Caption"/>
              <w:spacing w:line="256" w:lineRule="auto"/>
              <w:rPr>
                <w:rFonts w:cs="Arial"/>
                <w:b w:val="0"/>
                <w:bCs w:val="0"/>
                <w:sz w:val="16"/>
              </w:rPr>
            </w:pPr>
            <w:r>
              <w:rPr>
                <w:rFonts w:cs="Arial"/>
                <w:b w:val="0"/>
                <w:bCs w:val="0"/>
                <w:sz w:val="16"/>
              </w:rPr>
              <w:t>E2 – Loss of communication with ADAS module</w:t>
            </w:r>
          </w:p>
          <w:p w14:paraId="65B85B3E" w14:textId="77777777" w:rsidR="00970619" w:rsidRDefault="00770557">
            <w:pPr>
              <w:pStyle w:val="Caption"/>
              <w:spacing w:line="256" w:lineRule="auto"/>
              <w:rPr>
                <w:rFonts w:cs="Arial"/>
                <w:sz w:val="16"/>
              </w:rPr>
            </w:pPr>
            <w:r>
              <w:rPr>
                <w:rFonts w:cs="Arial"/>
                <w:b w:val="0"/>
                <w:bCs w:val="0"/>
                <w:sz w:val="16"/>
              </w:rPr>
              <w:t>E3 – Valid camera video signal not present</w:t>
            </w:r>
          </w:p>
        </w:tc>
      </w:tr>
      <w:tr w:rsidR="00970619" w14:paraId="160253B8"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29D46A" w14:textId="77777777" w:rsidR="00970619" w:rsidRDefault="00770557">
            <w:pPr>
              <w:pStyle w:val="Caption"/>
              <w:spacing w:line="256" w:lineRule="auto"/>
              <w:rPr>
                <w:rFonts w:cs="Arial"/>
                <w:sz w:val="16"/>
              </w:rPr>
            </w:pPr>
            <w:r>
              <w:rPr>
                <w:rFonts w:cs="Arial"/>
                <w:sz w:val="16"/>
              </w:rPr>
              <w:t>Interfaces</w:t>
            </w:r>
          </w:p>
        </w:tc>
        <w:tc>
          <w:tcPr>
            <w:tcW w:w="5713" w:type="dxa"/>
            <w:tcBorders>
              <w:top w:val="nil"/>
              <w:left w:val="nil"/>
              <w:bottom w:val="single" w:sz="8" w:space="0" w:color="auto"/>
              <w:right w:val="single" w:sz="8" w:space="0" w:color="auto"/>
            </w:tcBorders>
            <w:tcMar>
              <w:top w:w="0" w:type="dxa"/>
              <w:left w:w="108" w:type="dxa"/>
              <w:bottom w:w="0" w:type="dxa"/>
              <w:right w:w="108" w:type="dxa"/>
            </w:tcMar>
          </w:tcPr>
          <w:p w14:paraId="2EC6A706" w14:textId="77777777" w:rsidR="00970619" w:rsidRDefault="00000000">
            <w:pPr>
              <w:pStyle w:val="Caption"/>
              <w:spacing w:line="256" w:lineRule="auto"/>
              <w:rPr>
                <w:rFonts w:cs="Arial"/>
                <w:sz w:val="16"/>
              </w:rPr>
            </w:pPr>
          </w:p>
        </w:tc>
        <w:bookmarkEnd w:id="146"/>
      </w:tr>
    </w:tbl>
    <w:p w14:paraId="725278B5" w14:textId="77777777" w:rsidR="00500605" w:rsidRDefault="00000000" w:rsidP="00CD0F64"/>
    <w:p w14:paraId="60EDA0CD" w14:textId="77777777" w:rsidR="00406F39" w:rsidRDefault="00770557" w:rsidP="00E52CBB">
      <w:pPr>
        <w:pStyle w:val="Heading5"/>
      </w:pPr>
      <w:r>
        <w:t>CAMERA-UC-REQ-420601/A-Transitioning from PiP AUX at Speed to PiP AUX</w:t>
      </w:r>
    </w:p>
    <w:p w14:paraId="173ECBCA" w14:textId="77777777" w:rsidR="00AE06BC" w:rsidRPr="00AE06BC" w:rsidRDefault="00000000" w:rsidP="00AE06BC"/>
    <w:tbl>
      <w:tblPr>
        <w:tblW w:w="780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891"/>
      </w:tblGrid>
      <w:tr w:rsidR="00BC607B" w14:paraId="5EFFBC1A"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1CCCC3" w14:textId="77777777" w:rsidR="00BC607B" w:rsidRDefault="00770557">
            <w:pPr>
              <w:pStyle w:val="Caption"/>
              <w:spacing w:line="256" w:lineRule="auto"/>
              <w:rPr>
                <w:rFonts w:cs="Arial"/>
                <w:sz w:val="16"/>
              </w:rPr>
            </w:pPr>
            <w:r>
              <w:rPr>
                <w:rFonts w:cs="Arial"/>
                <w:sz w:val="16"/>
              </w:rPr>
              <w:t>Actors</w:t>
            </w:r>
          </w:p>
        </w:tc>
        <w:tc>
          <w:tcPr>
            <w:tcW w:w="58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E84082" w14:textId="77777777" w:rsidR="00BC607B" w:rsidRDefault="00770557">
            <w:pPr>
              <w:pStyle w:val="Caption"/>
              <w:spacing w:line="256" w:lineRule="auto"/>
              <w:rPr>
                <w:rFonts w:cs="Arial"/>
                <w:sz w:val="16"/>
              </w:rPr>
            </w:pPr>
            <w:r>
              <w:rPr>
                <w:rFonts w:cs="Arial"/>
                <w:sz w:val="16"/>
              </w:rPr>
              <w:t>Vehicle Occupant</w:t>
            </w:r>
          </w:p>
        </w:tc>
      </w:tr>
      <w:tr w:rsidR="00BC607B" w14:paraId="7C1D9BFF"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E01B79" w14:textId="77777777" w:rsidR="00BC607B" w:rsidRDefault="00770557">
            <w:pPr>
              <w:pStyle w:val="Caption"/>
              <w:spacing w:line="256" w:lineRule="auto"/>
              <w:rPr>
                <w:rFonts w:cs="Arial"/>
                <w:sz w:val="16"/>
              </w:rPr>
            </w:pPr>
            <w:r>
              <w:rPr>
                <w:rFonts w:cs="Arial"/>
                <w:sz w:val="16"/>
              </w:rPr>
              <w:t>Pre-conditions</w:t>
            </w:r>
          </w:p>
        </w:tc>
        <w:tc>
          <w:tcPr>
            <w:tcW w:w="5893" w:type="dxa"/>
            <w:tcBorders>
              <w:top w:val="nil"/>
              <w:left w:val="nil"/>
              <w:bottom w:val="single" w:sz="8" w:space="0" w:color="auto"/>
              <w:right w:val="single" w:sz="8" w:space="0" w:color="auto"/>
            </w:tcBorders>
            <w:tcMar>
              <w:top w:w="0" w:type="dxa"/>
              <w:left w:w="108" w:type="dxa"/>
              <w:bottom w:w="0" w:type="dxa"/>
              <w:right w:w="108" w:type="dxa"/>
            </w:tcMar>
            <w:hideMark/>
          </w:tcPr>
          <w:p w14:paraId="178AA543" w14:textId="77777777" w:rsidR="00BC607B" w:rsidRDefault="00770557">
            <w:pPr>
              <w:spacing w:line="276" w:lineRule="auto"/>
              <w:rPr>
                <w:rFonts w:cs="Arial"/>
                <w:sz w:val="16"/>
              </w:rPr>
            </w:pPr>
            <w:r>
              <w:rPr>
                <w:rFonts w:cs="Arial"/>
                <w:sz w:val="16"/>
              </w:rPr>
              <w:t xml:space="preserve">Client is configured for Pip and PiP views at Speed </w:t>
            </w:r>
          </w:p>
          <w:p w14:paraId="3CF2A693" w14:textId="77777777" w:rsidR="00BC607B" w:rsidRDefault="00770557">
            <w:pPr>
              <w:spacing w:line="256" w:lineRule="auto"/>
              <w:rPr>
                <w:rFonts w:cs="Arial"/>
                <w:sz w:val="16"/>
              </w:rPr>
            </w:pPr>
            <w:r>
              <w:rPr>
                <w:rFonts w:cs="Arial"/>
                <w:sz w:val="16"/>
              </w:rPr>
              <w:t>Vehicle is in drive and above 10kph</w:t>
            </w:r>
          </w:p>
          <w:p w14:paraId="43ED27D3" w14:textId="77777777" w:rsidR="00BC607B" w:rsidRDefault="00770557">
            <w:pPr>
              <w:pStyle w:val="Caption"/>
              <w:spacing w:line="256" w:lineRule="auto"/>
              <w:rPr>
                <w:rFonts w:cs="Arial"/>
                <w:b w:val="0"/>
                <w:bCs w:val="0"/>
                <w:sz w:val="16"/>
              </w:rPr>
            </w:pPr>
            <w:r>
              <w:rPr>
                <w:rFonts w:cs="Arial"/>
                <w:b w:val="0"/>
                <w:bCs w:val="0"/>
                <w:sz w:val="16"/>
              </w:rPr>
              <w:t>PiP Aux at speed view is active</w:t>
            </w:r>
          </w:p>
        </w:tc>
      </w:tr>
      <w:tr w:rsidR="00BC607B" w14:paraId="498C4887" w14:textId="77777777" w:rsidTr="00E52CBB">
        <w:trPr>
          <w:trHeight w:val="178"/>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F67761" w14:textId="77777777" w:rsidR="00BC607B" w:rsidRDefault="00770557">
            <w:pPr>
              <w:pStyle w:val="Caption"/>
              <w:spacing w:line="256" w:lineRule="auto"/>
              <w:rPr>
                <w:rFonts w:cs="Arial"/>
                <w:sz w:val="16"/>
              </w:rPr>
            </w:pPr>
            <w:r>
              <w:rPr>
                <w:rFonts w:cs="Arial"/>
                <w:sz w:val="16"/>
              </w:rPr>
              <w:t>Scenario Description</w:t>
            </w:r>
          </w:p>
        </w:tc>
        <w:tc>
          <w:tcPr>
            <w:tcW w:w="5893" w:type="dxa"/>
            <w:tcBorders>
              <w:top w:val="nil"/>
              <w:left w:val="nil"/>
              <w:bottom w:val="single" w:sz="8" w:space="0" w:color="auto"/>
              <w:right w:val="single" w:sz="8" w:space="0" w:color="auto"/>
            </w:tcBorders>
            <w:tcMar>
              <w:top w:w="0" w:type="dxa"/>
              <w:left w:w="108" w:type="dxa"/>
              <w:bottom w:w="0" w:type="dxa"/>
              <w:right w:w="108" w:type="dxa"/>
            </w:tcMar>
            <w:hideMark/>
          </w:tcPr>
          <w:p w14:paraId="084E93E4" w14:textId="77777777" w:rsidR="00BC607B" w:rsidRDefault="00770557">
            <w:pPr>
              <w:spacing w:line="256" w:lineRule="auto"/>
              <w:rPr>
                <w:rFonts w:cs="Arial"/>
                <w:sz w:val="16"/>
              </w:rPr>
            </w:pPr>
            <w:r>
              <w:rPr>
                <w:rFonts w:cs="Arial"/>
                <w:sz w:val="16"/>
              </w:rPr>
              <w:t>Vehicle speed is transitioning from above to below 10kph</w:t>
            </w:r>
          </w:p>
        </w:tc>
      </w:tr>
      <w:tr w:rsidR="00BC607B" w14:paraId="597F723E"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C72D73" w14:textId="77777777" w:rsidR="00BC607B" w:rsidRDefault="00770557">
            <w:pPr>
              <w:pStyle w:val="Caption"/>
              <w:spacing w:line="256" w:lineRule="auto"/>
              <w:rPr>
                <w:rFonts w:cs="Arial"/>
                <w:sz w:val="16"/>
              </w:rPr>
            </w:pPr>
            <w:r>
              <w:rPr>
                <w:rFonts w:cs="Arial"/>
                <w:sz w:val="16"/>
              </w:rPr>
              <w:t>Post-conditions</w:t>
            </w:r>
          </w:p>
        </w:tc>
        <w:tc>
          <w:tcPr>
            <w:tcW w:w="5893" w:type="dxa"/>
            <w:tcBorders>
              <w:top w:val="nil"/>
              <w:left w:val="nil"/>
              <w:bottom w:val="single" w:sz="8" w:space="0" w:color="auto"/>
              <w:right w:val="single" w:sz="8" w:space="0" w:color="auto"/>
            </w:tcBorders>
            <w:tcMar>
              <w:top w:w="0" w:type="dxa"/>
              <w:left w:w="108" w:type="dxa"/>
              <w:bottom w:w="0" w:type="dxa"/>
              <w:right w:w="108" w:type="dxa"/>
            </w:tcMar>
            <w:hideMark/>
          </w:tcPr>
          <w:p w14:paraId="6527566A" w14:textId="77777777" w:rsidR="00BC607B" w:rsidRDefault="00770557">
            <w:pPr>
              <w:spacing w:line="256" w:lineRule="auto"/>
              <w:rPr>
                <w:rFonts w:cs="Arial"/>
                <w:sz w:val="16"/>
              </w:rPr>
            </w:pPr>
            <w:r>
              <w:rPr>
                <w:rFonts w:cs="Arial"/>
                <w:sz w:val="16"/>
              </w:rPr>
              <w:t>Client displays Pip Aux view</w:t>
            </w:r>
          </w:p>
          <w:p w14:paraId="312AFED8" w14:textId="77777777" w:rsidR="00BC607B" w:rsidRDefault="00770557">
            <w:pPr>
              <w:spacing w:line="276" w:lineRule="auto"/>
              <w:rPr>
                <w:rFonts w:cs="Arial"/>
                <w:sz w:val="16"/>
              </w:rPr>
            </w:pPr>
            <w:r>
              <w:rPr>
                <w:rFonts w:cs="Arial"/>
                <w:sz w:val="16"/>
              </w:rPr>
              <w:t>Front Camera HMI shall be displayed</w:t>
            </w:r>
          </w:p>
        </w:tc>
      </w:tr>
      <w:tr w:rsidR="00BC607B" w14:paraId="3987D45B"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4EA332" w14:textId="77777777" w:rsidR="00BC607B" w:rsidRDefault="00770557">
            <w:pPr>
              <w:pStyle w:val="Caption"/>
              <w:spacing w:line="256" w:lineRule="auto"/>
              <w:rPr>
                <w:rFonts w:cs="Arial"/>
                <w:sz w:val="16"/>
              </w:rPr>
            </w:pPr>
            <w:r>
              <w:rPr>
                <w:rFonts w:cs="Arial"/>
                <w:sz w:val="16"/>
              </w:rPr>
              <w:t>List of Exception Use Cases</w:t>
            </w:r>
          </w:p>
        </w:tc>
        <w:tc>
          <w:tcPr>
            <w:tcW w:w="5893" w:type="dxa"/>
            <w:tcBorders>
              <w:top w:val="nil"/>
              <w:left w:val="nil"/>
              <w:bottom w:val="single" w:sz="8" w:space="0" w:color="auto"/>
              <w:right w:val="single" w:sz="8" w:space="0" w:color="auto"/>
            </w:tcBorders>
            <w:tcMar>
              <w:top w:w="0" w:type="dxa"/>
              <w:left w:w="108" w:type="dxa"/>
              <w:bottom w:w="0" w:type="dxa"/>
              <w:right w:w="108" w:type="dxa"/>
            </w:tcMar>
            <w:hideMark/>
          </w:tcPr>
          <w:p w14:paraId="28D77382" w14:textId="77777777" w:rsidR="00BC607B" w:rsidRDefault="00770557">
            <w:pPr>
              <w:pStyle w:val="Caption"/>
              <w:spacing w:line="256" w:lineRule="auto"/>
              <w:rPr>
                <w:rFonts w:cs="Arial"/>
                <w:b w:val="0"/>
                <w:bCs w:val="0"/>
                <w:sz w:val="16"/>
              </w:rPr>
            </w:pPr>
            <w:r>
              <w:rPr>
                <w:rFonts w:cs="Arial"/>
                <w:b w:val="0"/>
                <w:bCs w:val="0"/>
                <w:sz w:val="16"/>
              </w:rPr>
              <w:t>E1 – Vehicle is not RUN/START</w:t>
            </w:r>
          </w:p>
          <w:p w14:paraId="6C76FA7F" w14:textId="77777777" w:rsidR="00BC607B" w:rsidRDefault="00770557">
            <w:pPr>
              <w:pStyle w:val="Caption"/>
              <w:spacing w:line="256" w:lineRule="auto"/>
              <w:rPr>
                <w:rFonts w:cs="Arial"/>
                <w:b w:val="0"/>
                <w:bCs w:val="0"/>
                <w:sz w:val="16"/>
              </w:rPr>
            </w:pPr>
            <w:r>
              <w:rPr>
                <w:rFonts w:cs="Arial"/>
                <w:b w:val="0"/>
                <w:bCs w:val="0"/>
                <w:sz w:val="16"/>
              </w:rPr>
              <w:t>E2 – Loss of communication with ADAS module</w:t>
            </w:r>
          </w:p>
          <w:p w14:paraId="2B74C3CA" w14:textId="77777777" w:rsidR="00BC607B" w:rsidRDefault="00770557">
            <w:pPr>
              <w:pStyle w:val="Caption"/>
              <w:spacing w:line="256" w:lineRule="auto"/>
              <w:rPr>
                <w:rFonts w:cs="Arial"/>
                <w:sz w:val="16"/>
              </w:rPr>
            </w:pPr>
            <w:r>
              <w:rPr>
                <w:rFonts w:cs="Arial"/>
                <w:b w:val="0"/>
                <w:bCs w:val="0"/>
                <w:sz w:val="16"/>
              </w:rPr>
              <w:t>E3 – Valid camera video signal not present</w:t>
            </w:r>
          </w:p>
        </w:tc>
      </w:tr>
      <w:tr w:rsidR="00BC607B" w14:paraId="786EF70F"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EA74D6" w14:textId="77777777" w:rsidR="00BC607B" w:rsidRDefault="00770557">
            <w:pPr>
              <w:pStyle w:val="Caption"/>
              <w:spacing w:line="256" w:lineRule="auto"/>
              <w:rPr>
                <w:rFonts w:cs="Arial"/>
                <w:sz w:val="16"/>
              </w:rPr>
            </w:pPr>
            <w:r>
              <w:rPr>
                <w:rFonts w:cs="Arial"/>
                <w:sz w:val="16"/>
              </w:rPr>
              <w:t>Interfaces</w:t>
            </w:r>
          </w:p>
        </w:tc>
        <w:tc>
          <w:tcPr>
            <w:tcW w:w="5893" w:type="dxa"/>
            <w:tcBorders>
              <w:top w:val="nil"/>
              <w:left w:val="nil"/>
              <w:bottom w:val="single" w:sz="8" w:space="0" w:color="auto"/>
              <w:right w:val="single" w:sz="8" w:space="0" w:color="auto"/>
            </w:tcBorders>
            <w:tcMar>
              <w:top w:w="0" w:type="dxa"/>
              <w:left w:w="108" w:type="dxa"/>
              <w:bottom w:w="0" w:type="dxa"/>
              <w:right w:w="108" w:type="dxa"/>
            </w:tcMar>
          </w:tcPr>
          <w:p w14:paraId="7F90FE0B" w14:textId="77777777" w:rsidR="00BC607B" w:rsidRDefault="00000000">
            <w:pPr>
              <w:pStyle w:val="Caption"/>
              <w:spacing w:line="256" w:lineRule="auto"/>
              <w:rPr>
                <w:rFonts w:cs="Arial"/>
                <w:sz w:val="16"/>
              </w:rPr>
            </w:pPr>
          </w:p>
        </w:tc>
      </w:tr>
    </w:tbl>
    <w:p w14:paraId="5408FF72" w14:textId="77777777" w:rsidR="00500605" w:rsidRDefault="00000000" w:rsidP="00CD0F64"/>
    <w:p w14:paraId="783CA223" w14:textId="77777777" w:rsidR="00406F39" w:rsidRDefault="00770557" w:rsidP="00E52CBB">
      <w:pPr>
        <w:pStyle w:val="Heading5"/>
      </w:pPr>
      <w:r>
        <w:t>CAMERA-UC-REQ-420602/A-Transitioning from PiP 50/50 to PiP 50/50 at speed</w:t>
      </w:r>
    </w:p>
    <w:p w14:paraId="4924FDDE" w14:textId="77777777" w:rsidR="00AE06BC" w:rsidRPr="00AE06BC" w:rsidRDefault="00000000" w:rsidP="00AE06BC"/>
    <w:tbl>
      <w:tblPr>
        <w:tblW w:w="834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6431"/>
      </w:tblGrid>
      <w:tr w:rsidR="00FA27E6" w14:paraId="02FF0AC7"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2C0FE2" w14:textId="77777777" w:rsidR="00FA27E6" w:rsidRDefault="00770557">
            <w:pPr>
              <w:pStyle w:val="Caption"/>
              <w:spacing w:line="256" w:lineRule="auto"/>
              <w:rPr>
                <w:rFonts w:cs="Arial"/>
                <w:sz w:val="16"/>
              </w:rPr>
            </w:pPr>
            <w:r>
              <w:rPr>
                <w:rFonts w:cs="Arial"/>
                <w:sz w:val="16"/>
              </w:rPr>
              <w:t>Actors</w:t>
            </w:r>
          </w:p>
        </w:tc>
        <w:tc>
          <w:tcPr>
            <w:tcW w:w="643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46A0999" w14:textId="77777777" w:rsidR="00FA27E6" w:rsidRDefault="00770557">
            <w:pPr>
              <w:pStyle w:val="Caption"/>
              <w:spacing w:line="256" w:lineRule="auto"/>
              <w:rPr>
                <w:rFonts w:cs="Arial"/>
                <w:sz w:val="16"/>
              </w:rPr>
            </w:pPr>
            <w:r>
              <w:rPr>
                <w:rFonts w:cs="Arial"/>
                <w:sz w:val="16"/>
              </w:rPr>
              <w:t>Vehicle Occupant</w:t>
            </w:r>
          </w:p>
        </w:tc>
      </w:tr>
      <w:tr w:rsidR="00FA27E6" w14:paraId="45DF204B"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4D1FC1" w14:textId="77777777" w:rsidR="00FA27E6" w:rsidRDefault="00770557">
            <w:pPr>
              <w:pStyle w:val="Caption"/>
              <w:spacing w:line="256" w:lineRule="auto"/>
              <w:rPr>
                <w:rFonts w:cs="Arial"/>
                <w:sz w:val="16"/>
              </w:rPr>
            </w:pPr>
            <w:r>
              <w:rPr>
                <w:rFonts w:cs="Arial"/>
                <w:sz w:val="16"/>
              </w:rPr>
              <w:t>Pre-conditions</w:t>
            </w:r>
          </w:p>
        </w:tc>
        <w:tc>
          <w:tcPr>
            <w:tcW w:w="6433" w:type="dxa"/>
            <w:tcBorders>
              <w:top w:val="nil"/>
              <w:left w:val="nil"/>
              <w:bottom w:val="single" w:sz="8" w:space="0" w:color="auto"/>
              <w:right w:val="single" w:sz="8" w:space="0" w:color="auto"/>
            </w:tcBorders>
            <w:tcMar>
              <w:top w:w="0" w:type="dxa"/>
              <w:left w:w="108" w:type="dxa"/>
              <w:bottom w:w="0" w:type="dxa"/>
              <w:right w:w="108" w:type="dxa"/>
            </w:tcMar>
            <w:hideMark/>
          </w:tcPr>
          <w:p w14:paraId="62C7F014" w14:textId="77777777" w:rsidR="00FA27E6" w:rsidRDefault="00770557">
            <w:pPr>
              <w:spacing w:line="276" w:lineRule="auto"/>
              <w:rPr>
                <w:rFonts w:cs="Arial"/>
                <w:sz w:val="16"/>
              </w:rPr>
            </w:pPr>
            <w:r>
              <w:rPr>
                <w:rFonts w:cs="Arial"/>
                <w:sz w:val="16"/>
              </w:rPr>
              <w:t xml:space="preserve">Client is configured for Pip and PiP views at Speed </w:t>
            </w:r>
          </w:p>
          <w:p w14:paraId="2B520C3E" w14:textId="77777777" w:rsidR="00FA27E6" w:rsidRDefault="00770557">
            <w:pPr>
              <w:spacing w:line="256" w:lineRule="auto"/>
              <w:rPr>
                <w:rFonts w:cs="Arial"/>
                <w:sz w:val="16"/>
              </w:rPr>
            </w:pPr>
            <w:r>
              <w:rPr>
                <w:rFonts w:cs="Arial"/>
                <w:sz w:val="16"/>
              </w:rPr>
              <w:t>Vehicle is in drive and below 10kph</w:t>
            </w:r>
          </w:p>
          <w:p w14:paraId="05AC810A" w14:textId="77777777" w:rsidR="00FA27E6" w:rsidRDefault="00770557">
            <w:pPr>
              <w:pStyle w:val="Caption"/>
              <w:spacing w:line="256" w:lineRule="auto"/>
              <w:rPr>
                <w:rFonts w:cs="Arial"/>
                <w:b w:val="0"/>
                <w:bCs w:val="0"/>
                <w:sz w:val="16"/>
              </w:rPr>
            </w:pPr>
            <w:r>
              <w:rPr>
                <w:rFonts w:cs="Arial"/>
                <w:b w:val="0"/>
                <w:bCs w:val="0"/>
                <w:sz w:val="16"/>
              </w:rPr>
              <w:t>PiP 50/50 view is active</w:t>
            </w:r>
          </w:p>
        </w:tc>
      </w:tr>
      <w:tr w:rsidR="00FA27E6" w14:paraId="579617F2" w14:textId="77777777" w:rsidTr="00E52CBB">
        <w:trPr>
          <w:trHeight w:val="178"/>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E6B7E9" w14:textId="77777777" w:rsidR="00FA27E6" w:rsidRDefault="00770557">
            <w:pPr>
              <w:pStyle w:val="Caption"/>
              <w:spacing w:line="256" w:lineRule="auto"/>
              <w:rPr>
                <w:rFonts w:cs="Arial"/>
                <w:sz w:val="16"/>
              </w:rPr>
            </w:pPr>
            <w:r>
              <w:rPr>
                <w:rFonts w:cs="Arial"/>
                <w:sz w:val="16"/>
              </w:rPr>
              <w:t>Scenario Description</w:t>
            </w:r>
          </w:p>
        </w:tc>
        <w:tc>
          <w:tcPr>
            <w:tcW w:w="6433" w:type="dxa"/>
            <w:tcBorders>
              <w:top w:val="nil"/>
              <w:left w:val="nil"/>
              <w:bottom w:val="single" w:sz="8" w:space="0" w:color="auto"/>
              <w:right w:val="single" w:sz="8" w:space="0" w:color="auto"/>
            </w:tcBorders>
            <w:tcMar>
              <w:top w:w="0" w:type="dxa"/>
              <w:left w:w="108" w:type="dxa"/>
              <w:bottom w:w="0" w:type="dxa"/>
              <w:right w:w="108" w:type="dxa"/>
            </w:tcMar>
            <w:hideMark/>
          </w:tcPr>
          <w:p w14:paraId="7D2A373D" w14:textId="77777777" w:rsidR="00FA27E6" w:rsidRDefault="00770557">
            <w:pPr>
              <w:spacing w:line="256" w:lineRule="auto"/>
              <w:rPr>
                <w:rFonts w:cs="Arial"/>
                <w:sz w:val="16"/>
              </w:rPr>
            </w:pPr>
            <w:r>
              <w:rPr>
                <w:rFonts w:cs="Arial"/>
                <w:sz w:val="16"/>
              </w:rPr>
              <w:t>Vehicle speed is transitioning from below to above 10kph</w:t>
            </w:r>
          </w:p>
        </w:tc>
      </w:tr>
      <w:tr w:rsidR="00FA27E6" w14:paraId="4A6F0B18"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217143" w14:textId="77777777" w:rsidR="00FA27E6" w:rsidRDefault="00770557">
            <w:pPr>
              <w:pStyle w:val="Caption"/>
              <w:spacing w:line="256" w:lineRule="auto"/>
              <w:rPr>
                <w:rFonts w:cs="Arial"/>
                <w:sz w:val="16"/>
              </w:rPr>
            </w:pPr>
            <w:r>
              <w:rPr>
                <w:rFonts w:cs="Arial"/>
                <w:sz w:val="16"/>
              </w:rPr>
              <w:t>Post-conditions</w:t>
            </w:r>
          </w:p>
        </w:tc>
        <w:tc>
          <w:tcPr>
            <w:tcW w:w="6433" w:type="dxa"/>
            <w:tcBorders>
              <w:top w:val="nil"/>
              <w:left w:val="nil"/>
              <w:bottom w:val="single" w:sz="8" w:space="0" w:color="auto"/>
              <w:right w:val="single" w:sz="8" w:space="0" w:color="auto"/>
            </w:tcBorders>
            <w:tcMar>
              <w:top w:w="0" w:type="dxa"/>
              <w:left w:w="108" w:type="dxa"/>
              <w:bottom w:w="0" w:type="dxa"/>
              <w:right w:w="108" w:type="dxa"/>
            </w:tcMar>
            <w:hideMark/>
          </w:tcPr>
          <w:p w14:paraId="0202E2B9" w14:textId="77777777" w:rsidR="00FA27E6" w:rsidRDefault="00770557">
            <w:pPr>
              <w:spacing w:line="276" w:lineRule="auto"/>
              <w:rPr>
                <w:rFonts w:cs="Arial"/>
                <w:sz w:val="16"/>
              </w:rPr>
            </w:pPr>
            <w:r>
              <w:rPr>
                <w:rFonts w:cs="Arial"/>
                <w:sz w:val="16"/>
              </w:rPr>
              <w:t>Client will display PiP 50/50 at speed.</w:t>
            </w:r>
          </w:p>
          <w:p w14:paraId="43C07C58" w14:textId="77777777" w:rsidR="00FA27E6" w:rsidRDefault="00770557">
            <w:pPr>
              <w:spacing w:line="276" w:lineRule="auto"/>
              <w:rPr>
                <w:rFonts w:cs="Arial"/>
                <w:sz w:val="16"/>
              </w:rPr>
            </w:pPr>
            <w:r>
              <w:rPr>
                <w:rFonts w:cs="Arial"/>
                <w:sz w:val="16"/>
              </w:rPr>
              <w:t>Views at speed HMI shall be displayed</w:t>
            </w:r>
          </w:p>
        </w:tc>
      </w:tr>
      <w:tr w:rsidR="00FA27E6" w14:paraId="3DAC104D"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09815F" w14:textId="77777777" w:rsidR="00FA27E6" w:rsidRDefault="00770557">
            <w:pPr>
              <w:pStyle w:val="Caption"/>
              <w:spacing w:line="256" w:lineRule="auto"/>
              <w:rPr>
                <w:rFonts w:cs="Arial"/>
                <w:sz w:val="16"/>
              </w:rPr>
            </w:pPr>
            <w:r>
              <w:rPr>
                <w:rFonts w:cs="Arial"/>
                <w:sz w:val="16"/>
              </w:rPr>
              <w:t>List of Exception Use Cases</w:t>
            </w:r>
          </w:p>
        </w:tc>
        <w:tc>
          <w:tcPr>
            <w:tcW w:w="6433" w:type="dxa"/>
            <w:tcBorders>
              <w:top w:val="nil"/>
              <w:left w:val="nil"/>
              <w:bottom w:val="single" w:sz="8" w:space="0" w:color="auto"/>
              <w:right w:val="single" w:sz="8" w:space="0" w:color="auto"/>
            </w:tcBorders>
            <w:tcMar>
              <w:top w:w="0" w:type="dxa"/>
              <w:left w:w="108" w:type="dxa"/>
              <w:bottom w:w="0" w:type="dxa"/>
              <w:right w:w="108" w:type="dxa"/>
            </w:tcMar>
            <w:hideMark/>
          </w:tcPr>
          <w:p w14:paraId="04B4D156" w14:textId="77777777" w:rsidR="00FA27E6" w:rsidRDefault="00770557">
            <w:pPr>
              <w:pStyle w:val="Caption"/>
              <w:spacing w:line="256" w:lineRule="auto"/>
              <w:rPr>
                <w:rFonts w:cs="Arial"/>
                <w:b w:val="0"/>
                <w:bCs w:val="0"/>
                <w:sz w:val="16"/>
              </w:rPr>
            </w:pPr>
            <w:r>
              <w:rPr>
                <w:rFonts w:cs="Arial"/>
                <w:b w:val="0"/>
                <w:bCs w:val="0"/>
                <w:sz w:val="16"/>
              </w:rPr>
              <w:t>E1 – Vehicle is not RUN/START</w:t>
            </w:r>
          </w:p>
          <w:p w14:paraId="27CF9015" w14:textId="77777777" w:rsidR="00FA27E6" w:rsidRDefault="00770557">
            <w:pPr>
              <w:pStyle w:val="Caption"/>
              <w:spacing w:line="256" w:lineRule="auto"/>
              <w:rPr>
                <w:rFonts w:cs="Arial"/>
                <w:b w:val="0"/>
                <w:bCs w:val="0"/>
                <w:sz w:val="16"/>
              </w:rPr>
            </w:pPr>
            <w:r>
              <w:rPr>
                <w:rFonts w:cs="Arial"/>
                <w:b w:val="0"/>
                <w:bCs w:val="0"/>
                <w:sz w:val="16"/>
              </w:rPr>
              <w:t>E2 – Loss of communication with ADAS module</w:t>
            </w:r>
          </w:p>
          <w:p w14:paraId="60D7462D" w14:textId="77777777" w:rsidR="00FA27E6" w:rsidRDefault="00770557">
            <w:pPr>
              <w:pStyle w:val="Caption"/>
              <w:spacing w:line="256" w:lineRule="auto"/>
              <w:rPr>
                <w:rFonts w:cs="Arial"/>
                <w:sz w:val="16"/>
              </w:rPr>
            </w:pPr>
            <w:r>
              <w:rPr>
                <w:rFonts w:cs="Arial"/>
                <w:b w:val="0"/>
                <w:bCs w:val="0"/>
                <w:sz w:val="16"/>
              </w:rPr>
              <w:t>E3 – Valid camera video signal not present</w:t>
            </w:r>
          </w:p>
        </w:tc>
      </w:tr>
      <w:tr w:rsidR="00FA27E6" w14:paraId="062D25EA"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FA3FA7" w14:textId="77777777" w:rsidR="00FA27E6" w:rsidRDefault="00770557">
            <w:pPr>
              <w:pStyle w:val="Caption"/>
              <w:spacing w:line="256" w:lineRule="auto"/>
              <w:rPr>
                <w:rFonts w:cs="Arial"/>
                <w:sz w:val="16"/>
              </w:rPr>
            </w:pPr>
            <w:r>
              <w:rPr>
                <w:rFonts w:cs="Arial"/>
                <w:sz w:val="16"/>
              </w:rPr>
              <w:t>Interfaces</w:t>
            </w:r>
          </w:p>
        </w:tc>
        <w:tc>
          <w:tcPr>
            <w:tcW w:w="6433" w:type="dxa"/>
            <w:tcBorders>
              <w:top w:val="nil"/>
              <w:left w:val="nil"/>
              <w:bottom w:val="single" w:sz="8" w:space="0" w:color="auto"/>
              <w:right w:val="single" w:sz="8" w:space="0" w:color="auto"/>
            </w:tcBorders>
            <w:tcMar>
              <w:top w:w="0" w:type="dxa"/>
              <w:left w:w="108" w:type="dxa"/>
              <w:bottom w:w="0" w:type="dxa"/>
              <w:right w:w="108" w:type="dxa"/>
            </w:tcMar>
          </w:tcPr>
          <w:p w14:paraId="7768AFCC" w14:textId="77777777" w:rsidR="00FA27E6" w:rsidRDefault="00000000">
            <w:pPr>
              <w:pStyle w:val="Caption"/>
              <w:spacing w:line="256" w:lineRule="auto"/>
              <w:rPr>
                <w:rFonts w:cs="Arial"/>
                <w:sz w:val="16"/>
              </w:rPr>
            </w:pPr>
          </w:p>
        </w:tc>
      </w:tr>
    </w:tbl>
    <w:p w14:paraId="0D143EC7" w14:textId="77777777" w:rsidR="00500605" w:rsidRDefault="00000000" w:rsidP="00CD0F64"/>
    <w:p w14:paraId="5CB917AE" w14:textId="77777777" w:rsidR="00406F39" w:rsidRDefault="00770557" w:rsidP="00E52CBB">
      <w:pPr>
        <w:pStyle w:val="Heading5"/>
      </w:pPr>
      <w:r>
        <w:t>CAMERA-UC-REQ-420603/A-Transitioning from PiP 50/50 at speed to PiP 50/50</w:t>
      </w:r>
    </w:p>
    <w:p w14:paraId="43CE61AD" w14:textId="77777777" w:rsidR="00AE06BC" w:rsidRPr="00AE06BC" w:rsidRDefault="00000000" w:rsidP="00AE06BC"/>
    <w:tbl>
      <w:tblPr>
        <w:tblW w:w="771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801"/>
      </w:tblGrid>
      <w:tr w:rsidR="001D5AF7" w14:paraId="3828F133"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86002A" w14:textId="77777777" w:rsidR="001D5AF7" w:rsidRDefault="00770557">
            <w:pPr>
              <w:pStyle w:val="Caption"/>
              <w:spacing w:line="256" w:lineRule="auto"/>
              <w:rPr>
                <w:rFonts w:cs="Arial"/>
                <w:sz w:val="16"/>
              </w:rPr>
            </w:pPr>
            <w:r>
              <w:rPr>
                <w:rFonts w:cs="Arial"/>
                <w:sz w:val="16"/>
              </w:rPr>
              <w:t>Actors</w:t>
            </w:r>
          </w:p>
        </w:tc>
        <w:tc>
          <w:tcPr>
            <w:tcW w:w="580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2C12EB0" w14:textId="77777777" w:rsidR="001D5AF7" w:rsidRDefault="00770557">
            <w:pPr>
              <w:pStyle w:val="Caption"/>
              <w:spacing w:line="256" w:lineRule="auto"/>
              <w:rPr>
                <w:rFonts w:cs="Arial"/>
                <w:sz w:val="16"/>
              </w:rPr>
            </w:pPr>
            <w:r>
              <w:rPr>
                <w:rFonts w:cs="Arial"/>
                <w:sz w:val="16"/>
              </w:rPr>
              <w:t>Vehicle Occupant</w:t>
            </w:r>
          </w:p>
        </w:tc>
      </w:tr>
      <w:tr w:rsidR="001D5AF7" w14:paraId="4B310B75"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BA1483" w14:textId="77777777" w:rsidR="001D5AF7" w:rsidRDefault="00770557">
            <w:pPr>
              <w:pStyle w:val="Caption"/>
              <w:spacing w:line="256" w:lineRule="auto"/>
              <w:rPr>
                <w:rFonts w:cs="Arial"/>
                <w:sz w:val="16"/>
              </w:rPr>
            </w:pPr>
            <w:r>
              <w:rPr>
                <w:rFonts w:cs="Arial"/>
                <w:sz w:val="16"/>
              </w:rPr>
              <w:t>Pre-conditions</w:t>
            </w:r>
          </w:p>
        </w:tc>
        <w:tc>
          <w:tcPr>
            <w:tcW w:w="5803" w:type="dxa"/>
            <w:tcBorders>
              <w:top w:val="nil"/>
              <w:left w:val="nil"/>
              <w:bottom w:val="single" w:sz="8" w:space="0" w:color="auto"/>
              <w:right w:val="single" w:sz="8" w:space="0" w:color="auto"/>
            </w:tcBorders>
            <w:tcMar>
              <w:top w:w="0" w:type="dxa"/>
              <w:left w:w="108" w:type="dxa"/>
              <w:bottom w:w="0" w:type="dxa"/>
              <w:right w:w="108" w:type="dxa"/>
            </w:tcMar>
            <w:hideMark/>
          </w:tcPr>
          <w:p w14:paraId="1EB1970B" w14:textId="77777777" w:rsidR="001D5AF7" w:rsidRDefault="00770557">
            <w:pPr>
              <w:spacing w:line="276" w:lineRule="auto"/>
              <w:rPr>
                <w:rFonts w:cs="Arial"/>
                <w:sz w:val="16"/>
              </w:rPr>
            </w:pPr>
            <w:r>
              <w:rPr>
                <w:rFonts w:cs="Arial"/>
                <w:sz w:val="16"/>
              </w:rPr>
              <w:t xml:space="preserve">Client is configured for Pip and PiP views at </w:t>
            </w:r>
          </w:p>
          <w:p w14:paraId="1DFC5658" w14:textId="77777777" w:rsidR="001D5AF7" w:rsidRDefault="00770557">
            <w:pPr>
              <w:spacing w:line="256" w:lineRule="auto"/>
              <w:rPr>
                <w:rFonts w:cs="Arial"/>
                <w:sz w:val="16"/>
              </w:rPr>
            </w:pPr>
            <w:r>
              <w:rPr>
                <w:rFonts w:cs="Arial"/>
                <w:sz w:val="16"/>
              </w:rPr>
              <w:t>Vehicle is in drive and above 10kph</w:t>
            </w:r>
          </w:p>
          <w:p w14:paraId="74891D2C" w14:textId="77777777" w:rsidR="001D5AF7" w:rsidRDefault="00770557">
            <w:pPr>
              <w:pStyle w:val="Caption"/>
              <w:spacing w:line="256" w:lineRule="auto"/>
              <w:rPr>
                <w:rFonts w:cs="Arial"/>
                <w:b w:val="0"/>
                <w:bCs w:val="0"/>
                <w:sz w:val="16"/>
              </w:rPr>
            </w:pPr>
            <w:r>
              <w:rPr>
                <w:rFonts w:cs="Arial"/>
                <w:b w:val="0"/>
                <w:bCs w:val="0"/>
                <w:sz w:val="16"/>
              </w:rPr>
              <w:t>PiP 50/50 at speed is active</w:t>
            </w:r>
          </w:p>
        </w:tc>
      </w:tr>
      <w:tr w:rsidR="001D5AF7" w14:paraId="7C73F09F" w14:textId="77777777" w:rsidTr="00E52CBB">
        <w:trPr>
          <w:trHeight w:val="178"/>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9165B1" w14:textId="77777777" w:rsidR="001D5AF7" w:rsidRDefault="00770557">
            <w:pPr>
              <w:pStyle w:val="Caption"/>
              <w:spacing w:line="256" w:lineRule="auto"/>
              <w:rPr>
                <w:rFonts w:cs="Arial"/>
                <w:sz w:val="16"/>
              </w:rPr>
            </w:pPr>
            <w:r>
              <w:rPr>
                <w:rFonts w:cs="Arial"/>
                <w:sz w:val="16"/>
              </w:rPr>
              <w:t>Scenario Description</w:t>
            </w:r>
          </w:p>
        </w:tc>
        <w:tc>
          <w:tcPr>
            <w:tcW w:w="5803" w:type="dxa"/>
            <w:tcBorders>
              <w:top w:val="nil"/>
              <w:left w:val="nil"/>
              <w:bottom w:val="single" w:sz="8" w:space="0" w:color="auto"/>
              <w:right w:val="single" w:sz="8" w:space="0" w:color="auto"/>
            </w:tcBorders>
            <w:tcMar>
              <w:top w:w="0" w:type="dxa"/>
              <w:left w:w="108" w:type="dxa"/>
              <w:bottom w:w="0" w:type="dxa"/>
              <w:right w:w="108" w:type="dxa"/>
            </w:tcMar>
            <w:hideMark/>
          </w:tcPr>
          <w:p w14:paraId="6BF6F723" w14:textId="77777777" w:rsidR="001D5AF7" w:rsidRDefault="00770557">
            <w:pPr>
              <w:spacing w:line="256" w:lineRule="auto"/>
              <w:rPr>
                <w:rFonts w:cs="Arial"/>
                <w:sz w:val="16"/>
              </w:rPr>
            </w:pPr>
            <w:r>
              <w:rPr>
                <w:rFonts w:cs="Arial"/>
                <w:sz w:val="16"/>
              </w:rPr>
              <w:t>Vehicle speed is transitioning from above to below 10kph</w:t>
            </w:r>
          </w:p>
        </w:tc>
      </w:tr>
      <w:tr w:rsidR="001D5AF7" w14:paraId="5B1B4CE4"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E30E28" w14:textId="77777777" w:rsidR="001D5AF7" w:rsidRDefault="00770557">
            <w:pPr>
              <w:pStyle w:val="Caption"/>
              <w:spacing w:line="256" w:lineRule="auto"/>
              <w:rPr>
                <w:rFonts w:cs="Arial"/>
                <w:sz w:val="16"/>
              </w:rPr>
            </w:pPr>
            <w:r>
              <w:rPr>
                <w:rFonts w:cs="Arial"/>
                <w:sz w:val="16"/>
              </w:rPr>
              <w:t>Post-conditions</w:t>
            </w:r>
          </w:p>
        </w:tc>
        <w:tc>
          <w:tcPr>
            <w:tcW w:w="5803" w:type="dxa"/>
            <w:tcBorders>
              <w:top w:val="nil"/>
              <w:left w:val="nil"/>
              <w:bottom w:val="single" w:sz="8" w:space="0" w:color="auto"/>
              <w:right w:val="single" w:sz="8" w:space="0" w:color="auto"/>
            </w:tcBorders>
            <w:tcMar>
              <w:top w:w="0" w:type="dxa"/>
              <w:left w:w="108" w:type="dxa"/>
              <w:bottom w:w="0" w:type="dxa"/>
              <w:right w:w="108" w:type="dxa"/>
            </w:tcMar>
            <w:hideMark/>
          </w:tcPr>
          <w:p w14:paraId="4FA2DAE3" w14:textId="77777777" w:rsidR="001D5AF7" w:rsidRDefault="00770557">
            <w:pPr>
              <w:spacing w:line="256" w:lineRule="auto"/>
              <w:rPr>
                <w:rFonts w:cs="Arial"/>
                <w:sz w:val="16"/>
              </w:rPr>
            </w:pPr>
            <w:r>
              <w:rPr>
                <w:rFonts w:cs="Arial"/>
                <w:sz w:val="16"/>
              </w:rPr>
              <w:t>Client displays Pip 50/50</w:t>
            </w:r>
          </w:p>
          <w:p w14:paraId="35B425CF" w14:textId="77777777" w:rsidR="001D5AF7" w:rsidRDefault="00770557">
            <w:pPr>
              <w:spacing w:line="276" w:lineRule="auto"/>
              <w:rPr>
                <w:rFonts w:cs="Arial"/>
                <w:sz w:val="16"/>
              </w:rPr>
            </w:pPr>
            <w:r>
              <w:rPr>
                <w:rFonts w:cs="Arial"/>
                <w:sz w:val="16"/>
              </w:rPr>
              <w:t>Front Camera HMI shall be displayed</w:t>
            </w:r>
          </w:p>
        </w:tc>
      </w:tr>
      <w:tr w:rsidR="001D5AF7" w14:paraId="54716C31"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61A6BD" w14:textId="77777777" w:rsidR="001D5AF7" w:rsidRDefault="00770557">
            <w:pPr>
              <w:pStyle w:val="Caption"/>
              <w:spacing w:line="256" w:lineRule="auto"/>
              <w:rPr>
                <w:rFonts w:cs="Arial"/>
                <w:sz w:val="16"/>
              </w:rPr>
            </w:pPr>
            <w:r>
              <w:rPr>
                <w:rFonts w:cs="Arial"/>
                <w:sz w:val="16"/>
              </w:rPr>
              <w:lastRenderedPageBreak/>
              <w:t>List of Exception Use Cases</w:t>
            </w:r>
          </w:p>
        </w:tc>
        <w:tc>
          <w:tcPr>
            <w:tcW w:w="5803" w:type="dxa"/>
            <w:tcBorders>
              <w:top w:val="nil"/>
              <w:left w:val="nil"/>
              <w:bottom w:val="single" w:sz="8" w:space="0" w:color="auto"/>
              <w:right w:val="single" w:sz="8" w:space="0" w:color="auto"/>
            </w:tcBorders>
            <w:tcMar>
              <w:top w:w="0" w:type="dxa"/>
              <w:left w:w="108" w:type="dxa"/>
              <w:bottom w:w="0" w:type="dxa"/>
              <w:right w:w="108" w:type="dxa"/>
            </w:tcMar>
            <w:hideMark/>
          </w:tcPr>
          <w:p w14:paraId="5A466751" w14:textId="77777777" w:rsidR="001D5AF7" w:rsidRDefault="00770557">
            <w:pPr>
              <w:pStyle w:val="Caption"/>
              <w:spacing w:line="256" w:lineRule="auto"/>
              <w:rPr>
                <w:rFonts w:cs="Arial"/>
                <w:b w:val="0"/>
                <w:bCs w:val="0"/>
                <w:sz w:val="16"/>
              </w:rPr>
            </w:pPr>
            <w:r>
              <w:rPr>
                <w:rFonts w:cs="Arial"/>
                <w:b w:val="0"/>
                <w:bCs w:val="0"/>
                <w:sz w:val="16"/>
              </w:rPr>
              <w:t>E1 – Vehicle is not RUN/START</w:t>
            </w:r>
          </w:p>
          <w:p w14:paraId="59F67347" w14:textId="77777777" w:rsidR="001D5AF7" w:rsidRDefault="00770557">
            <w:pPr>
              <w:pStyle w:val="Caption"/>
              <w:spacing w:line="256" w:lineRule="auto"/>
              <w:rPr>
                <w:rFonts w:cs="Arial"/>
                <w:b w:val="0"/>
                <w:bCs w:val="0"/>
                <w:sz w:val="16"/>
              </w:rPr>
            </w:pPr>
            <w:r>
              <w:rPr>
                <w:rFonts w:cs="Arial"/>
                <w:b w:val="0"/>
                <w:bCs w:val="0"/>
                <w:sz w:val="16"/>
              </w:rPr>
              <w:t>E2 – Loss of communication with ADAS module</w:t>
            </w:r>
          </w:p>
          <w:p w14:paraId="5EB1575D" w14:textId="77777777" w:rsidR="001D5AF7" w:rsidRDefault="00770557">
            <w:pPr>
              <w:pStyle w:val="Caption"/>
              <w:spacing w:line="256" w:lineRule="auto"/>
              <w:rPr>
                <w:rFonts w:cs="Arial"/>
                <w:sz w:val="16"/>
              </w:rPr>
            </w:pPr>
            <w:r>
              <w:rPr>
                <w:rFonts w:cs="Arial"/>
                <w:b w:val="0"/>
                <w:bCs w:val="0"/>
                <w:sz w:val="16"/>
              </w:rPr>
              <w:t>E3 – Valid camera video signal not present</w:t>
            </w:r>
          </w:p>
        </w:tc>
      </w:tr>
      <w:tr w:rsidR="001D5AF7" w14:paraId="4FFCD734"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5072BD" w14:textId="77777777" w:rsidR="001D5AF7" w:rsidRDefault="00770557">
            <w:pPr>
              <w:pStyle w:val="Caption"/>
              <w:spacing w:line="256" w:lineRule="auto"/>
              <w:rPr>
                <w:rFonts w:cs="Arial"/>
                <w:sz w:val="16"/>
              </w:rPr>
            </w:pPr>
            <w:r>
              <w:rPr>
                <w:rFonts w:cs="Arial"/>
                <w:sz w:val="16"/>
              </w:rPr>
              <w:t>Interfaces</w:t>
            </w:r>
          </w:p>
        </w:tc>
        <w:tc>
          <w:tcPr>
            <w:tcW w:w="5803" w:type="dxa"/>
            <w:tcBorders>
              <w:top w:val="nil"/>
              <w:left w:val="nil"/>
              <w:bottom w:val="single" w:sz="8" w:space="0" w:color="auto"/>
              <w:right w:val="single" w:sz="8" w:space="0" w:color="auto"/>
            </w:tcBorders>
            <w:tcMar>
              <w:top w:w="0" w:type="dxa"/>
              <w:left w:w="108" w:type="dxa"/>
              <w:bottom w:w="0" w:type="dxa"/>
              <w:right w:w="108" w:type="dxa"/>
            </w:tcMar>
          </w:tcPr>
          <w:p w14:paraId="0F4E7576" w14:textId="77777777" w:rsidR="001D5AF7" w:rsidRDefault="00000000">
            <w:pPr>
              <w:pStyle w:val="Caption"/>
              <w:spacing w:line="256" w:lineRule="auto"/>
              <w:rPr>
                <w:rFonts w:cs="Arial"/>
                <w:sz w:val="16"/>
              </w:rPr>
            </w:pPr>
          </w:p>
        </w:tc>
      </w:tr>
    </w:tbl>
    <w:p w14:paraId="31D8CD98" w14:textId="77777777" w:rsidR="00500605" w:rsidRDefault="00000000" w:rsidP="00CD0F64"/>
    <w:p w14:paraId="655402AE" w14:textId="77777777" w:rsidR="00406F39" w:rsidRDefault="00770557" w:rsidP="00E52CBB">
      <w:pPr>
        <w:pStyle w:val="Heading5"/>
      </w:pPr>
      <w:r>
        <w:t>CAMERA-UC-REQ-420604/A-Transitioning from PiP Trailer Rear Normal to PiP Trailer Rear Normal at speed</w:t>
      </w:r>
    </w:p>
    <w:p w14:paraId="62F7AB78" w14:textId="77777777" w:rsidR="00AE06BC" w:rsidRPr="00AE06BC" w:rsidRDefault="00000000" w:rsidP="00AE06BC"/>
    <w:tbl>
      <w:tblPr>
        <w:tblW w:w="771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801"/>
      </w:tblGrid>
      <w:tr w:rsidR="00D22492" w14:paraId="4DD322D1"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7A07C3" w14:textId="77777777" w:rsidR="00D22492" w:rsidRDefault="00770557">
            <w:pPr>
              <w:pStyle w:val="Caption"/>
              <w:spacing w:line="256" w:lineRule="auto"/>
              <w:rPr>
                <w:rFonts w:cs="Arial"/>
                <w:sz w:val="16"/>
              </w:rPr>
            </w:pPr>
            <w:r>
              <w:rPr>
                <w:rFonts w:cs="Arial"/>
                <w:sz w:val="16"/>
              </w:rPr>
              <w:t>Actors</w:t>
            </w:r>
          </w:p>
        </w:tc>
        <w:tc>
          <w:tcPr>
            <w:tcW w:w="580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E88B6A2" w14:textId="77777777" w:rsidR="00D22492" w:rsidRDefault="00770557">
            <w:pPr>
              <w:pStyle w:val="Caption"/>
              <w:spacing w:line="256" w:lineRule="auto"/>
              <w:rPr>
                <w:rFonts w:cs="Arial"/>
                <w:sz w:val="16"/>
              </w:rPr>
            </w:pPr>
            <w:r>
              <w:rPr>
                <w:rFonts w:cs="Arial"/>
                <w:sz w:val="16"/>
              </w:rPr>
              <w:t>Vehicle Occupant</w:t>
            </w:r>
          </w:p>
        </w:tc>
      </w:tr>
      <w:tr w:rsidR="00D22492" w14:paraId="64ABC1AC"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EB8E15" w14:textId="77777777" w:rsidR="00D22492" w:rsidRDefault="00770557">
            <w:pPr>
              <w:pStyle w:val="Caption"/>
              <w:spacing w:line="256" w:lineRule="auto"/>
              <w:rPr>
                <w:rFonts w:cs="Arial"/>
                <w:sz w:val="16"/>
              </w:rPr>
            </w:pPr>
            <w:r>
              <w:rPr>
                <w:rFonts w:cs="Arial"/>
                <w:sz w:val="16"/>
              </w:rPr>
              <w:t>Pre-conditions</w:t>
            </w:r>
          </w:p>
        </w:tc>
        <w:tc>
          <w:tcPr>
            <w:tcW w:w="5803" w:type="dxa"/>
            <w:tcBorders>
              <w:top w:val="nil"/>
              <w:left w:val="nil"/>
              <w:bottom w:val="single" w:sz="8" w:space="0" w:color="auto"/>
              <w:right w:val="single" w:sz="8" w:space="0" w:color="auto"/>
            </w:tcBorders>
            <w:tcMar>
              <w:top w:w="0" w:type="dxa"/>
              <w:left w:w="108" w:type="dxa"/>
              <w:bottom w:w="0" w:type="dxa"/>
              <w:right w:w="108" w:type="dxa"/>
            </w:tcMar>
            <w:hideMark/>
          </w:tcPr>
          <w:p w14:paraId="62B69385" w14:textId="77777777" w:rsidR="00D22492" w:rsidRDefault="00770557">
            <w:pPr>
              <w:spacing w:line="276" w:lineRule="auto"/>
              <w:rPr>
                <w:rFonts w:cs="Arial"/>
                <w:sz w:val="16"/>
              </w:rPr>
            </w:pPr>
            <w:r>
              <w:rPr>
                <w:rFonts w:cs="Arial"/>
                <w:sz w:val="16"/>
              </w:rPr>
              <w:t xml:space="preserve">Client is configured for Pip and PiP views at Speed </w:t>
            </w:r>
          </w:p>
          <w:p w14:paraId="114631A2" w14:textId="77777777" w:rsidR="00D22492" w:rsidRDefault="00770557">
            <w:pPr>
              <w:spacing w:line="256" w:lineRule="auto"/>
              <w:rPr>
                <w:rFonts w:cs="Arial"/>
                <w:sz w:val="16"/>
              </w:rPr>
            </w:pPr>
            <w:r>
              <w:rPr>
                <w:rFonts w:cs="Arial"/>
                <w:sz w:val="16"/>
              </w:rPr>
              <w:t>Vehicle is in drive and below 10kph</w:t>
            </w:r>
          </w:p>
          <w:p w14:paraId="4CEABEEF" w14:textId="77777777" w:rsidR="00D22492" w:rsidRDefault="00770557">
            <w:pPr>
              <w:pStyle w:val="Caption"/>
              <w:spacing w:line="256" w:lineRule="auto"/>
              <w:rPr>
                <w:rFonts w:cs="Arial"/>
                <w:b w:val="0"/>
                <w:bCs w:val="0"/>
                <w:sz w:val="16"/>
              </w:rPr>
            </w:pPr>
            <w:r>
              <w:rPr>
                <w:rFonts w:cs="Arial"/>
                <w:b w:val="0"/>
                <w:bCs w:val="0"/>
                <w:sz w:val="16"/>
              </w:rPr>
              <w:t>PiP Trailer Rear Normal view is active</w:t>
            </w:r>
          </w:p>
        </w:tc>
      </w:tr>
      <w:tr w:rsidR="00D22492" w14:paraId="70559CF2" w14:textId="77777777" w:rsidTr="00E52CBB">
        <w:trPr>
          <w:trHeight w:val="178"/>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31BE13" w14:textId="77777777" w:rsidR="00D22492" w:rsidRDefault="00770557">
            <w:pPr>
              <w:pStyle w:val="Caption"/>
              <w:spacing w:line="256" w:lineRule="auto"/>
              <w:rPr>
                <w:rFonts w:cs="Arial"/>
                <w:sz w:val="16"/>
              </w:rPr>
            </w:pPr>
            <w:r>
              <w:rPr>
                <w:rFonts w:cs="Arial"/>
                <w:sz w:val="16"/>
              </w:rPr>
              <w:t>Scenario Description</w:t>
            </w:r>
          </w:p>
        </w:tc>
        <w:tc>
          <w:tcPr>
            <w:tcW w:w="5803" w:type="dxa"/>
            <w:tcBorders>
              <w:top w:val="nil"/>
              <w:left w:val="nil"/>
              <w:bottom w:val="single" w:sz="8" w:space="0" w:color="auto"/>
              <w:right w:val="single" w:sz="8" w:space="0" w:color="auto"/>
            </w:tcBorders>
            <w:tcMar>
              <w:top w:w="0" w:type="dxa"/>
              <w:left w:w="108" w:type="dxa"/>
              <w:bottom w:w="0" w:type="dxa"/>
              <w:right w:w="108" w:type="dxa"/>
            </w:tcMar>
            <w:hideMark/>
          </w:tcPr>
          <w:p w14:paraId="0B55A989" w14:textId="77777777" w:rsidR="00D22492" w:rsidRDefault="00770557">
            <w:pPr>
              <w:spacing w:line="256" w:lineRule="auto"/>
              <w:rPr>
                <w:rFonts w:cs="Arial"/>
                <w:sz w:val="16"/>
              </w:rPr>
            </w:pPr>
            <w:r>
              <w:rPr>
                <w:rFonts w:cs="Arial"/>
                <w:sz w:val="16"/>
              </w:rPr>
              <w:t>Vehicle speed is transitioning from below to above 10kph</w:t>
            </w:r>
          </w:p>
        </w:tc>
      </w:tr>
      <w:tr w:rsidR="00D22492" w14:paraId="11FD4AAE"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72E840" w14:textId="77777777" w:rsidR="00D22492" w:rsidRDefault="00770557">
            <w:pPr>
              <w:pStyle w:val="Caption"/>
              <w:spacing w:line="256" w:lineRule="auto"/>
              <w:rPr>
                <w:rFonts w:cs="Arial"/>
                <w:sz w:val="16"/>
              </w:rPr>
            </w:pPr>
            <w:r>
              <w:rPr>
                <w:rFonts w:cs="Arial"/>
                <w:sz w:val="16"/>
              </w:rPr>
              <w:t>Post-conditions</w:t>
            </w:r>
          </w:p>
        </w:tc>
        <w:tc>
          <w:tcPr>
            <w:tcW w:w="5803" w:type="dxa"/>
            <w:tcBorders>
              <w:top w:val="nil"/>
              <w:left w:val="nil"/>
              <w:bottom w:val="single" w:sz="8" w:space="0" w:color="auto"/>
              <w:right w:val="single" w:sz="8" w:space="0" w:color="auto"/>
            </w:tcBorders>
            <w:tcMar>
              <w:top w:w="0" w:type="dxa"/>
              <w:left w:w="108" w:type="dxa"/>
              <w:bottom w:w="0" w:type="dxa"/>
              <w:right w:w="108" w:type="dxa"/>
            </w:tcMar>
            <w:hideMark/>
          </w:tcPr>
          <w:p w14:paraId="1644AE4D" w14:textId="77777777" w:rsidR="00D22492" w:rsidRDefault="00770557">
            <w:pPr>
              <w:spacing w:line="276" w:lineRule="auto"/>
              <w:rPr>
                <w:rFonts w:cs="Arial"/>
                <w:sz w:val="16"/>
              </w:rPr>
            </w:pPr>
            <w:r>
              <w:rPr>
                <w:rFonts w:cs="Arial"/>
                <w:sz w:val="16"/>
              </w:rPr>
              <w:t>Client displays Pip trailer rear normal at speed view.</w:t>
            </w:r>
          </w:p>
          <w:p w14:paraId="63DF8BA6" w14:textId="77777777" w:rsidR="00D22492" w:rsidRDefault="00770557">
            <w:pPr>
              <w:spacing w:line="276" w:lineRule="auto"/>
              <w:rPr>
                <w:rFonts w:cs="Arial"/>
                <w:sz w:val="16"/>
              </w:rPr>
            </w:pPr>
            <w:r>
              <w:rPr>
                <w:rFonts w:cs="Arial"/>
                <w:sz w:val="16"/>
              </w:rPr>
              <w:t>View at speed HMI shall be displayed</w:t>
            </w:r>
          </w:p>
        </w:tc>
      </w:tr>
      <w:tr w:rsidR="00D22492" w14:paraId="6460305D"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26B3DA" w14:textId="77777777" w:rsidR="00D22492" w:rsidRDefault="00770557">
            <w:pPr>
              <w:pStyle w:val="Caption"/>
              <w:spacing w:line="256" w:lineRule="auto"/>
              <w:rPr>
                <w:rFonts w:cs="Arial"/>
                <w:sz w:val="16"/>
              </w:rPr>
            </w:pPr>
            <w:r>
              <w:rPr>
                <w:rFonts w:cs="Arial"/>
                <w:sz w:val="16"/>
              </w:rPr>
              <w:t>List of Exception Use Cases</w:t>
            </w:r>
          </w:p>
        </w:tc>
        <w:tc>
          <w:tcPr>
            <w:tcW w:w="5803" w:type="dxa"/>
            <w:tcBorders>
              <w:top w:val="nil"/>
              <w:left w:val="nil"/>
              <w:bottom w:val="single" w:sz="8" w:space="0" w:color="auto"/>
              <w:right w:val="single" w:sz="8" w:space="0" w:color="auto"/>
            </w:tcBorders>
            <w:tcMar>
              <w:top w:w="0" w:type="dxa"/>
              <w:left w:w="108" w:type="dxa"/>
              <w:bottom w:w="0" w:type="dxa"/>
              <w:right w:w="108" w:type="dxa"/>
            </w:tcMar>
            <w:hideMark/>
          </w:tcPr>
          <w:p w14:paraId="10CE8658" w14:textId="77777777" w:rsidR="00D22492" w:rsidRDefault="00770557">
            <w:pPr>
              <w:pStyle w:val="Caption"/>
              <w:spacing w:line="256" w:lineRule="auto"/>
              <w:rPr>
                <w:rFonts w:cs="Arial"/>
                <w:b w:val="0"/>
                <w:bCs w:val="0"/>
                <w:sz w:val="16"/>
              </w:rPr>
            </w:pPr>
            <w:r>
              <w:rPr>
                <w:rFonts w:cs="Arial"/>
                <w:b w:val="0"/>
                <w:bCs w:val="0"/>
                <w:sz w:val="16"/>
              </w:rPr>
              <w:t>E1 – Vehicle is not RUN/START</w:t>
            </w:r>
          </w:p>
          <w:p w14:paraId="5E0490C5" w14:textId="77777777" w:rsidR="00D22492" w:rsidRDefault="00770557">
            <w:pPr>
              <w:pStyle w:val="Caption"/>
              <w:spacing w:line="256" w:lineRule="auto"/>
              <w:rPr>
                <w:rFonts w:cs="Arial"/>
                <w:b w:val="0"/>
                <w:bCs w:val="0"/>
                <w:sz w:val="16"/>
              </w:rPr>
            </w:pPr>
            <w:r>
              <w:rPr>
                <w:rFonts w:cs="Arial"/>
                <w:b w:val="0"/>
                <w:bCs w:val="0"/>
                <w:sz w:val="16"/>
              </w:rPr>
              <w:t>E2 – Loss of communication with ADAS module</w:t>
            </w:r>
          </w:p>
          <w:p w14:paraId="7032B53F" w14:textId="77777777" w:rsidR="00D22492" w:rsidRDefault="00770557">
            <w:pPr>
              <w:pStyle w:val="Caption"/>
              <w:spacing w:line="256" w:lineRule="auto"/>
              <w:rPr>
                <w:rFonts w:cs="Arial"/>
                <w:sz w:val="16"/>
              </w:rPr>
            </w:pPr>
            <w:r>
              <w:rPr>
                <w:rFonts w:cs="Arial"/>
                <w:b w:val="0"/>
                <w:bCs w:val="0"/>
                <w:sz w:val="16"/>
              </w:rPr>
              <w:t>E3 – Valid camera video signal not present</w:t>
            </w:r>
          </w:p>
        </w:tc>
      </w:tr>
      <w:tr w:rsidR="00D22492" w14:paraId="0449F964"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2C5100" w14:textId="77777777" w:rsidR="00D22492" w:rsidRDefault="00770557">
            <w:pPr>
              <w:pStyle w:val="Caption"/>
              <w:spacing w:line="256" w:lineRule="auto"/>
              <w:rPr>
                <w:rFonts w:cs="Arial"/>
                <w:sz w:val="16"/>
              </w:rPr>
            </w:pPr>
            <w:r>
              <w:rPr>
                <w:rFonts w:cs="Arial"/>
                <w:sz w:val="16"/>
              </w:rPr>
              <w:t>Interfaces</w:t>
            </w:r>
          </w:p>
        </w:tc>
        <w:tc>
          <w:tcPr>
            <w:tcW w:w="5803" w:type="dxa"/>
            <w:tcBorders>
              <w:top w:val="nil"/>
              <w:left w:val="nil"/>
              <w:bottom w:val="single" w:sz="8" w:space="0" w:color="auto"/>
              <w:right w:val="single" w:sz="8" w:space="0" w:color="auto"/>
            </w:tcBorders>
            <w:tcMar>
              <w:top w:w="0" w:type="dxa"/>
              <w:left w:w="108" w:type="dxa"/>
              <w:bottom w:w="0" w:type="dxa"/>
              <w:right w:w="108" w:type="dxa"/>
            </w:tcMar>
          </w:tcPr>
          <w:p w14:paraId="142C5873" w14:textId="77777777" w:rsidR="00D22492" w:rsidRDefault="00000000">
            <w:pPr>
              <w:pStyle w:val="Caption"/>
              <w:spacing w:line="256" w:lineRule="auto"/>
              <w:rPr>
                <w:rFonts w:cs="Arial"/>
                <w:sz w:val="16"/>
              </w:rPr>
            </w:pPr>
          </w:p>
        </w:tc>
      </w:tr>
    </w:tbl>
    <w:p w14:paraId="24F11AFE" w14:textId="77777777" w:rsidR="00500605" w:rsidRDefault="00000000" w:rsidP="00CD0F64"/>
    <w:p w14:paraId="50A53573" w14:textId="77777777" w:rsidR="00406F39" w:rsidRDefault="00770557" w:rsidP="00E52CBB">
      <w:pPr>
        <w:pStyle w:val="Heading5"/>
      </w:pPr>
      <w:r>
        <w:t>CAMERA-UC-REQ-420605/A-Transitioning from PiP Trailer Rear Normal at speed to PiP Trailer Rear Normal</w:t>
      </w:r>
    </w:p>
    <w:p w14:paraId="6D0058F0" w14:textId="77777777" w:rsidR="00AE06BC" w:rsidRPr="00AE06BC" w:rsidRDefault="00000000" w:rsidP="00AE06BC"/>
    <w:tbl>
      <w:tblPr>
        <w:tblW w:w="717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261"/>
      </w:tblGrid>
      <w:tr w:rsidR="001C0895" w14:paraId="6D54F2D7"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60D910" w14:textId="77777777" w:rsidR="001C0895" w:rsidRDefault="00770557">
            <w:pPr>
              <w:pStyle w:val="Caption"/>
              <w:spacing w:line="256" w:lineRule="auto"/>
              <w:rPr>
                <w:rFonts w:cs="Arial"/>
                <w:sz w:val="16"/>
              </w:rPr>
            </w:pPr>
            <w:r>
              <w:rPr>
                <w:rFonts w:cs="Arial"/>
                <w:sz w:val="16"/>
              </w:rPr>
              <w:t>Actors</w:t>
            </w:r>
          </w:p>
        </w:tc>
        <w:tc>
          <w:tcPr>
            <w:tcW w:w="52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B74079D" w14:textId="77777777" w:rsidR="001C0895" w:rsidRDefault="00770557">
            <w:pPr>
              <w:pStyle w:val="Caption"/>
              <w:spacing w:line="256" w:lineRule="auto"/>
              <w:rPr>
                <w:rFonts w:cs="Arial"/>
                <w:sz w:val="16"/>
              </w:rPr>
            </w:pPr>
            <w:r>
              <w:rPr>
                <w:rFonts w:cs="Arial"/>
                <w:sz w:val="16"/>
              </w:rPr>
              <w:t>Vehicle Occupant</w:t>
            </w:r>
          </w:p>
        </w:tc>
      </w:tr>
      <w:tr w:rsidR="001C0895" w14:paraId="632BDBEC"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F51604" w14:textId="77777777" w:rsidR="001C0895" w:rsidRDefault="00770557">
            <w:pPr>
              <w:pStyle w:val="Caption"/>
              <w:spacing w:line="256" w:lineRule="auto"/>
              <w:rPr>
                <w:rFonts w:cs="Arial"/>
                <w:sz w:val="16"/>
              </w:rPr>
            </w:pPr>
            <w:r>
              <w:rPr>
                <w:rFonts w:cs="Arial"/>
                <w:sz w:val="16"/>
              </w:rPr>
              <w:t>Pre-conditions</w:t>
            </w:r>
          </w:p>
        </w:tc>
        <w:tc>
          <w:tcPr>
            <w:tcW w:w="5263" w:type="dxa"/>
            <w:tcBorders>
              <w:top w:val="nil"/>
              <w:left w:val="nil"/>
              <w:bottom w:val="single" w:sz="8" w:space="0" w:color="auto"/>
              <w:right w:val="single" w:sz="8" w:space="0" w:color="auto"/>
            </w:tcBorders>
            <w:tcMar>
              <w:top w:w="0" w:type="dxa"/>
              <w:left w:w="108" w:type="dxa"/>
              <w:bottom w:w="0" w:type="dxa"/>
              <w:right w:w="108" w:type="dxa"/>
            </w:tcMar>
            <w:hideMark/>
          </w:tcPr>
          <w:p w14:paraId="4B5A97A8" w14:textId="77777777" w:rsidR="001C0895" w:rsidRDefault="00770557">
            <w:pPr>
              <w:spacing w:line="276" w:lineRule="auto"/>
              <w:rPr>
                <w:rFonts w:cs="Arial"/>
                <w:sz w:val="16"/>
              </w:rPr>
            </w:pPr>
            <w:r>
              <w:rPr>
                <w:rFonts w:cs="Arial"/>
                <w:sz w:val="16"/>
              </w:rPr>
              <w:t xml:space="preserve">Client is configured for Pip and PiP views at Speed </w:t>
            </w:r>
          </w:p>
          <w:p w14:paraId="6D78D9C7" w14:textId="77777777" w:rsidR="001C0895" w:rsidRDefault="00770557">
            <w:pPr>
              <w:spacing w:line="256" w:lineRule="auto"/>
              <w:rPr>
                <w:rFonts w:cs="Arial"/>
                <w:sz w:val="16"/>
              </w:rPr>
            </w:pPr>
            <w:r>
              <w:rPr>
                <w:rFonts w:cs="Arial"/>
                <w:sz w:val="16"/>
              </w:rPr>
              <w:t>Vehicle is in drive and above 10kph</w:t>
            </w:r>
          </w:p>
          <w:p w14:paraId="504787A6" w14:textId="77777777" w:rsidR="001C0895" w:rsidRDefault="00770557">
            <w:pPr>
              <w:pStyle w:val="Caption"/>
              <w:spacing w:line="256" w:lineRule="auto"/>
              <w:rPr>
                <w:rFonts w:cs="Arial"/>
                <w:b w:val="0"/>
                <w:bCs w:val="0"/>
                <w:sz w:val="16"/>
              </w:rPr>
            </w:pPr>
            <w:r>
              <w:rPr>
                <w:rFonts w:cs="Arial"/>
                <w:b w:val="0"/>
                <w:bCs w:val="0"/>
                <w:sz w:val="16"/>
              </w:rPr>
              <w:t>PiP Trailer Rear Normal at Speed is active</w:t>
            </w:r>
          </w:p>
        </w:tc>
      </w:tr>
      <w:tr w:rsidR="001C0895" w14:paraId="1C2B3AF7" w14:textId="77777777" w:rsidTr="00E52CBB">
        <w:trPr>
          <w:trHeight w:val="178"/>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A0C6CD" w14:textId="77777777" w:rsidR="001C0895" w:rsidRDefault="00770557">
            <w:pPr>
              <w:pStyle w:val="Caption"/>
              <w:spacing w:line="256" w:lineRule="auto"/>
              <w:rPr>
                <w:rFonts w:cs="Arial"/>
                <w:sz w:val="16"/>
              </w:rPr>
            </w:pPr>
            <w:r>
              <w:rPr>
                <w:rFonts w:cs="Arial"/>
                <w:sz w:val="16"/>
              </w:rPr>
              <w:t>Scenario Description</w:t>
            </w:r>
          </w:p>
        </w:tc>
        <w:tc>
          <w:tcPr>
            <w:tcW w:w="5263" w:type="dxa"/>
            <w:tcBorders>
              <w:top w:val="nil"/>
              <w:left w:val="nil"/>
              <w:bottom w:val="single" w:sz="8" w:space="0" w:color="auto"/>
              <w:right w:val="single" w:sz="8" w:space="0" w:color="auto"/>
            </w:tcBorders>
            <w:tcMar>
              <w:top w:w="0" w:type="dxa"/>
              <w:left w:w="108" w:type="dxa"/>
              <w:bottom w:w="0" w:type="dxa"/>
              <w:right w:w="108" w:type="dxa"/>
            </w:tcMar>
            <w:hideMark/>
          </w:tcPr>
          <w:p w14:paraId="46F766B0" w14:textId="77777777" w:rsidR="001C0895" w:rsidRDefault="00770557">
            <w:pPr>
              <w:spacing w:line="256" w:lineRule="auto"/>
              <w:rPr>
                <w:rFonts w:cs="Arial"/>
                <w:sz w:val="16"/>
              </w:rPr>
            </w:pPr>
            <w:r>
              <w:rPr>
                <w:rFonts w:cs="Arial"/>
                <w:sz w:val="16"/>
              </w:rPr>
              <w:t>Vehicle speed is transitioning from above to below 10kph</w:t>
            </w:r>
          </w:p>
        </w:tc>
      </w:tr>
      <w:tr w:rsidR="001C0895" w14:paraId="207B1D11"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81E514" w14:textId="77777777" w:rsidR="001C0895" w:rsidRDefault="00770557">
            <w:pPr>
              <w:pStyle w:val="Caption"/>
              <w:spacing w:line="256" w:lineRule="auto"/>
              <w:rPr>
                <w:rFonts w:cs="Arial"/>
                <w:sz w:val="16"/>
              </w:rPr>
            </w:pPr>
            <w:r>
              <w:rPr>
                <w:rFonts w:cs="Arial"/>
                <w:sz w:val="16"/>
              </w:rPr>
              <w:t>Post-conditions</w:t>
            </w:r>
          </w:p>
        </w:tc>
        <w:tc>
          <w:tcPr>
            <w:tcW w:w="5263" w:type="dxa"/>
            <w:tcBorders>
              <w:top w:val="nil"/>
              <w:left w:val="nil"/>
              <w:bottom w:val="single" w:sz="8" w:space="0" w:color="auto"/>
              <w:right w:val="single" w:sz="8" w:space="0" w:color="auto"/>
            </w:tcBorders>
            <w:tcMar>
              <w:top w:w="0" w:type="dxa"/>
              <w:left w:w="108" w:type="dxa"/>
              <w:bottom w:w="0" w:type="dxa"/>
              <w:right w:w="108" w:type="dxa"/>
            </w:tcMar>
            <w:hideMark/>
          </w:tcPr>
          <w:p w14:paraId="2F3E17D1" w14:textId="77777777" w:rsidR="001C0895" w:rsidRDefault="00770557">
            <w:pPr>
              <w:spacing w:line="276" w:lineRule="auto"/>
              <w:rPr>
                <w:rFonts w:cs="Arial"/>
                <w:sz w:val="16"/>
              </w:rPr>
            </w:pPr>
            <w:r>
              <w:rPr>
                <w:rFonts w:cs="Arial"/>
                <w:sz w:val="16"/>
              </w:rPr>
              <w:t>Client displays pip 50/50</w:t>
            </w:r>
          </w:p>
          <w:p w14:paraId="7C2487CF" w14:textId="77777777" w:rsidR="001C0895" w:rsidRDefault="00770557">
            <w:pPr>
              <w:spacing w:line="276" w:lineRule="auto"/>
              <w:rPr>
                <w:rFonts w:cs="Arial"/>
                <w:sz w:val="16"/>
              </w:rPr>
            </w:pPr>
            <w:r>
              <w:rPr>
                <w:rFonts w:cs="Arial"/>
                <w:sz w:val="16"/>
              </w:rPr>
              <w:t>Front Camera HMI shall be displayed</w:t>
            </w:r>
          </w:p>
        </w:tc>
      </w:tr>
      <w:tr w:rsidR="001C0895" w14:paraId="67D9F38C"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16DB3C" w14:textId="77777777" w:rsidR="001C0895" w:rsidRDefault="00770557">
            <w:pPr>
              <w:pStyle w:val="Caption"/>
              <w:spacing w:line="256" w:lineRule="auto"/>
              <w:rPr>
                <w:rFonts w:cs="Arial"/>
                <w:sz w:val="16"/>
              </w:rPr>
            </w:pPr>
            <w:r>
              <w:rPr>
                <w:rFonts w:cs="Arial"/>
                <w:sz w:val="16"/>
              </w:rPr>
              <w:t>List of Exception Use Cases</w:t>
            </w:r>
          </w:p>
        </w:tc>
        <w:tc>
          <w:tcPr>
            <w:tcW w:w="5263" w:type="dxa"/>
            <w:tcBorders>
              <w:top w:val="nil"/>
              <w:left w:val="nil"/>
              <w:bottom w:val="single" w:sz="8" w:space="0" w:color="auto"/>
              <w:right w:val="single" w:sz="8" w:space="0" w:color="auto"/>
            </w:tcBorders>
            <w:tcMar>
              <w:top w:w="0" w:type="dxa"/>
              <w:left w:w="108" w:type="dxa"/>
              <w:bottom w:w="0" w:type="dxa"/>
              <w:right w:w="108" w:type="dxa"/>
            </w:tcMar>
            <w:hideMark/>
          </w:tcPr>
          <w:p w14:paraId="3DE56044" w14:textId="77777777" w:rsidR="001C0895" w:rsidRDefault="00770557">
            <w:pPr>
              <w:pStyle w:val="Caption"/>
              <w:spacing w:line="256" w:lineRule="auto"/>
              <w:rPr>
                <w:rFonts w:cs="Arial"/>
                <w:b w:val="0"/>
                <w:bCs w:val="0"/>
                <w:sz w:val="16"/>
              </w:rPr>
            </w:pPr>
            <w:r>
              <w:rPr>
                <w:rFonts w:cs="Arial"/>
                <w:b w:val="0"/>
                <w:bCs w:val="0"/>
                <w:sz w:val="16"/>
              </w:rPr>
              <w:t>E1 – Vehicle is not RUN/START</w:t>
            </w:r>
          </w:p>
          <w:p w14:paraId="23AAF7E2" w14:textId="77777777" w:rsidR="001C0895" w:rsidRDefault="00770557">
            <w:pPr>
              <w:pStyle w:val="Caption"/>
              <w:spacing w:line="256" w:lineRule="auto"/>
              <w:rPr>
                <w:rFonts w:cs="Arial"/>
                <w:b w:val="0"/>
                <w:bCs w:val="0"/>
                <w:sz w:val="16"/>
              </w:rPr>
            </w:pPr>
            <w:r>
              <w:rPr>
                <w:rFonts w:cs="Arial"/>
                <w:b w:val="0"/>
                <w:bCs w:val="0"/>
                <w:sz w:val="16"/>
              </w:rPr>
              <w:t>E2 – Loss of communication with ADAS module</w:t>
            </w:r>
          </w:p>
          <w:p w14:paraId="70F45125" w14:textId="77777777" w:rsidR="001C0895" w:rsidRDefault="00770557">
            <w:pPr>
              <w:pStyle w:val="Caption"/>
              <w:spacing w:line="256" w:lineRule="auto"/>
              <w:rPr>
                <w:rFonts w:cs="Arial"/>
                <w:sz w:val="16"/>
              </w:rPr>
            </w:pPr>
            <w:r>
              <w:rPr>
                <w:rFonts w:cs="Arial"/>
                <w:b w:val="0"/>
                <w:bCs w:val="0"/>
                <w:sz w:val="16"/>
              </w:rPr>
              <w:t>E3 – Valid camera video signal not present</w:t>
            </w:r>
          </w:p>
        </w:tc>
      </w:tr>
      <w:tr w:rsidR="001C0895" w14:paraId="61B01AEC"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612C7C" w14:textId="77777777" w:rsidR="001C0895" w:rsidRDefault="00770557">
            <w:pPr>
              <w:pStyle w:val="Caption"/>
              <w:spacing w:line="256" w:lineRule="auto"/>
              <w:rPr>
                <w:rFonts w:cs="Arial"/>
                <w:sz w:val="16"/>
              </w:rPr>
            </w:pPr>
            <w:r>
              <w:rPr>
                <w:rFonts w:cs="Arial"/>
                <w:sz w:val="16"/>
              </w:rPr>
              <w:t>Interfaces</w:t>
            </w:r>
          </w:p>
        </w:tc>
        <w:tc>
          <w:tcPr>
            <w:tcW w:w="5263" w:type="dxa"/>
            <w:tcBorders>
              <w:top w:val="nil"/>
              <w:left w:val="nil"/>
              <w:bottom w:val="single" w:sz="8" w:space="0" w:color="auto"/>
              <w:right w:val="single" w:sz="8" w:space="0" w:color="auto"/>
            </w:tcBorders>
            <w:tcMar>
              <w:top w:w="0" w:type="dxa"/>
              <w:left w:w="108" w:type="dxa"/>
              <w:bottom w:w="0" w:type="dxa"/>
              <w:right w:w="108" w:type="dxa"/>
            </w:tcMar>
          </w:tcPr>
          <w:p w14:paraId="3DF456BB" w14:textId="77777777" w:rsidR="001C0895" w:rsidRDefault="00000000">
            <w:pPr>
              <w:pStyle w:val="Caption"/>
              <w:spacing w:line="256" w:lineRule="auto"/>
              <w:rPr>
                <w:rFonts w:cs="Arial"/>
                <w:sz w:val="16"/>
              </w:rPr>
            </w:pPr>
          </w:p>
        </w:tc>
      </w:tr>
    </w:tbl>
    <w:p w14:paraId="3C05CB84" w14:textId="77777777" w:rsidR="00500605" w:rsidRDefault="00000000" w:rsidP="00CD0F64"/>
    <w:p w14:paraId="455D637D" w14:textId="77777777" w:rsidR="00406F39" w:rsidRDefault="00770557" w:rsidP="00E52CBB">
      <w:pPr>
        <w:pStyle w:val="Heading5"/>
      </w:pPr>
      <w:r>
        <w:t>CAMERA-UC-REQ-420606/A-Requesting PiP AUX at Speed from AUX at Speed</w:t>
      </w:r>
    </w:p>
    <w:p w14:paraId="2ABE98C4" w14:textId="77777777" w:rsidR="00AE06BC" w:rsidRPr="00AE06BC" w:rsidRDefault="00000000" w:rsidP="00AE06BC"/>
    <w:tbl>
      <w:tblPr>
        <w:tblW w:w="735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5440"/>
      </w:tblGrid>
      <w:tr w:rsidR="00A95DE3" w14:paraId="49004AB6"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F74F52" w14:textId="77777777" w:rsidR="00A95DE3" w:rsidRDefault="00770557">
            <w:pPr>
              <w:pStyle w:val="Caption"/>
              <w:spacing w:line="256" w:lineRule="auto"/>
              <w:rPr>
                <w:rFonts w:cs="Arial"/>
                <w:sz w:val="16"/>
              </w:rPr>
            </w:pPr>
            <w:r>
              <w:rPr>
                <w:rFonts w:cs="Arial"/>
                <w:sz w:val="16"/>
              </w:rPr>
              <w:t>Actors</w:t>
            </w:r>
          </w:p>
        </w:tc>
        <w:tc>
          <w:tcPr>
            <w:tcW w:w="544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AAFEDD" w14:textId="77777777" w:rsidR="00A95DE3" w:rsidRDefault="00770557">
            <w:pPr>
              <w:pStyle w:val="Caption"/>
              <w:spacing w:line="256" w:lineRule="auto"/>
              <w:rPr>
                <w:rFonts w:cs="Arial"/>
                <w:sz w:val="16"/>
              </w:rPr>
            </w:pPr>
            <w:r>
              <w:rPr>
                <w:rFonts w:cs="Arial"/>
                <w:sz w:val="16"/>
              </w:rPr>
              <w:t>Vehicle Occupant</w:t>
            </w:r>
          </w:p>
        </w:tc>
      </w:tr>
      <w:tr w:rsidR="00A95DE3" w14:paraId="7D10E0E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3F0D92" w14:textId="77777777" w:rsidR="00A95DE3" w:rsidRDefault="00770557">
            <w:pPr>
              <w:pStyle w:val="Caption"/>
              <w:spacing w:line="256" w:lineRule="auto"/>
              <w:rPr>
                <w:rFonts w:cs="Arial"/>
                <w:sz w:val="16"/>
              </w:rPr>
            </w:pPr>
            <w:r>
              <w:rPr>
                <w:rFonts w:cs="Arial"/>
                <w:sz w:val="16"/>
              </w:rPr>
              <w:t>Pre-conditions</w:t>
            </w:r>
          </w:p>
        </w:tc>
        <w:tc>
          <w:tcPr>
            <w:tcW w:w="5442" w:type="dxa"/>
            <w:tcBorders>
              <w:top w:val="nil"/>
              <w:left w:val="nil"/>
              <w:bottom w:val="single" w:sz="8" w:space="0" w:color="auto"/>
              <w:right w:val="single" w:sz="8" w:space="0" w:color="auto"/>
            </w:tcBorders>
            <w:tcMar>
              <w:top w:w="0" w:type="dxa"/>
              <w:left w:w="108" w:type="dxa"/>
              <w:bottom w:w="0" w:type="dxa"/>
              <w:right w:w="108" w:type="dxa"/>
            </w:tcMar>
            <w:hideMark/>
          </w:tcPr>
          <w:p w14:paraId="2CF871A2" w14:textId="77777777" w:rsidR="00A95DE3" w:rsidRDefault="00770557">
            <w:pPr>
              <w:spacing w:line="276" w:lineRule="auto"/>
              <w:rPr>
                <w:rFonts w:cs="Arial"/>
                <w:sz w:val="16"/>
              </w:rPr>
            </w:pPr>
            <w:r>
              <w:rPr>
                <w:rFonts w:cs="Arial"/>
                <w:sz w:val="16"/>
              </w:rPr>
              <w:t xml:space="preserve">Client is configured for Pip and PiP views at Speed </w:t>
            </w:r>
          </w:p>
          <w:p w14:paraId="522C144A" w14:textId="77777777" w:rsidR="00A95DE3" w:rsidRDefault="00770557">
            <w:pPr>
              <w:pStyle w:val="Caption"/>
              <w:spacing w:line="256" w:lineRule="auto"/>
              <w:rPr>
                <w:rFonts w:cs="Arial"/>
                <w:b w:val="0"/>
                <w:bCs w:val="0"/>
                <w:sz w:val="16"/>
              </w:rPr>
            </w:pPr>
            <w:r>
              <w:rPr>
                <w:rFonts w:cs="Arial"/>
                <w:b w:val="0"/>
                <w:bCs w:val="0"/>
                <w:sz w:val="16"/>
              </w:rPr>
              <w:t>Vehicle is in drive and above 10kph</w:t>
            </w:r>
          </w:p>
          <w:p w14:paraId="00133CD1" w14:textId="77777777" w:rsidR="00A95DE3" w:rsidRDefault="00770557">
            <w:pPr>
              <w:pStyle w:val="Caption"/>
              <w:spacing w:line="256" w:lineRule="auto"/>
              <w:rPr>
                <w:rFonts w:cs="Arial"/>
                <w:b w:val="0"/>
                <w:bCs w:val="0"/>
                <w:sz w:val="16"/>
              </w:rPr>
            </w:pPr>
            <w:r>
              <w:rPr>
                <w:rFonts w:cs="Arial"/>
                <w:b w:val="0"/>
                <w:bCs w:val="0"/>
                <w:sz w:val="16"/>
              </w:rPr>
              <w:t>AUX view at Speed is active</w:t>
            </w:r>
          </w:p>
        </w:tc>
      </w:tr>
      <w:tr w:rsidR="00A95DE3" w14:paraId="03C1ACE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913353" w14:textId="77777777" w:rsidR="00A95DE3" w:rsidRDefault="00770557">
            <w:pPr>
              <w:pStyle w:val="Caption"/>
              <w:spacing w:line="256" w:lineRule="auto"/>
              <w:rPr>
                <w:rFonts w:cs="Arial"/>
                <w:sz w:val="16"/>
              </w:rPr>
            </w:pPr>
            <w:r>
              <w:rPr>
                <w:rFonts w:cs="Arial"/>
                <w:sz w:val="16"/>
              </w:rPr>
              <w:t>Scenario Description</w:t>
            </w:r>
          </w:p>
        </w:tc>
        <w:tc>
          <w:tcPr>
            <w:tcW w:w="5442" w:type="dxa"/>
            <w:tcBorders>
              <w:top w:val="nil"/>
              <w:left w:val="nil"/>
              <w:bottom w:val="single" w:sz="8" w:space="0" w:color="auto"/>
              <w:right w:val="single" w:sz="8" w:space="0" w:color="auto"/>
            </w:tcBorders>
            <w:tcMar>
              <w:top w:w="0" w:type="dxa"/>
              <w:left w:w="108" w:type="dxa"/>
              <w:bottom w:w="0" w:type="dxa"/>
              <w:right w:w="108" w:type="dxa"/>
            </w:tcMar>
            <w:hideMark/>
          </w:tcPr>
          <w:p w14:paraId="5C6AAED3" w14:textId="77777777" w:rsidR="00A95DE3" w:rsidRDefault="00770557">
            <w:pPr>
              <w:spacing w:line="256" w:lineRule="auto"/>
              <w:rPr>
                <w:rFonts w:cs="Arial"/>
                <w:sz w:val="16"/>
              </w:rPr>
            </w:pPr>
            <w:r>
              <w:rPr>
                <w:rFonts w:cs="Arial"/>
                <w:sz w:val="16"/>
              </w:rPr>
              <w:t>PiP button is selected</w:t>
            </w:r>
            <w:r>
              <w:rPr>
                <w:rFonts w:cs="Arial"/>
                <w:color w:val="FF0000"/>
                <w:sz w:val="16"/>
              </w:rPr>
              <w:t xml:space="preserve"> </w:t>
            </w:r>
          </w:p>
        </w:tc>
      </w:tr>
      <w:tr w:rsidR="00A95DE3" w14:paraId="7236CAD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138C29" w14:textId="77777777" w:rsidR="00A95DE3" w:rsidRDefault="00770557">
            <w:pPr>
              <w:pStyle w:val="Caption"/>
              <w:spacing w:line="256" w:lineRule="auto"/>
              <w:rPr>
                <w:rFonts w:cs="Arial"/>
                <w:sz w:val="16"/>
              </w:rPr>
            </w:pPr>
            <w:r>
              <w:rPr>
                <w:rFonts w:cs="Arial"/>
                <w:sz w:val="16"/>
              </w:rPr>
              <w:t>Post-conditions</w:t>
            </w:r>
          </w:p>
        </w:tc>
        <w:tc>
          <w:tcPr>
            <w:tcW w:w="5442" w:type="dxa"/>
            <w:tcBorders>
              <w:top w:val="nil"/>
              <w:left w:val="nil"/>
              <w:bottom w:val="single" w:sz="8" w:space="0" w:color="auto"/>
              <w:right w:val="single" w:sz="8" w:space="0" w:color="auto"/>
            </w:tcBorders>
            <w:tcMar>
              <w:top w:w="0" w:type="dxa"/>
              <w:left w:w="108" w:type="dxa"/>
              <w:bottom w:w="0" w:type="dxa"/>
              <w:right w:w="108" w:type="dxa"/>
            </w:tcMar>
            <w:hideMark/>
          </w:tcPr>
          <w:p w14:paraId="60F4E419" w14:textId="77777777" w:rsidR="00A95DE3" w:rsidRDefault="00770557">
            <w:pPr>
              <w:spacing w:line="256" w:lineRule="auto"/>
              <w:rPr>
                <w:rFonts w:cs="Arial"/>
                <w:sz w:val="16"/>
              </w:rPr>
            </w:pPr>
            <w:r>
              <w:rPr>
                <w:rFonts w:cs="Arial"/>
                <w:sz w:val="16"/>
              </w:rPr>
              <w:t>Client shall send a request to server for Pip Aux at speed</w:t>
            </w:r>
          </w:p>
          <w:p w14:paraId="2DDF7FCE" w14:textId="77777777" w:rsidR="00A95DE3" w:rsidRDefault="00770557">
            <w:pPr>
              <w:spacing w:line="276" w:lineRule="auto"/>
              <w:rPr>
                <w:rFonts w:cs="Arial"/>
                <w:sz w:val="16"/>
              </w:rPr>
            </w:pPr>
            <w:r>
              <w:rPr>
                <w:rFonts w:cs="Arial"/>
                <w:sz w:val="16"/>
              </w:rPr>
              <w:t>Client displays Pip AUX at speed.</w:t>
            </w:r>
          </w:p>
        </w:tc>
      </w:tr>
      <w:tr w:rsidR="00A95DE3" w14:paraId="0179E26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0F8A9E" w14:textId="77777777" w:rsidR="00A95DE3" w:rsidRDefault="00770557">
            <w:pPr>
              <w:pStyle w:val="Caption"/>
              <w:spacing w:line="256" w:lineRule="auto"/>
              <w:rPr>
                <w:rFonts w:cs="Arial"/>
                <w:sz w:val="16"/>
              </w:rPr>
            </w:pPr>
            <w:r>
              <w:rPr>
                <w:rFonts w:cs="Arial"/>
                <w:sz w:val="16"/>
              </w:rPr>
              <w:t>List of Exception Use Cases</w:t>
            </w:r>
          </w:p>
        </w:tc>
        <w:tc>
          <w:tcPr>
            <w:tcW w:w="5442" w:type="dxa"/>
            <w:tcBorders>
              <w:top w:val="nil"/>
              <w:left w:val="nil"/>
              <w:bottom w:val="single" w:sz="8" w:space="0" w:color="auto"/>
              <w:right w:val="single" w:sz="8" w:space="0" w:color="auto"/>
            </w:tcBorders>
            <w:tcMar>
              <w:top w:w="0" w:type="dxa"/>
              <w:left w:w="108" w:type="dxa"/>
              <w:bottom w:w="0" w:type="dxa"/>
              <w:right w:w="108" w:type="dxa"/>
            </w:tcMar>
            <w:hideMark/>
          </w:tcPr>
          <w:p w14:paraId="5E45AF61" w14:textId="77777777" w:rsidR="00A95DE3" w:rsidRDefault="00770557">
            <w:pPr>
              <w:pStyle w:val="Caption"/>
              <w:spacing w:line="256" w:lineRule="auto"/>
              <w:rPr>
                <w:rFonts w:cs="Arial"/>
                <w:b w:val="0"/>
                <w:bCs w:val="0"/>
                <w:sz w:val="16"/>
              </w:rPr>
            </w:pPr>
            <w:r>
              <w:rPr>
                <w:rFonts w:cs="Arial"/>
                <w:b w:val="0"/>
                <w:bCs w:val="0"/>
                <w:sz w:val="16"/>
              </w:rPr>
              <w:t>E1 – Vehicle is not RUN/START</w:t>
            </w:r>
          </w:p>
          <w:p w14:paraId="3266103A" w14:textId="77777777" w:rsidR="00A95DE3" w:rsidRDefault="00770557">
            <w:pPr>
              <w:pStyle w:val="Caption"/>
              <w:spacing w:line="256" w:lineRule="auto"/>
              <w:rPr>
                <w:rFonts w:cs="Arial"/>
                <w:b w:val="0"/>
                <w:bCs w:val="0"/>
                <w:sz w:val="16"/>
              </w:rPr>
            </w:pPr>
            <w:r>
              <w:rPr>
                <w:rFonts w:cs="Arial"/>
                <w:b w:val="0"/>
                <w:bCs w:val="0"/>
                <w:sz w:val="16"/>
              </w:rPr>
              <w:t>E2 – Loss of communication with ADAS module</w:t>
            </w:r>
          </w:p>
          <w:p w14:paraId="108961CE" w14:textId="77777777" w:rsidR="00A95DE3" w:rsidRDefault="00770557">
            <w:pPr>
              <w:pStyle w:val="Caption"/>
              <w:spacing w:line="256" w:lineRule="auto"/>
              <w:rPr>
                <w:rFonts w:cs="Arial"/>
                <w:sz w:val="16"/>
              </w:rPr>
            </w:pPr>
            <w:r>
              <w:rPr>
                <w:rFonts w:cs="Arial"/>
                <w:b w:val="0"/>
                <w:bCs w:val="0"/>
                <w:sz w:val="16"/>
              </w:rPr>
              <w:t>E3 – Valid camera video signal not present</w:t>
            </w:r>
          </w:p>
        </w:tc>
      </w:tr>
      <w:tr w:rsidR="00A95DE3" w14:paraId="6F78B754"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F000C2" w14:textId="77777777" w:rsidR="00A95DE3" w:rsidRDefault="00770557">
            <w:pPr>
              <w:pStyle w:val="Caption"/>
              <w:spacing w:line="256" w:lineRule="auto"/>
              <w:rPr>
                <w:rFonts w:cs="Arial"/>
                <w:sz w:val="16"/>
              </w:rPr>
            </w:pPr>
            <w:r>
              <w:rPr>
                <w:rFonts w:cs="Arial"/>
                <w:sz w:val="16"/>
              </w:rPr>
              <w:t>Interfaces</w:t>
            </w:r>
          </w:p>
        </w:tc>
        <w:tc>
          <w:tcPr>
            <w:tcW w:w="5442" w:type="dxa"/>
            <w:tcBorders>
              <w:top w:val="nil"/>
              <w:left w:val="nil"/>
              <w:bottom w:val="single" w:sz="8" w:space="0" w:color="auto"/>
              <w:right w:val="single" w:sz="8" w:space="0" w:color="auto"/>
            </w:tcBorders>
            <w:tcMar>
              <w:top w:w="0" w:type="dxa"/>
              <w:left w:w="108" w:type="dxa"/>
              <w:bottom w:w="0" w:type="dxa"/>
              <w:right w:w="108" w:type="dxa"/>
            </w:tcMar>
          </w:tcPr>
          <w:p w14:paraId="0159DCD0" w14:textId="77777777" w:rsidR="00A95DE3" w:rsidRDefault="00000000">
            <w:pPr>
              <w:pStyle w:val="Caption"/>
              <w:spacing w:line="256" w:lineRule="auto"/>
              <w:rPr>
                <w:rFonts w:cs="Arial"/>
                <w:sz w:val="16"/>
              </w:rPr>
            </w:pPr>
          </w:p>
        </w:tc>
      </w:tr>
    </w:tbl>
    <w:p w14:paraId="051E1253" w14:textId="77777777" w:rsidR="00500605" w:rsidRDefault="00000000" w:rsidP="00CD0F64"/>
    <w:p w14:paraId="6DB19C18" w14:textId="77777777" w:rsidR="00406F39" w:rsidRDefault="00770557" w:rsidP="00E52CBB">
      <w:pPr>
        <w:pStyle w:val="Heading5"/>
      </w:pPr>
      <w:r>
        <w:t>CAMERA-UC-REQ-420607/A-Requesting PiP 50/50 at speed from 50/50 at speed with PiP button</w:t>
      </w:r>
    </w:p>
    <w:p w14:paraId="51BE296C" w14:textId="77777777" w:rsidR="00AE06BC" w:rsidRPr="00AE06BC" w:rsidRDefault="00000000" w:rsidP="00AE06BC"/>
    <w:tbl>
      <w:tblPr>
        <w:tblW w:w="789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5980"/>
      </w:tblGrid>
      <w:tr w:rsidR="00C0658A" w:rsidRPr="00C0658A" w14:paraId="38D9F9CC"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47F2DF" w14:textId="77777777" w:rsidR="00C0658A" w:rsidRPr="00C0658A" w:rsidRDefault="00770557" w:rsidP="00C0658A">
            <w:pPr>
              <w:spacing w:line="256" w:lineRule="auto"/>
              <w:rPr>
                <w:rFonts w:cs="Arial"/>
                <w:b/>
                <w:bCs/>
                <w:sz w:val="16"/>
              </w:rPr>
            </w:pPr>
            <w:r w:rsidRPr="00C0658A">
              <w:rPr>
                <w:rFonts w:cs="Arial"/>
                <w:b/>
                <w:bCs/>
                <w:sz w:val="16"/>
              </w:rPr>
              <w:t>Actors</w:t>
            </w:r>
          </w:p>
        </w:tc>
        <w:tc>
          <w:tcPr>
            <w:tcW w:w="598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3D184B" w14:textId="77777777" w:rsidR="00C0658A" w:rsidRPr="00C0658A" w:rsidRDefault="00770557" w:rsidP="00C0658A">
            <w:pPr>
              <w:spacing w:line="256" w:lineRule="auto"/>
              <w:rPr>
                <w:rFonts w:cs="Arial"/>
                <w:b/>
                <w:bCs/>
                <w:sz w:val="16"/>
              </w:rPr>
            </w:pPr>
            <w:r w:rsidRPr="00C0658A">
              <w:rPr>
                <w:rFonts w:cs="Arial"/>
                <w:b/>
                <w:bCs/>
                <w:sz w:val="16"/>
              </w:rPr>
              <w:t>Vehicle Occupant</w:t>
            </w:r>
          </w:p>
        </w:tc>
      </w:tr>
      <w:tr w:rsidR="00C0658A" w:rsidRPr="00C0658A" w14:paraId="045AA46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50C707" w14:textId="77777777" w:rsidR="00C0658A" w:rsidRPr="00C0658A" w:rsidRDefault="00770557" w:rsidP="00C0658A">
            <w:pPr>
              <w:spacing w:line="256" w:lineRule="auto"/>
              <w:rPr>
                <w:rFonts w:cs="Arial"/>
                <w:b/>
                <w:bCs/>
                <w:sz w:val="16"/>
              </w:rPr>
            </w:pPr>
            <w:r w:rsidRPr="00C0658A">
              <w:rPr>
                <w:rFonts w:cs="Arial"/>
                <w:b/>
                <w:bCs/>
                <w:sz w:val="16"/>
              </w:rPr>
              <w:t>Pre-conditions</w:t>
            </w:r>
          </w:p>
        </w:tc>
        <w:tc>
          <w:tcPr>
            <w:tcW w:w="5982" w:type="dxa"/>
            <w:tcBorders>
              <w:top w:val="nil"/>
              <w:left w:val="nil"/>
              <w:bottom w:val="single" w:sz="8" w:space="0" w:color="auto"/>
              <w:right w:val="single" w:sz="8" w:space="0" w:color="auto"/>
            </w:tcBorders>
            <w:tcMar>
              <w:top w:w="0" w:type="dxa"/>
              <w:left w:w="108" w:type="dxa"/>
              <w:bottom w:w="0" w:type="dxa"/>
              <w:right w:w="108" w:type="dxa"/>
            </w:tcMar>
            <w:hideMark/>
          </w:tcPr>
          <w:p w14:paraId="3EF008B2" w14:textId="77777777" w:rsidR="00C0658A" w:rsidRPr="00C0658A" w:rsidRDefault="00770557" w:rsidP="00C0658A">
            <w:pPr>
              <w:spacing w:line="276" w:lineRule="auto"/>
              <w:rPr>
                <w:rFonts w:cs="Arial"/>
                <w:sz w:val="16"/>
              </w:rPr>
            </w:pPr>
            <w:r w:rsidRPr="00C0658A">
              <w:rPr>
                <w:rFonts w:cs="Arial"/>
                <w:sz w:val="16"/>
              </w:rPr>
              <w:t xml:space="preserve">Client is configured for Pip and PiP views at Speed </w:t>
            </w:r>
          </w:p>
          <w:p w14:paraId="198A7480" w14:textId="77777777" w:rsidR="00C0658A" w:rsidRPr="00C0658A" w:rsidRDefault="00770557" w:rsidP="00C0658A">
            <w:pPr>
              <w:spacing w:line="256" w:lineRule="auto"/>
              <w:rPr>
                <w:rFonts w:cs="Arial"/>
                <w:sz w:val="16"/>
              </w:rPr>
            </w:pPr>
            <w:r w:rsidRPr="00C0658A">
              <w:rPr>
                <w:rFonts w:cs="Arial"/>
                <w:sz w:val="16"/>
              </w:rPr>
              <w:t>Vehicle is in drive and above 10kph</w:t>
            </w:r>
          </w:p>
          <w:p w14:paraId="6FA41230" w14:textId="77777777" w:rsidR="00C0658A" w:rsidRPr="00C0658A" w:rsidRDefault="00770557" w:rsidP="00C0658A">
            <w:pPr>
              <w:spacing w:line="256" w:lineRule="auto"/>
              <w:rPr>
                <w:rFonts w:cs="Arial"/>
                <w:sz w:val="16"/>
              </w:rPr>
            </w:pPr>
            <w:r w:rsidRPr="00C0658A">
              <w:rPr>
                <w:rFonts w:cs="Arial"/>
                <w:sz w:val="16"/>
              </w:rPr>
              <w:t>50/50 view at Speed is active</w:t>
            </w:r>
          </w:p>
        </w:tc>
      </w:tr>
      <w:tr w:rsidR="00C0658A" w:rsidRPr="00C0658A" w14:paraId="169450D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623C6B" w14:textId="77777777" w:rsidR="00C0658A" w:rsidRPr="00C0658A" w:rsidRDefault="00770557" w:rsidP="00C0658A">
            <w:pPr>
              <w:spacing w:line="256" w:lineRule="auto"/>
              <w:rPr>
                <w:rFonts w:cs="Arial"/>
                <w:b/>
                <w:bCs/>
                <w:sz w:val="16"/>
              </w:rPr>
            </w:pPr>
            <w:r w:rsidRPr="00C0658A">
              <w:rPr>
                <w:rFonts w:cs="Arial"/>
                <w:b/>
                <w:bCs/>
                <w:sz w:val="16"/>
              </w:rPr>
              <w:t>Scenario Description</w:t>
            </w:r>
          </w:p>
        </w:tc>
        <w:tc>
          <w:tcPr>
            <w:tcW w:w="5982" w:type="dxa"/>
            <w:tcBorders>
              <w:top w:val="nil"/>
              <w:left w:val="nil"/>
              <w:bottom w:val="single" w:sz="8" w:space="0" w:color="auto"/>
              <w:right w:val="single" w:sz="8" w:space="0" w:color="auto"/>
            </w:tcBorders>
            <w:tcMar>
              <w:top w:w="0" w:type="dxa"/>
              <w:left w:w="108" w:type="dxa"/>
              <w:bottom w:w="0" w:type="dxa"/>
              <w:right w:w="108" w:type="dxa"/>
            </w:tcMar>
            <w:hideMark/>
          </w:tcPr>
          <w:p w14:paraId="67B49A67" w14:textId="77777777" w:rsidR="00C0658A" w:rsidRPr="00C0658A" w:rsidRDefault="00770557" w:rsidP="00C0658A">
            <w:pPr>
              <w:spacing w:line="256" w:lineRule="auto"/>
              <w:rPr>
                <w:rFonts w:cs="Arial"/>
                <w:sz w:val="16"/>
              </w:rPr>
            </w:pPr>
            <w:r w:rsidRPr="00C0658A">
              <w:rPr>
                <w:rFonts w:cs="Arial"/>
                <w:sz w:val="16"/>
              </w:rPr>
              <w:t>PiP button is selected</w:t>
            </w:r>
          </w:p>
        </w:tc>
      </w:tr>
      <w:tr w:rsidR="00C0658A" w:rsidRPr="00C0658A" w14:paraId="616287D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EDFF67" w14:textId="77777777" w:rsidR="00C0658A" w:rsidRPr="00C0658A" w:rsidRDefault="00770557" w:rsidP="00C0658A">
            <w:pPr>
              <w:spacing w:line="256" w:lineRule="auto"/>
              <w:rPr>
                <w:rFonts w:cs="Arial"/>
                <w:b/>
                <w:bCs/>
                <w:sz w:val="16"/>
              </w:rPr>
            </w:pPr>
            <w:r w:rsidRPr="00C0658A">
              <w:rPr>
                <w:rFonts w:cs="Arial"/>
                <w:b/>
                <w:bCs/>
                <w:sz w:val="16"/>
              </w:rPr>
              <w:t>Post-conditions</w:t>
            </w:r>
          </w:p>
        </w:tc>
        <w:tc>
          <w:tcPr>
            <w:tcW w:w="5982" w:type="dxa"/>
            <w:tcBorders>
              <w:top w:val="nil"/>
              <w:left w:val="nil"/>
              <w:bottom w:val="single" w:sz="8" w:space="0" w:color="auto"/>
              <w:right w:val="single" w:sz="8" w:space="0" w:color="auto"/>
            </w:tcBorders>
            <w:tcMar>
              <w:top w:w="0" w:type="dxa"/>
              <w:left w:w="108" w:type="dxa"/>
              <w:bottom w:w="0" w:type="dxa"/>
              <w:right w:w="108" w:type="dxa"/>
            </w:tcMar>
            <w:hideMark/>
          </w:tcPr>
          <w:p w14:paraId="0F6BEE35" w14:textId="77777777" w:rsidR="00C0658A" w:rsidRPr="00C0658A" w:rsidRDefault="00770557" w:rsidP="00C0658A">
            <w:pPr>
              <w:spacing w:line="276" w:lineRule="auto"/>
              <w:rPr>
                <w:rFonts w:cs="Arial"/>
                <w:sz w:val="16"/>
              </w:rPr>
            </w:pPr>
            <w:r w:rsidRPr="00C0658A">
              <w:rPr>
                <w:rFonts w:cs="Arial"/>
                <w:sz w:val="16"/>
              </w:rPr>
              <w:t>Client shall send a request to server for PiP 50/50 at speed</w:t>
            </w:r>
          </w:p>
          <w:p w14:paraId="3A9E2E49" w14:textId="77777777" w:rsidR="00C0658A" w:rsidRPr="00C0658A" w:rsidRDefault="00770557" w:rsidP="00C0658A">
            <w:pPr>
              <w:spacing w:line="276" w:lineRule="auto"/>
              <w:rPr>
                <w:rFonts w:cs="Arial"/>
                <w:sz w:val="16"/>
              </w:rPr>
            </w:pPr>
            <w:r w:rsidRPr="00C0658A">
              <w:rPr>
                <w:rFonts w:cs="Arial"/>
                <w:sz w:val="16"/>
              </w:rPr>
              <w:lastRenderedPageBreak/>
              <w:t>Client displays Pip 50/50 at speed.</w:t>
            </w:r>
            <w:r w:rsidRPr="00C0658A">
              <w:rPr>
                <w:rFonts w:cs="Arial"/>
                <w:b/>
                <w:bCs/>
                <w:color w:val="FF0000"/>
                <w:sz w:val="16"/>
              </w:rPr>
              <w:t xml:space="preserve"> </w:t>
            </w:r>
          </w:p>
        </w:tc>
      </w:tr>
      <w:tr w:rsidR="00C0658A" w:rsidRPr="00C0658A" w14:paraId="3E4A7CD2"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028E2A" w14:textId="77777777" w:rsidR="00C0658A" w:rsidRPr="00C0658A" w:rsidRDefault="00770557" w:rsidP="00C0658A">
            <w:pPr>
              <w:spacing w:line="256" w:lineRule="auto"/>
              <w:rPr>
                <w:rFonts w:cs="Arial"/>
                <w:b/>
                <w:bCs/>
                <w:sz w:val="16"/>
              </w:rPr>
            </w:pPr>
            <w:r w:rsidRPr="00C0658A">
              <w:rPr>
                <w:rFonts w:cs="Arial"/>
                <w:b/>
                <w:bCs/>
                <w:sz w:val="16"/>
              </w:rPr>
              <w:lastRenderedPageBreak/>
              <w:t>List of Exception Use Cases</w:t>
            </w:r>
          </w:p>
        </w:tc>
        <w:tc>
          <w:tcPr>
            <w:tcW w:w="5982" w:type="dxa"/>
            <w:tcBorders>
              <w:top w:val="nil"/>
              <w:left w:val="nil"/>
              <w:bottom w:val="single" w:sz="8" w:space="0" w:color="auto"/>
              <w:right w:val="single" w:sz="8" w:space="0" w:color="auto"/>
            </w:tcBorders>
            <w:tcMar>
              <w:top w:w="0" w:type="dxa"/>
              <w:left w:w="108" w:type="dxa"/>
              <w:bottom w:w="0" w:type="dxa"/>
              <w:right w:w="108" w:type="dxa"/>
            </w:tcMar>
            <w:hideMark/>
          </w:tcPr>
          <w:p w14:paraId="29149E2D" w14:textId="77777777" w:rsidR="00C0658A" w:rsidRPr="00C0658A" w:rsidRDefault="00770557" w:rsidP="00C0658A">
            <w:pPr>
              <w:spacing w:line="256" w:lineRule="auto"/>
              <w:rPr>
                <w:rFonts w:cs="Arial"/>
                <w:sz w:val="16"/>
              </w:rPr>
            </w:pPr>
            <w:r w:rsidRPr="00C0658A">
              <w:rPr>
                <w:rFonts w:cs="Arial"/>
                <w:sz w:val="16"/>
              </w:rPr>
              <w:t>E1 – Vehicle is not RUN/START</w:t>
            </w:r>
          </w:p>
          <w:p w14:paraId="1704F1AD" w14:textId="77777777" w:rsidR="00C0658A" w:rsidRPr="00C0658A" w:rsidRDefault="00770557" w:rsidP="00C0658A">
            <w:pPr>
              <w:spacing w:line="256" w:lineRule="auto"/>
              <w:rPr>
                <w:rFonts w:cs="Arial"/>
                <w:sz w:val="16"/>
              </w:rPr>
            </w:pPr>
            <w:r w:rsidRPr="00C0658A">
              <w:rPr>
                <w:rFonts w:cs="Arial"/>
                <w:sz w:val="16"/>
              </w:rPr>
              <w:t>E2 – Loss of communication with ADAS module</w:t>
            </w:r>
          </w:p>
          <w:p w14:paraId="33B83EB5" w14:textId="77777777" w:rsidR="00C0658A" w:rsidRPr="00C0658A" w:rsidRDefault="00770557" w:rsidP="00C0658A">
            <w:pPr>
              <w:spacing w:line="256" w:lineRule="auto"/>
              <w:rPr>
                <w:rFonts w:cs="Arial"/>
                <w:b/>
                <w:bCs/>
                <w:sz w:val="16"/>
              </w:rPr>
            </w:pPr>
            <w:r w:rsidRPr="00C0658A">
              <w:rPr>
                <w:rFonts w:cs="Arial"/>
                <w:sz w:val="16"/>
              </w:rPr>
              <w:t>E3 – Valid camera video signal not present</w:t>
            </w:r>
          </w:p>
        </w:tc>
      </w:tr>
      <w:tr w:rsidR="00C0658A" w:rsidRPr="00C0658A" w14:paraId="1190E212"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A360AD" w14:textId="77777777" w:rsidR="00C0658A" w:rsidRPr="00C0658A" w:rsidRDefault="00770557" w:rsidP="00C0658A">
            <w:pPr>
              <w:spacing w:line="256" w:lineRule="auto"/>
              <w:rPr>
                <w:rFonts w:cs="Arial"/>
                <w:b/>
                <w:bCs/>
                <w:sz w:val="16"/>
              </w:rPr>
            </w:pPr>
            <w:r w:rsidRPr="00C0658A">
              <w:rPr>
                <w:rFonts w:cs="Arial"/>
                <w:b/>
                <w:bCs/>
                <w:sz w:val="16"/>
              </w:rPr>
              <w:t>Interfaces</w:t>
            </w:r>
          </w:p>
        </w:tc>
        <w:tc>
          <w:tcPr>
            <w:tcW w:w="5982" w:type="dxa"/>
            <w:tcBorders>
              <w:top w:val="nil"/>
              <w:left w:val="nil"/>
              <w:bottom w:val="single" w:sz="8" w:space="0" w:color="auto"/>
              <w:right w:val="single" w:sz="8" w:space="0" w:color="auto"/>
            </w:tcBorders>
            <w:tcMar>
              <w:top w:w="0" w:type="dxa"/>
              <w:left w:w="108" w:type="dxa"/>
              <w:bottom w:w="0" w:type="dxa"/>
              <w:right w:w="108" w:type="dxa"/>
            </w:tcMar>
          </w:tcPr>
          <w:p w14:paraId="78C0A543" w14:textId="77777777" w:rsidR="00C0658A" w:rsidRPr="00C0658A" w:rsidRDefault="00000000" w:rsidP="00C0658A">
            <w:pPr>
              <w:spacing w:line="256" w:lineRule="auto"/>
              <w:rPr>
                <w:rFonts w:cs="Arial"/>
                <w:b/>
                <w:bCs/>
                <w:sz w:val="16"/>
              </w:rPr>
            </w:pPr>
          </w:p>
        </w:tc>
      </w:tr>
    </w:tbl>
    <w:p w14:paraId="7E3D8136" w14:textId="77777777" w:rsidR="00500605" w:rsidRDefault="00000000" w:rsidP="00CD0F64"/>
    <w:p w14:paraId="1892E90F" w14:textId="77777777" w:rsidR="00406F39" w:rsidRDefault="00770557" w:rsidP="00E52CBB">
      <w:pPr>
        <w:pStyle w:val="Heading5"/>
      </w:pPr>
      <w:r>
        <w:t>CAMERA-UC-REQ-420608/A-Requesting PiP Trailer Rear Normal at Speed from Trailer Rear Normal at Speed with PiP button</w:t>
      </w:r>
    </w:p>
    <w:p w14:paraId="5703A26A" w14:textId="77777777" w:rsidR="00AE06BC" w:rsidRPr="00AE06BC" w:rsidRDefault="00000000" w:rsidP="00AE06BC"/>
    <w:tbl>
      <w:tblPr>
        <w:tblW w:w="852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6610"/>
      </w:tblGrid>
      <w:tr w:rsidR="00CA4A55" w:rsidRPr="00CA4A55" w14:paraId="7A03379D"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7A9EAA" w14:textId="77777777" w:rsidR="00CA4A55" w:rsidRPr="00CA4A55" w:rsidRDefault="00770557" w:rsidP="00CA4A55">
            <w:pPr>
              <w:spacing w:line="256" w:lineRule="auto"/>
              <w:rPr>
                <w:rFonts w:cs="Arial"/>
                <w:b/>
                <w:bCs/>
                <w:sz w:val="16"/>
              </w:rPr>
            </w:pPr>
            <w:r w:rsidRPr="00CA4A55">
              <w:rPr>
                <w:rFonts w:cs="Arial"/>
                <w:b/>
                <w:bCs/>
                <w:sz w:val="16"/>
              </w:rPr>
              <w:t>Actors</w:t>
            </w:r>
          </w:p>
        </w:tc>
        <w:tc>
          <w:tcPr>
            <w:tcW w:w="661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825B7A7" w14:textId="77777777" w:rsidR="00CA4A55" w:rsidRPr="00CA4A55" w:rsidRDefault="00770557" w:rsidP="00CA4A55">
            <w:pPr>
              <w:spacing w:line="256" w:lineRule="auto"/>
              <w:rPr>
                <w:rFonts w:cs="Arial"/>
                <w:b/>
                <w:bCs/>
                <w:sz w:val="16"/>
              </w:rPr>
            </w:pPr>
            <w:r w:rsidRPr="00CA4A55">
              <w:rPr>
                <w:rFonts w:cs="Arial"/>
                <w:b/>
                <w:bCs/>
                <w:sz w:val="16"/>
              </w:rPr>
              <w:t>Vehicle Occupant</w:t>
            </w:r>
          </w:p>
        </w:tc>
      </w:tr>
      <w:tr w:rsidR="00CA4A55" w:rsidRPr="00CA4A55" w14:paraId="09FC4461"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7979D8" w14:textId="77777777" w:rsidR="00CA4A55" w:rsidRPr="00CA4A55" w:rsidRDefault="00770557" w:rsidP="00CA4A55">
            <w:pPr>
              <w:spacing w:line="256" w:lineRule="auto"/>
              <w:rPr>
                <w:rFonts w:cs="Arial"/>
                <w:b/>
                <w:bCs/>
                <w:sz w:val="16"/>
              </w:rPr>
            </w:pPr>
            <w:r w:rsidRPr="00CA4A55">
              <w:rPr>
                <w:rFonts w:cs="Arial"/>
                <w:b/>
                <w:bCs/>
                <w:sz w:val="16"/>
              </w:rPr>
              <w:t>Pre-conditions</w:t>
            </w:r>
          </w:p>
        </w:tc>
        <w:tc>
          <w:tcPr>
            <w:tcW w:w="6612" w:type="dxa"/>
            <w:tcBorders>
              <w:top w:val="nil"/>
              <w:left w:val="nil"/>
              <w:bottom w:val="single" w:sz="8" w:space="0" w:color="auto"/>
              <w:right w:val="single" w:sz="8" w:space="0" w:color="auto"/>
            </w:tcBorders>
            <w:tcMar>
              <w:top w:w="0" w:type="dxa"/>
              <w:left w:w="108" w:type="dxa"/>
              <w:bottom w:w="0" w:type="dxa"/>
              <w:right w:w="108" w:type="dxa"/>
            </w:tcMar>
            <w:hideMark/>
          </w:tcPr>
          <w:p w14:paraId="17443E65" w14:textId="77777777" w:rsidR="00CA4A55" w:rsidRPr="00CA4A55" w:rsidRDefault="00770557" w:rsidP="00CA4A55">
            <w:pPr>
              <w:spacing w:line="276" w:lineRule="auto"/>
              <w:rPr>
                <w:rFonts w:cs="Arial"/>
                <w:sz w:val="16"/>
              </w:rPr>
            </w:pPr>
            <w:r w:rsidRPr="00CA4A55">
              <w:rPr>
                <w:rFonts w:cs="Arial"/>
                <w:sz w:val="16"/>
              </w:rPr>
              <w:t>Apim is configured for Pip and PiP views at Speed</w:t>
            </w:r>
          </w:p>
          <w:p w14:paraId="301A63E3" w14:textId="77777777" w:rsidR="00CA4A55" w:rsidRPr="00CA4A55" w:rsidRDefault="00770557" w:rsidP="00CA4A55">
            <w:pPr>
              <w:spacing w:line="256" w:lineRule="auto"/>
              <w:rPr>
                <w:rFonts w:cs="Arial"/>
                <w:sz w:val="16"/>
              </w:rPr>
            </w:pPr>
            <w:r w:rsidRPr="00CA4A55">
              <w:rPr>
                <w:rFonts w:cs="Arial"/>
                <w:sz w:val="16"/>
              </w:rPr>
              <w:t>Vehicle is in drive and above 10kph</w:t>
            </w:r>
          </w:p>
          <w:p w14:paraId="7F76C1F8" w14:textId="77777777" w:rsidR="00CA4A55" w:rsidRPr="00CA4A55" w:rsidRDefault="00770557" w:rsidP="00CA4A55">
            <w:pPr>
              <w:spacing w:line="256" w:lineRule="auto"/>
              <w:rPr>
                <w:rFonts w:cs="Arial"/>
                <w:sz w:val="16"/>
              </w:rPr>
            </w:pPr>
            <w:r w:rsidRPr="00CA4A55">
              <w:rPr>
                <w:rFonts w:cs="Arial"/>
                <w:sz w:val="16"/>
              </w:rPr>
              <w:t>Trailer Rear Normal view at Speed is active</w:t>
            </w:r>
          </w:p>
        </w:tc>
      </w:tr>
      <w:tr w:rsidR="00CA4A55" w:rsidRPr="00CA4A55" w14:paraId="72D1C82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D7E554" w14:textId="77777777" w:rsidR="00CA4A55" w:rsidRPr="00CA4A55" w:rsidRDefault="00770557" w:rsidP="00CA4A55">
            <w:pPr>
              <w:spacing w:line="256" w:lineRule="auto"/>
              <w:rPr>
                <w:rFonts w:cs="Arial"/>
                <w:b/>
                <w:bCs/>
                <w:sz w:val="16"/>
              </w:rPr>
            </w:pPr>
            <w:r w:rsidRPr="00CA4A55">
              <w:rPr>
                <w:rFonts w:cs="Arial"/>
                <w:b/>
                <w:bCs/>
                <w:sz w:val="16"/>
              </w:rPr>
              <w:t>Scenario Description</w:t>
            </w:r>
          </w:p>
        </w:tc>
        <w:tc>
          <w:tcPr>
            <w:tcW w:w="6612" w:type="dxa"/>
            <w:tcBorders>
              <w:top w:val="nil"/>
              <w:left w:val="nil"/>
              <w:bottom w:val="single" w:sz="8" w:space="0" w:color="auto"/>
              <w:right w:val="single" w:sz="8" w:space="0" w:color="auto"/>
            </w:tcBorders>
            <w:tcMar>
              <w:top w:w="0" w:type="dxa"/>
              <w:left w:w="108" w:type="dxa"/>
              <w:bottom w:w="0" w:type="dxa"/>
              <w:right w:w="108" w:type="dxa"/>
            </w:tcMar>
            <w:hideMark/>
          </w:tcPr>
          <w:p w14:paraId="4E8581CF" w14:textId="77777777" w:rsidR="00CA4A55" w:rsidRPr="00CA4A55" w:rsidRDefault="00770557" w:rsidP="00CA4A55">
            <w:pPr>
              <w:spacing w:line="256" w:lineRule="auto"/>
              <w:rPr>
                <w:rFonts w:cs="Arial"/>
                <w:sz w:val="16"/>
              </w:rPr>
            </w:pPr>
            <w:r w:rsidRPr="00CA4A55">
              <w:rPr>
                <w:rFonts w:cs="Arial"/>
                <w:sz w:val="16"/>
              </w:rPr>
              <w:t>PiP button is selected</w:t>
            </w:r>
          </w:p>
        </w:tc>
      </w:tr>
      <w:tr w:rsidR="00CA4A55" w:rsidRPr="00CA4A55" w14:paraId="68420282"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F9485A" w14:textId="77777777" w:rsidR="00CA4A55" w:rsidRPr="00CA4A55" w:rsidRDefault="00770557" w:rsidP="00CA4A55">
            <w:pPr>
              <w:spacing w:line="256" w:lineRule="auto"/>
              <w:rPr>
                <w:rFonts w:cs="Arial"/>
                <w:b/>
                <w:bCs/>
                <w:sz w:val="16"/>
              </w:rPr>
            </w:pPr>
            <w:r w:rsidRPr="00CA4A55">
              <w:rPr>
                <w:rFonts w:cs="Arial"/>
                <w:b/>
                <w:bCs/>
                <w:sz w:val="16"/>
              </w:rPr>
              <w:t>Post-conditions</w:t>
            </w:r>
          </w:p>
        </w:tc>
        <w:tc>
          <w:tcPr>
            <w:tcW w:w="6612" w:type="dxa"/>
            <w:tcBorders>
              <w:top w:val="nil"/>
              <w:left w:val="nil"/>
              <w:bottom w:val="single" w:sz="8" w:space="0" w:color="auto"/>
              <w:right w:val="single" w:sz="8" w:space="0" w:color="auto"/>
            </w:tcBorders>
            <w:tcMar>
              <w:top w:w="0" w:type="dxa"/>
              <w:left w:w="108" w:type="dxa"/>
              <w:bottom w:w="0" w:type="dxa"/>
              <w:right w:w="108" w:type="dxa"/>
            </w:tcMar>
            <w:hideMark/>
          </w:tcPr>
          <w:p w14:paraId="1A599504" w14:textId="77777777" w:rsidR="00CA4A55" w:rsidRPr="00CA4A55" w:rsidRDefault="00770557" w:rsidP="00CA4A55">
            <w:pPr>
              <w:spacing w:line="276" w:lineRule="auto"/>
              <w:rPr>
                <w:rFonts w:cs="Arial"/>
                <w:sz w:val="16"/>
              </w:rPr>
            </w:pPr>
            <w:r w:rsidRPr="00CA4A55">
              <w:rPr>
                <w:rFonts w:cs="Arial"/>
                <w:sz w:val="16"/>
              </w:rPr>
              <w:t>Client shall send a request to server for PiP Trailer Rear Normal at Speed</w:t>
            </w:r>
          </w:p>
          <w:p w14:paraId="79B678B7" w14:textId="77777777" w:rsidR="00CA4A55" w:rsidRPr="00CA4A55" w:rsidRDefault="00770557" w:rsidP="00CA4A55">
            <w:pPr>
              <w:spacing w:line="276" w:lineRule="auto"/>
              <w:rPr>
                <w:rFonts w:cs="Arial"/>
                <w:sz w:val="16"/>
              </w:rPr>
            </w:pPr>
            <w:r w:rsidRPr="00CA4A55">
              <w:rPr>
                <w:rFonts w:cs="Arial"/>
                <w:sz w:val="16"/>
              </w:rPr>
              <w:t>Client displays Pip Trailer Normal at speed.</w:t>
            </w:r>
            <w:r w:rsidRPr="00CA4A55">
              <w:rPr>
                <w:rFonts w:cs="Arial"/>
                <w:color w:val="FF0000"/>
                <w:sz w:val="16"/>
              </w:rPr>
              <w:t xml:space="preserve"> </w:t>
            </w:r>
          </w:p>
        </w:tc>
      </w:tr>
      <w:tr w:rsidR="00CA4A55" w:rsidRPr="00CA4A55" w14:paraId="5588E978"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672325" w14:textId="77777777" w:rsidR="00CA4A55" w:rsidRPr="00CA4A55" w:rsidRDefault="00770557" w:rsidP="00CA4A55">
            <w:pPr>
              <w:spacing w:line="256" w:lineRule="auto"/>
              <w:rPr>
                <w:rFonts w:cs="Arial"/>
                <w:b/>
                <w:bCs/>
                <w:sz w:val="16"/>
              </w:rPr>
            </w:pPr>
            <w:r w:rsidRPr="00CA4A55">
              <w:rPr>
                <w:rFonts w:cs="Arial"/>
                <w:b/>
                <w:bCs/>
                <w:sz w:val="16"/>
              </w:rPr>
              <w:t>List of Exception Use Cases</w:t>
            </w:r>
          </w:p>
        </w:tc>
        <w:tc>
          <w:tcPr>
            <w:tcW w:w="6612" w:type="dxa"/>
            <w:tcBorders>
              <w:top w:val="nil"/>
              <w:left w:val="nil"/>
              <w:bottom w:val="single" w:sz="8" w:space="0" w:color="auto"/>
              <w:right w:val="single" w:sz="8" w:space="0" w:color="auto"/>
            </w:tcBorders>
            <w:tcMar>
              <w:top w:w="0" w:type="dxa"/>
              <w:left w:w="108" w:type="dxa"/>
              <w:bottom w:w="0" w:type="dxa"/>
              <w:right w:w="108" w:type="dxa"/>
            </w:tcMar>
            <w:hideMark/>
          </w:tcPr>
          <w:p w14:paraId="5ABC2E30" w14:textId="77777777" w:rsidR="00CA4A55" w:rsidRPr="00CA4A55" w:rsidRDefault="00770557" w:rsidP="00CA4A55">
            <w:pPr>
              <w:spacing w:line="256" w:lineRule="auto"/>
              <w:rPr>
                <w:rFonts w:cs="Arial"/>
                <w:sz w:val="16"/>
              </w:rPr>
            </w:pPr>
            <w:r w:rsidRPr="00CA4A55">
              <w:rPr>
                <w:rFonts w:cs="Arial"/>
                <w:sz w:val="16"/>
              </w:rPr>
              <w:t>E1 – Vehicle is not RUN/START</w:t>
            </w:r>
          </w:p>
          <w:p w14:paraId="0044C8EC" w14:textId="77777777" w:rsidR="00CA4A55" w:rsidRPr="00CA4A55" w:rsidRDefault="00770557" w:rsidP="00CA4A55">
            <w:pPr>
              <w:spacing w:line="256" w:lineRule="auto"/>
              <w:rPr>
                <w:rFonts w:cs="Arial"/>
                <w:sz w:val="16"/>
              </w:rPr>
            </w:pPr>
            <w:r w:rsidRPr="00CA4A55">
              <w:rPr>
                <w:rFonts w:cs="Arial"/>
                <w:sz w:val="16"/>
              </w:rPr>
              <w:t>E2 – Loss of communication with ADAS module</w:t>
            </w:r>
          </w:p>
          <w:p w14:paraId="69DCC545" w14:textId="77777777" w:rsidR="00CA4A55" w:rsidRPr="00CA4A55" w:rsidRDefault="00770557" w:rsidP="00CA4A55">
            <w:pPr>
              <w:spacing w:line="256" w:lineRule="auto"/>
              <w:rPr>
                <w:rFonts w:cs="Arial"/>
                <w:b/>
                <w:bCs/>
                <w:sz w:val="16"/>
              </w:rPr>
            </w:pPr>
            <w:r w:rsidRPr="00CA4A55">
              <w:rPr>
                <w:rFonts w:cs="Arial"/>
                <w:sz w:val="16"/>
              </w:rPr>
              <w:t>E3 – Valid camera video signal not present</w:t>
            </w:r>
          </w:p>
        </w:tc>
      </w:tr>
      <w:tr w:rsidR="00CA4A55" w:rsidRPr="00CA4A55" w14:paraId="0DC31B34"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717D0F" w14:textId="77777777" w:rsidR="00CA4A55" w:rsidRPr="00CA4A55" w:rsidRDefault="00770557" w:rsidP="00CA4A55">
            <w:pPr>
              <w:spacing w:line="256" w:lineRule="auto"/>
              <w:rPr>
                <w:rFonts w:cs="Arial"/>
                <w:b/>
                <w:bCs/>
                <w:sz w:val="16"/>
              </w:rPr>
            </w:pPr>
            <w:r w:rsidRPr="00CA4A55">
              <w:rPr>
                <w:rFonts w:cs="Arial"/>
                <w:b/>
                <w:bCs/>
                <w:sz w:val="16"/>
              </w:rPr>
              <w:t>Interfaces</w:t>
            </w:r>
          </w:p>
        </w:tc>
        <w:tc>
          <w:tcPr>
            <w:tcW w:w="6612" w:type="dxa"/>
            <w:tcBorders>
              <w:top w:val="nil"/>
              <w:left w:val="nil"/>
              <w:bottom w:val="single" w:sz="8" w:space="0" w:color="auto"/>
              <w:right w:val="single" w:sz="8" w:space="0" w:color="auto"/>
            </w:tcBorders>
            <w:tcMar>
              <w:top w:w="0" w:type="dxa"/>
              <w:left w:w="108" w:type="dxa"/>
              <w:bottom w:w="0" w:type="dxa"/>
              <w:right w:w="108" w:type="dxa"/>
            </w:tcMar>
          </w:tcPr>
          <w:p w14:paraId="1CD76179" w14:textId="77777777" w:rsidR="00CA4A55" w:rsidRPr="00CA4A55" w:rsidRDefault="00000000" w:rsidP="00CA4A55">
            <w:pPr>
              <w:spacing w:line="256" w:lineRule="auto"/>
              <w:rPr>
                <w:rFonts w:cs="Arial"/>
                <w:b/>
                <w:bCs/>
                <w:sz w:val="16"/>
              </w:rPr>
            </w:pPr>
          </w:p>
        </w:tc>
      </w:tr>
    </w:tbl>
    <w:p w14:paraId="10F75A5F" w14:textId="77777777" w:rsidR="00500605" w:rsidRDefault="00000000" w:rsidP="00CD0F64"/>
    <w:p w14:paraId="7C529A61" w14:textId="77777777" w:rsidR="00406F39" w:rsidRDefault="00770557" w:rsidP="00E52CBB">
      <w:pPr>
        <w:pStyle w:val="Heading5"/>
      </w:pPr>
      <w:r>
        <w:t>CAMERA-UC-REQ-420609/A-Requesting AUX at speed view from PiP AUX at Speed view with PiP button</w:t>
      </w:r>
    </w:p>
    <w:p w14:paraId="07F975B6" w14:textId="77777777" w:rsidR="00AE06BC" w:rsidRPr="00AE06BC" w:rsidRDefault="00000000" w:rsidP="00AE06BC"/>
    <w:tbl>
      <w:tblPr>
        <w:tblW w:w="789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5980"/>
      </w:tblGrid>
      <w:tr w:rsidR="002903EB" w:rsidRPr="002903EB" w14:paraId="59BB9421"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2589BB" w14:textId="77777777" w:rsidR="002903EB" w:rsidRPr="002903EB" w:rsidRDefault="00770557" w:rsidP="002903EB">
            <w:pPr>
              <w:spacing w:line="256" w:lineRule="auto"/>
              <w:rPr>
                <w:rFonts w:cs="Arial"/>
                <w:b/>
                <w:bCs/>
                <w:sz w:val="16"/>
              </w:rPr>
            </w:pPr>
            <w:r w:rsidRPr="002903EB">
              <w:rPr>
                <w:rFonts w:cs="Arial"/>
                <w:b/>
                <w:bCs/>
                <w:sz w:val="16"/>
              </w:rPr>
              <w:t>Actors</w:t>
            </w:r>
          </w:p>
        </w:tc>
        <w:tc>
          <w:tcPr>
            <w:tcW w:w="598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32190C5" w14:textId="77777777" w:rsidR="002903EB" w:rsidRPr="002903EB" w:rsidRDefault="00770557" w:rsidP="002903EB">
            <w:pPr>
              <w:spacing w:line="256" w:lineRule="auto"/>
              <w:rPr>
                <w:rFonts w:cs="Arial"/>
                <w:b/>
                <w:bCs/>
                <w:sz w:val="16"/>
              </w:rPr>
            </w:pPr>
            <w:r w:rsidRPr="002903EB">
              <w:rPr>
                <w:rFonts w:cs="Arial"/>
                <w:b/>
                <w:bCs/>
                <w:sz w:val="16"/>
              </w:rPr>
              <w:t>Vehicle Occupant</w:t>
            </w:r>
          </w:p>
        </w:tc>
      </w:tr>
      <w:tr w:rsidR="002903EB" w:rsidRPr="002903EB" w14:paraId="7436966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2EA988" w14:textId="77777777" w:rsidR="002903EB" w:rsidRPr="002903EB" w:rsidRDefault="00770557" w:rsidP="002903EB">
            <w:pPr>
              <w:spacing w:line="256" w:lineRule="auto"/>
              <w:rPr>
                <w:rFonts w:cs="Arial"/>
                <w:b/>
                <w:bCs/>
                <w:sz w:val="16"/>
              </w:rPr>
            </w:pPr>
            <w:r w:rsidRPr="002903EB">
              <w:rPr>
                <w:rFonts w:cs="Arial"/>
                <w:b/>
                <w:bCs/>
                <w:sz w:val="16"/>
              </w:rPr>
              <w:t>Pre-conditions</w:t>
            </w:r>
          </w:p>
        </w:tc>
        <w:tc>
          <w:tcPr>
            <w:tcW w:w="5982" w:type="dxa"/>
            <w:tcBorders>
              <w:top w:val="nil"/>
              <w:left w:val="nil"/>
              <w:bottom w:val="single" w:sz="8" w:space="0" w:color="auto"/>
              <w:right w:val="single" w:sz="8" w:space="0" w:color="auto"/>
            </w:tcBorders>
            <w:tcMar>
              <w:top w:w="0" w:type="dxa"/>
              <w:left w:w="108" w:type="dxa"/>
              <w:bottom w:w="0" w:type="dxa"/>
              <w:right w:w="108" w:type="dxa"/>
            </w:tcMar>
            <w:hideMark/>
          </w:tcPr>
          <w:p w14:paraId="752A7D53" w14:textId="77777777" w:rsidR="002903EB" w:rsidRPr="002903EB" w:rsidRDefault="00770557" w:rsidP="002903EB">
            <w:pPr>
              <w:spacing w:line="276" w:lineRule="auto"/>
              <w:rPr>
                <w:rFonts w:cs="Arial"/>
                <w:sz w:val="16"/>
              </w:rPr>
            </w:pPr>
            <w:r w:rsidRPr="002903EB">
              <w:rPr>
                <w:rFonts w:cs="Arial"/>
                <w:sz w:val="16"/>
              </w:rPr>
              <w:t xml:space="preserve">Client is configured for Pip and PiP views at Speed </w:t>
            </w:r>
          </w:p>
          <w:p w14:paraId="7A16DED2" w14:textId="77777777" w:rsidR="002903EB" w:rsidRPr="002903EB" w:rsidRDefault="00770557" w:rsidP="002903EB">
            <w:pPr>
              <w:spacing w:line="256" w:lineRule="auto"/>
              <w:rPr>
                <w:rFonts w:cs="Arial"/>
                <w:sz w:val="16"/>
              </w:rPr>
            </w:pPr>
            <w:r w:rsidRPr="002903EB">
              <w:rPr>
                <w:rFonts w:cs="Arial"/>
                <w:sz w:val="16"/>
              </w:rPr>
              <w:t>Vehicle is in drive and above 10kph</w:t>
            </w:r>
          </w:p>
          <w:p w14:paraId="5A6F204A" w14:textId="77777777" w:rsidR="002903EB" w:rsidRPr="002903EB" w:rsidRDefault="00770557" w:rsidP="002903EB">
            <w:pPr>
              <w:spacing w:line="256" w:lineRule="auto"/>
              <w:rPr>
                <w:rFonts w:cs="Arial"/>
                <w:sz w:val="16"/>
              </w:rPr>
            </w:pPr>
            <w:r w:rsidRPr="002903EB">
              <w:rPr>
                <w:rFonts w:cs="Arial"/>
                <w:sz w:val="16"/>
              </w:rPr>
              <w:t>PiP AUX at Speed is active</w:t>
            </w:r>
          </w:p>
        </w:tc>
      </w:tr>
      <w:tr w:rsidR="002903EB" w:rsidRPr="002903EB" w14:paraId="2B772671"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35510C" w14:textId="77777777" w:rsidR="002903EB" w:rsidRPr="002903EB" w:rsidRDefault="00770557" w:rsidP="002903EB">
            <w:pPr>
              <w:spacing w:line="256" w:lineRule="auto"/>
              <w:rPr>
                <w:rFonts w:cs="Arial"/>
                <w:b/>
                <w:bCs/>
                <w:sz w:val="16"/>
              </w:rPr>
            </w:pPr>
            <w:r w:rsidRPr="002903EB">
              <w:rPr>
                <w:rFonts w:cs="Arial"/>
                <w:b/>
                <w:bCs/>
                <w:sz w:val="16"/>
              </w:rPr>
              <w:t>Scenario Description</w:t>
            </w:r>
          </w:p>
        </w:tc>
        <w:tc>
          <w:tcPr>
            <w:tcW w:w="5982" w:type="dxa"/>
            <w:tcBorders>
              <w:top w:val="nil"/>
              <w:left w:val="nil"/>
              <w:bottom w:val="single" w:sz="8" w:space="0" w:color="auto"/>
              <w:right w:val="single" w:sz="8" w:space="0" w:color="auto"/>
            </w:tcBorders>
            <w:tcMar>
              <w:top w:w="0" w:type="dxa"/>
              <w:left w:w="108" w:type="dxa"/>
              <w:bottom w:w="0" w:type="dxa"/>
              <w:right w:w="108" w:type="dxa"/>
            </w:tcMar>
            <w:hideMark/>
          </w:tcPr>
          <w:p w14:paraId="317332F8" w14:textId="77777777" w:rsidR="002903EB" w:rsidRPr="002903EB" w:rsidRDefault="00770557" w:rsidP="002903EB">
            <w:pPr>
              <w:spacing w:line="256" w:lineRule="auto"/>
              <w:rPr>
                <w:rFonts w:cs="Arial"/>
                <w:sz w:val="16"/>
              </w:rPr>
            </w:pPr>
            <w:r w:rsidRPr="002903EB">
              <w:rPr>
                <w:rFonts w:cs="Arial"/>
                <w:sz w:val="16"/>
              </w:rPr>
              <w:t>PiP button is selected</w:t>
            </w:r>
          </w:p>
        </w:tc>
      </w:tr>
      <w:tr w:rsidR="002903EB" w:rsidRPr="002903EB" w14:paraId="16A7D6E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0A886E" w14:textId="77777777" w:rsidR="002903EB" w:rsidRPr="002903EB" w:rsidRDefault="00770557" w:rsidP="002903EB">
            <w:pPr>
              <w:spacing w:line="256" w:lineRule="auto"/>
              <w:rPr>
                <w:rFonts w:cs="Arial"/>
                <w:b/>
                <w:bCs/>
                <w:sz w:val="16"/>
              </w:rPr>
            </w:pPr>
            <w:r w:rsidRPr="002903EB">
              <w:rPr>
                <w:rFonts w:cs="Arial"/>
                <w:b/>
                <w:bCs/>
                <w:sz w:val="16"/>
              </w:rPr>
              <w:t>Post-conditions</w:t>
            </w:r>
          </w:p>
        </w:tc>
        <w:tc>
          <w:tcPr>
            <w:tcW w:w="5982" w:type="dxa"/>
            <w:tcBorders>
              <w:top w:val="nil"/>
              <w:left w:val="nil"/>
              <w:bottom w:val="single" w:sz="8" w:space="0" w:color="auto"/>
              <w:right w:val="single" w:sz="8" w:space="0" w:color="auto"/>
            </w:tcBorders>
            <w:tcMar>
              <w:top w:w="0" w:type="dxa"/>
              <w:left w:w="108" w:type="dxa"/>
              <w:bottom w:w="0" w:type="dxa"/>
              <w:right w:w="108" w:type="dxa"/>
            </w:tcMar>
            <w:hideMark/>
          </w:tcPr>
          <w:p w14:paraId="5020B376" w14:textId="77777777" w:rsidR="002903EB" w:rsidRPr="002903EB" w:rsidRDefault="00770557" w:rsidP="002903EB">
            <w:pPr>
              <w:spacing w:line="276" w:lineRule="auto"/>
              <w:rPr>
                <w:rFonts w:cs="Arial"/>
                <w:sz w:val="16"/>
              </w:rPr>
            </w:pPr>
            <w:r w:rsidRPr="002903EB">
              <w:rPr>
                <w:rFonts w:cs="Arial"/>
                <w:sz w:val="16"/>
              </w:rPr>
              <w:t>Client shall send a request to server for Aux at speed</w:t>
            </w:r>
          </w:p>
          <w:p w14:paraId="119184FF" w14:textId="77777777" w:rsidR="002903EB" w:rsidRPr="002903EB" w:rsidRDefault="00770557" w:rsidP="002903EB">
            <w:pPr>
              <w:spacing w:line="276" w:lineRule="auto"/>
              <w:rPr>
                <w:rFonts w:cs="Arial"/>
                <w:sz w:val="16"/>
              </w:rPr>
            </w:pPr>
            <w:r w:rsidRPr="002903EB">
              <w:rPr>
                <w:rFonts w:cs="Arial"/>
                <w:sz w:val="16"/>
              </w:rPr>
              <w:t>Client displays Aux at speed.</w:t>
            </w:r>
          </w:p>
        </w:tc>
      </w:tr>
      <w:tr w:rsidR="002903EB" w:rsidRPr="002903EB" w14:paraId="4C3ECAD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ECDC9F" w14:textId="77777777" w:rsidR="002903EB" w:rsidRPr="002903EB" w:rsidRDefault="00770557" w:rsidP="002903EB">
            <w:pPr>
              <w:spacing w:line="256" w:lineRule="auto"/>
              <w:rPr>
                <w:rFonts w:cs="Arial"/>
                <w:b/>
                <w:bCs/>
                <w:sz w:val="16"/>
              </w:rPr>
            </w:pPr>
            <w:r w:rsidRPr="002903EB">
              <w:rPr>
                <w:rFonts w:cs="Arial"/>
                <w:b/>
                <w:bCs/>
                <w:sz w:val="16"/>
              </w:rPr>
              <w:t>List of Exception Use Cases</w:t>
            </w:r>
          </w:p>
        </w:tc>
        <w:tc>
          <w:tcPr>
            <w:tcW w:w="5982" w:type="dxa"/>
            <w:tcBorders>
              <w:top w:val="nil"/>
              <w:left w:val="nil"/>
              <w:bottom w:val="single" w:sz="8" w:space="0" w:color="auto"/>
              <w:right w:val="single" w:sz="8" w:space="0" w:color="auto"/>
            </w:tcBorders>
            <w:tcMar>
              <w:top w:w="0" w:type="dxa"/>
              <w:left w:w="108" w:type="dxa"/>
              <w:bottom w:w="0" w:type="dxa"/>
              <w:right w:w="108" w:type="dxa"/>
            </w:tcMar>
            <w:hideMark/>
          </w:tcPr>
          <w:p w14:paraId="7CD8A523" w14:textId="77777777" w:rsidR="002903EB" w:rsidRPr="002903EB" w:rsidRDefault="00770557" w:rsidP="002903EB">
            <w:pPr>
              <w:spacing w:line="256" w:lineRule="auto"/>
              <w:rPr>
                <w:rFonts w:cs="Arial"/>
                <w:sz w:val="16"/>
              </w:rPr>
            </w:pPr>
            <w:r w:rsidRPr="002903EB">
              <w:rPr>
                <w:rFonts w:cs="Arial"/>
                <w:sz w:val="16"/>
              </w:rPr>
              <w:t>E1 – Vehicle is not RUN/START</w:t>
            </w:r>
          </w:p>
          <w:p w14:paraId="1E4426B4" w14:textId="77777777" w:rsidR="002903EB" w:rsidRPr="002903EB" w:rsidRDefault="00770557" w:rsidP="002903EB">
            <w:pPr>
              <w:spacing w:line="256" w:lineRule="auto"/>
              <w:rPr>
                <w:rFonts w:cs="Arial"/>
                <w:sz w:val="16"/>
              </w:rPr>
            </w:pPr>
            <w:r w:rsidRPr="002903EB">
              <w:rPr>
                <w:rFonts w:cs="Arial"/>
                <w:sz w:val="16"/>
              </w:rPr>
              <w:t>E2 – Loss of communication with ADAS module</w:t>
            </w:r>
          </w:p>
          <w:p w14:paraId="378D8BF3" w14:textId="77777777" w:rsidR="002903EB" w:rsidRPr="002903EB" w:rsidRDefault="00770557" w:rsidP="002903EB">
            <w:pPr>
              <w:spacing w:line="256" w:lineRule="auto"/>
              <w:rPr>
                <w:rFonts w:cs="Arial"/>
                <w:b/>
                <w:bCs/>
                <w:sz w:val="16"/>
              </w:rPr>
            </w:pPr>
            <w:r w:rsidRPr="002903EB">
              <w:rPr>
                <w:rFonts w:cs="Arial"/>
                <w:sz w:val="16"/>
              </w:rPr>
              <w:t>E3 – Valid camera video signal not present</w:t>
            </w:r>
          </w:p>
        </w:tc>
      </w:tr>
      <w:tr w:rsidR="002903EB" w:rsidRPr="002903EB" w14:paraId="6944C012"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F83A41" w14:textId="77777777" w:rsidR="002903EB" w:rsidRPr="002903EB" w:rsidRDefault="00770557" w:rsidP="002903EB">
            <w:pPr>
              <w:spacing w:line="256" w:lineRule="auto"/>
              <w:rPr>
                <w:rFonts w:cs="Arial"/>
                <w:b/>
                <w:bCs/>
                <w:sz w:val="16"/>
              </w:rPr>
            </w:pPr>
            <w:r w:rsidRPr="002903EB">
              <w:rPr>
                <w:rFonts w:cs="Arial"/>
                <w:b/>
                <w:bCs/>
                <w:sz w:val="16"/>
              </w:rPr>
              <w:t>Interfaces</w:t>
            </w:r>
          </w:p>
        </w:tc>
        <w:tc>
          <w:tcPr>
            <w:tcW w:w="5982" w:type="dxa"/>
            <w:tcBorders>
              <w:top w:val="nil"/>
              <w:left w:val="nil"/>
              <w:bottom w:val="single" w:sz="8" w:space="0" w:color="auto"/>
              <w:right w:val="single" w:sz="8" w:space="0" w:color="auto"/>
            </w:tcBorders>
            <w:tcMar>
              <w:top w:w="0" w:type="dxa"/>
              <w:left w:w="108" w:type="dxa"/>
              <w:bottom w:w="0" w:type="dxa"/>
              <w:right w:w="108" w:type="dxa"/>
            </w:tcMar>
          </w:tcPr>
          <w:p w14:paraId="10DF802C" w14:textId="77777777" w:rsidR="002903EB" w:rsidRPr="002903EB" w:rsidRDefault="00000000" w:rsidP="002903EB">
            <w:pPr>
              <w:spacing w:line="256" w:lineRule="auto"/>
              <w:rPr>
                <w:rFonts w:cs="Arial"/>
                <w:b/>
                <w:bCs/>
                <w:sz w:val="16"/>
              </w:rPr>
            </w:pPr>
          </w:p>
        </w:tc>
      </w:tr>
    </w:tbl>
    <w:p w14:paraId="0D895333" w14:textId="77777777" w:rsidR="00500605" w:rsidRDefault="00000000" w:rsidP="00CD0F64"/>
    <w:p w14:paraId="68498B24" w14:textId="77777777" w:rsidR="00406F39" w:rsidRDefault="00770557" w:rsidP="00E52CBB">
      <w:pPr>
        <w:pStyle w:val="Heading5"/>
      </w:pPr>
      <w:r>
        <w:t>CAMERA-UC-REQ-420610/A-Requesting 50/50 at speed view from PiP 50/50 at Speed view with PiP button</w:t>
      </w:r>
    </w:p>
    <w:p w14:paraId="686BC615" w14:textId="77777777" w:rsidR="00AE06BC" w:rsidRPr="00AE06BC" w:rsidRDefault="00000000" w:rsidP="00AE06BC"/>
    <w:tbl>
      <w:tblPr>
        <w:tblW w:w="798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6070"/>
      </w:tblGrid>
      <w:tr w:rsidR="00AC2469" w:rsidRPr="00AC2469" w14:paraId="00D6AF4C"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9B03F3" w14:textId="77777777" w:rsidR="00AC2469" w:rsidRPr="00AC2469" w:rsidRDefault="00770557" w:rsidP="00AC2469">
            <w:pPr>
              <w:spacing w:line="256" w:lineRule="auto"/>
              <w:rPr>
                <w:rFonts w:cs="Arial"/>
                <w:b/>
                <w:bCs/>
                <w:sz w:val="16"/>
              </w:rPr>
            </w:pPr>
            <w:r w:rsidRPr="00AC2469">
              <w:rPr>
                <w:rFonts w:cs="Arial"/>
                <w:b/>
                <w:bCs/>
                <w:sz w:val="16"/>
              </w:rPr>
              <w:t>Actors</w:t>
            </w:r>
          </w:p>
        </w:tc>
        <w:tc>
          <w:tcPr>
            <w:tcW w:w="60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AF33F78" w14:textId="77777777" w:rsidR="00AC2469" w:rsidRPr="00AC2469" w:rsidRDefault="00770557" w:rsidP="00AC2469">
            <w:pPr>
              <w:spacing w:line="256" w:lineRule="auto"/>
              <w:rPr>
                <w:rFonts w:cs="Arial"/>
                <w:b/>
                <w:bCs/>
                <w:sz w:val="16"/>
              </w:rPr>
            </w:pPr>
            <w:r w:rsidRPr="00AC2469">
              <w:rPr>
                <w:rFonts w:cs="Arial"/>
                <w:b/>
                <w:bCs/>
                <w:sz w:val="16"/>
              </w:rPr>
              <w:t>Vehicle Occupant</w:t>
            </w:r>
          </w:p>
        </w:tc>
      </w:tr>
      <w:tr w:rsidR="00AC2469" w:rsidRPr="00AC2469" w14:paraId="45619E74"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0F9BC6" w14:textId="77777777" w:rsidR="00AC2469" w:rsidRPr="00AC2469" w:rsidRDefault="00770557" w:rsidP="00AC2469">
            <w:pPr>
              <w:spacing w:line="256" w:lineRule="auto"/>
              <w:rPr>
                <w:rFonts w:cs="Arial"/>
                <w:b/>
                <w:bCs/>
                <w:sz w:val="16"/>
              </w:rPr>
            </w:pPr>
            <w:r w:rsidRPr="00AC2469">
              <w:rPr>
                <w:rFonts w:cs="Arial"/>
                <w:b/>
                <w:bCs/>
                <w:sz w:val="16"/>
              </w:rPr>
              <w:t>Pre-conditions</w:t>
            </w:r>
          </w:p>
        </w:tc>
        <w:tc>
          <w:tcPr>
            <w:tcW w:w="6072" w:type="dxa"/>
            <w:tcBorders>
              <w:top w:val="nil"/>
              <w:left w:val="nil"/>
              <w:bottom w:val="single" w:sz="8" w:space="0" w:color="auto"/>
              <w:right w:val="single" w:sz="8" w:space="0" w:color="auto"/>
            </w:tcBorders>
            <w:tcMar>
              <w:top w:w="0" w:type="dxa"/>
              <w:left w:w="108" w:type="dxa"/>
              <w:bottom w:w="0" w:type="dxa"/>
              <w:right w:w="108" w:type="dxa"/>
            </w:tcMar>
            <w:hideMark/>
          </w:tcPr>
          <w:p w14:paraId="3CD7D85E" w14:textId="77777777" w:rsidR="00AC2469" w:rsidRPr="00AC2469" w:rsidRDefault="00770557" w:rsidP="00AC2469">
            <w:pPr>
              <w:spacing w:line="276" w:lineRule="auto"/>
              <w:rPr>
                <w:rFonts w:cs="Arial"/>
                <w:sz w:val="16"/>
              </w:rPr>
            </w:pPr>
            <w:r w:rsidRPr="00AC2469">
              <w:rPr>
                <w:rFonts w:cs="Arial"/>
                <w:sz w:val="16"/>
              </w:rPr>
              <w:t xml:space="preserve">Client is configured for Pip and PiP views at Speed </w:t>
            </w:r>
          </w:p>
          <w:p w14:paraId="3F94607F" w14:textId="77777777" w:rsidR="00AC2469" w:rsidRPr="00AC2469" w:rsidRDefault="00770557" w:rsidP="00AC2469">
            <w:pPr>
              <w:spacing w:line="256" w:lineRule="auto"/>
              <w:rPr>
                <w:rFonts w:cs="Arial"/>
                <w:sz w:val="16"/>
              </w:rPr>
            </w:pPr>
            <w:r w:rsidRPr="00AC2469">
              <w:rPr>
                <w:rFonts w:cs="Arial"/>
                <w:sz w:val="16"/>
              </w:rPr>
              <w:t>Vehicle is in drive and above 10kph</w:t>
            </w:r>
          </w:p>
          <w:p w14:paraId="3A46B384" w14:textId="77777777" w:rsidR="00AC2469" w:rsidRPr="00AC2469" w:rsidRDefault="00770557" w:rsidP="00AC2469">
            <w:pPr>
              <w:spacing w:line="256" w:lineRule="auto"/>
              <w:rPr>
                <w:rFonts w:cs="Arial"/>
                <w:sz w:val="16"/>
              </w:rPr>
            </w:pPr>
            <w:r w:rsidRPr="00AC2469">
              <w:rPr>
                <w:rFonts w:cs="Arial"/>
                <w:sz w:val="16"/>
              </w:rPr>
              <w:t>PiP 50/50 at Speed is active</w:t>
            </w:r>
          </w:p>
        </w:tc>
      </w:tr>
      <w:tr w:rsidR="00AC2469" w:rsidRPr="00AC2469" w14:paraId="5921E39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089744" w14:textId="77777777" w:rsidR="00AC2469" w:rsidRPr="00AC2469" w:rsidRDefault="00770557" w:rsidP="00AC2469">
            <w:pPr>
              <w:spacing w:line="256" w:lineRule="auto"/>
              <w:rPr>
                <w:rFonts w:cs="Arial"/>
                <w:b/>
                <w:bCs/>
                <w:sz w:val="16"/>
              </w:rPr>
            </w:pPr>
            <w:r w:rsidRPr="00AC2469">
              <w:rPr>
                <w:rFonts w:cs="Arial"/>
                <w:b/>
                <w:bCs/>
                <w:sz w:val="16"/>
              </w:rPr>
              <w:t>Scenario Description</w:t>
            </w:r>
          </w:p>
        </w:tc>
        <w:tc>
          <w:tcPr>
            <w:tcW w:w="6072" w:type="dxa"/>
            <w:tcBorders>
              <w:top w:val="nil"/>
              <w:left w:val="nil"/>
              <w:bottom w:val="single" w:sz="8" w:space="0" w:color="auto"/>
              <w:right w:val="single" w:sz="8" w:space="0" w:color="auto"/>
            </w:tcBorders>
            <w:tcMar>
              <w:top w:w="0" w:type="dxa"/>
              <w:left w:w="108" w:type="dxa"/>
              <w:bottom w:w="0" w:type="dxa"/>
              <w:right w:w="108" w:type="dxa"/>
            </w:tcMar>
            <w:hideMark/>
          </w:tcPr>
          <w:p w14:paraId="5D9FDE59" w14:textId="77777777" w:rsidR="00AC2469" w:rsidRPr="00AC2469" w:rsidRDefault="00770557" w:rsidP="00AC2469">
            <w:pPr>
              <w:spacing w:line="256" w:lineRule="auto"/>
              <w:rPr>
                <w:rFonts w:cs="Arial"/>
                <w:sz w:val="16"/>
              </w:rPr>
            </w:pPr>
            <w:r w:rsidRPr="00AC2469">
              <w:rPr>
                <w:rFonts w:cs="Arial"/>
                <w:sz w:val="16"/>
              </w:rPr>
              <w:t>PiP button is selected</w:t>
            </w:r>
          </w:p>
        </w:tc>
      </w:tr>
      <w:tr w:rsidR="00AC2469" w:rsidRPr="00AC2469" w14:paraId="201673A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24B083" w14:textId="77777777" w:rsidR="00AC2469" w:rsidRPr="00AC2469" w:rsidRDefault="00770557" w:rsidP="00AC2469">
            <w:pPr>
              <w:spacing w:line="256" w:lineRule="auto"/>
              <w:rPr>
                <w:rFonts w:cs="Arial"/>
                <w:b/>
                <w:bCs/>
                <w:sz w:val="16"/>
              </w:rPr>
            </w:pPr>
            <w:r w:rsidRPr="00AC2469">
              <w:rPr>
                <w:rFonts w:cs="Arial"/>
                <w:b/>
                <w:bCs/>
                <w:sz w:val="16"/>
              </w:rPr>
              <w:t>Post-conditions</w:t>
            </w:r>
          </w:p>
        </w:tc>
        <w:tc>
          <w:tcPr>
            <w:tcW w:w="6072" w:type="dxa"/>
            <w:tcBorders>
              <w:top w:val="nil"/>
              <w:left w:val="nil"/>
              <w:bottom w:val="single" w:sz="8" w:space="0" w:color="auto"/>
              <w:right w:val="single" w:sz="8" w:space="0" w:color="auto"/>
            </w:tcBorders>
            <w:tcMar>
              <w:top w:w="0" w:type="dxa"/>
              <w:left w:w="108" w:type="dxa"/>
              <w:bottom w:w="0" w:type="dxa"/>
              <w:right w:w="108" w:type="dxa"/>
            </w:tcMar>
            <w:hideMark/>
          </w:tcPr>
          <w:p w14:paraId="0E943BDA" w14:textId="77777777" w:rsidR="00AC2469" w:rsidRPr="00AC2469" w:rsidRDefault="00770557" w:rsidP="00AC2469">
            <w:pPr>
              <w:spacing w:line="276" w:lineRule="auto"/>
              <w:rPr>
                <w:rFonts w:cs="Arial"/>
                <w:sz w:val="16"/>
              </w:rPr>
            </w:pPr>
            <w:r w:rsidRPr="00AC2469">
              <w:rPr>
                <w:rFonts w:cs="Arial"/>
                <w:sz w:val="16"/>
              </w:rPr>
              <w:t>Client shall send a request to server for 50/50 at speed</w:t>
            </w:r>
          </w:p>
          <w:p w14:paraId="67C8DEC1" w14:textId="77777777" w:rsidR="00AC2469" w:rsidRPr="00AC2469" w:rsidRDefault="00770557" w:rsidP="00AC2469">
            <w:pPr>
              <w:spacing w:line="276" w:lineRule="auto"/>
              <w:rPr>
                <w:rFonts w:cs="Arial"/>
                <w:sz w:val="16"/>
              </w:rPr>
            </w:pPr>
            <w:r w:rsidRPr="00AC2469">
              <w:rPr>
                <w:rFonts w:cs="Arial"/>
                <w:sz w:val="16"/>
              </w:rPr>
              <w:t>Client displays 50/50 at speed.</w:t>
            </w:r>
          </w:p>
        </w:tc>
      </w:tr>
      <w:tr w:rsidR="00AC2469" w:rsidRPr="00AC2469" w14:paraId="7E620141"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6053FF" w14:textId="77777777" w:rsidR="00AC2469" w:rsidRPr="00AC2469" w:rsidRDefault="00770557" w:rsidP="00AC2469">
            <w:pPr>
              <w:spacing w:line="256" w:lineRule="auto"/>
              <w:rPr>
                <w:rFonts w:cs="Arial"/>
                <w:b/>
                <w:bCs/>
                <w:sz w:val="16"/>
              </w:rPr>
            </w:pPr>
            <w:r w:rsidRPr="00AC2469">
              <w:rPr>
                <w:rFonts w:cs="Arial"/>
                <w:b/>
                <w:bCs/>
                <w:sz w:val="16"/>
              </w:rPr>
              <w:t>List of Exception Use Cases</w:t>
            </w:r>
          </w:p>
        </w:tc>
        <w:tc>
          <w:tcPr>
            <w:tcW w:w="6072" w:type="dxa"/>
            <w:tcBorders>
              <w:top w:val="nil"/>
              <w:left w:val="nil"/>
              <w:bottom w:val="single" w:sz="8" w:space="0" w:color="auto"/>
              <w:right w:val="single" w:sz="8" w:space="0" w:color="auto"/>
            </w:tcBorders>
            <w:tcMar>
              <w:top w:w="0" w:type="dxa"/>
              <w:left w:w="108" w:type="dxa"/>
              <w:bottom w:w="0" w:type="dxa"/>
              <w:right w:w="108" w:type="dxa"/>
            </w:tcMar>
            <w:hideMark/>
          </w:tcPr>
          <w:p w14:paraId="42830E31" w14:textId="77777777" w:rsidR="00AC2469" w:rsidRPr="00AC2469" w:rsidRDefault="00770557" w:rsidP="00AC2469">
            <w:pPr>
              <w:spacing w:line="256" w:lineRule="auto"/>
              <w:rPr>
                <w:rFonts w:cs="Arial"/>
                <w:sz w:val="16"/>
              </w:rPr>
            </w:pPr>
            <w:r w:rsidRPr="00AC2469">
              <w:rPr>
                <w:rFonts w:cs="Arial"/>
                <w:sz w:val="16"/>
              </w:rPr>
              <w:t>E1 – Vehicle is not RUN/START</w:t>
            </w:r>
          </w:p>
          <w:p w14:paraId="38C43C40" w14:textId="77777777" w:rsidR="00AC2469" w:rsidRPr="00AC2469" w:rsidRDefault="00770557" w:rsidP="00AC2469">
            <w:pPr>
              <w:spacing w:line="256" w:lineRule="auto"/>
              <w:rPr>
                <w:rFonts w:cs="Arial"/>
                <w:sz w:val="16"/>
              </w:rPr>
            </w:pPr>
            <w:r w:rsidRPr="00AC2469">
              <w:rPr>
                <w:rFonts w:cs="Arial"/>
                <w:sz w:val="16"/>
              </w:rPr>
              <w:t>E2 – Loss of communication with ADAS module</w:t>
            </w:r>
          </w:p>
          <w:p w14:paraId="5B4843E8" w14:textId="77777777" w:rsidR="00AC2469" w:rsidRPr="00AC2469" w:rsidRDefault="00770557" w:rsidP="00AC2469">
            <w:pPr>
              <w:spacing w:line="256" w:lineRule="auto"/>
              <w:rPr>
                <w:rFonts w:cs="Arial"/>
                <w:b/>
                <w:bCs/>
                <w:sz w:val="16"/>
              </w:rPr>
            </w:pPr>
            <w:r w:rsidRPr="00AC2469">
              <w:rPr>
                <w:rFonts w:cs="Arial"/>
                <w:sz w:val="16"/>
              </w:rPr>
              <w:t>E3 – Valid camera video signal not present</w:t>
            </w:r>
          </w:p>
        </w:tc>
      </w:tr>
      <w:tr w:rsidR="00AC2469" w:rsidRPr="00AC2469" w14:paraId="686EFE0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D722FC" w14:textId="77777777" w:rsidR="00AC2469" w:rsidRPr="00AC2469" w:rsidRDefault="00770557" w:rsidP="00AC2469">
            <w:pPr>
              <w:spacing w:line="256" w:lineRule="auto"/>
              <w:rPr>
                <w:rFonts w:cs="Arial"/>
                <w:b/>
                <w:bCs/>
                <w:sz w:val="16"/>
              </w:rPr>
            </w:pPr>
            <w:r w:rsidRPr="00AC2469">
              <w:rPr>
                <w:rFonts w:cs="Arial"/>
                <w:b/>
                <w:bCs/>
                <w:sz w:val="16"/>
              </w:rPr>
              <w:t>Interfaces</w:t>
            </w:r>
          </w:p>
        </w:tc>
        <w:tc>
          <w:tcPr>
            <w:tcW w:w="6072" w:type="dxa"/>
            <w:tcBorders>
              <w:top w:val="nil"/>
              <w:left w:val="nil"/>
              <w:bottom w:val="single" w:sz="8" w:space="0" w:color="auto"/>
              <w:right w:val="single" w:sz="8" w:space="0" w:color="auto"/>
            </w:tcBorders>
            <w:tcMar>
              <w:top w:w="0" w:type="dxa"/>
              <w:left w:w="108" w:type="dxa"/>
              <w:bottom w:w="0" w:type="dxa"/>
              <w:right w:w="108" w:type="dxa"/>
            </w:tcMar>
          </w:tcPr>
          <w:p w14:paraId="2865E781" w14:textId="77777777" w:rsidR="00AC2469" w:rsidRPr="00AC2469" w:rsidRDefault="00000000" w:rsidP="00AC2469">
            <w:pPr>
              <w:spacing w:line="256" w:lineRule="auto"/>
              <w:rPr>
                <w:rFonts w:cs="Arial"/>
                <w:b/>
                <w:bCs/>
                <w:sz w:val="16"/>
              </w:rPr>
            </w:pPr>
          </w:p>
        </w:tc>
      </w:tr>
    </w:tbl>
    <w:p w14:paraId="05152FCA" w14:textId="77777777" w:rsidR="00500605" w:rsidRDefault="00000000" w:rsidP="00CD0F64"/>
    <w:p w14:paraId="18D6FD8D" w14:textId="77777777" w:rsidR="00406F39" w:rsidRDefault="00770557" w:rsidP="00E52CBB">
      <w:pPr>
        <w:pStyle w:val="Heading5"/>
      </w:pPr>
      <w:r>
        <w:t>CAMERA-UC-REQ-420611/A-Requesting Trailer Rear Normal at speed from PiP Trailer Rear Normal at speed view with PiP button</w:t>
      </w:r>
    </w:p>
    <w:p w14:paraId="0AC9C14C" w14:textId="77777777" w:rsidR="00AE06BC" w:rsidRPr="00AE06BC" w:rsidRDefault="00000000" w:rsidP="00AE06BC"/>
    <w:tbl>
      <w:tblPr>
        <w:tblW w:w="825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6340"/>
      </w:tblGrid>
      <w:tr w:rsidR="003951CC" w:rsidRPr="003951CC" w14:paraId="0529D1E8"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09477D" w14:textId="77777777" w:rsidR="003951CC" w:rsidRPr="003951CC" w:rsidRDefault="00770557" w:rsidP="003951CC">
            <w:pPr>
              <w:spacing w:line="256" w:lineRule="auto"/>
              <w:rPr>
                <w:rFonts w:cs="Arial"/>
                <w:b/>
                <w:bCs/>
                <w:sz w:val="16"/>
              </w:rPr>
            </w:pPr>
            <w:r w:rsidRPr="003951CC">
              <w:rPr>
                <w:rFonts w:cs="Arial"/>
                <w:b/>
                <w:bCs/>
                <w:sz w:val="16"/>
              </w:rPr>
              <w:t>Actors</w:t>
            </w:r>
          </w:p>
        </w:tc>
        <w:tc>
          <w:tcPr>
            <w:tcW w:w="634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408802A" w14:textId="77777777" w:rsidR="003951CC" w:rsidRPr="003951CC" w:rsidRDefault="00770557" w:rsidP="003951CC">
            <w:pPr>
              <w:spacing w:line="256" w:lineRule="auto"/>
              <w:rPr>
                <w:rFonts w:cs="Arial"/>
                <w:b/>
                <w:bCs/>
                <w:sz w:val="16"/>
              </w:rPr>
            </w:pPr>
            <w:r w:rsidRPr="003951CC">
              <w:rPr>
                <w:rFonts w:cs="Arial"/>
                <w:b/>
                <w:bCs/>
                <w:sz w:val="16"/>
              </w:rPr>
              <w:t>Vehicle Occupant</w:t>
            </w:r>
          </w:p>
        </w:tc>
      </w:tr>
      <w:tr w:rsidR="003951CC" w:rsidRPr="003951CC" w14:paraId="6FA74A91"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66747E" w14:textId="77777777" w:rsidR="003951CC" w:rsidRPr="003951CC" w:rsidRDefault="00770557" w:rsidP="003951CC">
            <w:pPr>
              <w:spacing w:line="256" w:lineRule="auto"/>
              <w:rPr>
                <w:rFonts w:cs="Arial"/>
                <w:b/>
                <w:bCs/>
                <w:sz w:val="16"/>
              </w:rPr>
            </w:pPr>
            <w:r w:rsidRPr="003951CC">
              <w:rPr>
                <w:rFonts w:cs="Arial"/>
                <w:b/>
                <w:bCs/>
                <w:sz w:val="16"/>
              </w:rPr>
              <w:t>Pre-conditions</w:t>
            </w:r>
          </w:p>
        </w:tc>
        <w:tc>
          <w:tcPr>
            <w:tcW w:w="6342" w:type="dxa"/>
            <w:tcBorders>
              <w:top w:val="nil"/>
              <w:left w:val="nil"/>
              <w:bottom w:val="single" w:sz="8" w:space="0" w:color="auto"/>
              <w:right w:val="single" w:sz="8" w:space="0" w:color="auto"/>
            </w:tcBorders>
            <w:tcMar>
              <w:top w:w="0" w:type="dxa"/>
              <w:left w:w="108" w:type="dxa"/>
              <w:bottom w:w="0" w:type="dxa"/>
              <w:right w:w="108" w:type="dxa"/>
            </w:tcMar>
            <w:hideMark/>
          </w:tcPr>
          <w:p w14:paraId="658FDCFD" w14:textId="77777777" w:rsidR="003951CC" w:rsidRPr="003951CC" w:rsidRDefault="00770557" w:rsidP="003951CC">
            <w:pPr>
              <w:spacing w:line="276" w:lineRule="auto"/>
              <w:rPr>
                <w:rFonts w:cs="Arial"/>
                <w:sz w:val="16"/>
              </w:rPr>
            </w:pPr>
            <w:r w:rsidRPr="003951CC">
              <w:rPr>
                <w:rFonts w:cs="Arial"/>
                <w:sz w:val="16"/>
              </w:rPr>
              <w:t xml:space="preserve">Client is configured for Pip and PiP views at Speed </w:t>
            </w:r>
          </w:p>
          <w:p w14:paraId="5B1DC03B" w14:textId="77777777" w:rsidR="003951CC" w:rsidRPr="003951CC" w:rsidRDefault="00770557" w:rsidP="003951CC">
            <w:pPr>
              <w:spacing w:line="256" w:lineRule="auto"/>
              <w:rPr>
                <w:rFonts w:cs="Arial"/>
                <w:sz w:val="16"/>
              </w:rPr>
            </w:pPr>
            <w:r w:rsidRPr="003951CC">
              <w:rPr>
                <w:rFonts w:cs="Arial"/>
                <w:sz w:val="16"/>
              </w:rPr>
              <w:t>Vehicle is in drive and above 10kph</w:t>
            </w:r>
          </w:p>
          <w:p w14:paraId="1F648DF9" w14:textId="77777777" w:rsidR="003951CC" w:rsidRPr="003951CC" w:rsidRDefault="00770557" w:rsidP="003951CC">
            <w:pPr>
              <w:spacing w:line="256" w:lineRule="auto"/>
              <w:rPr>
                <w:rFonts w:cs="Arial"/>
                <w:sz w:val="16"/>
              </w:rPr>
            </w:pPr>
            <w:r w:rsidRPr="003951CC">
              <w:rPr>
                <w:rFonts w:cs="Arial"/>
                <w:sz w:val="16"/>
              </w:rPr>
              <w:t>PiP Trailer Rear Normal view at Speed is active</w:t>
            </w:r>
          </w:p>
        </w:tc>
      </w:tr>
      <w:tr w:rsidR="003951CC" w:rsidRPr="003951CC" w14:paraId="714A293E"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E496F5" w14:textId="77777777" w:rsidR="003951CC" w:rsidRPr="003951CC" w:rsidRDefault="00770557" w:rsidP="003951CC">
            <w:pPr>
              <w:spacing w:line="256" w:lineRule="auto"/>
              <w:rPr>
                <w:rFonts w:cs="Arial"/>
                <w:b/>
                <w:bCs/>
                <w:sz w:val="16"/>
              </w:rPr>
            </w:pPr>
            <w:r w:rsidRPr="003951CC">
              <w:rPr>
                <w:rFonts w:cs="Arial"/>
                <w:b/>
                <w:bCs/>
                <w:sz w:val="16"/>
              </w:rPr>
              <w:t>Scenario Description</w:t>
            </w:r>
          </w:p>
        </w:tc>
        <w:tc>
          <w:tcPr>
            <w:tcW w:w="6342" w:type="dxa"/>
            <w:tcBorders>
              <w:top w:val="nil"/>
              <w:left w:val="nil"/>
              <w:bottom w:val="single" w:sz="8" w:space="0" w:color="auto"/>
              <w:right w:val="single" w:sz="8" w:space="0" w:color="auto"/>
            </w:tcBorders>
            <w:tcMar>
              <w:top w:w="0" w:type="dxa"/>
              <w:left w:w="108" w:type="dxa"/>
              <w:bottom w:w="0" w:type="dxa"/>
              <w:right w:w="108" w:type="dxa"/>
            </w:tcMar>
            <w:hideMark/>
          </w:tcPr>
          <w:p w14:paraId="7F801FA0" w14:textId="77777777" w:rsidR="003951CC" w:rsidRPr="003951CC" w:rsidRDefault="00770557" w:rsidP="003951CC">
            <w:pPr>
              <w:spacing w:line="256" w:lineRule="auto"/>
              <w:rPr>
                <w:rFonts w:cs="Arial"/>
                <w:sz w:val="16"/>
              </w:rPr>
            </w:pPr>
            <w:r w:rsidRPr="003951CC">
              <w:rPr>
                <w:rFonts w:cs="Arial"/>
                <w:sz w:val="16"/>
              </w:rPr>
              <w:t>PiP button is selected</w:t>
            </w:r>
          </w:p>
        </w:tc>
      </w:tr>
      <w:tr w:rsidR="003951CC" w:rsidRPr="003951CC" w14:paraId="324E6F7B"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1D33EC" w14:textId="77777777" w:rsidR="003951CC" w:rsidRPr="003951CC" w:rsidRDefault="00770557" w:rsidP="003951CC">
            <w:pPr>
              <w:spacing w:line="256" w:lineRule="auto"/>
              <w:rPr>
                <w:rFonts w:cs="Arial"/>
                <w:b/>
                <w:bCs/>
                <w:sz w:val="16"/>
              </w:rPr>
            </w:pPr>
            <w:r w:rsidRPr="003951CC">
              <w:rPr>
                <w:rFonts w:cs="Arial"/>
                <w:b/>
                <w:bCs/>
                <w:sz w:val="16"/>
              </w:rPr>
              <w:lastRenderedPageBreak/>
              <w:t>Post-conditions</w:t>
            </w:r>
          </w:p>
        </w:tc>
        <w:tc>
          <w:tcPr>
            <w:tcW w:w="6342" w:type="dxa"/>
            <w:tcBorders>
              <w:top w:val="nil"/>
              <w:left w:val="nil"/>
              <w:bottom w:val="single" w:sz="8" w:space="0" w:color="auto"/>
              <w:right w:val="single" w:sz="8" w:space="0" w:color="auto"/>
            </w:tcBorders>
            <w:tcMar>
              <w:top w:w="0" w:type="dxa"/>
              <w:left w:w="108" w:type="dxa"/>
              <w:bottom w:w="0" w:type="dxa"/>
              <w:right w:w="108" w:type="dxa"/>
            </w:tcMar>
            <w:hideMark/>
          </w:tcPr>
          <w:p w14:paraId="0C5DBD14" w14:textId="77777777" w:rsidR="003951CC" w:rsidRPr="003951CC" w:rsidRDefault="00770557" w:rsidP="003951CC">
            <w:pPr>
              <w:spacing w:line="276" w:lineRule="auto"/>
              <w:rPr>
                <w:rFonts w:cs="Arial"/>
                <w:sz w:val="16"/>
              </w:rPr>
            </w:pPr>
            <w:r w:rsidRPr="003951CC">
              <w:rPr>
                <w:rFonts w:cs="Arial"/>
                <w:sz w:val="16"/>
              </w:rPr>
              <w:t>Client shall send a request to server for Trailer Rear Normal at speed</w:t>
            </w:r>
          </w:p>
          <w:p w14:paraId="032B61AA" w14:textId="77777777" w:rsidR="003951CC" w:rsidRPr="003951CC" w:rsidRDefault="00770557" w:rsidP="003951CC">
            <w:pPr>
              <w:spacing w:line="276" w:lineRule="auto"/>
              <w:rPr>
                <w:rFonts w:cs="Arial"/>
                <w:sz w:val="16"/>
              </w:rPr>
            </w:pPr>
            <w:r w:rsidRPr="003951CC">
              <w:rPr>
                <w:rFonts w:cs="Arial"/>
                <w:sz w:val="16"/>
              </w:rPr>
              <w:t>Client displays Trailer rear normal at speed.</w:t>
            </w:r>
          </w:p>
        </w:tc>
      </w:tr>
      <w:tr w:rsidR="003951CC" w:rsidRPr="003951CC" w14:paraId="373AD841"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17886C" w14:textId="77777777" w:rsidR="003951CC" w:rsidRPr="003951CC" w:rsidRDefault="00770557" w:rsidP="003951CC">
            <w:pPr>
              <w:spacing w:line="256" w:lineRule="auto"/>
              <w:rPr>
                <w:rFonts w:cs="Arial"/>
                <w:b/>
                <w:bCs/>
                <w:sz w:val="16"/>
              </w:rPr>
            </w:pPr>
            <w:r w:rsidRPr="003951CC">
              <w:rPr>
                <w:rFonts w:cs="Arial"/>
                <w:b/>
                <w:bCs/>
                <w:sz w:val="16"/>
              </w:rPr>
              <w:t>List of Exception Use Cases</w:t>
            </w:r>
          </w:p>
        </w:tc>
        <w:tc>
          <w:tcPr>
            <w:tcW w:w="6342" w:type="dxa"/>
            <w:tcBorders>
              <w:top w:val="nil"/>
              <w:left w:val="nil"/>
              <w:bottom w:val="single" w:sz="8" w:space="0" w:color="auto"/>
              <w:right w:val="single" w:sz="8" w:space="0" w:color="auto"/>
            </w:tcBorders>
            <w:tcMar>
              <w:top w:w="0" w:type="dxa"/>
              <w:left w:w="108" w:type="dxa"/>
              <w:bottom w:w="0" w:type="dxa"/>
              <w:right w:w="108" w:type="dxa"/>
            </w:tcMar>
            <w:hideMark/>
          </w:tcPr>
          <w:p w14:paraId="4FD94D55" w14:textId="77777777" w:rsidR="003951CC" w:rsidRPr="003951CC" w:rsidRDefault="00770557" w:rsidP="003951CC">
            <w:pPr>
              <w:spacing w:line="256" w:lineRule="auto"/>
              <w:rPr>
                <w:rFonts w:cs="Arial"/>
                <w:sz w:val="16"/>
              </w:rPr>
            </w:pPr>
            <w:r w:rsidRPr="003951CC">
              <w:rPr>
                <w:rFonts w:cs="Arial"/>
                <w:sz w:val="16"/>
              </w:rPr>
              <w:t>E1 – Vehicle is not RUN/START</w:t>
            </w:r>
          </w:p>
          <w:p w14:paraId="5E789543" w14:textId="77777777" w:rsidR="003951CC" w:rsidRPr="003951CC" w:rsidRDefault="00770557" w:rsidP="003951CC">
            <w:pPr>
              <w:spacing w:line="256" w:lineRule="auto"/>
              <w:rPr>
                <w:rFonts w:cs="Arial"/>
                <w:sz w:val="16"/>
              </w:rPr>
            </w:pPr>
            <w:r w:rsidRPr="003951CC">
              <w:rPr>
                <w:rFonts w:cs="Arial"/>
                <w:sz w:val="16"/>
              </w:rPr>
              <w:t>E2 – Loss of communication with ADAS module</w:t>
            </w:r>
          </w:p>
          <w:p w14:paraId="53030DF2" w14:textId="77777777" w:rsidR="003951CC" w:rsidRPr="003951CC" w:rsidRDefault="00770557" w:rsidP="003951CC">
            <w:pPr>
              <w:spacing w:line="256" w:lineRule="auto"/>
              <w:rPr>
                <w:rFonts w:cs="Arial"/>
                <w:b/>
                <w:bCs/>
                <w:sz w:val="16"/>
              </w:rPr>
            </w:pPr>
            <w:r w:rsidRPr="003951CC">
              <w:rPr>
                <w:rFonts w:cs="Arial"/>
                <w:sz w:val="16"/>
              </w:rPr>
              <w:t>E3 – Valid camera video signal not present</w:t>
            </w:r>
          </w:p>
        </w:tc>
      </w:tr>
      <w:tr w:rsidR="003951CC" w:rsidRPr="003951CC" w14:paraId="3123796D"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86F932" w14:textId="77777777" w:rsidR="003951CC" w:rsidRPr="003951CC" w:rsidRDefault="00770557" w:rsidP="003951CC">
            <w:pPr>
              <w:spacing w:line="256" w:lineRule="auto"/>
              <w:rPr>
                <w:rFonts w:cs="Arial"/>
                <w:b/>
                <w:bCs/>
                <w:sz w:val="16"/>
              </w:rPr>
            </w:pPr>
            <w:r w:rsidRPr="003951CC">
              <w:rPr>
                <w:rFonts w:cs="Arial"/>
                <w:b/>
                <w:bCs/>
                <w:sz w:val="16"/>
              </w:rPr>
              <w:t>Interfaces</w:t>
            </w:r>
          </w:p>
        </w:tc>
        <w:tc>
          <w:tcPr>
            <w:tcW w:w="6342" w:type="dxa"/>
            <w:tcBorders>
              <w:top w:val="nil"/>
              <w:left w:val="nil"/>
              <w:bottom w:val="single" w:sz="8" w:space="0" w:color="auto"/>
              <w:right w:val="single" w:sz="8" w:space="0" w:color="auto"/>
            </w:tcBorders>
            <w:tcMar>
              <w:top w:w="0" w:type="dxa"/>
              <w:left w:w="108" w:type="dxa"/>
              <w:bottom w:w="0" w:type="dxa"/>
              <w:right w:w="108" w:type="dxa"/>
            </w:tcMar>
          </w:tcPr>
          <w:p w14:paraId="4012ED39" w14:textId="77777777" w:rsidR="003951CC" w:rsidRPr="003951CC" w:rsidRDefault="00000000" w:rsidP="003951CC">
            <w:pPr>
              <w:spacing w:line="256" w:lineRule="auto"/>
              <w:rPr>
                <w:rFonts w:cs="Arial"/>
                <w:b/>
                <w:bCs/>
                <w:sz w:val="16"/>
              </w:rPr>
            </w:pPr>
          </w:p>
        </w:tc>
      </w:tr>
    </w:tbl>
    <w:p w14:paraId="38F61CA5" w14:textId="77777777" w:rsidR="00500605" w:rsidRDefault="00000000" w:rsidP="00CD0F64"/>
    <w:p w14:paraId="54B5BBCF" w14:textId="77777777" w:rsidR="00406F39" w:rsidRDefault="00770557" w:rsidP="00E52CBB">
      <w:pPr>
        <w:pStyle w:val="Heading5"/>
      </w:pPr>
      <w:r>
        <w:t>CAMERA-UC-REQ-420612/A-Exit PiP Aux at Speed View with Camera Hard button</w:t>
      </w:r>
    </w:p>
    <w:p w14:paraId="5AF2D42E" w14:textId="77777777" w:rsidR="00AE06BC" w:rsidRPr="00AE06BC" w:rsidRDefault="00000000" w:rsidP="00AE06BC"/>
    <w:tbl>
      <w:tblPr>
        <w:tblW w:w="10275"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
        <w:gridCol w:w="1668"/>
        <w:gridCol w:w="180"/>
        <w:gridCol w:w="1096"/>
        <w:gridCol w:w="233"/>
        <w:gridCol w:w="911"/>
        <w:gridCol w:w="1507"/>
        <w:gridCol w:w="1358"/>
        <w:gridCol w:w="883"/>
        <w:gridCol w:w="2358"/>
        <w:gridCol w:w="20"/>
      </w:tblGrid>
      <w:tr w:rsidR="00693FC4" w14:paraId="2692C26D" w14:textId="77777777" w:rsidTr="00E52CBB">
        <w:trPr>
          <w:gridAfter w:val="2"/>
          <w:wAfter w:w="2376" w:type="dxa"/>
          <w:jc w:val="center"/>
        </w:trPr>
        <w:tc>
          <w:tcPr>
            <w:tcW w:w="1909" w:type="dxa"/>
            <w:gridSpan w:val="3"/>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C2DCB4" w14:textId="77777777" w:rsidR="00693FC4" w:rsidRDefault="00770557">
            <w:pPr>
              <w:pStyle w:val="Caption"/>
              <w:spacing w:line="256" w:lineRule="auto"/>
              <w:rPr>
                <w:rFonts w:cs="Arial"/>
                <w:sz w:val="16"/>
              </w:rPr>
            </w:pPr>
            <w:r>
              <w:rPr>
                <w:rFonts w:cs="Arial"/>
                <w:sz w:val="16"/>
              </w:rPr>
              <w:t>Actors</w:t>
            </w:r>
          </w:p>
        </w:tc>
        <w:tc>
          <w:tcPr>
            <w:tcW w:w="5983" w:type="dxa"/>
            <w:gridSpan w:val="6"/>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E999FC3" w14:textId="77777777" w:rsidR="00693FC4" w:rsidRDefault="00770557">
            <w:pPr>
              <w:pStyle w:val="Caption"/>
              <w:spacing w:line="256" w:lineRule="auto"/>
              <w:rPr>
                <w:rFonts w:cs="Arial"/>
                <w:sz w:val="16"/>
              </w:rPr>
            </w:pPr>
            <w:r>
              <w:rPr>
                <w:rFonts w:cs="Arial"/>
                <w:sz w:val="16"/>
              </w:rPr>
              <w:t>Vehicle Occupant</w:t>
            </w:r>
          </w:p>
        </w:tc>
      </w:tr>
      <w:tr w:rsidR="00693FC4" w14:paraId="23D26423" w14:textId="77777777" w:rsidTr="00E52CBB">
        <w:trPr>
          <w:gridAfter w:val="2"/>
          <w:wAfter w:w="2376" w:type="dxa"/>
          <w:jc w:val="center"/>
        </w:trPr>
        <w:tc>
          <w:tcPr>
            <w:tcW w:w="1909"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39871E" w14:textId="77777777" w:rsidR="00693FC4" w:rsidRDefault="00770557">
            <w:pPr>
              <w:pStyle w:val="Caption"/>
              <w:spacing w:line="256" w:lineRule="auto"/>
              <w:rPr>
                <w:rFonts w:cs="Arial"/>
                <w:sz w:val="16"/>
              </w:rPr>
            </w:pPr>
            <w:r>
              <w:rPr>
                <w:rFonts w:cs="Arial"/>
                <w:sz w:val="16"/>
              </w:rPr>
              <w:t>Pre-conditions</w:t>
            </w:r>
          </w:p>
        </w:tc>
        <w:tc>
          <w:tcPr>
            <w:tcW w:w="5983" w:type="dxa"/>
            <w:gridSpan w:val="6"/>
            <w:tcBorders>
              <w:top w:val="nil"/>
              <w:left w:val="nil"/>
              <w:bottom w:val="single" w:sz="8" w:space="0" w:color="auto"/>
              <w:right w:val="single" w:sz="8" w:space="0" w:color="auto"/>
            </w:tcBorders>
            <w:tcMar>
              <w:top w:w="0" w:type="dxa"/>
              <w:left w:w="108" w:type="dxa"/>
              <w:bottom w:w="0" w:type="dxa"/>
              <w:right w:w="108" w:type="dxa"/>
            </w:tcMar>
            <w:hideMark/>
          </w:tcPr>
          <w:p w14:paraId="25017A98" w14:textId="77777777" w:rsidR="00693FC4" w:rsidRDefault="00770557">
            <w:pPr>
              <w:spacing w:line="276" w:lineRule="auto"/>
              <w:rPr>
                <w:rFonts w:cs="Arial"/>
                <w:sz w:val="16"/>
              </w:rPr>
            </w:pPr>
            <w:r>
              <w:rPr>
                <w:rFonts w:cs="Arial"/>
                <w:sz w:val="16"/>
              </w:rPr>
              <w:t xml:space="preserve">Client is configured for Pip and PiP views at Speed </w:t>
            </w:r>
          </w:p>
          <w:p w14:paraId="44C8D3E3" w14:textId="77777777" w:rsidR="00693FC4" w:rsidRDefault="00770557">
            <w:pPr>
              <w:spacing w:line="256" w:lineRule="auto"/>
              <w:rPr>
                <w:rFonts w:cs="Arial"/>
                <w:sz w:val="16"/>
              </w:rPr>
            </w:pPr>
            <w:r>
              <w:rPr>
                <w:rFonts w:cs="Arial"/>
                <w:sz w:val="16"/>
              </w:rPr>
              <w:t>Vehicle is in drive and above 10kph</w:t>
            </w:r>
          </w:p>
          <w:p w14:paraId="67758DEB" w14:textId="77777777" w:rsidR="00693FC4" w:rsidRDefault="00770557">
            <w:pPr>
              <w:pStyle w:val="Caption"/>
              <w:spacing w:line="256" w:lineRule="auto"/>
              <w:rPr>
                <w:rFonts w:cs="Arial"/>
                <w:b w:val="0"/>
                <w:bCs w:val="0"/>
                <w:sz w:val="16"/>
              </w:rPr>
            </w:pPr>
            <w:r>
              <w:rPr>
                <w:rFonts w:cs="Arial"/>
                <w:b w:val="0"/>
                <w:bCs w:val="0"/>
                <w:sz w:val="16"/>
              </w:rPr>
              <w:t>PiP AUX view at speed is active</w:t>
            </w:r>
          </w:p>
        </w:tc>
      </w:tr>
      <w:tr w:rsidR="00693FC4" w14:paraId="7AE944CF" w14:textId="77777777" w:rsidTr="00E52CBB">
        <w:trPr>
          <w:gridAfter w:val="2"/>
          <w:wAfter w:w="2376" w:type="dxa"/>
          <w:jc w:val="center"/>
        </w:trPr>
        <w:tc>
          <w:tcPr>
            <w:tcW w:w="1909"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585E8B" w14:textId="77777777" w:rsidR="00693FC4" w:rsidRDefault="00770557">
            <w:pPr>
              <w:pStyle w:val="Caption"/>
              <w:spacing w:line="256" w:lineRule="auto"/>
              <w:rPr>
                <w:rFonts w:cs="Arial"/>
                <w:sz w:val="16"/>
              </w:rPr>
            </w:pPr>
            <w:r>
              <w:rPr>
                <w:rFonts w:cs="Arial"/>
                <w:sz w:val="16"/>
              </w:rPr>
              <w:t>Scenario Description</w:t>
            </w:r>
          </w:p>
        </w:tc>
        <w:tc>
          <w:tcPr>
            <w:tcW w:w="5983" w:type="dxa"/>
            <w:gridSpan w:val="6"/>
            <w:tcBorders>
              <w:top w:val="nil"/>
              <w:left w:val="nil"/>
              <w:bottom w:val="single" w:sz="8" w:space="0" w:color="auto"/>
              <w:right w:val="single" w:sz="8" w:space="0" w:color="auto"/>
            </w:tcBorders>
            <w:tcMar>
              <w:top w:w="0" w:type="dxa"/>
              <w:left w:w="108" w:type="dxa"/>
              <w:bottom w:w="0" w:type="dxa"/>
              <w:right w:w="108" w:type="dxa"/>
            </w:tcMar>
            <w:hideMark/>
          </w:tcPr>
          <w:p w14:paraId="2E2FCD71" w14:textId="77777777" w:rsidR="00693FC4" w:rsidRDefault="00770557">
            <w:pPr>
              <w:spacing w:line="256" w:lineRule="auto"/>
              <w:rPr>
                <w:rFonts w:cs="Arial"/>
                <w:sz w:val="16"/>
              </w:rPr>
            </w:pPr>
            <w:r>
              <w:rPr>
                <w:rFonts w:cs="Arial"/>
                <w:sz w:val="16"/>
              </w:rPr>
              <w:t>Camera hard button is pressed</w:t>
            </w:r>
          </w:p>
        </w:tc>
      </w:tr>
      <w:tr w:rsidR="00693FC4" w14:paraId="77C4BCD4" w14:textId="77777777" w:rsidTr="00E52CBB">
        <w:trPr>
          <w:gridAfter w:val="2"/>
          <w:wAfter w:w="2376" w:type="dxa"/>
          <w:jc w:val="center"/>
        </w:trPr>
        <w:tc>
          <w:tcPr>
            <w:tcW w:w="1909"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01B474" w14:textId="77777777" w:rsidR="00693FC4" w:rsidRDefault="00770557">
            <w:pPr>
              <w:pStyle w:val="Caption"/>
              <w:spacing w:line="256" w:lineRule="auto"/>
              <w:rPr>
                <w:rFonts w:cs="Arial"/>
                <w:sz w:val="16"/>
              </w:rPr>
            </w:pPr>
            <w:r>
              <w:rPr>
                <w:rFonts w:cs="Arial"/>
                <w:sz w:val="16"/>
              </w:rPr>
              <w:t>Post-conditions</w:t>
            </w:r>
          </w:p>
        </w:tc>
        <w:tc>
          <w:tcPr>
            <w:tcW w:w="5983" w:type="dxa"/>
            <w:gridSpan w:val="6"/>
            <w:tcBorders>
              <w:top w:val="nil"/>
              <w:left w:val="nil"/>
              <w:bottom w:val="single" w:sz="8" w:space="0" w:color="auto"/>
              <w:right w:val="single" w:sz="8" w:space="0" w:color="auto"/>
            </w:tcBorders>
            <w:tcMar>
              <w:top w:w="0" w:type="dxa"/>
              <w:left w:w="108" w:type="dxa"/>
              <w:bottom w:w="0" w:type="dxa"/>
              <w:right w:w="108" w:type="dxa"/>
            </w:tcMar>
            <w:hideMark/>
          </w:tcPr>
          <w:p w14:paraId="7674BEB2" w14:textId="77777777" w:rsidR="00693FC4" w:rsidRDefault="00770557">
            <w:pPr>
              <w:spacing w:line="256" w:lineRule="auto"/>
              <w:rPr>
                <w:rFonts w:cs="Arial"/>
                <w:sz w:val="16"/>
              </w:rPr>
            </w:pPr>
            <w:r>
              <w:rPr>
                <w:rFonts w:cs="Arial"/>
                <w:sz w:val="16"/>
              </w:rPr>
              <w:t>Client shuts off the camera view and return to the last sync screen</w:t>
            </w:r>
          </w:p>
        </w:tc>
      </w:tr>
      <w:tr w:rsidR="00693FC4" w14:paraId="4321A74A" w14:textId="77777777" w:rsidTr="00E52CBB">
        <w:trPr>
          <w:gridAfter w:val="2"/>
          <w:wAfter w:w="2376" w:type="dxa"/>
          <w:jc w:val="center"/>
        </w:trPr>
        <w:tc>
          <w:tcPr>
            <w:tcW w:w="1909"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8D0F1F" w14:textId="77777777" w:rsidR="00693FC4" w:rsidRDefault="00770557">
            <w:pPr>
              <w:pStyle w:val="Caption"/>
              <w:spacing w:line="256" w:lineRule="auto"/>
              <w:rPr>
                <w:rFonts w:cs="Arial"/>
                <w:sz w:val="16"/>
              </w:rPr>
            </w:pPr>
            <w:r>
              <w:rPr>
                <w:rFonts w:cs="Arial"/>
                <w:sz w:val="16"/>
              </w:rPr>
              <w:t>List of Exception Use Cases</w:t>
            </w:r>
          </w:p>
        </w:tc>
        <w:tc>
          <w:tcPr>
            <w:tcW w:w="5983" w:type="dxa"/>
            <w:gridSpan w:val="6"/>
            <w:tcBorders>
              <w:top w:val="nil"/>
              <w:left w:val="nil"/>
              <w:bottom w:val="single" w:sz="8" w:space="0" w:color="auto"/>
              <w:right w:val="single" w:sz="8" w:space="0" w:color="auto"/>
            </w:tcBorders>
            <w:tcMar>
              <w:top w:w="0" w:type="dxa"/>
              <w:left w:w="108" w:type="dxa"/>
              <w:bottom w:w="0" w:type="dxa"/>
              <w:right w:w="108" w:type="dxa"/>
            </w:tcMar>
            <w:hideMark/>
          </w:tcPr>
          <w:p w14:paraId="2B89E6B7" w14:textId="77777777" w:rsidR="00693FC4" w:rsidRDefault="00770557">
            <w:pPr>
              <w:pStyle w:val="Caption"/>
              <w:spacing w:line="256" w:lineRule="auto"/>
              <w:rPr>
                <w:rFonts w:cs="Arial"/>
                <w:b w:val="0"/>
                <w:bCs w:val="0"/>
                <w:sz w:val="16"/>
              </w:rPr>
            </w:pPr>
            <w:r>
              <w:rPr>
                <w:rFonts w:cs="Arial"/>
                <w:b w:val="0"/>
                <w:bCs w:val="0"/>
                <w:sz w:val="16"/>
              </w:rPr>
              <w:t>E1 – Vehicle is not RUN/START</w:t>
            </w:r>
          </w:p>
          <w:p w14:paraId="6464B4C6" w14:textId="77777777" w:rsidR="00693FC4" w:rsidRDefault="00770557">
            <w:pPr>
              <w:pStyle w:val="Caption"/>
              <w:spacing w:line="256" w:lineRule="auto"/>
              <w:rPr>
                <w:rFonts w:cs="Arial"/>
                <w:b w:val="0"/>
                <w:bCs w:val="0"/>
                <w:sz w:val="16"/>
              </w:rPr>
            </w:pPr>
            <w:r>
              <w:rPr>
                <w:rFonts w:cs="Arial"/>
                <w:b w:val="0"/>
                <w:bCs w:val="0"/>
                <w:sz w:val="16"/>
              </w:rPr>
              <w:t>E2 – Loss of communication with ADAS module</w:t>
            </w:r>
          </w:p>
          <w:p w14:paraId="0677F5E9" w14:textId="77777777" w:rsidR="00693FC4" w:rsidRDefault="00770557">
            <w:pPr>
              <w:pStyle w:val="Caption"/>
              <w:spacing w:line="256" w:lineRule="auto"/>
              <w:rPr>
                <w:rFonts w:cs="Arial"/>
                <w:sz w:val="16"/>
              </w:rPr>
            </w:pPr>
            <w:r>
              <w:rPr>
                <w:rFonts w:cs="Arial"/>
                <w:b w:val="0"/>
                <w:bCs w:val="0"/>
                <w:sz w:val="16"/>
              </w:rPr>
              <w:t>E3 – Valid camera video signal not present</w:t>
            </w:r>
          </w:p>
        </w:tc>
      </w:tr>
      <w:tr w:rsidR="00693FC4" w14:paraId="6C30B574" w14:textId="77777777" w:rsidTr="00E52CBB">
        <w:trPr>
          <w:gridAfter w:val="2"/>
          <w:wAfter w:w="2376" w:type="dxa"/>
          <w:jc w:val="center"/>
        </w:trPr>
        <w:tc>
          <w:tcPr>
            <w:tcW w:w="1909" w:type="dxa"/>
            <w:gridSpan w:val="3"/>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1B8BD5" w14:textId="77777777" w:rsidR="00693FC4" w:rsidRDefault="00770557">
            <w:pPr>
              <w:pStyle w:val="Caption"/>
              <w:spacing w:line="256" w:lineRule="auto"/>
              <w:rPr>
                <w:rFonts w:cs="Arial"/>
                <w:sz w:val="16"/>
              </w:rPr>
            </w:pPr>
            <w:r>
              <w:rPr>
                <w:rFonts w:cs="Arial"/>
                <w:sz w:val="16"/>
              </w:rPr>
              <w:t>Interfaces</w:t>
            </w:r>
          </w:p>
        </w:tc>
        <w:tc>
          <w:tcPr>
            <w:tcW w:w="5983" w:type="dxa"/>
            <w:gridSpan w:val="6"/>
            <w:tcBorders>
              <w:top w:val="nil"/>
              <w:left w:val="nil"/>
              <w:bottom w:val="single" w:sz="8" w:space="0" w:color="auto"/>
              <w:right w:val="single" w:sz="8" w:space="0" w:color="auto"/>
            </w:tcBorders>
            <w:tcMar>
              <w:top w:w="0" w:type="dxa"/>
              <w:left w:w="108" w:type="dxa"/>
              <w:bottom w:w="0" w:type="dxa"/>
              <w:right w:w="108" w:type="dxa"/>
            </w:tcMar>
          </w:tcPr>
          <w:p w14:paraId="24D0754C" w14:textId="77777777" w:rsidR="00693FC4" w:rsidRDefault="00000000">
            <w:pPr>
              <w:pStyle w:val="Caption"/>
              <w:spacing w:line="256" w:lineRule="auto"/>
              <w:rPr>
                <w:rFonts w:cs="Arial"/>
                <w:sz w:val="16"/>
              </w:rPr>
            </w:pPr>
          </w:p>
        </w:tc>
      </w:tr>
      <w:tr w:rsidR="00693FC4" w14:paraId="58F3F341" w14:textId="77777777" w:rsidTr="00E52CBB">
        <w:trPr>
          <w:gridBefore w:val="1"/>
          <w:wBefore w:w="6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AE22F8"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Legacy Requirement</w:t>
            </w:r>
          </w:p>
        </w:tc>
        <w:tc>
          <w:tcPr>
            <w:tcW w:w="8359"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80596F" w14:textId="77777777" w:rsidR="00693FC4" w:rsidRDefault="00000000">
            <w:pPr>
              <w:rPr>
                <w:rFonts w:eastAsiaTheme="minorHAnsi" w:cs="Arial"/>
                <w:b/>
                <w:vanish/>
                <w:color w:val="000000" w:themeColor="text1"/>
                <w:sz w:val="16"/>
                <w:szCs w:val="16"/>
              </w:rPr>
            </w:pPr>
          </w:p>
        </w:tc>
      </w:tr>
      <w:tr w:rsidR="00693FC4" w14:paraId="4899ADAE" w14:textId="77777777" w:rsidTr="00E52CBB">
        <w:trPr>
          <w:gridBefore w:val="1"/>
          <w:wBefore w:w="6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C7EF17"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Rationale</w:t>
            </w:r>
          </w:p>
        </w:tc>
        <w:tc>
          <w:tcPr>
            <w:tcW w:w="8359"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2BFD1B" w14:textId="77777777" w:rsidR="00693FC4" w:rsidRDefault="00000000">
            <w:pPr>
              <w:rPr>
                <w:rFonts w:eastAsiaTheme="minorHAnsi" w:cs="Arial"/>
                <w:b/>
                <w:vanish/>
                <w:color w:val="000000" w:themeColor="text1"/>
                <w:sz w:val="16"/>
                <w:szCs w:val="16"/>
              </w:rPr>
            </w:pPr>
          </w:p>
        </w:tc>
      </w:tr>
      <w:tr w:rsidR="00693FC4" w14:paraId="5A481BA0" w14:textId="77777777" w:rsidTr="00E52CBB">
        <w:trPr>
          <w:gridBefore w:val="1"/>
          <w:wBefore w:w="6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A8C0E1"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Acceptance Criteria</w:t>
            </w:r>
          </w:p>
        </w:tc>
        <w:tc>
          <w:tcPr>
            <w:tcW w:w="8359"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FC5B51" w14:textId="77777777" w:rsidR="00693FC4" w:rsidRDefault="00000000">
            <w:pPr>
              <w:rPr>
                <w:rFonts w:eastAsiaTheme="minorHAnsi" w:cs="Arial"/>
                <w:b/>
                <w:vanish/>
                <w:color w:val="000000" w:themeColor="text1"/>
                <w:sz w:val="16"/>
                <w:szCs w:val="16"/>
              </w:rPr>
            </w:pPr>
          </w:p>
        </w:tc>
      </w:tr>
      <w:tr w:rsidR="00693FC4" w14:paraId="5352D27F" w14:textId="77777777" w:rsidTr="00E52CBB">
        <w:trPr>
          <w:gridBefore w:val="1"/>
          <w:wBefore w:w="6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8A3DE"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Notes</w:t>
            </w:r>
          </w:p>
        </w:tc>
        <w:tc>
          <w:tcPr>
            <w:tcW w:w="8359"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932DDA" w14:textId="77777777" w:rsidR="00693FC4" w:rsidRDefault="00000000">
            <w:pPr>
              <w:rPr>
                <w:rFonts w:eastAsiaTheme="minorHAnsi" w:cs="Arial"/>
                <w:b/>
                <w:vanish/>
                <w:color w:val="000000" w:themeColor="text1"/>
                <w:sz w:val="16"/>
                <w:szCs w:val="16"/>
              </w:rPr>
            </w:pPr>
          </w:p>
        </w:tc>
      </w:tr>
      <w:tr w:rsidR="00693FC4" w14:paraId="01C19F7E" w14:textId="77777777" w:rsidTr="00E52CBB">
        <w:trPr>
          <w:gridBefore w:val="1"/>
          <w:wBefore w:w="6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6224DC"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Source</w:t>
            </w:r>
          </w:p>
        </w:tc>
        <w:tc>
          <w:tcPr>
            <w:tcW w:w="3744"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2CD3C7" w14:textId="77777777" w:rsidR="00693FC4" w:rsidRDefault="00000000">
            <w:pPr>
              <w:rPr>
                <w:rFonts w:eastAsiaTheme="minorHAnsi" w:cs="Arial"/>
                <w:b/>
                <w:vanish/>
                <w:color w:val="000000" w:themeColor="text1"/>
                <w:sz w:val="16"/>
                <w:szCs w:val="16"/>
              </w:rPr>
            </w:pP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C55A8D" w14:textId="77777777" w:rsidR="00693FC4" w:rsidRDefault="00770557">
            <w:pPr>
              <w:spacing w:line="256" w:lineRule="auto"/>
              <w:ind w:left="139"/>
              <w:rPr>
                <w:rFonts w:eastAsiaTheme="minorHAnsi" w:cs="Arial"/>
                <w:b/>
                <w:vanish/>
                <w:color w:val="000000" w:themeColor="text1"/>
                <w:sz w:val="16"/>
                <w:szCs w:val="16"/>
              </w:rPr>
            </w:pPr>
            <w:r>
              <w:rPr>
                <w:rFonts w:eastAsiaTheme="minorHAnsi" w:cs="Arial"/>
                <w:b/>
                <w:vanish/>
                <w:color w:val="000000" w:themeColor="text1"/>
                <w:sz w:val="16"/>
                <w:szCs w:val="16"/>
              </w:rPr>
              <w:t>Owner</w:t>
            </w:r>
          </w:p>
        </w:tc>
        <w:tc>
          <w:tcPr>
            <w:tcW w:w="325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F2FA45F" w14:textId="77777777" w:rsidR="00693FC4" w:rsidRDefault="00000000">
            <w:pPr>
              <w:spacing w:line="256" w:lineRule="auto"/>
              <w:ind w:left="137"/>
              <w:rPr>
                <w:rFonts w:eastAsiaTheme="minorHAnsi" w:cs="Arial"/>
                <w:vanish/>
                <w:color w:val="000000" w:themeColor="text1"/>
                <w:sz w:val="16"/>
                <w:szCs w:val="16"/>
              </w:rPr>
            </w:pPr>
          </w:p>
        </w:tc>
      </w:tr>
      <w:tr w:rsidR="00693FC4" w14:paraId="04B8435E" w14:textId="77777777" w:rsidTr="00E52CBB">
        <w:trPr>
          <w:gridBefore w:val="1"/>
          <w:wBefore w:w="6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0431E"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Source Req.</w:t>
            </w:r>
          </w:p>
        </w:tc>
        <w:tc>
          <w:tcPr>
            <w:tcW w:w="3744"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EBC566" w14:textId="77777777" w:rsidR="00693FC4" w:rsidRDefault="00000000">
            <w:pPr>
              <w:rPr>
                <w:rFonts w:eastAsiaTheme="minorHAnsi" w:cs="Arial"/>
                <w:b/>
                <w:vanish/>
                <w:color w:val="000000" w:themeColor="text1"/>
                <w:sz w:val="16"/>
                <w:szCs w:val="16"/>
              </w:rPr>
            </w:pP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008908" w14:textId="77777777" w:rsidR="00693FC4" w:rsidRDefault="00770557">
            <w:pPr>
              <w:spacing w:line="256" w:lineRule="auto"/>
              <w:ind w:left="139"/>
              <w:rPr>
                <w:rFonts w:eastAsiaTheme="minorHAnsi" w:cs="Arial"/>
                <w:b/>
                <w:vanish/>
                <w:color w:val="000000" w:themeColor="text1"/>
                <w:sz w:val="16"/>
                <w:szCs w:val="16"/>
              </w:rPr>
            </w:pPr>
            <w:r>
              <w:rPr>
                <w:rFonts w:eastAsiaTheme="minorHAnsi" w:cs="Arial"/>
                <w:b/>
                <w:vanish/>
                <w:color w:val="000000" w:themeColor="text1"/>
                <w:sz w:val="16"/>
                <w:szCs w:val="16"/>
              </w:rPr>
              <w:t>V&amp;V Method</w:t>
            </w:r>
          </w:p>
        </w:tc>
        <w:tc>
          <w:tcPr>
            <w:tcW w:w="325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595F3D7" w14:textId="77777777" w:rsidR="00693FC4" w:rsidRDefault="00000000">
            <w:pPr>
              <w:rPr>
                <w:rFonts w:eastAsiaTheme="minorHAnsi" w:cs="Arial"/>
                <w:b/>
                <w:vanish/>
                <w:color w:val="000000" w:themeColor="text1"/>
                <w:sz w:val="16"/>
                <w:szCs w:val="16"/>
              </w:rPr>
            </w:pPr>
          </w:p>
        </w:tc>
      </w:tr>
      <w:tr w:rsidR="00693FC4" w14:paraId="69E55D25" w14:textId="77777777" w:rsidTr="00E52CBB">
        <w:trPr>
          <w:gridBefore w:val="1"/>
          <w:wBefore w:w="62" w:type="dxa"/>
          <w:trHeight w:val="133"/>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FD32D5"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93EC5F" w14:textId="77777777" w:rsidR="00693FC4" w:rsidRDefault="00000000">
            <w:pPr>
              <w:rPr>
                <w:rFonts w:eastAsiaTheme="minorHAnsi" w:cs="Arial"/>
                <w:b/>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DFCDEE"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Priority</w:t>
            </w:r>
          </w:p>
        </w:tc>
        <w:tc>
          <w:tcPr>
            <w:tcW w:w="150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EBFFFF" w14:textId="77777777" w:rsidR="00693FC4" w:rsidRDefault="00000000">
            <w:pPr>
              <w:rPr>
                <w:rFonts w:eastAsiaTheme="minorHAnsi" w:cs="Arial"/>
                <w:b/>
                <w:vanish/>
                <w:color w:val="000000" w:themeColor="text1"/>
                <w:sz w:val="16"/>
                <w:szCs w:val="16"/>
              </w:rPr>
            </w:pP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C8BFFE" w14:textId="77777777" w:rsidR="00693FC4" w:rsidRDefault="00770557">
            <w:pPr>
              <w:spacing w:line="256" w:lineRule="auto"/>
              <w:ind w:left="128"/>
              <w:rPr>
                <w:rFonts w:eastAsiaTheme="minorHAnsi" w:cs="Arial"/>
                <w:b/>
                <w:vanish/>
                <w:color w:val="000000" w:themeColor="text1"/>
                <w:sz w:val="16"/>
                <w:szCs w:val="16"/>
              </w:rPr>
            </w:pPr>
            <w:r>
              <w:rPr>
                <w:rFonts w:eastAsiaTheme="minorHAnsi" w:cs="Arial"/>
                <w:b/>
                <w:vanish/>
                <w:color w:val="000000" w:themeColor="text1"/>
                <w:sz w:val="16"/>
                <w:szCs w:val="16"/>
              </w:rPr>
              <w:t>Status</w:t>
            </w:r>
          </w:p>
        </w:tc>
        <w:tc>
          <w:tcPr>
            <w:tcW w:w="325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7A2B8C" w14:textId="77777777" w:rsidR="00693FC4" w:rsidRDefault="00770557">
            <w:pPr>
              <w:spacing w:line="256" w:lineRule="auto"/>
              <w:ind w:left="137"/>
              <w:rPr>
                <w:rFonts w:eastAsiaTheme="minorHAnsi" w:cs="Arial"/>
                <w:vanish/>
                <w:color w:val="000000" w:themeColor="text1"/>
                <w:sz w:val="16"/>
                <w:szCs w:val="16"/>
              </w:rPr>
            </w:pPr>
            <w:r>
              <w:rPr>
                <w:rFonts w:eastAsiaTheme="minorHAnsi" w:cs="Arial"/>
                <w:vanish/>
                <w:color w:val="000000" w:themeColor="text1"/>
                <w:sz w:val="16"/>
                <w:szCs w:val="16"/>
              </w:rPr>
              <w:t>In-Progress</w:t>
            </w:r>
          </w:p>
        </w:tc>
      </w:tr>
      <w:tr w:rsidR="00693FC4" w14:paraId="1B0CD80A" w14:textId="77777777" w:rsidTr="00E52CBB">
        <w:trPr>
          <w:gridBefore w:val="1"/>
          <w:gridAfter w:val="1"/>
          <w:wBefore w:w="62" w:type="dxa"/>
          <w:wAfter w:w="20" w:type="dxa"/>
          <w:jc w:val="center"/>
          <w:hidden/>
        </w:trPr>
        <w:tc>
          <w:tcPr>
            <w:tcW w:w="1667"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F3332A1" w14:textId="77777777" w:rsidR="00693FC4" w:rsidRDefault="00000000">
            <w:pPr>
              <w:spacing w:line="256" w:lineRule="auto"/>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A2A15CB" w14:textId="77777777" w:rsidR="00693FC4" w:rsidRDefault="00000000">
            <w:pPr>
              <w:spacing w:line="256" w:lineRule="auto"/>
              <w:rPr>
                <w:rFonts w:eastAsiaTheme="minorHAnsi" w:cs="Arial"/>
                <w:vanish/>
                <w:color w:val="000000" w:themeColor="text1"/>
                <w:sz w:val="16"/>
                <w:szCs w:val="16"/>
              </w:rPr>
            </w:pPr>
          </w:p>
        </w:tc>
        <w:tc>
          <w:tcPr>
            <w:tcW w:w="7244" w:type="dxa"/>
            <w:gridSpan w:val="6"/>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B92D548" w14:textId="77777777" w:rsidR="00693FC4" w:rsidRDefault="00770557">
            <w:pPr>
              <w:spacing w:line="256" w:lineRule="auto"/>
              <w:jc w:val="right"/>
              <w:rPr>
                <w:rFonts w:eastAsiaTheme="minorHAnsi" w:cs="Arial"/>
                <w:vanish/>
                <w:color w:val="000000" w:themeColor="text1"/>
                <w:sz w:val="16"/>
                <w:szCs w:val="16"/>
              </w:rPr>
            </w:pPr>
            <w:r>
              <w:rPr>
                <w:rFonts w:eastAsiaTheme="minorHAnsi" w:cs="Arial"/>
                <w:vanish/>
                <w:color w:val="000000" w:themeColor="text1"/>
                <w:sz w:val="16"/>
                <w:szCs w:val="16"/>
              </w:rPr>
              <w:t>End of Requirement</w:t>
            </w:r>
          </w:p>
        </w:tc>
      </w:tr>
      <w:tr w:rsidR="00693FC4" w14:paraId="60A692EB" w14:textId="77777777" w:rsidTr="00E52CBB">
        <w:trPr>
          <w:gridBefore w:val="1"/>
          <w:wBefore w:w="6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C8C9E7"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Legacy Requirement</w:t>
            </w:r>
          </w:p>
        </w:tc>
        <w:tc>
          <w:tcPr>
            <w:tcW w:w="8359"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F68DB0" w14:textId="77777777" w:rsidR="00693FC4" w:rsidRDefault="00000000">
            <w:pPr>
              <w:rPr>
                <w:rFonts w:eastAsiaTheme="minorHAnsi" w:cs="Arial"/>
                <w:b/>
                <w:vanish/>
                <w:color w:val="000000" w:themeColor="text1"/>
                <w:sz w:val="16"/>
                <w:szCs w:val="16"/>
              </w:rPr>
            </w:pPr>
          </w:p>
        </w:tc>
      </w:tr>
      <w:tr w:rsidR="00693FC4" w14:paraId="380058A0" w14:textId="77777777" w:rsidTr="00E52CBB">
        <w:trPr>
          <w:gridBefore w:val="1"/>
          <w:wBefore w:w="6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5F367B"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Rationale</w:t>
            </w:r>
          </w:p>
        </w:tc>
        <w:tc>
          <w:tcPr>
            <w:tcW w:w="8359"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BA0936" w14:textId="77777777" w:rsidR="00693FC4" w:rsidRDefault="00000000">
            <w:pPr>
              <w:rPr>
                <w:rFonts w:eastAsiaTheme="minorHAnsi" w:cs="Arial"/>
                <w:b/>
                <w:vanish/>
                <w:color w:val="000000" w:themeColor="text1"/>
                <w:sz w:val="16"/>
                <w:szCs w:val="16"/>
              </w:rPr>
            </w:pPr>
          </w:p>
        </w:tc>
      </w:tr>
      <w:tr w:rsidR="00693FC4" w14:paraId="455DFA3D" w14:textId="77777777" w:rsidTr="00E52CBB">
        <w:trPr>
          <w:gridBefore w:val="1"/>
          <w:wBefore w:w="6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4BD48"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Acceptance Criteria</w:t>
            </w:r>
          </w:p>
        </w:tc>
        <w:tc>
          <w:tcPr>
            <w:tcW w:w="8359"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EE2DC0" w14:textId="77777777" w:rsidR="00693FC4" w:rsidRDefault="00000000">
            <w:pPr>
              <w:rPr>
                <w:rFonts w:eastAsiaTheme="minorHAnsi" w:cs="Arial"/>
                <w:b/>
                <w:vanish/>
                <w:color w:val="000000" w:themeColor="text1"/>
                <w:sz w:val="16"/>
                <w:szCs w:val="16"/>
              </w:rPr>
            </w:pPr>
          </w:p>
        </w:tc>
      </w:tr>
      <w:tr w:rsidR="00693FC4" w14:paraId="110C5E05" w14:textId="77777777" w:rsidTr="00E52CBB">
        <w:trPr>
          <w:gridBefore w:val="1"/>
          <w:wBefore w:w="6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55D612"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Notes</w:t>
            </w:r>
          </w:p>
        </w:tc>
        <w:tc>
          <w:tcPr>
            <w:tcW w:w="8359"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023733" w14:textId="77777777" w:rsidR="00693FC4" w:rsidRDefault="00000000">
            <w:pPr>
              <w:rPr>
                <w:rFonts w:eastAsiaTheme="minorHAnsi" w:cs="Arial"/>
                <w:b/>
                <w:vanish/>
                <w:color w:val="000000" w:themeColor="text1"/>
                <w:sz w:val="16"/>
                <w:szCs w:val="16"/>
              </w:rPr>
            </w:pPr>
          </w:p>
        </w:tc>
      </w:tr>
      <w:tr w:rsidR="00693FC4" w14:paraId="711FF42D" w14:textId="77777777" w:rsidTr="00E52CBB">
        <w:trPr>
          <w:gridBefore w:val="1"/>
          <w:wBefore w:w="6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7FAC07"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Source</w:t>
            </w:r>
          </w:p>
        </w:tc>
        <w:tc>
          <w:tcPr>
            <w:tcW w:w="3744"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F74397" w14:textId="77777777" w:rsidR="00693FC4" w:rsidRDefault="00000000">
            <w:pPr>
              <w:rPr>
                <w:rFonts w:eastAsiaTheme="minorHAnsi" w:cs="Arial"/>
                <w:b/>
                <w:vanish/>
                <w:color w:val="000000" w:themeColor="text1"/>
                <w:sz w:val="16"/>
                <w:szCs w:val="16"/>
              </w:rPr>
            </w:pP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E8B06E" w14:textId="77777777" w:rsidR="00693FC4" w:rsidRDefault="00770557">
            <w:pPr>
              <w:spacing w:line="256" w:lineRule="auto"/>
              <w:ind w:left="139"/>
              <w:rPr>
                <w:rFonts w:eastAsiaTheme="minorHAnsi" w:cs="Arial"/>
                <w:b/>
                <w:vanish/>
                <w:color w:val="000000" w:themeColor="text1"/>
                <w:sz w:val="16"/>
                <w:szCs w:val="16"/>
              </w:rPr>
            </w:pPr>
            <w:r>
              <w:rPr>
                <w:rFonts w:eastAsiaTheme="minorHAnsi" w:cs="Arial"/>
                <w:b/>
                <w:vanish/>
                <w:color w:val="000000" w:themeColor="text1"/>
                <w:sz w:val="16"/>
                <w:szCs w:val="16"/>
              </w:rPr>
              <w:t>Owner</w:t>
            </w:r>
          </w:p>
        </w:tc>
        <w:tc>
          <w:tcPr>
            <w:tcW w:w="325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7C524C2" w14:textId="77777777" w:rsidR="00693FC4" w:rsidRDefault="00000000">
            <w:pPr>
              <w:spacing w:line="256" w:lineRule="auto"/>
              <w:ind w:left="137"/>
              <w:rPr>
                <w:rFonts w:eastAsiaTheme="minorHAnsi" w:cs="Arial"/>
                <w:vanish/>
                <w:color w:val="000000" w:themeColor="text1"/>
                <w:sz w:val="16"/>
                <w:szCs w:val="16"/>
              </w:rPr>
            </w:pPr>
          </w:p>
        </w:tc>
      </w:tr>
      <w:tr w:rsidR="00693FC4" w14:paraId="7DD5CF09" w14:textId="77777777" w:rsidTr="00E52CBB">
        <w:trPr>
          <w:gridBefore w:val="1"/>
          <w:wBefore w:w="62" w:type="dxa"/>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E74A0C"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Source Req.</w:t>
            </w:r>
          </w:p>
        </w:tc>
        <w:tc>
          <w:tcPr>
            <w:tcW w:w="3744"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10972F" w14:textId="77777777" w:rsidR="00693FC4" w:rsidRDefault="00000000">
            <w:pPr>
              <w:rPr>
                <w:rFonts w:eastAsiaTheme="minorHAnsi" w:cs="Arial"/>
                <w:b/>
                <w:vanish/>
                <w:color w:val="000000" w:themeColor="text1"/>
                <w:sz w:val="16"/>
                <w:szCs w:val="16"/>
              </w:rPr>
            </w:pP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484C46A" w14:textId="77777777" w:rsidR="00693FC4" w:rsidRDefault="00770557">
            <w:pPr>
              <w:spacing w:line="256" w:lineRule="auto"/>
              <w:ind w:left="139"/>
              <w:rPr>
                <w:rFonts w:eastAsiaTheme="minorHAnsi" w:cs="Arial"/>
                <w:b/>
                <w:vanish/>
                <w:color w:val="000000" w:themeColor="text1"/>
                <w:sz w:val="16"/>
                <w:szCs w:val="16"/>
              </w:rPr>
            </w:pPr>
            <w:r>
              <w:rPr>
                <w:rFonts w:eastAsiaTheme="minorHAnsi" w:cs="Arial"/>
                <w:b/>
                <w:vanish/>
                <w:color w:val="000000" w:themeColor="text1"/>
                <w:sz w:val="16"/>
                <w:szCs w:val="16"/>
              </w:rPr>
              <w:t>V&amp;V Method</w:t>
            </w:r>
          </w:p>
        </w:tc>
        <w:tc>
          <w:tcPr>
            <w:tcW w:w="325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46FBDEB" w14:textId="77777777" w:rsidR="00693FC4" w:rsidRDefault="00000000">
            <w:pPr>
              <w:rPr>
                <w:rFonts w:eastAsiaTheme="minorHAnsi" w:cs="Arial"/>
                <w:b/>
                <w:vanish/>
                <w:color w:val="000000" w:themeColor="text1"/>
                <w:sz w:val="16"/>
                <w:szCs w:val="16"/>
              </w:rPr>
            </w:pPr>
          </w:p>
        </w:tc>
      </w:tr>
      <w:tr w:rsidR="00693FC4" w14:paraId="2875A943" w14:textId="77777777" w:rsidTr="00E52CBB">
        <w:trPr>
          <w:gridBefore w:val="1"/>
          <w:wBefore w:w="62" w:type="dxa"/>
          <w:trHeight w:val="133"/>
          <w:jc w:val="center"/>
          <w:hidden/>
        </w:trPr>
        <w:tc>
          <w:tcPr>
            <w:tcW w:w="18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74976A"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E17CD3" w14:textId="77777777" w:rsidR="00693FC4" w:rsidRDefault="00000000">
            <w:pPr>
              <w:rPr>
                <w:rFonts w:eastAsiaTheme="minorHAnsi" w:cs="Arial"/>
                <w:b/>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7E70C9" w14:textId="77777777" w:rsidR="00693FC4" w:rsidRDefault="00770557">
            <w:pPr>
              <w:spacing w:line="256" w:lineRule="auto"/>
              <w:rPr>
                <w:rFonts w:eastAsiaTheme="minorHAnsi" w:cs="Arial"/>
                <w:b/>
                <w:vanish/>
                <w:color w:val="000000" w:themeColor="text1"/>
                <w:sz w:val="16"/>
                <w:szCs w:val="16"/>
              </w:rPr>
            </w:pPr>
            <w:r>
              <w:rPr>
                <w:rFonts w:eastAsiaTheme="minorHAnsi" w:cs="Arial"/>
                <w:b/>
                <w:vanish/>
                <w:color w:val="000000" w:themeColor="text1"/>
                <w:sz w:val="16"/>
                <w:szCs w:val="16"/>
              </w:rPr>
              <w:t>Priority</w:t>
            </w:r>
          </w:p>
        </w:tc>
        <w:tc>
          <w:tcPr>
            <w:tcW w:w="150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B9A975" w14:textId="77777777" w:rsidR="00693FC4" w:rsidRDefault="00000000">
            <w:pPr>
              <w:rPr>
                <w:rFonts w:eastAsiaTheme="minorHAnsi" w:cs="Arial"/>
                <w:b/>
                <w:vanish/>
                <w:color w:val="000000" w:themeColor="text1"/>
                <w:sz w:val="16"/>
                <w:szCs w:val="16"/>
              </w:rPr>
            </w:pP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0A6D08F" w14:textId="77777777" w:rsidR="00693FC4" w:rsidRDefault="00770557">
            <w:pPr>
              <w:spacing w:line="256" w:lineRule="auto"/>
              <w:ind w:left="128"/>
              <w:rPr>
                <w:rFonts w:eastAsiaTheme="minorHAnsi" w:cs="Arial"/>
                <w:b/>
                <w:vanish/>
                <w:color w:val="000000" w:themeColor="text1"/>
                <w:sz w:val="16"/>
                <w:szCs w:val="16"/>
              </w:rPr>
            </w:pPr>
            <w:r>
              <w:rPr>
                <w:rFonts w:eastAsiaTheme="minorHAnsi" w:cs="Arial"/>
                <w:b/>
                <w:vanish/>
                <w:color w:val="000000" w:themeColor="text1"/>
                <w:sz w:val="16"/>
                <w:szCs w:val="16"/>
              </w:rPr>
              <w:t>Status</w:t>
            </w:r>
          </w:p>
        </w:tc>
        <w:tc>
          <w:tcPr>
            <w:tcW w:w="325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A9BDCE2" w14:textId="77777777" w:rsidR="00693FC4" w:rsidRDefault="00770557">
            <w:pPr>
              <w:spacing w:line="256" w:lineRule="auto"/>
              <w:ind w:left="137"/>
              <w:rPr>
                <w:rFonts w:eastAsiaTheme="minorHAnsi" w:cs="Arial"/>
                <w:vanish/>
                <w:color w:val="000000" w:themeColor="text1"/>
                <w:sz w:val="16"/>
                <w:szCs w:val="16"/>
              </w:rPr>
            </w:pPr>
            <w:r>
              <w:rPr>
                <w:rFonts w:eastAsiaTheme="minorHAnsi" w:cs="Arial"/>
                <w:vanish/>
                <w:color w:val="000000" w:themeColor="text1"/>
                <w:sz w:val="16"/>
                <w:szCs w:val="16"/>
              </w:rPr>
              <w:t>In-Progress</w:t>
            </w:r>
          </w:p>
        </w:tc>
      </w:tr>
      <w:tr w:rsidR="00693FC4" w14:paraId="6290D8A6" w14:textId="77777777" w:rsidTr="00E52CBB">
        <w:trPr>
          <w:gridBefore w:val="1"/>
          <w:gridAfter w:val="1"/>
          <w:wBefore w:w="62" w:type="dxa"/>
          <w:wAfter w:w="20" w:type="dxa"/>
          <w:jc w:val="center"/>
          <w:hidden/>
        </w:trPr>
        <w:tc>
          <w:tcPr>
            <w:tcW w:w="1667"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4EB3D0A" w14:textId="77777777" w:rsidR="00693FC4" w:rsidRDefault="00000000">
            <w:pPr>
              <w:spacing w:line="256" w:lineRule="auto"/>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F919056" w14:textId="77777777" w:rsidR="00693FC4" w:rsidRDefault="00000000">
            <w:pPr>
              <w:spacing w:line="256" w:lineRule="auto"/>
              <w:rPr>
                <w:rFonts w:eastAsiaTheme="minorHAnsi" w:cs="Arial"/>
                <w:vanish/>
                <w:color w:val="000000" w:themeColor="text1"/>
                <w:sz w:val="16"/>
                <w:szCs w:val="16"/>
              </w:rPr>
            </w:pPr>
          </w:p>
        </w:tc>
        <w:tc>
          <w:tcPr>
            <w:tcW w:w="7244" w:type="dxa"/>
            <w:gridSpan w:val="6"/>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E5AF5B4" w14:textId="77777777" w:rsidR="00693FC4" w:rsidRDefault="00770557">
            <w:pPr>
              <w:spacing w:line="256" w:lineRule="auto"/>
              <w:jc w:val="right"/>
              <w:rPr>
                <w:rFonts w:eastAsiaTheme="minorHAnsi" w:cs="Arial"/>
                <w:vanish/>
                <w:color w:val="000000" w:themeColor="text1"/>
                <w:sz w:val="16"/>
                <w:szCs w:val="16"/>
              </w:rPr>
            </w:pPr>
            <w:r>
              <w:rPr>
                <w:rFonts w:eastAsiaTheme="minorHAnsi" w:cs="Arial"/>
                <w:vanish/>
                <w:color w:val="000000" w:themeColor="text1"/>
                <w:sz w:val="16"/>
                <w:szCs w:val="16"/>
              </w:rPr>
              <w:t>End of Requirement</w:t>
            </w:r>
          </w:p>
        </w:tc>
      </w:tr>
    </w:tbl>
    <w:p w14:paraId="69D44579" w14:textId="77777777" w:rsidR="00500605" w:rsidRDefault="00000000" w:rsidP="00CD0F64"/>
    <w:p w14:paraId="0F7A25C0" w14:textId="77777777" w:rsidR="00406F39" w:rsidRDefault="00770557" w:rsidP="00E52CBB">
      <w:pPr>
        <w:pStyle w:val="Heading5"/>
      </w:pPr>
      <w:r>
        <w:t>CAMERA-UC-REQ-420613/A-Exit PiP 50/50 at Speed View with Camera Hard button</w:t>
      </w:r>
    </w:p>
    <w:p w14:paraId="5C06F4B7" w14:textId="77777777" w:rsidR="00AE06BC" w:rsidRPr="00AE06BC" w:rsidRDefault="00000000" w:rsidP="00AE06BC"/>
    <w:tbl>
      <w:tblPr>
        <w:tblW w:w="834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6431"/>
      </w:tblGrid>
      <w:tr w:rsidR="00AB7246" w14:paraId="1CD6FB1F"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E6F2A4" w14:textId="77777777" w:rsidR="00AB7246" w:rsidRDefault="00770557">
            <w:pPr>
              <w:pStyle w:val="Caption"/>
              <w:spacing w:line="256" w:lineRule="auto"/>
              <w:rPr>
                <w:rFonts w:cs="Arial"/>
                <w:sz w:val="16"/>
              </w:rPr>
            </w:pPr>
            <w:r>
              <w:rPr>
                <w:rFonts w:cs="Arial"/>
                <w:sz w:val="16"/>
              </w:rPr>
              <w:t>Actors</w:t>
            </w:r>
          </w:p>
        </w:tc>
        <w:tc>
          <w:tcPr>
            <w:tcW w:w="643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3F72F1B" w14:textId="77777777" w:rsidR="00AB7246" w:rsidRDefault="00770557">
            <w:pPr>
              <w:pStyle w:val="Caption"/>
              <w:spacing w:line="256" w:lineRule="auto"/>
              <w:rPr>
                <w:rFonts w:cs="Arial"/>
                <w:sz w:val="16"/>
              </w:rPr>
            </w:pPr>
            <w:r>
              <w:rPr>
                <w:rFonts w:cs="Arial"/>
                <w:sz w:val="16"/>
              </w:rPr>
              <w:t>Vehicle Occupant</w:t>
            </w:r>
          </w:p>
        </w:tc>
      </w:tr>
      <w:tr w:rsidR="00AB7246" w14:paraId="47898287"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6CA5B5" w14:textId="77777777" w:rsidR="00AB7246" w:rsidRDefault="00770557">
            <w:pPr>
              <w:pStyle w:val="Caption"/>
              <w:spacing w:line="256" w:lineRule="auto"/>
              <w:rPr>
                <w:rFonts w:cs="Arial"/>
                <w:sz w:val="16"/>
              </w:rPr>
            </w:pPr>
            <w:r>
              <w:rPr>
                <w:rFonts w:cs="Arial"/>
                <w:sz w:val="16"/>
              </w:rPr>
              <w:t>Pre-conditions</w:t>
            </w:r>
          </w:p>
        </w:tc>
        <w:tc>
          <w:tcPr>
            <w:tcW w:w="6433" w:type="dxa"/>
            <w:tcBorders>
              <w:top w:val="nil"/>
              <w:left w:val="nil"/>
              <w:bottom w:val="single" w:sz="8" w:space="0" w:color="auto"/>
              <w:right w:val="single" w:sz="8" w:space="0" w:color="auto"/>
            </w:tcBorders>
            <w:tcMar>
              <w:top w:w="0" w:type="dxa"/>
              <w:left w:w="108" w:type="dxa"/>
              <w:bottom w:w="0" w:type="dxa"/>
              <w:right w:w="108" w:type="dxa"/>
            </w:tcMar>
            <w:hideMark/>
          </w:tcPr>
          <w:p w14:paraId="291DFB9A" w14:textId="77777777" w:rsidR="00AB7246" w:rsidRDefault="00770557">
            <w:pPr>
              <w:spacing w:line="276" w:lineRule="auto"/>
              <w:rPr>
                <w:rFonts w:cs="Arial"/>
                <w:sz w:val="16"/>
              </w:rPr>
            </w:pPr>
            <w:r>
              <w:rPr>
                <w:rFonts w:cs="Arial"/>
                <w:sz w:val="16"/>
              </w:rPr>
              <w:t xml:space="preserve">Client is configured for Pip and PiP views at Speed </w:t>
            </w:r>
          </w:p>
          <w:p w14:paraId="7E4A1DAE" w14:textId="77777777" w:rsidR="00AB7246" w:rsidRDefault="00770557">
            <w:pPr>
              <w:spacing w:line="256" w:lineRule="auto"/>
              <w:rPr>
                <w:rFonts w:cs="Arial"/>
                <w:sz w:val="16"/>
              </w:rPr>
            </w:pPr>
            <w:r>
              <w:rPr>
                <w:rFonts w:cs="Arial"/>
                <w:sz w:val="16"/>
              </w:rPr>
              <w:t>Vehicle is in drive and above 10kph</w:t>
            </w:r>
          </w:p>
          <w:p w14:paraId="7C619B23" w14:textId="77777777" w:rsidR="00AB7246" w:rsidRDefault="00770557">
            <w:pPr>
              <w:pStyle w:val="Caption"/>
              <w:spacing w:line="256" w:lineRule="auto"/>
              <w:rPr>
                <w:rFonts w:cs="Arial"/>
                <w:b w:val="0"/>
                <w:bCs w:val="0"/>
                <w:sz w:val="16"/>
              </w:rPr>
            </w:pPr>
            <w:r>
              <w:rPr>
                <w:rFonts w:cs="Arial"/>
                <w:b w:val="0"/>
                <w:bCs w:val="0"/>
                <w:sz w:val="16"/>
              </w:rPr>
              <w:t>PiP AUX view at speed is active</w:t>
            </w:r>
          </w:p>
        </w:tc>
      </w:tr>
      <w:tr w:rsidR="00AB7246" w14:paraId="28646443"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6155C8" w14:textId="77777777" w:rsidR="00AB7246" w:rsidRDefault="00770557">
            <w:pPr>
              <w:pStyle w:val="Caption"/>
              <w:spacing w:line="256" w:lineRule="auto"/>
              <w:rPr>
                <w:rFonts w:cs="Arial"/>
                <w:sz w:val="16"/>
              </w:rPr>
            </w:pPr>
            <w:r>
              <w:rPr>
                <w:rFonts w:cs="Arial"/>
                <w:sz w:val="16"/>
              </w:rPr>
              <w:t>Scenario Description</w:t>
            </w:r>
          </w:p>
        </w:tc>
        <w:tc>
          <w:tcPr>
            <w:tcW w:w="6433" w:type="dxa"/>
            <w:tcBorders>
              <w:top w:val="nil"/>
              <w:left w:val="nil"/>
              <w:bottom w:val="single" w:sz="8" w:space="0" w:color="auto"/>
              <w:right w:val="single" w:sz="8" w:space="0" w:color="auto"/>
            </w:tcBorders>
            <w:tcMar>
              <w:top w:w="0" w:type="dxa"/>
              <w:left w:w="108" w:type="dxa"/>
              <w:bottom w:w="0" w:type="dxa"/>
              <w:right w:w="108" w:type="dxa"/>
            </w:tcMar>
            <w:hideMark/>
          </w:tcPr>
          <w:p w14:paraId="0E2479E1" w14:textId="77777777" w:rsidR="00AB7246" w:rsidRDefault="00770557">
            <w:pPr>
              <w:spacing w:line="256" w:lineRule="auto"/>
              <w:rPr>
                <w:rFonts w:cs="Arial"/>
                <w:sz w:val="16"/>
              </w:rPr>
            </w:pPr>
            <w:r>
              <w:rPr>
                <w:rFonts w:cs="Arial"/>
                <w:sz w:val="16"/>
              </w:rPr>
              <w:t>Camera hard button is selected</w:t>
            </w:r>
          </w:p>
        </w:tc>
      </w:tr>
      <w:tr w:rsidR="00AB7246" w14:paraId="3DF47DD7"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67342C" w14:textId="77777777" w:rsidR="00AB7246" w:rsidRDefault="00770557">
            <w:pPr>
              <w:pStyle w:val="Caption"/>
              <w:spacing w:line="256" w:lineRule="auto"/>
              <w:rPr>
                <w:rFonts w:cs="Arial"/>
                <w:sz w:val="16"/>
              </w:rPr>
            </w:pPr>
            <w:r>
              <w:rPr>
                <w:rFonts w:cs="Arial"/>
                <w:sz w:val="16"/>
              </w:rPr>
              <w:t>Post-conditions</w:t>
            </w:r>
          </w:p>
        </w:tc>
        <w:tc>
          <w:tcPr>
            <w:tcW w:w="6433" w:type="dxa"/>
            <w:tcBorders>
              <w:top w:val="nil"/>
              <w:left w:val="nil"/>
              <w:bottom w:val="single" w:sz="8" w:space="0" w:color="auto"/>
              <w:right w:val="single" w:sz="8" w:space="0" w:color="auto"/>
            </w:tcBorders>
            <w:tcMar>
              <w:top w:w="0" w:type="dxa"/>
              <w:left w:w="108" w:type="dxa"/>
              <w:bottom w:w="0" w:type="dxa"/>
              <w:right w:w="108" w:type="dxa"/>
            </w:tcMar>
            <w:hideMark/>
          </w:tcPr>
          <w:p w14:paraId="4849454D" w14:textId="77777777" w:rsidR="00AB7246" w:rsidRDefault="00770557">
            <w:pPr>
              <w:spacing w:line="256" w:lineRule="auto"/>
              <w:rPr>
                <w:rFonts w:cs="Arial"/>
                <w:sz w:val="16"/>
              </w:rPr>
            </w:pPr>
            <w:r>
              <w:rPr>
                <w:rFonts w:cs="Arial"/>
                <w:sz w:val="16"/>
              </w:rPr>
              <w:t>Client shall shut off the camera view and return to the last sync screen</w:t>
            </w:r>
          </w:p>
        </w:tc>
      </w:tr>
      <w:tr w:rsidR="00AB7246" w14:paraId="04A6EC1D"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8C819C" w14:textId="77777777" w:rsidR="00AB7246" w:rsidRDefault="00770557">
            <w:pPr>
              <w:pStyle w:val="Caption"/>
              <w:spacing w:line="256" w:lineRule="auto"/>
              <w:rPr>
                <w:rFonts w:cs="Arial"/>
                <w:sz w:val="16"/>
              </w:rPr>
            </w:pPr>
            <w:r>
              <w:rPr>
                <w:rFonts w:cs="Arial"/>
                <w:sz w:val="16"/>
              </w:rPr>
              <w:t>List of Exception Use Cases</w:t>
            </w:r>
          </w:p>
        </w:tc>
        <w:tc>
          <w:tcPr>
            <w:tcW w:w="6433" w:type="dxa"/>
            <w:tcBorders>
              <w:top w:val="nil"/>
              <w:left w:val="nil"/>
              <w:bottom w:val="single" w:sz="8" w:space="0" w:color="auto"/>
              <w:right w:val="single" w:sz="8" w:space="0" w:color="auto"/>
            </w:tcBorders>
            <w:tcMar>
              <w:top w:w="0" w:type="dxa"/>
              <w:left w:w="108" w:type="dxa"/>
              <w:bottom w:w="0" w:type="dxa"/>
              <w:right w:w="108" w:type="dxa"/>
            </w:tcMar>
            <w:hideMark/>
          </w:tcPr>
          <w:p w14:paraId="14553C14" w14:textId="77777777" w:rsidR="00AB7246" w:rsidRDefault="00770557">
            <w:pPr>
              <w:pStyle w:val="Caption"/>
              <w:spacing w:line="256" w:lineRule="auto"/>
              <w:rPr>
                <w:rFonts w:cs="Arial"/>
                <w:b w:val="0"/>
                <w:bCs w:val="0"/>
                <w:sz w:val="16"/>
              </w:rPr>
            </w:pPr>
            <w:r>
              <w:rPr>
                <w:rFonts w:cs="Arial"/>
                <w:b w:val="0"/>
                <w:bCs w:val="0"/>
                <w:sz w:val="16"/>
              </w:rPr>
              <w:t>E1 – Vehicle is not RUN/START</w:t>
            </w:r>
          </w:p>
          <w:p w14:paraId="24EE8F27" w14:textId="77777777" w:rsidR="00AB7246" w:rsidRDefault="00770557">
            <w:pPr>
              <w:pStyle w:val="Caption"/>
              <w:spacing w:line="256" w:lineRule="auto"/>
              <w:rPr>
                <w:rFonts w:cs="Arial"/>
                <w:b w:val="0"/>
                <w:bCs w:val="0"/>
                <w:sz w:val="16"/>
              </w:rPr>
            </w:pPr>
            <w:r>
              <w:rPr>
                <w:rFonts w:cs="Arial"/>
                <w:b w:val="0"/>
                <w:bCs w:val="0"/>
                <w:sz w:val="16"/>
              </w:rPr>
              <w:t>E2 – Loss of communication with ADAS module</w:t>
            </w:r>
          </w:p>
          <w:p w14:paraId="6EF6945F" w14:textId="77777777" w:rsidR="00AB7246" w:rsidRDefault="00770557">
            <w:pPr>
              <w:pStyle w:val="Caption"/>
              <w:spacing w:line="256" w:lineRule="auto"/>
              <w:rPr>
                <w:rFonts w:cs="Arial"/>
                <w:sz w:val="16"/>
              </w:rPr>
            </w:pPr>
            <w:r>
              <w:rPr>
                <w:rFonts w:cs="Arial"/>
                <w:b w:val="0"/>
                <w:bCs w:val="0"/>
                <w:sz w:val="16"/>
              </w:rPr>
              <w:t>E3 – Valid camera video signal not present</w:t>
            </w:r>
          </w:p>
        </w:tc>
      </w:tr>
      <w:tr w:rsidR="00AB7246" w14:paraId="05DA0F6B"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BCC1B8" w14:textId="77777777" w:rsidR="00AB7246" w:rsidRDefault="00770557">
            <w:pPr>
              <w:pStyle w:val="Caption"/>
              <w:spacing w:line="256" w:lineRule="auto"/>
              <w:rPr>
                <w:rFonts w:cs="Arial"/>
                <w:sz w:val="16"/>
              </w:rPr>
            </w:pPr>
            <w:r>
              <w:rPr>
                <w:rFonts w:cs="Arial"/>
                <w:sz w:val="16"/>
              </w:rPr>
              <w:t>Interfaces</w:t>
            </w:r>
          </w:p>
        </w:tc>
        <w:tc>
          <w:tcPr>
            <w:tcW w:w="6433" w:type="dxa"/>
            <w:tcBorders>
              <w:top w:val="nil"/>
              <w:left w:val="nil"/>
              <w:bottom w:val="single" w:sz="8" w:space="0" w:color="auto"/>
              <w:right w:val="single" w:sz="8" w:space="0" w:color="auto"/>
            </w:tcBorders>
            <w:tcMar>
              <w:top w:w="0" w:type="dxa"/>
              <w:left w:w="108" w:type="dxa"/>
              <w:bottom w:w="0" w:type="dxa"/>
              <w:right w:w="108" w:type="dxa"/>
            </w:tcMar>
          </w:tcPr>
          <w:p w14:paraId="6E60779F" w14:textId="77777777" w:rsidR="00AB7246" w:rsidRDefault="00000000">
            <w:pPr>
              <w:pStyle w:val="Caption"/>
              <w:spacing w:line="256" w:lineRule="auto"/>
              <w:rPr>
                <w:rFonts w:cs="Arial"/>
                <w:sz w:val="16"/>
              </w:rPr>
            </w:pPr>
          </w:p>
        </w:tc>
      </w:tr>
    </w:tbl>
    <w:p w14:paraId="198E2AB4" w14:textId="77777777" w:rsidR="00500605" w:rsidRDefault="00000000" w:rsidP="00CD0F64"/>
    <w:p w14:paraId="7E090305" w14:textId="77777777" w:rsidR="00406F39" w:rsidRDefault="00770557" w:rsidP="00E52CBB">
      <w:pPr>
        <w:pStyle w:val="Heading5"/>
      </w:pPr>
      <w:r>
        <w:t>CAMERA-UC-REQ-420614/A-Exit PiP Trailer Rear Normal at Speed View with Camera Hard button</w:t>
      </w:r>
    </w:p>
    <w:p w14:paraId="3AC5C988" w14:textId="77777777" w:rsidR="00AE06BC" w:rsidRPr="00AE06BC" w:rsidRDefault="00000000" w:rsidP="00AE06BC"/>
    <w:tbl>
      <w:tblPr>
        <w:tblW w:w="735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441"/>
      </w:tblGrid>
      <w:tr w:rsidR="006F220F" w14:paraId="1DC35C18"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D143D7" w14:textId="77777777" w:rsidR="006F220F" w:rsidRDefault="00770557">
            <w:pPr>
              <w:pStyle w:val="Caption"/>
              <w:spacing w:line="256" w:lineRule="auto"/>
              <w:rPr>
                <w:rFonts w:cs="Arial"/>
                <w:sz w:val="16"/>
              </w:rPr>
            </w:pPr>
            <w:r>
              <w:rPr>
                <w:rFonts w:cs="Arial"/>
                <w:sz w:val="16"/>
              </w:rPr>
              <w:t>Actors</w:t>
            </w:r>
          </w:p>
        </w:tc>
        <w:tc>
          <w:tcPr>
            <w:tcW w:w="544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7247C5B" w14:textId="77777777" w:rsidR="006F220F" w:rsidRDefault="00770557">
            <w:pPr>
              <w:pStyle w:val="Caption"/>
              <w:spacing w:line="256" w:lineRule="auto"/>
              <w:rPr>
                <w:rFonts w:cs="Arial"/>
                <w:sz w:val="16"/>
              </w:rPr>
            </w:pPr>
            <w:r>
              <w:rPr>
                <w:rFonts w:cs="Arial"/>
                <w:sz w:val="16"/>
              </w:rPr>
              <w:t>Vehicle Occupant</w:t>
            </w:r>
          </w:p>
        </w:tc>
      </w:tr>
      <w:tr w:rsidR="006F220F" w14:paraId="575E4FE2"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B0BE90" w14:textId="77777777" w:rsidR="006F220F" w:rsidRDefault="00770557">
            <w:pPr>
              <w:pStyle w:val="Caption"/>
              <w:spacing w:line="256" w:lineRule="auto"/>
              <w:rPr>
                <w:rFonts w:cs="Arial"/>
                <w:sz w:val="16"/>
              </w:rPr>
            </w:pPr>
            <w:r>
              <w:rPr>
                <w:rFonts w:cs="Arial"/>
                <w:sz w:val="16"/>
              </w:rPr>
              <w:t>Pre-conditions</w:t>
            </w:r>
          </w:p>
        </w:tc>
        <w:tc>
          <w:tcPr>
            <w:tcW w:w="5443" w:type="dxa"/>
            <w:tcBorders>
              <w:top w:val="nil"/>
              <w:left w:val="nil"/>
              <w:bottom w:val="single" w:sz="8" w:space="0" w:color="auto"/>
              <w:right w:val="single" w:sz="8" w:space="0" w:color="auto"/>
            </w:tcBorders>
            <w:tcMar>
              <w:top w:w="0" w:type="dxa"/>
              <w:left w:w="108" w:type="dxa"/>
              <w:bottom w:w="0" w:type="dxa"/>
              <w:right w:w="108" w:type="dxa"/>
            </w:tcMar>
            <w:hideMark/>
          </w:tcPr>
          <w:p w14:paraId="198B7CD9" w14:textId="77777777" w:rsidR="006F220F" w:rsidRDefault="00770557">
            <w:pPr>
              <w:spacing w:line="276" w:lineRule="auto"/>
              <w:rPr>
                <w:rFonts w:cs="Arial"/>
                <w:sz w:val="16"/>
              </w:rPr>
            </w:pPr>
            <w:r>
              <w:rPr>
                <w:rFonts w:cs="Arial"/>
                <w:sz w:val="16"/>
              </w:rPr>
              <w:t xml:space="preserve">Client is configured for Pip and PiP views at Speed </w:t>
            </w:r>
          </w:p>
          <w:p w14:paraId="17413ED7" w14:textId="77777777" w:rsidR="006F220F" w:rsidRDefault="00770557">
            <w:pPr>
              <w:spacing w:line="256" w:lineRule="auto"/>
              <w:rPr>
                <w:rFonts w:cs="Arial"/>
                <w:sz w:val="16"/>
              </w:rPr>
            </w:pPr>
            <w:r>
              <w:rPr>
                <w:rFonts w:cs="Arial"/>
                <w:sz w:val="16"/>
              </w:rPr>
              <w:t>Vehicle is in drive and above 10kph</w:t>
            </w:r>
          </w:p>
          <w:p w14:paraId="3D1485D0" w14:textId="77777777" w:rsidR="006F220F" w:rsidRDefault="00770557">
            <w:pPr>
              <w:pStyle w:val="Caption"/>
              <w:spacing w:line="256" w:lineRule="auto"/>
              <w:rPr>
                <w:rFonts w:cs="Arial"/>
                <w:b w:val="0"/>
                <w:bCs w:val="0"/>
                <w:sz w:val="16"/>
              </w:rPr>
            </w:pPr>
            <w:r>
              <w:rPr>
                <w:rFonts w:cs="Arial"/>
                <w:b w:val="0"/>
                <w:bCs w:val="0"/>
                <w:sz w:val="16"/>
              </w:rPr>
              <w:t>PiP AUX view at speed is active</w:t>
            </w:r>
          </w:p>
        </w:tc>
      </w:tr>
      <w:tr w:rsidR="006F220F" w14:paraId="2A7B21F9"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2B6A57" w14:textId="77777777" w:rsidR="006F220F" w:rsidRDefault="00770557">
            <w:pPr>
              <w:pStyle w:val="Caption"/>
              <w:spacing w:line="256" w:lineRule="auto"/>
              <w:rPr>
                <w:rFonts w:cs="Arial"/>
                <w:sz w:val="16"/>
              </w:rPr>
            </w:pPr>
            <w:r>
              <w:rPr>
                <w:rFonts w:cs="Arial"/>
                <w:sz w:val="16"/>
              </w:rPr>
              <w:t>Scenario Description</w:t>
            </w:r>
          </w:p>
        </w:tc>
        <w:tc>
          <w:tcPr>
            <w:tcW w:w="5443" w:type="dxa"/>
            <w:tcBorders>
              <w:top w:val="nil"/>
              <w:left w:val="nil"/>
              <w:bottom w:val="single" w:sz="8" w:space="0" w:color="auto"/>
              <w:right w:val="single" w:sz="8" w:space="0" w:color="auto"/>
            </w:tcBorders>
            <w:tcMar>
              <w:top w:w="0" w:type="dxa"/>
              <w:left w:w="108" w:type="dxa"/>
              <w:bottom w:w="0" w:type="dxa"/>
              <w:right w:w="108" w:type="dxa"/>
            </w:tcMar>
            <w:hideMark/>
          </w:tcPr>
          <w:p w14:paraId="149B7243" w14:textId="77777777" w:rsidR="006F220F" w:rsidRDefault="00770557">
            <w:pPr>
              <w:spacing w:line="256" w:lineRule="auto"/>
              <w:rPr>
                <w:rFonts w:cs="Arial"/>
                <w:sz w:val="16"/>
              </w:rPr>
            </w:pPr>
            <w:r>
              <w:rPr>
                <w:rFonts w:cs="Arial"/>
                <w:sz w:val="16"/>
              </w:rPr>
              <w:t>Camera hard button is pressed</w:t>
            </w:r>
          </w:p>
        </w:tc>
      </w:tr>
      <w:tr w:rsidR="006F220F" w14:paraId="7DB2DADD"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D318AF" w14:textId="77777777" w:rsidR="006F220F" w:rsidRDefault="00770557">
            <w:pPr>
              <w:pStyle w:val="Caption"/>
              <w:spacing w:line="256" w:lineRule="auto"/>
              <w:rPr>
                <w:rFonts w:cs="Arial"/>
                <w:sz w:val="16"/>
              </w:rPr>
            </w:pPr>
            <w:r>
              <w:rPr>
                <w:rFonts w:cs="Arial"/>
                <w:sz w:val="16"/>
              </w:rPr>
              <w:t>Post-conditions</w:t>
            </w:r>
          </w:p>
        </w:tc>
        <w:tc>
          <w:tcPr>
            <w:tcW w:w="5443" w:type="dxa"/>
            <w:tcBorders>
              <w:top w:val="nil"/>
              <w:left w:val="nil"/>
              <w:bottom w:val="single" w:sz="8" w:space="0" w:color="auto"/>
              <w:right w:val="single" w:sz="8" w:space="0" w:color="auto"/>
            </w:tcBorders>
            <w:tcMar>
              <w:top w:w="0" w:type="dxa"/>
              <w:left w:w="108" w:type="dxa"/>
              <w:bottom w:w="0" w:type="dxa"/>
              <w:right w:w="108" w:type="dxa"/>
            </w:tcMar>
            <w:hideMark/>
          </w:tcPr>
          <w:p w14:paraId="4D66D980" w14:textId="77777777" w:rsidR="006F220F" w:rsidRDefault="00770557">
            <w:pPr>
              <w:spacing w:line="256" w:lineRule="auto"/>
              <w:rPr>
                <w:rFonts w:cs="Arial"/>
                <w:sz w:val="16"/>
              </w:rPr>
            </w:pPr>
            <w:r>
              <w:rPr>
                <w:rFonts w:cs="Arial"/>
                <w:sz w:val="16"/>
              </w:rPr>
              <w:t>Last remembered Client screen shall be displayed.</w:t>
            </w:r>
          </w:p>
        </w:tc>
      </w:tr>
      <w:tr w:rsidR="006F220F" w14:paraId="4CBE72D6"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83488B" w14:textId="77777777" w:rsidR="006F220F" w:rsidRDefault="00770557">
            <w:pPr>
              <w:pStyle w:val="Caption"/>
              <w:spacing w:line="256" w:lineRule="auto"/>
              <w:rPr>
                <w:rFonts w:cs="Arial"/>
                <w:sz w:val="16"/>
              </w:rPr>
            </w:pPr>
            <w:r>
              <w:rPr>
                <w:rFonts w:cs="Arial"/>
                <w:sz w:val="16"/>
              </w:rPr>
              <w:t>List of Exception Use Cases</w:t>
            </w:r>
          </w:p>
        </w:tc>
        <w:tc>
          <w:tcPr>
            <w:tcW w:w="5443" w:type="dxa"/>
            <w:tcBorders>
              <w:top w:val="nil"/>
              <w:left w:val="nil"/>
              <w:bottom w:val="single" w:sz="8" w:space="0" w:color="auto"/>
              <w:right w:val="single" w:sz="8" w:space="0" w:color="auto"/>
            </w:tcBorders>
            <w:tcMar>
              <w:top w:w="0" w:type="dxa"/>
              <w:left w:w="108" w:type="dxa"/>
              <w:bottom w:w="0" w:type="dxa"/>
              <w:right w:w="108" w:type="dxa"/>
            </w:tcMar>
            <w:hideMark/>
          </w:tcPr>
          <w:p w14:paraId="3482EADE" w14:textId="77777777" w:rsidR="006F220F" w:rsidRDefault="00770557">
            <w:pPr>
              <w:pStyle w:val="Caption"/>
              <w:spacing w:line="256" w:lineRule="auto"/>
              <w:rPr>
                <w:rFonts w:cs="Arial"/>
                <w:b w:val="0"/>
                <w:bCs w:val="0"/>
                <w:sz w:val="16"/>
              </w:rPr>
            </w:pPr>
            <w:r>
              <w:rPr>
                <w:rFonts w:cs="Arial"/>
                <w:b w:val="0"/>
                <w:bCs w:val="0"/>
                <w:sz w:val="16"/>
              </w:rPr>
              <w:t>E1 – Vehicle is not RUN/START</w:t>
            </w:r>
          </w:p>
          <w:p w14:paraId="1D790F7B" w14:textId="77777777" w:rsidR="006F220F" w:rsidRDefault="00770557">
            <w:pPr>
              <w:pStyle w:val="Caption"/>
              <w:spacing w:line="256" w:lineRule="auto"/>
              <w:rPr>
                <w:rFonts w:cs="Arial"/>
                <w:b w:val="0"/>
                <w:bCs w:val="0"/>
                <w:sz w:val="16"/>
              </w:rPr>
            </w:pPr>
            <w:r>
              <w:rPr>
                <w:rFonts w:cs="Arial"/>
                <w:b w:val="0"/>
                <w:bCs w:val="0"/>
                <w:sz w:val="16"/>
              </w:rPr>
              <w:t>E2 – Loss of communication with ADAS module</w:t>
            </w:r>
          </w:p>
          <w:p w14:paraId="4853AA70" w14:textId="77777777" w:rsidR="006F220F" w:rsidRDefault="00770557">
            <w:pPr>
              <w:pStyle w:val="Caption"/>
              <w:spacing w:line="256" w:lineRule="auto"/>
              <w:rPr>
                <w:rFonts w:cs="Arial"/>
                <w:sz w:val="16"/>
              </w:rPr>
            </w:pPr>
            <w:r>
              <w:rPr>
                <w:rFonts w:cs="Arial"/>
                <w:b w:val="0"/>
                <w:bCs w:val="0"/>
                <w:sz w:val="16"/>
              </w:rPr>
              <w:t>E3 – Valid camera video signal not present</w:t>
            </w:r>
          </w:p>
        </w:tc>
      </w:tr>
      <w:tr w:rsidR="006F220F" w14:paraId="39A380F7"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486804" w14:textId="77777777" w:rsidR="006F220F" w:rsidRDefault="00770557">
            <w:pPr>
              <w:pStyle w:val="Caption"/>
              <w:spacing w:line="256" w:lineRule="auto"/>
              <w:rPr>
                <w:rFonts w:cs="Arial"/>
                <w:sz w:val="16"/>
              </w:rPr>
            </w:pPr>
            <w:r>
              <w:rPr>
                <w:rFonts w:cs="Arial"/>
                <w:sz w:val="16"/>
              </w:rPr>
              <w:t>Interfaces</w:t>
            </w:r>
          </w:p>
        </w:tc>
        <w:tc>
          <w:tcPr>
            <w:tcW w:w="5443" w:type="dxa"/>
            <w:tcBorders>
              <w:top w:val="nil"/>
              <w:left w:val="nil"/>
              <w:bottom w:val="single" w:sz="8" w:space="0" w:color="auto"/>
              <w:right w:val="single" w:sz="8" w:space="0" w:color="auto"/>
            </w:tcBorders>
            <w:tcMar>
              <w:top w:w="0" w:type="dxa"/>
              <w:left w:w="108" w:type="dxa"/>
              <w:bottom w:w="0" w:type="dxa"/>
              <w:right w:w="108" w:type="dxa"/>
            </w:tcMar>
          </w:tcPr>
          <w:p w14:paraId="11CB26FD" w14:textId="77777777" w:rsidR="006F220F" w:rsidRDefault="00000000">
            <w:pPr>
              <w:pStyle w:val="Caption"/>
              <w:spacing w:line="256" w:lineRule="auto"/>
              <w:rPr>
                <w:rFonts w:cs="Arial"/>
                <w:sz w:val="16"/>
              </w:rPr>
            </w:pPr>
          </w:p>
        </w:tc>
      </w:tr>
    </w:tbl>
    <w:p w14:paraId="50976164" w14:textId="77777777" w:rsidR="00500605" w:rsidRDefault="00000000" w:rsidP="00CD0F64"/>
    <w:p w14:paraId="5A80151D" w14:textId="77777777" w:rsidR="00406F39" w:rsidRDefault="00770557" w:rsidP="00E52CBB">
      <w:pPr>
        <w:pStyle w:val="Heading5"/>
      </w:pPr>
      <w:r>
        <w:t>CAMERA-UC-REQ-420615/A-Requesting AUX from PiP AUX view with Aux button below 10kph</w:t>
      </w:r>
    </w:p>
    <w:p w14:paraId="7EB6E6ED" w14:textId="77777777" w:rsidR="00AE06BC" w:rsidRPr="00AE06BC" w:rsidRDefault="00000000" w:rsidP="00AE06BC"/>
    <w:tbl>
      <w:tblPr>
        <w:tblW w:w="798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6071"/>
      </w:tblGrid>
      <w:tr w:rsidR="00C267E7" w14:paraId="39D30145"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C619CB" w14:textId="77777777" w:rsidR="00C267E7" w:rsidRDefault="00770557">
            <w:pPr>
              <w:pStyle w:val="Caption"/>
              <w:spacing w:line="256" w:lineRule="auto"/>
              <w:rPr>
                <w:rFonts w:cs="Arial"/>
                <w:sz w:val="16"/>
              </w:rPr>
            </w:pPr>
            <w:r>
              <w:rPr>
                <w:rFonts w:cs="Arial"/>
                <w:sz w:val="16"/>
              </w:rPr>
              <w:t>Actors</w:t>
            </w:r>
          </w:p>
        </w:tc>
        <w:tc>
          <w:tcPr>
            <w:tcW w:w="607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FD858C9" w14:textId="77777777" w:rsidR="00C267E7" w:rsidRDefault="00770557">
            <w:pPr>
              <w:pStyle w:val="Caption"/>
              <w:spacing w:line="256" w:lineRule="auto"/>
              <w:rPr>
                <w:rFonts w:cs="Arial"/>
                <w:sz w:val="16"/>
              </w:rPr>
            </w:pPr>
            <w:r>
              <w:rPr>
                <w:rFonts w:cs="Arial"/>
                <w:sz w:val="16"/>
              </w:rPr>
              <w:t>Vehicle Occupant</w:t>
            </w:r>
          </w:p>
        </w:tc>
      </w:tr>
      <w:tr w:rsidR="00C267E7" w14:paraId="4F89BD56"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E47D45" w14:textId="77777777" w:rsidR="00C267E7" w:rsidRDefault="00770557">
            <w:pPr>
              <w:pStyle w:val="Caption"/>
              <w:spacing w:line="256" w:lineRule="auto"/>
              <w:rPr>
                <w:rFonts w:cs="Arial"/>
                <w:sz w:val="16"/>
              </w:rPr>
            </w:pPr>
            <w:r>
              <w:rPr>
                <w:rFonts w:cs="Arial"/>
                <w:sz w:val="16"/>
              </w:rPr>
              <w:t>Pre-conditions</w:t>
            </w:r>
          </w:p>
        </w:tc>
        <w:tc>
          <w:tcPr>
            <w:tcW w:w="6073" w:type="dxa"/>
            <w:tcBorders>
              <w:top w:val="nil"/>
              <w:left w:val="nil"/>
              <w:bottom w:val="single" w:sz="8" w:space="0" w:color="auto"/>
              <w:right w:val="single" w:sz="8" w:space="0" w:color="auto"/>
            </w:tcBorders>
            <w:tcMar>
              <w:top w:w="0" w:type="dxa"/>
              <w:left w:w="108" w:type="dxa"/>
              <w:bottom w:w="0" w:type="dxa"/>
              <w:right w:w="108" w:type="dxa"/>
            </w:tcMar>
            <w:hideMark/>
          </w:tcPr>
          <w:p w14:paraId="4EA6ABAA" w14:textId="77777777" w:rsidR="00C267E7" w:rsidRDefault="00770557">
            <w:pPr>
              <w:spacing w:line="276" w:lineRule="auto"/>
              <w:rPr>
                <w:rFonts w:cs="Arial"/>
                <w:sz w:val="16"/>
              </w:rPr>
            </w:pPr>
            <w:r>
              <w:rPr>
                <w:rFonts w:cs="Arial"/>
                <w:sz w:val="16"/>
              </w:rPr>
              <w:t xml:space="preserve">Client is configured for Pip and PiP views at Speed </w:t>
            </w:r>
          </w:p>
          <w:p w14:paraId="6B146C4D" w14:textId="77777777" w:rsidR="00C267E7" w:rsidRDefault="00770557">
            <w:pPr>
              <w:spacing w:line="276" w:lineRule="auto"/>
              <w:rPr>
                <w:rFonts w:cs="Arial"/>
                <w:sz w:val="16"/>
              </w:rPr>
            </w:pPr>
            <w:r>
              <w:rPr>
                <w:rFonts w:cs="Arial"/>
                <w:sz w:val="16"/>
              </w:rPr>
              <w:t>Vehicle is in drive mode and below 10kph speed.</w:t>
            </w:r>
          </w:p>
          <w:p w14:paraId="098BB41F" w14:textId="77777777" w:rsidR="00C267E7" w:rsidRDefault="00770557">
            <w:pPr>
              <w:spacing w:line="276" w:lineRule="auto"/>
            </w:pPr>
            <w:r>
              <w:rPr>
                <w:rFonts w:cs="Arial"/>
                <w:sz w:val="16"/>
              </w:rPr>
              <w:t>PiP AUX View is active</w:t>
            </w:r>
          </w:p>
        </w:tc>
      </w:tr>
      <w:tr w:rsidR="00C267E7" w14:paraId="057B14FE" w14:textId="77777777" w:rsidTr="00E52CBB">
        <w:trPr>
          <w:trHeight w:val="214"/>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316F4B" w14:textId="77777777" w:rsidR="00C267E7" w:rsidRDefault="00770557">
            <w:pPr>
              <w:pStyle w:val="Caption"/>
              <w:spacing w:line="256" w:lineRule="auto"/>
              <w:rPr>
                <w:rFonts w:cs="Arial"/>
                <w:sz w:val="16"/>
              </w:rPr>
            </w:pPr>
            <w:r>
              <w:rPr>
                <w:rFonts w:cs="Arial"/>
                <w:sz w:val="16"/>
              </w:rPr>
              <w:t>Scenario Description</w:t>
            </w:r>
          </w:p>
        </w:tc>
        <w:tc>
          <w:tcPr>
            <w:tcW w:w="6073" w:type="dxa"/>
            <w:tcBorders>
              <w:top w:val="nil"/>
              <w:left w:val="nil"/>
              <w:bottom w:val="single" w:sz="8" w:space="0" w:color="auto"/>
              <w:right w:val="single" w:sz="8" w:space="0" w:color="auto"/>
            </w:tcBorders>
            <w:tcMar>
              <w:top w:w="0" w:type="dxa"/>
              <w:left w:w="108" w:type="dxa"/>
              <w:bottom w:w="0" w:type="dxa"/>
              <w:right w:w="108" w:type="dxa"/>
            </w:tcMar>
            <w:hideMark/>
          </w:tcPr>
          <w:p w14:paraId="6D879564" w14:textId="77777777" w:rsidR="00C267E7" w:rsidRDefault="00770557">
            <w:pPr>
              <w:spacing w:line="276" w:lineRule="auto"/>
            </w:pPr>
            <w:r>
              <w:rPr>
                <w:rFonts w:cs="Arial"/>
                <w:sz w:val="16"/>
              </w:rPr>
              <w:t>AUX view Button is selected</w:t>
            </w:r>
          </w:p>
        </w:tc>
      </w:tr>
      <w:tr w:rsidR="00C267E7" w14:paraId="67658ADD"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E10AE5" w14:textId="77777777" w:rsidR="00C267E7" w:rsidRDefault="00770557">
            <w:pPr>
              <w:pStyle w:val="Caption"/>
              <w:spacing w:line="256" w:lineRule="auto"/>
              <w:rPr>
                <w:rFonts w:cs="Arial"/>
                <w:sz w:val="16"/>
              </w:rPr>
            </w:pPr>
            <w:r>
              <w:rPr>
                <w:rFonts w:cs="Arial"/>
                <w:sz w:val="16"/>
              </w:rPr>
              <w:t>Post-conditions</w:t>
            </w:r>
          </w:p>
        </w:tc>
        <w:tc>
          <w:tcPr>
            <w:tcW w:w="6073" w:type="dxa"/>
            <w:tcBorders>
              <w:top w:val="nil"/>
              <w:left w:val="nil"/>
              <w:bottom w:val="single" w:sz="8" w:space="0" w:color="auto"/>
              <w:right w:val="single" w:sz="8" w:space="0" w:color="auto"/>
            </w:tcBorders>
            <w:tcMar>
              <w:top w:w="0" w:type="dxa"/>
              <w:left w:w="108" w:type="dxa"/>
              <w:bottom w:w="0" w:type="dxa"/>
              <w:right w:w="108" w:type="dxa"/>
            </w:tcMar>
            <w:hideMark/>
          </w:tcPr>
          <w:p w14:paraId="1D6BDCFE" w14:textId="77777777" w:rsidR="00C267E7" w:rsidRDefault="00770557">
            <w:pPr>
              <w:spacing w:line="276" w:lineRule="auto"/>
              <w:rPr>
                <w:rFonts w:cs="Arial"/>
                <w:sz w:val="16"/>
              </w:rPr>
            </w:pPr>
            <w:r>
              <w:rPr>
                <w:rFonts w:cs="Arial"/>
                <w:sz w:val="16"/>
              </w:rPr>
              <w:t>Client shall send a request to server for Aux view</w:t>
            </w:r>
          </w:p>
          <w:p w14:paraId="4E09C208" w14:textId="77777777" w:rsidR="00C267E7" w:rsidRDefault="00770557">
            <w:pPr>
              <w:spacing w:line="256" w:lineRule="auto"/>
              <w:rPr>
                <w:rFonts w:cs="Arial"/>
                <w:sz w:val="16"/>
              </w:rPr>
            </w:pPr>
            <w:r>
              <w:rPr>
                <w:rFonts w:cs="Arial"/>
                <w:sz w:val="16"/>
              </w:rPr>
              <w:t>Client displays Aux view.</w:t>
            </w:r>
          </w:p>
        </w:tc>
      </w:tr>
      <w:tr w:rsidR="00C267E7" w14:paraId="481B378E"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8D37F2" w14:textId="77777777" w:rsidR="00C267E7" w:rsidRDefault="00770557">
            <w:pPr>
              <w:pStyle w:val="Caption"/>
              <w:spacing w:line="256" w:lineRule="auto"/>
              <w:rPr>
                <w:rFonts w:cs="Arial"/>
                <w:sz w:val="16"/>
              </w:rPr>
            </w:pPr>
            <w:r>
              <w:rPr>
                <w:rFonts w:cs="Arial"/>
                <w:sz w:val="16"/>
              </w:rPr>
              <w:t>List of Exception Use Cases</w:t>
            </w:r>
          </w:p>
        </w:tc>
        <w:tc>
          <w:tcPr>
            <w:tcW w:w="6073" w:type="dxa"/>
            <w:tcBorders>
              <w:top w:val="nil"/>
              <w:left w:val="nil"/>
              <w:bottom w:val="single" w:sz="8" w:space="0" w:color="auto"/>
              <w:right w:val="single" w:sz="8" w:space="0" w:color="auto"/>
            </w:tcBorders>
            <w:tcMar>
              <w:top w:w="0" w:type="dxa"/>
              <w:left w:w="108" w:type="dxa"/>
              <w:bottom w:w="0" w:type="dxa"/>
              <w:right w:w="108" w:type="dxa"/>
            </w:tcMar>
            <w:hideMark/>
          </w:tcPr>
          <w:p w14:paraId="6DA81BD3" w14:textId="77777777" w:rsidR="00C267E7" w:rsidRDefault="00770557">
            <w:pPr>
              <w:pStyle w:val="Caption"/>
              <w:spacing w:line="256" w:lineRule="auto"/>
              <w:rPr>
                <w:rFonts w:cs="Arial"/>
                <w:b w:val="0"/>
                <w:bCs w:val="0"/>
                <w:sz w:val="16"/>
              </w:rPr>
            </w:pPr>
            <w:r>
              <w:rPr>
                <w:rFonts w:cs="Arial"/>
                <w:b w:val="0"/>
                <w:bCs w:val="0"/>
                <w:sz w:val="16"/>
              </w:rPr>
              <w:t>E1 – Vehicle is not RUN/START</w:t>
            </w:r>
          </w:p>
          <w:p w14:paraId="6540507B" w14:textId="77777777" w:rsidR="00C267E7" w:rsidRDefault="00770557">
            <w:pPr>
              <w:pStyle w:val="Caption"/>
              <w:spacing w:line="256" w:lineRule="auto"/>
              <w:rPr>
                <w:rFonts w:cs="Arial"/>
                <w:b w:val="0"/>
                <w:bCs w:val="0"/>
                <w:sz w:val="16"/>
              </w:rPr>
            </w:pPr>
            <w:r>
              <w:rPr>
                <w:rFonts w:cs="Arial"/>
                <w:b w:val="0"/>
                <w:bCs w:val="0"/>
                <w:sz w:val="16"/>
              </w:rPr>
              <w:t>E2 – Loss of communication with ADAS module</w:t>
            </w:r>
          </w:p>
          <w:p w14:paraId="6F5C6F00" w14:textId="77777777" w:rsidR="00C267E7" w:rsidRDefault="00770557">
            <w:pPr>
              <w:pStyle w:val="Caption"/>
              <w:spacing w:line="256" w:lineRule="auto"/>
              <w:rPr>
                <w:rFonts w:cs="Arial"/>
                <w:sz w:val="16"/>
              </w:rPr>
            </w:pPr>
            <w:r>
              <w:rPr>
                <w:rFonts w:cs="Arial"/>
                <w:b w:val="0"/>
                <w:bCs w:val="0"/>
                <w:sz w:val="16"/>
              </w:rPr>
              <w:lastRenderedPageBreak/>
              <w:t>E3 – Valid camera video signal not present</w:t>
            </w:r>
          </w:p>
        </w:tc>
      </w:tr>
      <w:tr w:rsidR="00C267E7" w14:paraId="371FB494"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2F136F" w14:textId="77777777" w:rsidR="00C267E7" w:rsidRDefault="00770557">
            <w:pPr>
              <w:pStyle w:val="Caption"/>
              <w:spacing w:line="256" w:lineRule="auto"/>
              <w:rPr>
                <w:rFonts w:cs="Arial"/>
                <w:sz w:val="16"/>
              </w:rPr>
            </w:pPr>
            <w:r>
              <w:rPr>
                <w:rFonts w:cs="Arial"/>
                <w:sz w:val="16"/>
              </w:rPr>
              <w:lastRenderedPageBreak/>
              <w:t>Interfaces</w:t>
            </w:r>
          </w:p>
        </w:tc>
        <w:tc>
          <w:tcPr>
            <w:tcW w:w="6073" w:type="dxa"/>
            <w:tcBorders>
              <w:top w:val="nil"/>
              <w:left w:val="nil"/>
              <w:bottom w:val="single" w:sz="8" w:space="0" w:color="auto"/>
              <w:right w:val="single" w:sz="8" w:space="0" w:color="auto"/>
            </w:tcBorders>
            <w:tcMar>
              <w:top w:w="0" w:type="dxa"/>
              <w:left w:w="108" w:type="dxa"/>
              <w:bottom w:w="0" w:type="dxa"/>
              <w:right w:w="108" w:type="dxa"/>
            </w:tcMar>
          </w:tcPr>
          <w:p w14:paraId="440962CA" w14:textId="77777777" w:rsidR="00C267E7" w:rsidRDefault="00000000">
            <w:pPr>
              <w:pStyle w:val="Caption"/>
              <w:spacing w:line="256" w:lineRule="auto"/>
              <w:rPr>
                <w:rFonts w:cs="Arial"/>
                <w:sz w:val="16"/>
              </w:rPr>
            </w:pPr>
          </w:p>
        </w:tc>
      </w:tr>
    </w:tbl>
    <w:p w14:paraId="565F5965" w14:textId="77777777" w:rsidR="00500605" w:rsidRDefault="00000000" w:rsidP="00CD0F64"/>
    <w:p w14:paraId="22F56A69" w14:textId="77777777" w:rsidR="00406F39" w:rsidRDefault="00770557" w:rsidP="00E52CBB">
      <w:pPr>
        <w:pStyle w:val="Heading5"/>
      </w:pPr>
      <w:r>
        <w:t>CAMERA-UC-REQ-420616/A-Requesting 50/50 from PiP 50/50 view with 50/50 button below 10kph</w:t>
      </w:r>
    </w:p>
    <w:p w14:paraId="3BFFF524" w14:textId="77777777" w:rsidR="00AE06BC" w:rsidRPr="00AE06BC" w:rsidRDefault="00000000" w:rsidP="00AE06BC"/>
    <w:tbl>
      <w:tblPr>
        <w:tblW w:w="807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6161"/>
      </w:tblGrid>
      <w:tr w:rsidR="0066317B" w14:paraId="2C00E53D"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6C4C5A" w14:textId="77777777" w:rsidR="0066317B" w:rsidRDefault="00770557">
            <w:pPr>
              <w:pStyle w:val="Caption"/>
              <w:spacing w:line="256" w:lineRule="auto"/>
              <w:rPr>
                <w:rFonts w:cs="Arial"/>
                <w:sz w:val="16"/>
              </w:rPr>
            </w:pPr>
            <w:r>
              <w:rPr>
                <w:rFonts w:cs="Arial"/>
                <w:sz w:val="16"/>
              </w:rPr>
              <w:t>Actors</w:t>
            </w:r>
          </w:p>
        </w:tc>
        <w:tc>
          <w:tcPr>
            <w:tcW w:w="61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BA1694" w14:textId="77777777" w:rsidR="0066317B" w:rsidRDefault="00770557">
            <w:pPr>
              <w:pStyle w:val="Caption"/>
              <w:spacing w:line="256" w:lineRule="auto"/>
              <w:rPr>
                <w:rFonts w:cs="Arial"/>
                <w:sz w:val="16"/>
              </w:rPr>
            </w:pPr>
            <w:r>
              <w:rPr>
                <w:rFonts w:cs="Arial"/>
                <w:sz w:val="16"/>
              </w:rPr>
              <w:t>Vehicle Occupant</w:t>
            </w:r>
          </w:p>
        </w:tc>
      </w:tr>
      <w:tr w:rsidR="0066317B" w14:paraId="583511EB"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6714DA" w14:textId="77777777" w:rsidR="0066317B" w:rsidRDefault="00770557">
            <w:pPr>
              <w:pStyle w:val="Caption"/>
              <w:spacing w:line="256" w:lineRule="auto"/>
              <w:rPr>
                <w:rFonts w:cs="Arial"/>
                <w:sz w:val="16"/>
              </w:rPr>
            </w:pPr>
            <w:r>
              <w:rPr>
                <w:rFonts w:cs="Arial"/>
                <w:sz w:val="16"/>
              </w:rPr>
              <w:t>Pre-conditions</w:t>
            </w:r>
          </w:p>
        </w:tc>
        <w:tc>
          <w:tcPr>
            <w:tcW w:w="6163" w:type="dxa"/>
            <w:tcBorders>
              <w:top w:val="nil"/>
              <w:left w:val="nil"/>
              <w:bottom w:val="single" w:sz="8" w:space="0" w:color="auto"/>
              <w:right w:val="single" w:sz="8" w:space="0" w:color="auto"/>
            </w:tcBorders>
            <w:tcMar>
              <w:top w:w="0" w:type="dxa"/>
              <w:left w:w="108" w:type="dxa"/>
              <w:bottom w:w="0" w:type="dxa"/>
              <w:right w:w="108" w:type="dxa"/>
            </w:tcMar>
            <w:hideMark/>
          </w:tcPr>
          <w:p w14:paraId="4297B1CF" w14:textId="77777777" w:rsidR="0066317B" w:rsidRDefault="00770557">
            <w:pPr>
              <w:spacing w:line="276" w:lineRule="auto"/>
              <w:rPr>
                <w:rFonts w:cs="Arial"/>
                <w:sz w:val="16"/>
              </w:rPr>
            </w:pPr>
            <w:r>
              <w:rPr>
                <w:rFonts w:cs="Arial"/>
                <w:sz w:val="16"/>
              </w:rPr>
              <w:t xml:space="preserve">Client is configured for Pip and PiP views at Speed </w:t>
            </w:r>
          </w:p>
          <w:p w14:paraId="508D1808" w14:textId="77777777" w:rsidR="0066317B" w:rsidRDefault="00770557">
            <w:pPr>
              <w:spacing w:line="276" w:lineRule="auto"/>
              <w:rPr>
                <w:rFonts w:cs="Arial"/>
                <w:sz w:val="16"/>
              </w:rPr>
            </w:pPr>
            <w:r>
              <w:rPr>
                <w:rFonts w:cs="Arial"/>
                <w:sz w:val="16"/>
              </w:rPr>
              <w:t>Vehicle is in drive mode and below 10kph speed.</w:t>
            </w:r>
          </w:p>
          <w:p w14:paraId="4FDFCFD6" w14:textId="77777777" w:rsidR="0066317B" w:rsidRDefault="00770557">
            <w:pPr>
              <w:spacing w:line="276" w:lineRule="auto"/>
              <w:rPr>
                <w:rFonts w:cs="Arial"/>
                <w:sz w:val="16"/>
              </w:rPr>
            </w:pPr>
            <w:r>
              <w:rPr>
                <w:rFonts w:cs="Arial"/>
                <w:sz w:val="16"/>
              </w:rPr>
              <w:t>PiP  50/50 View is active</w:t>
            </w:r>
          </w:p>
        </w:tc>
      </w:tr>
      <w:tr w:rsidR="0066317B" w14:paraId="12894A3F" w14:textId="77777777" w:rsidTr="00E52CBB">
        <w:trPr>
          <w:trHeight w:val="124"/>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FD41A9" w14:textId="77777777" w:rsidR="0066317B" w:rsidRDefault="00770557">
            <w:pPr>
              <w:pStyle w:val="Caption"/>
              <w:spacing w:line="256" w:lineRule="auto"/>
              <w:rPr>
                <w:rFonts w:cs="Arial"/>
                <w:sz w:val="16"/>
              </w:rPr>
            </w:pPr>
            <w:r>
              <w:rPr>
                <w:rFonts w:cs="Arial"/>
                <w:sz w:val="16"/>
              </w:rPr>
              <w:t>Scenario Description</w:t>
            </w:r>
          </w:p>
        </w:tc>
        <w:tc>
          <w:tcPr>
            <w:tcW w:w="6163" w:type="dxa"/>
            <w:tcBorders>
              <w:top w:val="nil"/>
              <w:left w:val="nil"/>
              <w:bottom w:val="single" w:sz="8" w:space="0" w:color="auto"/>
              <w:right w:val="single" w:sz="8" w:space="0" w:color="auto"/>
            </w:tcBorders>
            <w:tcMar>
              <w:top w:w="0" w:type="dxa"/>
              <w:left w:w="108" w:type="dxa"/>
              <w:bottom w:w="0" w:type="dxa"/>
              <w:right w:w="108" w:type="dxa"/>
            </w:tcMar>
            <w:hideMark/>
          </w:tcPr>
          <w:p w14:paraId="3CCCA957" w14:textId="77777777" w:rsidR="0066317B" w:rsidRDefault="00770557">
            <w:pPr>
              <w:spacing w:line="276" w:lineRule="auto"/>
              <w:rPr>
                <w:rFonts w:cs="Arial"/>
                <w:sz w:val="16"/>
              </w:rPr>
            </w:pPr>
            <w:r>
              <w:rPr>
                <w:rFonts w:cs="Arial"/>
                <w:sz w:val="16"/>
              </w:rPr>
              <w:t>50/50 view Button is selected</w:t>
            </w:r>
          </w:p>
        </w:tc>
      </w:tr>
      <w:tr w:rsidR="0066317B" w14:paraId="14E282A1"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F20BFC" w14:textId="77777777" w:rsidR="0066317B" w:rsidRDefault="00770557">
            <w:pPr>
              <w:pStyle w:val="Caption"/>
              <w:spacing w:line="256" w:lineRule="auto"/>
              <w:rPr>
                <w:rFonts w:cs="Arial"/>
                <w:sz w:val="16"/>
              </w:rPr>
            </w:pPr>
            <w:r>
              <w:rPr>
                <w:rFonts w:cs="Arial"/>
                <w:sz w:val="16"/>
              </w:rPr>
              <w:t>Post-conditions</w:t>
            </w:r>
          </w:p>
        </w:tc>
        <w:tc>
          <w:tcPr>
            <w:tcW w:w="6163" w:type="dxa"/>
            <w:tcBorders>
              <w:top w:val="nil"/>
              <w:left w:val="nil"/>
              <w:bottom w:val="single" w:sz="8" w:space="0" w:color="auto"/>
              <w:right w:val="single" w:sz="8" w:space="0" w:color="auto"/>
            </w:tcBorders>
            <w:tcMar>
              <w:top w:w="0" w:type="dxa"/>
              <w:left w:w="108" w:type="dxa"/>
              <w:bottom w:w="0" w:type="dxa"/>
              <w:right w:w="108" w:type="dxa"/>
            </w:tcMar>
            <w:hideMark/>
          </w:tcPr>
          <w:p w14:paraId="5BC285C2" w14:textId="77777777" w:rsidR="0066317B" w:rsidRDefault="00770557">
            <w:pPr>
              <w:spacing w:line="276" w:lineRule="auto"/>
              <w:rPr>
                <w:rFonts w:cs="Arial"/>
                <w:sz w:val="16"/>
              </w:rPr>
            </w:pPr>
            <w:r>
              <w:rPr>
                <w:rFonts w:cs="Arial"/>
                <w:sz w:val="16"/>
              </w:rPr>
              <w:t>Client shall send a request to server for 50/50 view</w:t>
            </w:r>
          </w:p>
          <w:p w14:paraId="50923AB1" w14:textId="77777777" w:rsidR="0066317B" w:rsidRDefault="00770557">
            <w:pPr>
              <w:spacing w:line="256" w:lineRule="auto"/>
              <w:rPr>
                <w:rFonts w:cs="Arial"/>
                <w:sz w:val="16"/>
              </w:rPr>
            </w:pPr>
            <w:r>
              <w:rPr>
                <w:rFonts w:cs="Arial"/>
                <w:sz w:val="16"/>
              </w:rPr>
              <w:t>Client displays 50/50 view.</w:t>
            </w:r>
          </w:p>
        </w:tc>
      </w:tr>
      <w:tr w:rsidR="0066317B" w14:paraId="6F2B8FBF"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BA044C" w14:textId="77777777" w:rsidR="0066317B" w:rsidRDefault="00770557">
            <w:pPr>
              <w:pStyle w:val="Caption"/>
              <w:spacing w:line="256" w:lineRule="auto"/>
              <w:rPr>
                <w:rFonts w:cs="Arial"/>
                <w:sz w:val="16"/>
              </w:rPr>
            </w:pPr>
            <w:r>
              <w:rPr>
                <w:rFonts w:cs="Arial"/>
                <w:sz w:val="16"/>
              </w:rPr>
              <w:t>List of Exception Use Cases</w:t>
            </w:r>
          </w:p>
        </w:tc>
        <w:tc>
          <w:tcPr>
            <w:tcW w:w="6163" w:type="dxa"/>
            <w:tcBorders>
              <w:top w:val="nil"/>
              <w:left w:val="nil"/>
              <w:bottom w:val="single" w:sz="8" w:space="0" w:color="auto"/>
              <w:right w:val="single" w:sz="8" w:space="0" w:color="auto"/>
            </w:tcBorders>
            <w:tcMar>
              <w:top w:w="0" w:type="dxa"/>
              <w:left w:w="108" w:type="dxa"/>
              <w:bottom w:w="0" w:type="dxa"/>
              <w:right w:w="108" w:type="dxa"/>
            </w:tcMar>
            <w:hideMark/>
          </w:tcPr>
          <w:p w14:paraId="0B43BF17" w14:textId="77777777" w:rsidR="0066317B" w:rsidRDefault="00770557">
            <w:pPr>
              <w:pStyle w:val="Caption"/>
              <w:spacing w:line="256" w:lineRule="auto"/>
              <w:rPr>
                <w:rFonts w:cs="Arial"/>
                <w:b w:val="0"/>
                <w:bCs w:val="0"/>
                <w:sz w:val="16"/>
              </w:rPr>
            </w:pPr>
            <w:r>
              <w:rPr>
                <w:rFonts w:cs="Arial"/>
                <w:b w:val="0"/>
                <w:bCs w:val="0"/>
                <w:sz w:val="16"/>
              </w:rPr>
              <w:t>E1 – Vehicle is not RUN/START</w:t>
            </w:r>
          </w:p>
          <w:p w14:paraId="410682EA" w14:textId="77777777" w:rsidR="0066317B" w:rsidRDefault="00770557">
            <w:pPr>
              <w:pStyle w:val="Caption"/>
              <w:spacing w:line="256" w:lineRule="auto"/>
              <w:rPr>
                <w:rFonts w:cs="Arial"/>
                <w:b w:val="0"/>
                <w:bCs w:val="0"/>
                <w:sz w:val="16"/>
              </w:rPr>
            </w:pPr>
            <w:r>
              <w:rPr>
                <w:rFonts w:cs="Arial"/>
                <w:b w:val="0"/>
                <w:bCs w:val="0"/>
                <w:sz w:val="16"/>
              </w:rPr>
              <w:t>E2 – Loss of communication with ADAS module</w:t>
            </w:r>
          </w:p>
          <w:p w14:paraId="31D90F45" w14:textId="77777777" w:rsidR="0066317B" w:rsidRDefault="00770557">
            <w:pPr>
              <w:pStyle w:val="Caption"/>
              <w:spacing w:line="256" w:lineRule="auto"/>
              <w:rPr>
                <w:rFonts w:cs="Arial"/>
                <w:sz w:val="16"/>
              </w:rPr>
            </w:pPr>
            <w:r>
              <w:rPr>
                <w:rFonts w:cs="Arial"/>
                <w:b w:val="0"/>
                <w:bCs w:val="0"/>
                <w:sz w:val="16"/>
              </w:rPr>
              <w:t>E3 – Valid camera video signal not present</w:t>
            </w:r>
          </w:p>
        </w:tc>
      </w:tr>
      <w:tr w:rsidR="0066317B" w14:paraId="1B1F4889"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368FBD" w14:textId="77777777" w:rsidR="0066317B" w:rsidRDefault="00770557">
            <w:pPr>
              <w:pStyle w:val="Caption"/>
              <w:spacing w:line="256" w:lineRule="auto"/>
              <w:rPr>
                <w:rFonts w:cs="Arial"/>
                <w:sz w:val="16"/>
              </w:rPr>
            </w:pPr>
            <w:r>
              <w:rPr>
                <w:rFonts w:cs="Arial"/>
                <w:sz w:val="16"/>
              </w:rPr>
              <w:t>Interfaces</w:t>
            </w:r>
          </w:p>
        </w:tc>
        <w:tc>
          <w:tcPr>
            <w:tcW w:w="6163" w:type="dxa"/>
            <w:tcBorders>
              <w:top w:val="nil"/>
              <w:left w:val="nil"/>
              <w:bottom w:val="single" w:sz="8" w:space="0" w:color="auto"/>
              <w:right w:val="single" w:sz="8" w:space="0" w:color="auto"/>
            </w:tcBorders>
            <w:tcMar>
              <w:top w:w="0" w:type="dxa"/>
              <w:left w:w="108" w:type="dxa"/>
              <w:bottom w:w="0" w:type="dxa"/>
              <w:right w:w="108" w:type="dxa"/>
            </w:tcMar>
          </w:tcPr>
          <w:p w14:paraId="49354184" w14:textId="77777777" w:rsidR="0066317B" w:rsidRDefault="00000000">
            <w:pPr>
              <w:pStyle w:val="Caption"/>
              <w:spacing w:line="256" w:lineRule="auto"/>
              <w:rPr>
                <w:rFonts w:cs="Arial"/>
                <w:sz w:val="16"/>
              </w:rPr>
            </w:pPr>
          </w:p>
        </w:tc>
      </w:tr>
    </w:tbl>
    <w:p w14:paraId="1A2E729C" w14:textId="77777777" w:rsidR="00500605" w:rsidRDefault="00000000" w:rsidP="00CD0F64"/>
    <w:p w14:paraId="02EF7F0D" w14:textId="77777777" w:rsidR="00406F39" w:rsidRDefault="00770557" w:rsidP="00E52CBB">
      <w:pPr>
        <w:pStyle w:val="Heading5"/>
      </w:pPr>
      <w:r>
        <w:t>CAMERA-UC-REQ-420617/A-Requesting Trailer Normal View from PiP Trailer Rear Normal view with Trailer Rear Normal View button below 10kph</w:t>
      </w:r>
    </w:p>
    <w:p w14:paraId="38E9C7ED" w14:textId="77777777" w:rsidR="00AE06BC" w:rsidRPr="00AE06BC" w:rsidRDefault="00000000" w:rsidP="00AE06BC"/>
    <w:tbl>
      <w:tblPr>
        <w:tblW w:w="780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891"/>
      </w:tblGrid>
      <w:tr w:rsidR="00174247" w14:paraId="1C582686"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A79D66" w14:textId="77777777" w:rsidR="00174247" w:rsidRDefault="00770557">
            <w:pPr>
              <w:pStyle w:val="Caption"/>
              <w:spacing w:line="256" w:lineRule="auto"/>
              <w:rPr>
                <w:rFonts w:cs="Arial"/>
                <w:sz w:val="16"/>
              </w:rPr>
            </w:pPr>
            <w:r>
              <w:rPr>
                <w:rFonts w:cs="Arial"/>
                <w:sz w:val="16"/>
              </w:rPr>
              <w:t>Actors</w:t>
            </w:r>
          </w:p>
        </w:tc>
        <w:tc>
          <w:tcPr>
            <w:tcW w:w="58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84E3BC7" w14:textId="77777777" w:rsidR="00174247" w:rsidRDefault="00770557">
            <w:pPr>
              <w:pStyle w:val="Caption"/>
              <w:spacing w:line="256" w:lineRule="auto"/>
              <w:rPr>
                <w:rFonts w:cs="Arial"/>
                <w:sz w:val="16"/>
              </w:rPr>
            </w:pPr>
            <w:r>
              <w:rPr>
                <w:rFonts w:cs="Arial"/>
                <w:sz w:val="16"/>
              </w:rPr>
              <w:t>Vehicle Occupant</w:t>
            </w:r>
          </w:p>
        </w:tc>
      </w:tr>
      <w:tr w:rsidR="00174247" w14:paraId="4CF42F26"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CAA55D" w14:textId="77777777" w:rsidR="00174247" w:rsidRDefault="00770557">
            <w:pPr>
              <w:pStyle w:val="Caption"/>
              <w:spacing w:line="256" w:lineRule="auto"/>
              <w:rPr>
                <w:rFonts w:cs="Arial"/>
                <w:sz w:val="16"/>
              </w:rPr>
            </w:pPr>
            <w:r>
              <w:rPr>
                <w:rFonts w:cs="Arial"/>
                <w:sz w:val="16"/>
              </w:rPr>
              <w:t>Pre-conditions</w:t>
            </w:r>
          </w:p>
        </w:tc>
        <w:tc>
          <w:tcPr>
            <w:tcW w:w="5893" w:type="dxa"/>
            <w:tcBorders>
              <w:top w:val="nil"/>
              <w:left w:val="nil"/>
              <w:bottom w:val="single" w:sz="8" w:space="0" w:color="auto"/>
              <w:right w:val="single" w:sz="8" w:space="0" w:color="auto"/>
            </w:tcBorders>
            <w:tcMar>
              <w:top w:w="0" w:type="dxa"/>
              <w:left w:w="108" w:type="dxa"/>
              <w:bottom w:w="0" w:type="dxa"/>
              <w:right w:w="108" w:type="dxa"/>
            </w:tcMar>
            <w:hideMark/>
          </w:tcPr>
          <w:p w14:paraId="0536D3F4" w14:textId="77777777" w:rsidR="00174247" w:rsidRDefault="00770557">
            <w:pPr>
              <w:spacing w:line="276" w:lineRule="auto"/>
              <w:rPr>
                <w:rFonts w:cs="Arial"/>
                <w:sz w:val="16"/>
              </w:rPr>
            </w:pPr>
            <w:r>
              <w:rPr>
                <w:rFonts w:cs="Arial"/>
                <w:sz w:val="16"/>
              </w:rPr>
              <w:t xml:space="preserve">Client is configured for Pip and PiP views at Speed </w:t>
            </w:r>
          </w:p>
          <w:p w14:paraId="236DF229" w14:textId="77777777" w:rsidR="00174247" w:rsidRDefault="00770557">
            <w:pPr>
              <w:spacing w:line="276" w:lineRule="auto"/>
              <w:rPr>
                <w:rFonts w:cs="Arial"/>
                <w:sz w:val="16"/>
              </w:rPr>
            </w:pPr>
            <w:r>
              <w:rPr>
                <w:rFonts w:cs="Arial"/>
                <w:sz w:val="16"/>
              </w:rPr>
              <w:t>Vehicle is in drive mode and below 10kph speed.</w:t>
            </w:r>
          </w:p>
          <w:p w14:paraId="4BEFE36A" w14:textId="77777777" w:rsidR="00174247" w:rsidRDefault="00770557">
            <w:pPr>
              <w:spacing w:line="276" w:lineRule="auto"/>
              <w:rPr>
                <w:rFonts w:cs="Arial"/>
                <w:sz w:val="16"/>
              </w:rPr>
            </w:pPr>
            <w:r>
              <w:rPr>
                <w:rFonts w:cs="Arial"/>
                <w:sz w:val="16"/>
              </w:rPr>
              <w:t>PiP Trailer Rear Normal View is active</w:t>
            </w:r>
          </w:p>
        </w:tc>
      </w:tr>
      <w:tr w:rsidR="00174247" w14:paraId="64B938FB" w14:textId="77777777" w:rsidTr="00E52CBB">
        <w:trPr>
          <w:trHeight w:val="214"/>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C1B63F" w14:textId="77777777" w:rsidR="00174247" w:rsidRDefault="00770557">
            <w:pPr>
              <w:pStyle w:val="Caption"/>
              <w:spacing w:line="256" w:lineRule="auto"/>
              <w:rPr>
                <w:rFonts w:cs="Arial"/>
                <w:sz w:val="16"/>
              </w:rPr>
            </w:pPr>
            <w:r>
              <w:rPr>
                <w:rFonts w:cs="Arial"/>
                <w:sz w:val="16"/>
              </w:rPr>
              <w:t>Scenario Description</w:t>
            </w:r>
          </w:p>
        </w:tc>
        <w:tc>
          <w:tcPr>
            <w:tcW w:w="5893" w:type="dxa"/>
            <w:tcBorders>
              <w:top w:val="nil"/>
              <w:left w:val="nil"/>
              <w:bottom w:val="single" w:sz="8" w:space="0" w:color="auto"/>
              <w:right w:val="single" w:sz="8" w:space="0" w:color="auto"/>
            </w:tcBorders>
            <w:tcMar>
              <w:top w:w="0" w:type="dxa"/>
              <w:left w:w="108" w:type="dxa"/>
              <w:bottom w:w="0" w:type="dxa"/>
              <w:right w:w="108" w:type="dxa"/>
            </w:tcMar>
            <w:hideMark/>
          </w:tcPr>
          <w:p w14:paraId="787968DF" w14:textId="77777777" w:rsidR="00174247" w:rsidRDefault="00770557">
            <w:pPr>
              <w:spacing w:line="276" w:lineRule="auto"/>
            </w:pPr>
            <w:r>
              <w:rPr>
                <w:rFonts w:cs="Arial"/>
                <w:sz w:val="16"/>
              </w:rPr>
              <w:t>Trailer Rear Normal view button is selected</w:t>
            </w:r>
          </w:p>
        </w:tc>
      </w:tr>
      <w:tr w:rsidR="00174247" w14:paraId="07E30704"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CBECB2" w14:textId="77777777" w:rsidR="00174247" w:rsidRDefault="00770557">
            <w:pPr>
              <w:pStyle w:val="Caption"/>
              <w:spacing w:line="256" w:lineRule="auto"/>
              <w:rPr>
                <w:rFonts w:cs="Arial"/>
                <w:sz w:val="16"/>
              </w:rPr>
            </w:pPr>
            <w:r>
              <w:rPr>
                <w:rFonts w:cs="Arial"/>
                <w:sz w:val="16"/>
              </w:rPr>
              <w:t>Post-conditions</w:t>
            </w:r>
          </w:p>
        </w:tc>
        <w:tc>
          <w:tcPr>
            <w:tcW w:w="5893" w:type="dxa"/>
            <w:tcBorders>
              <w:top w:val="nil"/>
              <w:left w:val="nil"/>
              <w:bottom w:val="single" w:sz="8" w:space="0" w:color="auto"/>
              <w:right w:val="single" w:sz="8" w:space="0" w:color="auto"/>
            </w:tcBorders>
            <w:tcMar>
              <w:top w:w="0" w:type="dxa"/>
              <w:left w:w="108" w:type="dxa"/>
              <w:bottom w:w="0" w:type="dxa"/>
              <w:right w:w="108" w:type="dxa"/>
            </w:tcMar>
            <w:hideMark/>
          </w:tcPr>
          <w:p w14:paraId="1A4437A4" w14:textId="77777777" w:rsidR="00174247" w:rsidRDefault="00770557">
            <w:pPr>
              <w:spacing w:line="276" w:lineRule="auto"/>
              <w:rPr>
                <w:rFonts w:cs="Arial"/>
                <w:sz w:val="16"/>
              </w:rPr>
            </w:pPr>
            <w:r>
              <w:rPr>
                <w:rFonts w:cs="Arial"/>
                <w:sz w:val="16"/>
              </w:rPr>
              <w:t>Client shall send a request to server for Trailer Rear Normal view</w:t>
            </w:r>
          </w:p>
          <w:p w14:paraId="4617534A" w14:textId="77777777" w:rsidR="00174247" w:rsidRDefault="00770557">
            <w:pPr>
              <w:spacing w:line="256" w:lineRule="auto"/>
              <w:rPr>
                <w:rFonts w:cs="Arial"/>
                <w:sz w:val="16"/>
              </w:rPr>
            </w:pPr>
            <w:r>
              <w:rPr>
                <w:rFonts w:cs="Arial"/>
                <w:sz w:val="16"/>
              </w:rPr>
              <w:t>Client displays Trailer Rear Normal.</w:t>
            </w:r>
          </w:p>
        </w:tc>
      </w:tr>
      <w:tr w:rsidR="00174247" w14:paraId="77B15F01"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90E2B8" w14:textId="77777777" w:rsidR="00174247" w:rsidRDefault="00770557">
            <w:pPr>
              <w:pStyle w:val="Caption"/>
              <w:spacing w:line="256" w:lineRule="auto"/>
              <w:rPr>
                <w:rFonts w:cs="Arial"/>
                <w:sz w:val="16"/>
              </w:rPr>
            </w:pPr>
            <w:r>
              <w:rPr>
                <w:rFonts w:cs="Arial"/>
                <w:sz w:val="16"/>
              </w:rPr>
              <w:t>List of Exception Use Cases</w:t>
            </w:r>
          </w:p>
        </w:tc>
        <w:tc>
          <w:tcPr>
            <w:tcW w:w="5893" w:type="dxa"/>
            <w:tcBorders>
              <w:top w:val="nil"/>
              <w:left w:val="nil"/>
              <w:bottom w:val="single" w:sz="8" w:space="0" w:color="auto"/>
              <w:right w:val="single" w:sz="8" w:space="0" w:color="auto"/>
            </w:tcBorders>
            <w:tcMar>
              <w:top w:w="0" w:type="dxa"/>
              <w:left w:w="108" w:type="dxa"/>
              <w:bottom w:w="0" w:type="dxa"/>
              <w:right w:w="108" w:type="dxa"/>
            </w:tcMar>
            <w:hideMark/>
          </w:tcPr>
          <w:p w14:paraId="70568482" w14:textId="77777777" w:rsidR="00174247" w:rsidRDefault="00770557">
            <w:pPr>
              <w:pStyle w:val="Caption"/>
              <w:spacing w:line="256" w:lineRule="auto"/>
              <w:rPr>
                <w:rFonts w:cs="Arial"/>
                <w:b w:val="0"/>
                <w:bCs w:val="0"/>
                <w:sz w:val="16"/>
              </w:rPr>
            </w:pPr>
            <w:r>
              <w:rPr>
                <w:rFonts w:cs="Arial"/>
                <w:b w:val="0"/>
                <w:bCs w:val="0"/>
                <w:sz w:val="16"/>
              </w:rPr>
              <w:t>E1 – Vehicle is not RUN/START</w:t>
            </w:r>
          </w:p>
          <w:p w14:paraId="42265CFF" w14:textId="77777777" w:rsidR="00174247" w:rsidRDefault="00770557">
            <w:pPr>
              <w:pStyle w:val="Caption"/>
              <w:spacing w:line="256" w:lineRule="auto"/>
              <w:rPr>
                <w:rFonts w:cs="Arial"/>
                <w:b w:val="0"/>
                <w:bCs w:val="0"/>
                <w:sz w:val="16"/>
              </w:rPr>
            </w:pPr>
            <w:r>
              <w:rPr>
                <w:rFonts w:cs="Arial"/>
                <w:b w:val="0"/>
                <w:bCs w:val="0"/>
                <w:sz w:val="16"/>
              </w:rPr>
              <w:t>E2 – Loss of communication with ADAS module</w:t>
            </w:r>
          </w:p>
          <w:p w14:paraId="54CA8085" w14:textId="77777777" w:rsidR="00174247" w:rsidRDefault="00770557">
            <w:pPr>
              <w:pStyle w:val="Caption"/>
              <w:spacing w:line="256" w:lineRule="auto"/>
              <w:rPr>
                <w:rFonts w:cs="Arial"/>
                <w:sz w:val="16"/>
              </w:rPr>
            </w:pPr>
            <w:r>
              <w:rPr>
                <w:rFonts w:cs="Arial"/>
                <w:b w:val="0"/>
                <w:bCs w:val="0"/>
                <w:sz w:val="16"/>
              </w:rPr>
              <w:t>E3 – Valid camera video signal not present</w:t>
            </w:r>
          </w:p>
        </w:tc>
      </w:tr>
      <w:tr w:rsidR="00174247" w14:paraId="73E95218"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96B0C2" w14:textId="77777777" w:rsidR="00174247" w:rsidRDefault="00770557">
            <w:pPr>
              <w:pStyle w:val="Caption"/>
              <w:spacing w:line="256" w:lineRule="auto"/>
              <w:rPr>
                <w:rFonts w:cs="Arial"/>
                <w:sz w:val="16"/>
              </w:rPr>
            </w:pPr>
            <w:r>
              <w:rPr>
                <w:rFonts w:cs="Arial"/>
                <w:sz w:val="16"/>
              </w:rPr>
              <w:t>Interfaces</w:t>
            </w:r>
          </w:p>
        </w:tc>
        <w:tc>
          <w:tcPr>
            <w:tcW w:w="5893" w:type="dxa"/>
            <w:tcBorders>
              <w:top w:val="nil"/>
              <w:left w:val="nil"/>
              <w:bottom w:val="single" w:sz="8" w:space="0" w:color="auto"/>
              <w:right w:val="single" w:sz="8" w:space="0" w:color="auto"/>
            </w:tcBorders>
            <w:tcMar>
              <w:top w:w="0" w:type="dxa"/>
              <w:left w:w="108" w:type="dxa"/>
              <w:bottom w:w="0" w:type="dxa"/>
              <w:right w:w="108" w:type="dxa"/>
            </w:tcMar>
          </w:tcPr>
          <w:p w14:paraId="3207E502" w14:textId="77777777" w:rsidR="00174247" w:rsidRDefault="00000000">
            <w:pPr>
              <w:pStyle w:val="Caption"/>
              <w:spacing w:line="256" w:lineRule="auto"/>
              <w:rPr>
                <w:rFonts w:cs="Arial"/>
                <w:sz w:val="16"/>
              </w:rPr>
            </w:pPr>
          </w:p>
        </w:tc>
      </w:tr>
    </w:tbl>
    <w:p w14:paraId="58FF50CA" w14:textId="77777777" w:rsidR="00500605" w:rsidRDefault="00000000" w:rsidP="00CD0F64"/>
    <w:p w14:paraId="55CB28C7" w14:textId="77777777" w:rsidR="00406F39" w:rsidRDefault="00770557" w:rsidP="00E52CBB">
      <w:pPr>
        <w:pStyle w:val="Heading5"/>
      </w:pPr>
      <w:r>
        <w:t>CAMERA-UC-REQ-420618/A-Requesting Swap from PiP AUX at speed above 10kph</w:t>
      </w:r>
    </w:p>
    <w:p w14:paraId="6DE83A80" w14:textId="77777777" w:rsidR="00AE06BC" w:rsidRPr="00AE06BC" w:rsidRDefault="00000000" w:rsidP="00AE06BC"/>
    <w:tbl>
      <w:tblPr>
        <w:tblW w:w="699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8"/>
        <w:gridCol w:w="5082"/>
      </w:tblGrid>
      <w:tr w:rsidR="00F74572" w14:paraId="0CD05160"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192309" w14:textId="77777777" w:rsidR="00F74572" w:rsidRDefault="00770557">
            <w:pPr>
              <w:pStyle w:val="Caption"/>
              <w:spacing w:line="256" w:lineRule="auto"/>
              <w:rPr>
                <w:rFonts w:cs="Arial"/>
                <w:sz w:val="16"/>
              </w:rPr>
            </w:pPr>
            <w:r>
              <w:rPr>
                <w:rFonts w:cs="Arial"/>
                <w:sz w:val="16"/>
              </w:rPr>
              <w:t>Actors</w:t>
            </w:r>
          </w:p>
        </w:tc>
        <w:tc>
          <w:tcPr>
            <w:tcW w:w="50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C61BE5A" w14:textId="77777777" w:rsidR="00F74572" w:rsidRDefault="00770557">
            <w:pPr>
              <w:pStyle w:val="Caption"/>
              <w:spacing w:line="256" w:lineRule="auto"/>
              <w:rPr>
                <w:rFonts w:cs="Arial"/>
                <w:sz w:val="16"/>
              </w:rPr>
            </w:pPr>
            <w:r>
              <w:rPr>
                <w:rFonts w:cs="Arial"/>
                <w:sz w:val="16"/>
              </w:rPr>
              <w:t>Vehicle Occupant</w:t>
            </w:r>
          </w:p>
        </w:tc>
      </w:tr>
      <w:tr w:rsidR="00F74572" w14:paraId="3EF0023C"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CE842D" w14:textId="77777777" w:rsidR="00F74572" w:rsidRDefault="00770557">
            <w:pPr>
              <w:pStyle w:val="Caption"/>
              <w:spacing w:line="256" w:lineRule="auto"/>
              <w:rPr>
                <w:rFonts w:cs="Arial"/>
                <w:sz w:val="16"/>
              </w:rPr>
            </w:pPr>
            <w:r>
              <w:rPr>
                <w:rFonts w:cs="Arial"/>
                <w:sz w:val="16"/>
              </w:rPr>
              <w:t>Pre-conditions</w:t>
            </w:r>
          </w:p>
        </w:tc>
        <w:tc>
          <w:tcPr>
            <w:tcW w:w="5083" w:type="dxa"/>
            <w:tcBorders>
              <w:top w:val="nil"/>
              <w:left w:val="nil"/>
              <w:bottom w:val="single" w:sz="8" w:space="0" w:color="auto"/>
              <w:right w:val="single" w:sz="8" w:space="0" w:color="auto"/>
            </w:tcBorders>
            <w:tcMar>
              <w:top w:w="0" w:type="dxa"/>
              <w:left w:w="108" w:type="dxa"/>
              <w:bottom w:w="0" w:type="dxa"/>
              <w:right w:w="108" w:type="dxa"/>
            </w:tcMar>
            <w:hideMark/>
          </w:tcPr>
          <w:p w14:paraId="43B183F2" w14:textId="77777777" w:rsidR="00F74572" w:rsidRDefault="00770557">
            <w:pPr>
              <w:spacing w:line="276" w:lineRule="auto"/>
              <w:rPr>
                <w:rFonts w:cs="Arial"/>
                <w:sz w:val="16"/>
              </w:rPr>
            </w:pPr>
            <w:r>
              <w:rPr>
                <w:rFonts w:cs="Arial"/>
                <w:sz w:val="16"/>
              </w:rPr>
              <w:t xml:space="preserve">Client is configured for Pip and PiP views at Speed </w:t>
            </w:r>
          </w:p>
          <w:p w14:paraId="0C1FAD57" w14:textId="77777777" w:rsidR="00F74572" w:rsidRDefault="00770557">
            <w:pPr>
              <w:pStyle w:val="Caption"/>
              <w:spacing w:line="256" w:lineRule="auto"/>
              <w:rPr>
                <w:rFonts w:cs="Arial"/>
                <w:b w:val="0"/>
                <w:bCs w:val="0"/>
                <w:sz w:val="16"/>
              </w:rPr>
            </w:pPr>
            <w:r>
              <w:rPr>
                <w:rFonts w:cs="Arial"/>
                <w:b w:val="0"/>
                <w:bCs w:val="0"/>
                <w:sz w:val="16"/>
              </w:rPr>
              <w:t>Vehicle is in drive mode and above 10kph speed.</w:t>
            </w:r>
          </w:p>
          <w:p w14:paraId="36498E97" w14:textId="77777777" w:rsidR="00F74572" w:rsidRDefault="00770557">
            <w:pPr>
              <w:pStyle w:val="Caption"/>
              <w:spacing w:line="256" w:lineRule="auto"/>
              <w:rPr>
                <w:rFonts w:cs="Arial"/>
                <w:b w:val="0"/>
                <w:bCs w:val="0"/>
                <w:sz w:val="16"/>
              </w:rPr>
            </w:pPr>
            <w:r>
              <w:rPr>
                <w:rFonts w:cs="Arial"/>
                <w:b w:val="0"/>
                <w:bCs w:val="0"/>
                <w:sz w:val="16"/>
              </w:rPr>
              <w:t>PiP AUX at Speed View is active</w:t>
            </w:r>
          </w:p>
        </w:tc>
      </w:tr>
      <w:tr w:rsidR="00F74572" w14:paraId="3C1627F1" w14:textId="77777777" w:rsidTr="00E52CBB">
        <w:trPr>
          <w:trHeight w:val="178"/>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92874C" w14:textId="77777777" w:rsidR="00F74572" w:rsidRDefault="00770557">
            <w:pPr>
              <w:pStyle w:val="Caption"/>
              <w:spacing w:line="256" w:lineRule="auto"/>
              <w:rPr>
                <w:rFonts w:cs="Arial"/>
                <w:sz w:val="16"/>
              </w:rPr>
            </w:pPr>
            <w:r>
              <w:rPr>
                <w:rFonts w:cs="Arial"/>
                <w:sz w:val="16"/>
              </w:rPr>
              <w:t>Scenario Description</w:t>
            </w:r>
          </w:p>
        </w:tc>
        <w:tc>
          <w:tcPr>
            <w:tcW w:w="5083" w:type="dxa"/>
            <w:tcBorders>
              <w:top w:val="nil"/>
              <w:left w:val="nil"/>
              <w:bottom w:val="single" w:sz="8" w:space="0" w:color="auto"/>
              <w:right w:val="single" w:sz="8" w:space="0" w:color="auto"/>
            </w:tcBorders>
            <w:tcMar>
              <w:top w:w="0" w:type="dxa"/>
              <w:left w:w="108" w:type="dxa"/>
              <w:bottom w:w="0" w:type="dxa"/>
              <w:right w:w="108" w:type="dxa"/>
            </w:tcMar>
            <w:hideMark/>
          </w:tcPr>
          <w:p w14:paraId="485D3DBC" w14:textId="77777777" w:rsidR="00F74572" w:rsidRDefault="00770557">
            <w:pPr>
              <w:spacing w:line="276" w:lineRule="auto"/>
            </w:pPr>
            <w:r>
              <w:rPr>
                <w:rFonts w:cs="Arial"/>
                <w:sz w:val="16"/>
              </w:rPr>
              <w:t>Swap Button is selected</w:t>
            </w:r>
          </w:p>
        </w:tc>
      </w:tr>
      <w:tr w:rsidR="00F74572" w14:paraId="18AA6BD2"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072FCD" w14:textId="77777777" w:rsidR="00F74572" w:rsidRDefault="00770557">
            <w:pPr>
              <w:pStyle w:val="Caption"/>
              <w:spacing w:line="256" w:lineRule="auto"/>
              <w:rPr>
                <w:rFonts w:cs="Arial"/>
                <w:sz w:val="16"/>
              </w:rPr>
            </w:pPr>
            <w:r>
              <w:rPr>
                <w:rFonts w:cs="Arial"/>
                <w:sz w:val="16"/>
              </w:rPr>
              <w:t>Post-conditions</w:t>
            </w:r>
          </w:p>
        </w:tc>
        <w:tc>
          <w:tcPr>
            <w:tcW w:w="5083" w:type="dxa"/>
            <w:tcBorders>
              <w:top w:val="nil"/>
              <w:left w:val="nil"/>
              <w:bottom w:val="single" w:sz="8" w:space="0" w:color="auto"/>
              <w:right w:val="single" w:sz="8" w:space="0" w:color="auto"/>
            </w:tcBorders>
            <w:tcMar>
              <w:top w:w="0" w:type="dxa"/>
              <w:left w:w="108" w:type="dxa"/>
              <w:bottom w:w="0" w:type="dxa"/>
              <w:right w:w="108" w:type="dxa"/>
            </w:tcMar>
            <w:hideMark/>
          </w:tcPr>
          <w:p w14:paraId="63C1B0D9" w14:textId="77777777" w:rsidR="00F74572" w:rsidRDefault="00770557">
            <w:pPr>
              <w:spacing w:line="256" w:lineRule="auto"/>
              <w:rPr>
                <w:rFonts w:cs="Arial"/>
                <w:sz w:val="16"/>
              </w:rPr>
            </w:pPr>
            <w:r>
              <w:rPr>
                <w:rFonts w:cs="Arial"/>
                <w:sz w:val="16"/>
              </w:rPr>
              <w:t>Client displays Pip Aux at speed.</w:t>
            </w:r>
          </w:p>
        </w:tc>
      </w:tr>
      <w:tr w:rsidR="00F74572" w14:paraId="6D18C4D8"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F71BD9" w14:textId="77777777" w:rsidR="00F74572" w:rsidRDefault="00770557">
            <w:pPr>
              <w:pStyle w:val="Caption"/>
              <w:spacing w:line="256" w:lineRule="auto"/>
              <w:rPr>
                <w:rFonts w:cs="Arial"/>
                <w:sz w:val="16"/>
              </w:rPr>
            </w:pPr>
            <w:r>
              <w:rPr>
                <w:rFonts w:cs="Arial"/>
                <w:sz w:val="16"/>
              </w:rPr>
              <w:t>List of Exception Use Cases</w:t>
            </w:r>
          </w:p>
        </w:tc>
        <w:tc>
          <w:tcPr>
            <w:tcW w:w="5083" w:type="dxa"/>
            <w:tcBorders>
              <w:top w:val="nil"/>
              <w:left w:val="nil"/>
              <w:bottom w:val="single" w:sz="8" w:space="0" w:color="auto"/>
              <w:right w:val="single" w:sz="8" w:space="0" w:color="auto"/>
            </w:tcBorders>
            <w:tcMar>
              <w:top w:w="0" w:type="dxa"/>
              <w:left w:w="108" w:type="dxa"/>
              <w:bottom w:w="0" w:type="dxa"/>
              <w:right w:w="108" w:type="dxa"/>
            </w:tcMar>
            <w:hideMark/>
          </w:tcPr>
          <w:p w14:paraId="0EF43564" w14:textId="77777777" w:rsidR="00F74572" w:rsidRDefault="00770557">
            <w:pPr>
              <w:pStyle w:val="Caption"/>
              <w:spacing w:line="256" w:lineRule="auto"/>
              <w:rPr>
                <w:rFonts w:cs="Arial"/>
                <w:b w:val="0"/>
                <w:bCs w:val="0"/>
                <w:sz w:val="16"/>
              </w:rPr>
            </w:pPr>
            <w:r>
              <w:rPr>
                <w:rFonts w:cs="Arial"/>
                <w:b w:val="0"/>
                <w:bCs w:val="0"/>
                <w:sz w:val="16"/>
              </w:rPr>
              <w:t>E1 – Vehicle is not RUN/START</w:t>
            </w:r>
          </w:p>
          <w:p w14:paraId="49B103D6" w14:textId="77777777" w:rsidR="00F74572" w:rsidRDefault="00770557">
            <w:pPr>
              <w:pStyle w:val="Caption"/>
              <w:spacing w:line="256" w:lineRule="auto"/>
              <w:rPr>
                <w:rFonts w:cs="Arial"/>
                <w:b w:val="0"/>
                <w:bCs w:val="0"/>
                <w:sz w:val="16"/>
              </w:rPr>
            </w:pPr>
            <w:r>
              <w:rPr>
                <w:rFonts w:cs="Arial"/>
                <w:b w:val="0"/>
                <w:bCs w:val="0"/>
                <w:sz w:val="16"/>
              </w:rPr>
              <w:t>E2 – Loss of communication with ADAS module</w:t>
            </w:r>
          </w:p>
          <w:p w14:paraId="26ECFFA9" w14:textId="77777777" w:rsidR="00F74572" w:rsidRDefault="00770557">
            <w:pPr>
              <w:pStyle w:val="Caption"/>
              <w:spacing w:line="256" w:lineRule="auto"/>
              <w:rPr>
                <w:rFonts w:cs="Arial"/>
                <w:sz w:val="16"/>
              </w:rPr>
            </w:pPr>
            <w:r>
              <w:rPr>
                <w:rFonts w:cs="Arial"/>
                <w:b w:val="0"/>
                <w:bCs w:val="0"/>
                <w:sz w:val="16"/>
              </w:rPr>
              <w:t>E3 – Valid camera video signal not present</w:t>
            </w:r>
          </w:p>
        </w:tc>
      </w:tr>
      <w:tr w:rsidR="00F74572" w14:paraId="56824DB1"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447320" w14:textId="77777777" w:rsidR="00F74572" w:rsidRDefault="00770557">
            <w:pPr>
              <w:pStyle w:val="Caption"/>
              <w:spacing w:line="256" w:lineRule="auto"/>
              <w:rPr>
                <w:rFonts w:cs="Arial"/>
                <w:sz w:val="16"/>
              </w:rPr>
            </w:pPr>
            <w:r>
              <w:rPr>
                <w:rFonts w:cs="Arial"/>
                <w:sz w:val="16"/>
              </w:rPr>
              <w:t>Interfaces</w:t>
            </w:r>
          </w:p>
        </w:tc>
        <w:tc>
          <w:tcPr>
            <w:tcW w:w="5083" w:type="dxa"/>
            <w:tcBorders>
              <w:top w:val="nil"/>
              <w:left w:val="nil"/>
              <w:bottom w:val="single" w:sz="8" w:space="0" w:color="auto"/>
              <w:right w:val="single" w:sz="8" w:space="0" w:color="auto"/>
            </w:tcBorders>
            <w:tcMar>
              <w:top w:w="0" w:type="dxa"/>
              <w:left w:w="108" w:type="dxa"/>
              <w:bottom w:w="0" w:type="dxa"/>
              <w:right w:w="108" w:type="dxa"/>
            </w:tcMar>
          </w:tcPr>
          <w:p w14:paraId="5F0178C0" w14:textId="77777777" w:rsidR="00F74572" w:rsidRDefault="00000000">
            <w:pPr>
              <w:pStyle w:val="Caption"/>
              <w:spacing w:line="256" w:lineRule="auto"/>
              <w:rPr>
                <w:rFonts w:cs="Arial"/>
                <w:sz w:val="16"/>
              </w:rPr>
            </w:pPr>
          </w:p>
        </w:tc>
      </w:tr>
    </w:tbl>
    <w:p w14:paraId="5FEB6760" w14:textId="77777777" w:rsidR="00500605" w:rsidRDefault="00000000" w:rsidP="00CD0F64"/>
    <w:p w14:paraId="64E9B32D" w14:textId="77777777" w:rsidR="00406F39" w:rsidRDefault="00770557" w:rsidP="00E52CBB">
      <w:pPr>
        <w:pStyle w:val="Heading5"/>
      </w:pPr>
      <w:r>
        <w:t>CAMERA-UC-REQ-420619/A-Requesting Swap from PiP 50/50 at speed above 10kph</w:t>
      </w:r>
    </w:p>
    <w:p w14:paraId="748BB55D" w14:textId="77777777" w:rsidR="00AE06BC" w:rsidRPr="00AE06BC" w:rsidRDefault="00000000" w:rsidP="00AE06BC"/>
    <w:tbl>
      <w:tblPr>
        <w:tblW w:w="735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441"/>
      </w:tblGrid>
      <w:tr w:rsidR="00C10993" w14:paraId="7617534B"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B99FD5" w14:textId="77777777" w:rsidR="00C10993" w:rsidRDefault="00770557">
            <w:pPr>
              <w:pStyle w:val="Caption"/>
              <w:spacing w:line="256" w:lineRule="auto"/>
              <w:rPr>
                <w:rFonts w:cs="Arial"/>
                <w:sz w:val="16"/>
              </w:rPr>
            </w:pPr>
            <w:r>
              <w:rPr>
                <w:rFonts w:cs="Arial"/>
                <w:sz w:val="16"/>
              </w:rPr>
              <w:t>Actors</w:t>
            </w:r>
          </w:p>
        </w:tc>
        <w:tc>
          <w:tcPr>
            <w:tcW w:w="544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235695A" w14:textId="77777777" w:rsidR="00C10993" w:rsidRDefault="00770557">
            <w:pPr>
              <w:pStyle w:val="Caption"/>
              <w:spacing w:line="256" w:lineRule="auto"/>
              <w:rPr>
                <w:rFonts w:cs="Arial"/>
                <w:sz w:val="16"/>
              </w:rPr>
            </w:pPr>
            <w:r>
              <w:rPr>
                <w:rFonts w:cs="Arial"/>
                <w:sz w:val="16"/>
              </w:rPr>
              <w:t>Vehicle Occupant</w:t>
            </w:r>
          </w:p>
        </w:tc>
      </w:tr>
      <w:tr w:rsidR="00C10993" w14:paraId="4303300B"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E36DE3" w14:textId="77777777" w:rsidR="00C10993" w:rsidRDefault="00770557">
            <w:pPr>
              <w:pStyle w:val="Caption"/>
              <w:spacing w:line="256" w:lineRule="auto"/>
              <w:rPr>
                <w:rFonts w:cs="Arial"/>
                <w:sz w:val="16"/>
              </w:rPr>
            </w:pPr>
            <w:r>
              <w:rPr>
                <w:rFonts w:cs="Arial"/>
                <w:sz w:val="16"/>
              </w:rPr>
              <w:t>Pre-conditions</w:t>
            </w:r>
          </w:p>
        </w:tc>
        <w:tc>
          <w:tcPr>
            <w:tcW w:w="5443" w:type="dxa"/>
            <w:tcBorders>
              <w:top w:val="nil"/>
              <w:left w:val="nil"/>
              <w:bottom w:val="single" w:sz="8" w:space="0" w:color="auto"/>
              <w:right w:val="single" w:sz="8" w:space="0" w:color="auto"/>
            </w:tcBorders>
            <w:tcMar>
              <w:top w:w="0" w:type="dxa"/>
              <w:left w:w="108" w:type="dxa"/>
              <w:bottom w:w="0" w:type="dxa"/>
              <w:right w:w="108" w:type="dxa"/>
            </w:tcMar>
            <w:hideMark/>
          </w:tcPr>
          <w:p w14:paraId="6AFB913A" w14:textId="77777777" w:rsidR="00C10993" w:rsidRDefault="00770557">
            <w:pPr>
              <w:spacing w:line="276" w:lineRule="auto"/>
              <w:rPr>
                <w:rFonts w:cs="Arial"/>
                <w:sz w:val="16"/>
              </w:rPr>
            </w:pPr>
            <w:r>
              <w:rPr>
                <w:rFonts w:cs="Arial"/>
                <w:sz w:val="16"/>
              </w:rPr>
              <w:t xml:space="preserve">Client is configured for Pip and PiP views at Speed </w:t>
            </w:r>
          </w:p>
          <w:p w14:paraId="4FFF5056" w14:textId="77777777" w:rsidR="00C10993" w:rsidRDefault="00770557">
            <w:pPr>
              <w:pStyle w:val="Caption"/>
              <w:spacing w:line="256" w:lineRule="auto"/>
              <w:rPr>
                <w:rFonts w:cs="Arial"/>
                <w:b w:val="0"/>
                <w:bCs w:val="0"/>
                <w:sz w:val="16"/>
              </w:rPr>
            </w:pPr>
            <w:r>
              <w:rPr>
                <w:rFonts w:cs="Arial"/>
                <w:b w:val="0"/>
                <w:bCs w:val="0"/>
                <w:sz w:val="16"/>
              </w:rPr>
              <w:t>Vehicle is in drive mode and above 10kph speed.</w:t>
            </w:r>
          </w:p>
          <w:p w14:paraId="10B9CD3C" w14:textId="77777777" w:rsidR="00C10993" w:rsidRDefault="00770557">
            <w:pPr>
              <w:pStyle w:val="Caption"/>
              <w:spacing w:line="256" w:lineRule="auto"/>
            </w:pPr>
            <w:r>
              <w:rPr>
                <w:rFonts w:cs="Arial"/>
                <w:b w:val="0"/>
                <w:bCs w:val="0"/>
                <w:sz w:val="16"/>
              </w:rPr>
              <w:t>PiP AUX at Speed View is active</w:t>
            </w:r>
          </w:p>
        </w:tc>
      </w:tr>
      <w:tr w:rsidR="00C10993" w14:paraId="3BE9DEBB" w14:textId="77777777" w:rsidTr="00E52CBB">
        <w:trPr>
          <w:trHeight w:val="178"/>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56E724" w14:textId="77777777" w:rsidR="00C10993" w:rsidRDefault="00770557">
            <w:pPr>
              <w:pStyle w:val="Caption"/>
              <w:spacing w:line="256" w:lineRule="auto"/>
              <w:rPr>
                <w:rFonts w:cs="Arial"/>
                <w:sz w:val="16"/>
              </w:rPr>
            </w:pPr>
            <w:r>
              <w:rPr>
                <w:rFonts w:cs="Arial"/>
                <w:sz w:val="16"/>
              </w:rPr>
              <w:t>Scenario Description</w:t>
            </w:r>
          </w:p>
        </w:tc>
        <w:tc>
          <w:tcPr>
            <w:tcW w:w="5443" w:type="dxa"/>
            <w:tcBorders>
              <w:top w:val="nil"/>
              <w:left w:val="nil"/>
              <w:bottom w:val="single" w:sz="8" w:space="0" w:color="auto"/>
              <w:right w:val="single" w:sz="8" w:space="0" w:color="auto"/>
            </w:tcBorders>
            <w:tcMar>
              <w:top w:w="0" w:type="dxa"/>
              <w:left w:w="108" w:type="dxa"/>
              <w:bottom w:w="0" w:type="dxa"/>
              <w:right w:w="108" w:type="dxa"/>
            </w:tcMar>
            <w:hideMark/>
          </w:tcPr>
          <w:p w14:paraId="5CEE456A" w14:textId="77777777" w:rsidR="00C10993" w:rsidRDefault="00770557">
            <w:pPr>
              <w:spacing w:line="276" w:lineRule="auto"/>
            </w:pPr>
            <w:r>
              <w:rPr>
                <w:rFonts w:cs="Arial"/>
                <w:sz w:val="16"/>
              </w:rPr>
              <w:t>Swap Button is selected</w:t>
            </w:r>
          </w:p>
        </w:tc>
      </w:tr>
      <w:tr w:rsidR="00C10993" w14:paraId="13AF7562"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128301" w14:textId="77777777" w:rsidR="00C10993" w:rsidRDefault="00770557">
            <w:pPr>
              <w:pStyle w:val="Caption"/>
              <w:spacing w:line="256" w:lineRule="auto"/>
              <w:rPr>
                <w:rFonts w:cs="Arial"/>
                <w:sz w:val="16"/>
              </w:rPr>
            </w:pPr>
            <w:r>
              <w:rPr>
                <w:rFonts w:cs="Arial"/>
                <w:sz w:val="16"/>
              </w:rPr>
              <w:t>Post-conditions</w:t>
            </w:r>
          </w:p>
        </w:tc>
        <w:tc>
          <w:tcPr>
            <w:tcW w:w="5443" w:type="dxa"/>
            <w:tcBorders>
              <w:top w:val="nil"/>
              <w:left w:val="nil"/>
              <w:bottom w:val="single" w:sz="8" w:space="0" w:color="auto"/>
              <w:right w:val="single" w:sz="8" w:space="0" w:color="auto"/>
            </w:tcBorders>
            <w:tcMar>
              <w:top w:w="0" w:type="dxa"/>
              <w:left w:w="108" w:type="dxa"/>
              <w:bottom w:w="0" w:type="dxa"/>
              <w:right w:w="108" w:type="dxa"/>
            </w:tcMar>
            <w:hideMark/>
          </w:tcPr>
          <w:p w14:paraId="5F387363" w14:textId="77777777" w:rsidR="00C10993" w:rsidRDefault="00770557">
            <w:pPr>
              <w:spacing w:line="256" w:lineRule="auto"/>
              <w:rPr>
                <w:rFonts w:cs="Arial"/>
                <w:sz w:val="16"/>
              </w:rPr>
            </w:pPr>
            <w:r>
              <w:rPr>
                <w:rFonts w:cs="Arial"/>
                <w:sz w:val="16"/>
              </w:rPr>
              <w:t>Client displays Pip 50/50 at speed,</w:t>
            </w:r>
          </w:p>
        </w:tc>
      </w:tr>
      <w:tr w:rsidR="00C10993" w14:paraId="2079427F"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36F0F7" w14:textId="77777777" w:rsidR="00C10993" w:rsidRDefault="00770557">
            <w:pPr>
              <w:pStyle w:val="Caption"/>
              <w:spacing w:line="256" w:lineRule="auto"/>
              <w:rPr>
                <w:rFonts w:cs="Arial"/>
                <w:sz w:val="16"/>
              </w:rPr>
            </w:pPr>
            <w:r>
              <w:rPr>
                <w:rFonts w:cs="Arial"/>
                <w:sz w:val="16"/>
              </w:rPr>
              <w:t>List of Exception Use Cases</w:t>
            </w:r>
          </w:p>
        </w:tc>
        <w:tc>
          <w:tcPr>
            <w:tcW w:w="5443" w:type="dxa"/>
            <w:tcBorders>
              <w:top w:val="nil"/>
              <w:left w:val="nil"/>
              <w:bottom w:val="single" w:sz="8" w:space="0" w:color="auto"/>
              <w:right w:val="single" w:sz="8" w:space="0" w:color="auto"/>
            </w:tcBorders>
            <w:tcMar>
              <w:top w:w="0" w:type="dxa"/>
              <w:left w:w="108" w:type="dxa"/>
              <w:bottom w:w="0" w:type="dxa"/>
              <w:right w:w="108" w:type="dxa"/>
            </w:tcMar>
            <w:hideMark/>
          </w:tcPr>
          <w:p w14:paraId="4FC70EB1" w14:textId="77777777" w:rsidR="00C10993" w:rsidRDefault="00770557">
            <w:pPr>
              <w:pStyle w:val="Caption"/>
              <w:spacing w:line="256" w:lineRule="auto"/>
              <w:rPr>
                <w:rFonts w:cs="Arial"/>
                <w:b w:val="0"/>
                <w:bCs w:val="0"/>
                <w:sz w:val="16"/>
              </w:rPr>
            </w:pPr>
            <w:r>
              <w:rPr>
                <w:rFonts w:cs="Arial"/>
                <w:b w:val="0"/>
                <w:bCs w:val="0"/>
                <w:sz w:val="16"/>
              </w:rPr>
              <w:t>E1 – Vehicle is not RUN/START</w:t>
            </w:r>
          </w:p>
          <w:p w14:paraId="228B89C6" w14:textId="77777777" w:rsidR="00C10993" w:rsidRDefault="00770557">
            <w:pPr>
              <w:pStyle w:val="Caption"/>
              <w:spacing w:line="256" w:lineRule="auto"/>
              <w:rPr>
                <w:rFonts w:cs="Arial"/>
                <w:b w:val="0"/>
                <w:bCs w:val="0"/>
                <w:sz w:val="16"/>
              </w:rPr>
            </w:pPr>
            <w:r>
              <w:rPr>
                <w:rFonts w:cs="Arial"/>
                <w:b w:val="0"/>
                <w:bCs w:val="0"/>
                <w:sz w:val="16"/>
              </w:rPr>
              <w:t>E2 – Loss of communication with ADAS module</w:t>
            </w:r>
          </w:p>
          <w:p w14:paraId="5E3132DD" w14:textId="77777777" w:rsidR="00C10993" w:rsidRDefault="00770557">
            <w:pPr>
              <w:pStyle w:val="Caption"/>
              <w:spacing w:line="256" w:lineRule="auto"/>
              <w:rPr>
                <w:rFonts w:cs="Arial"/>
                <w:sz w:val="16"/>
              </w:rPr>
            </w:pPr>
            <w:r>
              <w:rPr>
                <w:rFonts w:cs="Arial"/>
                <w:b w:val="0"/>
                <w:bCs w:val="0"/>
                <w:sz w:val="16"/>
              </w:rPr>
              <w:t>E3 – Valid camera video signal not present</w:t>
            </w:r>
          </w:p>
        </w:tc>
      </w:tr>
      <w:tr w:rsidR="00C10993" w14:paraId="4C5B3DD2"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F8BF6D" w14:textId="77777777" w:rsidR="00C10993" w:rsidRDefault="00770557">
            <w:pPr>
              <w:pStyle w:val="Caption"/>
              <w:spacing w:line="256" w:lineRule="auto"/>
              <w:rPr>
                <w:rFonts w:cs="Arial"/>
                <w:sz w:val="16"/>
              </w:rPr>
            </w:pPr>
            <w:r>
              <w:rPr>
                <w:rFonts w:cs="Arial"/>
                <w:sz w:val="16"/>
              </w:rPr>
              <w:lastRenderedPageBreak/>
              <w:t>Interfaces</w:t>
            </w:r>
          </w:p>
        </w:tc>
        <w:tc>
          <w:tcPr>
            <w:tcW w:w="5443" w:type="dxa"/>
            <w:tcBorders>
              <w:top w:val="nil"/>
              <w:left w:val="nil"/>
              <w:bottom w:val="single" w:sz="8" w:space="0" w:color="auto"/>
              <w:right w:val="single" w:sz="8" w:space="0" w:color="auto"/>
            </w:tcBorders>
            <w:tcMar>
              <w:top w:w="0" w:type="dxa"/>
              <w:left w:w="108" w:type="dxa"/>
              <w:bottom w:w="0" w:type="dxa"/>
              <w:right w:w="108" w:type="dxa"/>
            </w:tcMar>
          </w:tcPr>
          <w:p w14:paraId="6FD4A8C3" w14:textId="77777777" w:rsidR="00C10993" w:rsidRDefault="00000000">
            <w:pPr>
              <w:pStyle w:val="Caption"/>
              <w:spacing w:line="256" w:lineRule="auto"/>
              <w:rPr>
                <w:rFonts w:cs="Arial"/>
                <w:sz w:val="16"/>
              </w:rPr>
            </w:pPr>
          </w:p>
        </w:tc>
      </w:tr>
    </w:tbl>
    <w:p w14:paraId="635F7A3A" w14:textId="77777777" w:rsidR="00500605" w:rsidRDefault="00000000" w:rsidP="00CD0F64"/>
    <w:p w14:paraId="60E0F436" w14:textId="77777777" w:rsidR="00406F39" w:rsidRDefault="00770557" w:rsidP="00E52CBB">
      <w:pPr>
        <w:pStyle w:val="Heading5"/>
      </w:pPr>
      <w:r>
        <w:t>CAMERA-UC-REQ-420620/A-Requesting Swap from PiP Trailer Rear Normal at speed above 10kph</w:t>
      </w:r>
    </w:p>
    <w:p w14:paraId="3105A019" w14:textId="77777777" w:rsidR="00AE06BC" w:rsidRPr="00AE06BC" w:rsidRDefault="00000000" w:rsidP="00AE06BC"/>
    <w:tbl>
      <w:tblPr>
        <w:tblW w:w="726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351"/>
      </w:tblGrid>
      <w:tr w:rsidR="00671225" w14:paraId="27D00BAE"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DBA8D0" w14:textId="77777777" w:rsidR="00671225" w:rsidRDefault="00770557">
            <w:pPr>
              <w:pStyle w:val="Caption"/>
              <w:spacing w:line="256" w:lineRule="auto"/>
              <w:rPr>
                <w:rFonts w:cs="Arial"/>
                <w:sz w:val="16"/>
              </w:rPr>
            </w:pPr>
            <w:r>
              <w:rPr>
                <w:rFonts w:cs="Arial"/>
                <w:sz w:val="16"/>
              </w:rPr>
              <w:t>Actors</w:t>
            </w:r>
          </w:p>
        </w:tc>
        <w:tc>
          <w:tcPr>
            <w:tcW w:w="535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8E80336" w14:textId="77777777" w:rsidR="00671225" w:rsidRDefault="00770557">
            <w:pPr>
              <w:pStyle w:val="Caption"/>
              <w:spacing w:line="256" w:lineRule="auto"/>
              <w:rPr>
                <w:rFonts w:cs="Arial"/>
                <w:sz w:val="16"/>
              </w:rPr>
            </w:pPr>
            <w:r>
              <w:rPr>
                <w:rFonts w:cs="Arial"/>
                <w:sz w:val="16"/>
              </w:rPr>
              <w:t>Vehicle Occupant</w:t>
            </w:r>
          </w:p>
        </w:tc>
      </w:tr>
      <w:tr w:rsidR="00671225" w14:paraId="1CDCF24D"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5CDC9D" w14:textId="77777777" w:rsidR="00671225" w:rsidRDefault="00770557">
            <w:pPr>
              <w:pStyle w:val="Caption"/>
              <w:spacing w:line="256" w:lineRule="auto"/>
              <w:rPr>
                <w:rFonts w:cs="Arial"/>
                <w:sz w:val="16"/>
              </w:rPr>
            </w:pPr>
            <w:r>
              <w:rPr>
                <w:rFonts w:cs="Arial"/>
                <w:sz w:val="16"/>
              </w:rPr>
              <w:t>Pre-conditions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4C885B09" w14:textId="77777777" w:rsidR="00671225" w:rsidRDefault="00770557">
            <w:pPr>
              <w:spacing w:line="276" w:lineRule="auto"/>
              <w:rPr>
                <w:rFonts w:cs="Arial"/>
                <w:sz w:val="16"/>
              </w:rPr>
            </w:pPr>
            <w:r>
              <w:rPr>
                <w:rFonts w:cs="Arial"/>
                <w:sz w:val="16"/>
              </w:rPr>
              <w:t>Client is configured for Pip and PiP views at Speed</w:t>
            </w:r>
          </w:p>
          <w:p w14:paraId="2619469B" w14:textId="77777777" w:rsidR="00671225" w:rsidRDefault="00770557">
            <w:pPr>
              <w:pStyle w:val="Caption"/>
              <w:spacing w:line="256" w:lineRule="auto"/>
              <w:rPr>
                <w:rFonts w:cs="Arial"/>
                <w:b w:val="0"/>
                <w:bCs w:val="0"/>
                <w:sz w:val="16"/>
              </w:rPr>
            </w:pPr>
            <w:r>
              <w:rPr>
                <w:rFonts w:cs="Arial"/>
                <w:b w:val="0"/>
                <w:bCs w:val="0"/>
                <w:sz w:val="16"/>
              </w:rPr>
              <w:t>Vehicle is in drive mode and above 10kph speed.</w:t>
            </w:r>
          </w:p>
          <w:p w14:paraId="32B67616" w14:textId="77777777" w:rsidR="00671225" w:rsidRDefault="00770557">
            <w:pPr>
              <w:pStyle w:val="Caption"/>
              <w:spacing w:line="256" w:lineRule="auto"/>
              <w:rPr>
                <w:rFonts w:cs="Arial"/>
                <w:b w:val="0"/>
                <w:bCs w:val="0"/>
                <w:sz w:val="16"/>
              </w:rPr>
            </w:pPr>
            <w:r>
              <w:rPr>
                <w:rFonts w:cs="Arial"/>
                <w:b w:val="0"/>
                <w:bCs w:val="0"/>
                <w:sz w:val="16"/>
              </w:rPr>
              <w:t>PiP AUX at Speed View is active</w:t>
            </w:r>
          </w:p>
        </w:tc>
      </w:tr>
      <w:tr w:rsidR="00671225" w14:paraId="324A6750" w14:textId="77777777" w:rsidTr="00E52CBB">
        <w:trPr>
          <w:trHeight w:val="178"/>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483250" w14:textId="77777777" w:rsidR="00671225" w:rsidRDefault="00770557">
            <w:pPr>
              <w:pStyle w:val="Caption"/>
              <w:spacing w:line="256" w:lineRule="auto"/>
              <w:rPr>
                <w:rFonts w:cs="Arial"/>
                <w:sz w:val="16"/>
              </w:rPr>
            </w:pPr>
            <w:r>
              <w:rPr>
                <w:rFonts w:cs="Arial"/>
                <w:sz w:val="16"/>
              </w:rPr>
              <w:t>Scenario Description</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63BF05B2" w14:textId="77777777" w:rsidR="00671225" w:rsidRDefault="00770557">
            <w:pPr>
              <w:spacing w:line="276" w:lineRule="auto"/>
            </w:pPr>
            <w:r>
              <w:rPr>
                <w:rFonts w:cs="Arial"/>
                <w:sz w:val="16"/>
              </w:rPr>
              <w:t>Swap Button is selected</w:t>
            </w:r>
          </w:p>
        </w:tc>
      </w:tr>
      <w:tr w:rsidR="00671225" w14:paraId="4936D3E7"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6A463F" w14:textId="77777777" w:rsidR="00671225" w:rsidRDefault="00770557">
            <w:pPr>
              <w:pStyle w:val="Caption"/>
              <w:spacing w:line="256" w:lineRule="auto"/>
              <w:rPr>
                <w:rFonts w:cs="Arial"/>
                <w:sz w:val="16"/>
              </w:rPr>
            </w:pPr>
            <w:r>
              <w:rPr>
                <w:rFonts w:cs="Arial"/>
                <w:sz w:val="16"/>
              </w:rPr>
              <w:t>Post-conditions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6715C516" w14:textId="77777777" w:rsidR="00671225" w:rsidRDefault="00770557">
            <w:pPr>
              <w:spacing w:line="256" w:lineRule="auto"/>
              <w:rPr>
                <w:rFonts w:cs="Arial"/>
                <w:sz w:val="16"/>
              </w:rPr>
            </w:pPr>
            <w:r>
              <w:rPr>
                <w:rFonts w:cs="Arial"/>
                <w:sz w:val="16"/>
              </w:rPr>
              <w:t>Client displays Pip Trailer rear normal at speed.</w:t>
            </w:r>
          </w:p>
        </w:tc>
      </w:tr>
      <w:tr w:rsidR="00671225" w14:paraId="680B0BE5"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6C28DF" w14:textId="77777777" w:rsidR="00671225" w:rsidRDefault="00770557">
            <w:pPr>
              <w:pStyle w:val="Caption"/>
              <w:spacing w:line="256" w:lineRule="auto"/>
              <w:rPr>
                <w:rFonts w:cs="Arial"/>
                <w:sz w:val="16"/>
              </w:rPr>
            </w:pPr>
            <w:r>
              <w:rPr>
                <w:rFonts w:cs="Arial"/>
                <w:sz w:val="16"/>
              </w:rPr>
              <w:t>List of Exception Use Cases</w:t>
            </w:r>
          </w:p>
        </w:tc>
        <w:tc>
          <w:tcPr>
            <w:tcW w:w="5353" w:type="dxa"/>
            <w:tcBorders>
              <w:top w:val="nil"/>
              <w:left w:val="nil"/>
              <w:bottom w:val="single" w:sz="8" w:space="0" w:color="auto"/>
              <w:right w:val="single" w:sz="8" w:space="0" w:color="auto"/>
            </w:tcBorders>
            <w:tcMar>
              <w:top w:w="0" w:type="dxa"/>
              <w:left w:w="108" w:type="dxa"/>
              <w:bottom w:w="0" w:type="dxa"/>
              <w:right w:w="108" w:type="dxa"/>
            </w:tcMar>
            <w:hideMark/>
          </w:tcPr>
          <w:p w14:paraId="6B68D8B0" w14:textId="77777777" w:rsidR="00671225" w:rsidRDefault="00770557">
            <w:pPr>
              <w:pStyle w:val="Caption"/>
              <w:spacing w:line="256" w:lineRule="auto"/>
              <w:rPr>
                <w:rFonts w:cs="Arial"/>
                <w:b w:val="0"/>
                <w:bCs w:val="0"/>
                <w:sz w:val="16"/>
              </w:rPr>
            </w:pPr>
            <w:r>
              <w:rPr>
                <w:rFonts w:cs="Arial"/>
                <w:b w:val="0"/>
                <w:bCs w:val="0"/>
                <w:sz w:val="16"/>
              </w:rPr>
              <w:t>E1 – Vehicle is not RUN/START</w:t>
            </w:r>
          </w:p>
          <w:p w14:paraId="304DC46F" w14:textId="77777777" w:rsidR="00671225" w:rsidRDefault="00770557">
            <w:pPr>
              <w:pStyle w:val="Caption"/>
              <w:spacing w:line="256" w:lineRule="auto"/>
              <w:rPr>
                <w:rFonts w:cs="Arial"/>
                <w:b w:val="0"/>
                <w:bCs w:val="0"/>
                <w:sz w:val="16"/>
              </w:rPr>
            </w:pPr>
            <w:r>
              <w:rPr>
                <w:rFonts w:cs="Arial"/>
                <w:b w:val="0"/>
                <w:bCs w:val="0"/>
                <w:sz w:val="16"/>
              </w:rPr>
              <w:t>E2 – Loss of communication with ADAS module</w:t>
            </w:r>
          </w:p>
          <w:p w14:paraId="3275B0C4" w14:textId="77777777" w:rsidR="00671225" w:rsidRDefault="00770557">
            <w:pPr>
              <w:pStyle w:val="Caption"/>
              <w:spacing w:line="256" w:lineRule="auto"/>
              <w:rPr>
                <w:rFonts w:cs="Arial"/>
                <w:sz w:val="16"/>
              </w:rPr>
            </w:pPr>
            <w:r>
              <w:rPr>
                <w:rFonts w:cs="Arial"/>
                <w:b w:val="0"/>
                <w:bCs w:val="0"/>
                <w:sz w:val="16"/>
              </w:rPr>
              <w:t>E3 – Valid camera video signal not present</w:t>
            </w:r>
          </w:p>
        </w:tc>
      </w:tr>
      <w:tr w:rsidR="00671225" w14:paraId="6B90C1F0"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D42EFB" w14:textId="77777777" w:rsidR="00671225" w:rsidRDefault="00770557">
            <w:pPr>
              <w:pStyle w:val="Caption"/>
              <w:spacing w:line="256" w:lineRule="auto"/>
              <w:rPr>
                <w:rFonts w:cs="Arial"/>
                <w:sz w:val="16"/>
              </w:rPr>
            </w:pPr>
            <w:r>
              <w:rPr>
                <w:rFonts w:cs="Arial"/>
                <w:sz w:val="16"/>
              </w:rPr>
              <w:t>Interfaces</w:t>
            </w:r>
          </w:p>
        </w:tc>
        <w:tc>
          <w:tcPr>
            <w:tcW w:w="5353" w:type="dxa"/>
            <w:tcBorders>
              <w:top w:val="nil"/>
              <w:left w:val="nil"/>
              <w:bottom w:val="single" w:sz="8" w:space="0" w:color="auto"/>
              <w:right w:val="single" w:sz="8" w:space="0" w:color="auto"/>
            </w:tcBorders>
            <w:tcMar>
              <w:top w:w="0" w:type="dxa"/>
              <w:left w:w="108" w:type="dxa"/>
              <w:bottom w:w="0" w:type="dxa"/>
              <w:right w:w="108" w:type="dxa"/>
            </w:tcMar>
          </w:tcPr>
          <w:p w14:paraId="091AFE0C" w14:textId="77777777" w:rsidR="00671225" w:rsidRDefault="00000000">
            <w:pPr>
              <w:pStyle w:val="Caption"/>
              <w:spacing w:line="256" w:lineRule="auto"/>
              <w:rPr>
                <w:rFonts w:cs="Arial"/>
                <w:sz w:val="16"/>
              </w:rPr>
            </w:pPr>
          </w:p>
        </w:tc>
      </w:tr>
    </w:tbl>
    <w:p w14:paraId="2B6CFB24" w14:textId="77777777" w:rsidR="00500605" w:rsidRDefault="00000000" w:rsidP="00CD0F64"/>
    <w:p w14:paraId="0EEB5DBC" w14:textId="77777777" w:rsidR="00406F39" w:rsidRDefault="00770557" w:rsidP="00E52CBB">
      <w:pPr>
        <w:pStyle w:val="Heading5"/>
      </w:pPr>
      <w:r>
        <w:t>CAMERA-UC-REQ-420621/A-Last Remembered view for PiP AUX at Speed</w:t>
      </w:r>
    </w:p>
    <w:p w14:paraId="7677BDF9" w14:textId="77777777" w:rsidR="00AE06BC" w:rsidRPr="00AE06BC" w:rsidRDefault="00000000" w:rsidP="00AE06BC"/>
    <w:tbl>
      <w:tblPr>
        <w:tblW w:w="654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8"/>
        <w:gridCol w:w="4632"/>
      </w:tblGrid>
      <w:tr w:rsidR="00122363" w14:paraId="2AEFC0B9"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C00100" w14:textId="77777777" w:rsidR="00122363" w:rsidRDefault="00770557">
            <w:pPr>
              <w:pStyle w:val="Caption"/>
              <w:spacing w:line="256" w:lineRule="auto"/>
              <w:rPr>
                <w:rFonts w:cs="Arial"/>
                <w:sz w:val="16"/>
              </w:rPr>
            </w:pPr>
            <w:r>
              <w:rPr>
                <w:rFonts w:cs="Arial"/>
                <w:sz w:val="16"/>
              </w:rPr>
              <w:t>Actors</w:t>
            </w:r>
          </w:p>
        </w:tc>
        <w:tc>
          <w:tcPr>
            <w:tcW w:w="463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2F34D77" w14:textId="77777777" w:rsidR="00122363" w:rsidRDefault="00770557">
            <w:pPr>
              <w:pStyle w:val="Caption"/>
              <w:spacing w:line="256" w:lineRule="auto"/>
              <w:rPr>
                <w:rFonts w:cs="Arial"/>
                <w:sz w:val="16"/>
              </w:rPr>
            </w:pPr>
            <w:r>
              <w:rPr>
                <w:rFonts w:cs="Arial"/>
                <w:sz w:val="16"/>
              </w:rPr>
              <w:t>Vehicle Occupant</w:t>
            </w:r>
          </w:p>
        </w:tc>
      </w:tr>
      <w:tr w:rsidR="00122363" w14:paraId="5B146EB6"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C141AA" w14:textId="77777777" w:rsidR="00122363" w:rsidRDefault="00770557">
            <w:pPr>
              <w:pStyle w:val="Caption"/>
              <w:spacing w:line="256" w:lineRule="auto"/>
              <w:rPr>
                <w:rFonts w:cs="Arial"/>
                <w:sz w:val="16"/>
              </w:rPr>
            </w:pPr>
            <w:r>
              <w:rPr>
                <w:rFonts w:cs="Arial"/>
                <w:sz w:val="16"/>
              </w:rPr>
              <w:t>Pre-conditions</w:t>
            </w:r>
          </w:p>
        </w:tc>
        <w:tc>
          <w:tcPr>
            <w:tcW w:w="4633" w:type="dxa"/>
            <w:tcBorders>
              <w:top w:val="nil"/>
              <w:left w:val="nil"/>
              <w:bottom w:val="single" w:sz="8" w:space="0" w:color="auto"/>
              <w:right w:val="single" w:sz="8" w:space="0" w:color="auto"/>
            </w:tcBorders>
            <w:tcMar>
              <w:top w:w="0" w:type="dxa"/>
              <w:left w:w="108" w:type="dxa"/>
              <w:bottom w:w="0" w:type="dxa"/>
              <w:right w:w="108" w:type="dxa"/>
            </w:tcMar>
            <w:hideMark/>
          </w:tcPr>
          <w:p w14:paraId="7300E308" w14:textId="77777777" w:rsidR="00122363" w:rsidRDefault="00770557">
            <w:pPr>
              <w:spacing w:line="276" w:lineRule="auto"/>
              <w:rPr>
                <w:rFonts w:cs="Arial"/>
                <w:sz w:val="16"/>
              </w:rPr>
            </w:pPr>
            <w:r>
              <w:rPr>
                <w:rFonts w:cs="Arial"/>
                <w:sz w:val="16"/>
              </w:rPr>
              <w:t>Client is configured for Pip and PiP views at Speed</w:t>
            </w:r>
          </w:p>
          <w:p w14:paraId="0412A6AA" w14:textId="77777777" w:rsidR="00122363" w:rsidRDefault="00770557">
            <w:pPr>
              <w:pStyle w:val="Caption"/>
              <w:spacing w:line="256" w:lineRule="auto"/>
              <w:rPr>
                <w:rFonts w:cs="Arial"/>
                <w:b w:val="0"/>
                <w:bCs w:val="0"/>
                <w:sz w:val="16"/>
              </w:rPr>
            </w:pPr>
            <w:r>
              <w:rPr>
                <w:rFonts w:cs="Arial"/>
                <w:b w:val="0"/>
                <w:bCs w:val="0"/>
                <w:sz w:val="16"/>
              </w:rPr>
              <w:t>Vehicle is in drive mode and above 10kph speed.</w:t>
            </w:r>
          </w:p>
          <w:p w14:paraId="5A908BDE" w14:textId="77777777" w:rsidR="00122363" w:rsidRDefault="00770557">
            <w:pPr>
              <w:spacing w:line="256" w:lineRule="auto"/>
              <w:rPr>
                <w:rFonts w:cs="Arial"/>
                <w:sz w:val="16"/>
              </w:rPr>
            </w:pPr>
            <w:r>
              <w:rPr>
                <w:rFonts w:cs="Arial"/>
                <w:sz w:val="16"/>
              </w:rPr>
              <w:t>Camer view is off</w:t>
            </w:r>
          </w:p>
          <w:p w14:paraId="7652A1C1" w14:textId="77777777" w:rsidR="00122363" w:rsidRDefault="00770557">
            <w:pPr>
              <w:spacing w:line="276" w:lineRule="auto"/>
              <w:rPr>
                <w:rFonts w:cs="Arial"/>
                <w:sz w:val="16"/>
              </w:rPr>
            </w:pPr>
            <w:r>
              <w:rPr>
                <w:rFonts w:cs="Arial"/>
                <w:sz w:val="16"/>
              </w:rPr>
              <w:t>Last View at speed active was PiP AUX at Speed</w:t>
            </w:r>
          </w:p>
        </w:tc>
      </w:tr>
      <w:tr w:rsidR="00122363" w14:paraId="055A8AAD" w14:textId="77777777" w:rsidTr="00E52CBB">
        <w:trPr>
          <w:trHeight w:val="205"/>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E810DD" w14:textId="77777777" w:rsidR="00122363" w:rsidRDefault="00770557">
            <w:pPr>
              <w:pStyle w:val="Caption"/>
              <w:spacing w:line="256" w:lineRule="auto"/>
              <w:rPr>
                <w:rFonts w:cs="Arial"/>
                <w:sz w:val="16"/>
              </w:rPr>
            </w:pPr>
            <w:r>
              <w:rPr>
                <w:rFonts w:cs="Arial"/>
                <w:sz w:val="16"/>
              </w:rPr>
              <w:t>Scenario Description</w:t>
            </w:r>
          </w:p>
        </w:tc>
        <w:tc>
          <w:tcPr>
            <w:tcW w:w="4633" w:type="dxa"/>
            <w:tcBorders>
              <w:top w:val="nil"/>
              <w:left w:val="nil"/>
              <w:bottom w:val="single" w:sz="8" w:space="0" w:color="auto"/>
              <w:right w:val="single" w:sz="8" w:space="0" w:color="auto"/>
            </w:tcBorders>
            <w:tcMar>
              <w:top w:w="0" w:type="dxa"/>
              <w:left w:w="108" w:type="dxa"/>
              <w:bottom w:w="0" w:type="dxa"/>
              <w:right w:w="108" w:type="dxa"/>
            </w:tcMar>
            <w:hideMark/>
          </w:tcPr>
          <w:p w14:paraId="16DBB279" w14:textId="77777777" w:rsidR="00122363" w:rsidRDefault="00770557">
            <w:pPr>
              <w:spacing w:line="276" w:lineRule="auto"/>
            </w:pPr>
            <w:r>
              <w:rPr>
                <w:rFonts w:cs="Arial"/>
                <w:sz w:val="16"/>
              </w:rPr>
              <w:t>Camera hard button is pressed</w:t>
            </w:r>
          </w:p>
        </w:tc>
      </w:tr>
      <w:tr w:rsidR="00122363" w14:paraId="4FB46F42"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86C398" w14:textId="77777777" w:rsidR="00122363" w:rsidRDefault="00770557">
            <w:pPr>
              <w:pStyle w:val="Caption"/>
              <w:spacing w:line="256" w:lineRule="auto"/>
              <w:rPr>
                <w:rFonts w:cs="Arial"/>
                <w:sz w:val="16"/>
              </w:rPr>
            </w:pPr>
            <w:r>
              <w:rPr>
                <w:rFonts w:cs="Arial"/>
                <w:sz w:val="16"/>
              </w:rPr>
              <w:t>Post-conditions</w:t>
            </w:r>
          </w:p>
        </w:tc>
        <w:tc>
          <w:tcPr>
            <w:tcW w:w="4633" w:type="dxa"/>
            <w:tcBorders>
              <w:top w:val="nil"/>
              <w:left w:val="nil"/>
              <w:bottom w:val="single" w:sz="8" w:space="0" w:color="auto"/>
              <w:right w:val="single" w:sz="8" w:space="0" w:color="auto"/>
            </w:tcBorders>
            <w:tcMar>
              <w:top w:w="0" w:type="dxa"/>
              <w:left w:w="108" w:type="dxa"/>
              <w:bottom w:w="0" w:type="dxa"/>
              <w:right w:w="108" w:type="dxa"/>
            </w:tcMar>
            <w:hideMark/>
          </w:tcPr>
          <w:p w14:paraId="360A99A0" w14:textId="77777777" w:rsidR="00122363" w:rsidRDefault="00770557">
            <w:pPr>
              <w:pStyle w:val="Caption"/>
              <w:spacing w:line="256" w:lineRule="auto"/>
              <w:rPr>
                <w:rFonts w:cs="Arial"/>
                <w:b w:val="0"/>
                <w:bCs w:val="0"/>
                <w:sz w:val="16"/>
              </w:rPr>
            </w:pPr>
            <w:r>
              <w:rPr>
                <w:rFonts w:cs="Arial"/>
                <w:b w:val="0"/>
                <w:bCs w:val="0"/>
                <w:sz w:val="16"/>
              </w:rPr>
              <w:t>Client displays Pip Aux at Speed.</w:t>
            </w:r>
          </w:p>
        </w:tc>
      </w:tr>
      <w:tr w:rsidR="00122363" w14:paraId="74E679D0"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1D128A" w14:textId="77777777" w:rsidR="00122363" w:rsidRDefault="00770557">
            <w:pPr>
              <w:pStyle w:val="Caption"/>
              <w:spacing w:line="256" w:lineRule="auto"/>
              <w:rPr>
                <w:rFonts w:cs="Arial"/>
                <w:sz w:val="16"/>
              </w:rPr>
            </w:pPr>
            <w:r>
              <w:rPr>
                <w:rFonts w:cs="Arial"/>
                <w:sz w:val="16"/>
              </w:rPr>
              <w:t>List of Exception Use Cases</w:t>
            </w:r>
          </w:p>
        </w:tc>
        <w:tc>
          <w:tcPr>
            <w:tcW w:w="4633" w:type="dxa"/>
            <w:tcBorders>
              <w:top w:val="nil"/>
              <w:left w:val="nil"/>
              <w:bottom w:val="single" w:sz="8" w:space="0" w:color="auto"/>
              <w:right w:val="single" w:sz="8" w:space="0" w:color="auto"/>
            </w:tcBorders>
            <w:tcMar>
              <w:top w:w="0" w:type="dxa"/>
              <w:left w:w="108" w:type="dxa"/>
              <w:bottom w:w="0" w:type="dxa"/>
              <w:right w:w="108" w:type="dxa"/>
            </w:tcMar>
            <w:hideMark/>
          </w:tcPr>
          <w:p w14:paraId="6E5D109F" w14:textId="77777777" w:rsidR="00122363" w:rsidRDefault="00770557">
            <w:pPr>
              <w:pStyle w:val="Caption"/>
              <w:spacing w:line="256" w:lineRule="auto"/>
              <w:rPr>
                <w:rFonts w:cs="Arial"/>
                <w:b w:val="0"/>
                <w:bCs w:val="0"/>
                <w:sz w:val="16"/>
              </w:rPr>
            </w:pPr>
            <w:r>
              <w:rPr>
                <w:rFonts w:cs="Arial"/>
                <w:b w:val="0"/>
                <w:bCs w:val="0"/>
                <w:sz w:val="16"/>
              </w:rPr>
              <w:t>E1 – Vehicle is not RUN/START</w:t>
            </w:r>
          </w:p>
          <w:p w14:paraId="03539176" w14:textId="77777777" w:rsidR="00122363" w:rsidRDefault="00770557">
            <w:pPr>
              <w:pStyle w:val="Caption"/>
              <w:spacing w:line="256" w:lineRule="auto"/>
              <w:rPr>
                <w:rFonts w:cs="Arial"/>
                <w:b w:val="0"/>
                <w:bCs w:val="0"/>
                <w:sz w:val="16"/>
              </w:rPr>
            </w:pPr>
            <w:r>
              <w:rPr>
                <w:rFonts w:cs="Arial"/>
                <w:b w:val="0"/>
                <w:bCs w:val="0"/>
                <w:sz w:val="16"/>
              </w:rPr>
              <w:t>E2 – Loss of communication with ADAS module</w:t>
            </w:r>
          </w:p>
          <w:p w14:paraId="38000C59" w14:textId="77777777" w:rsidR="00122363" w:rsidRDefault="00770557">
            <w:pPr>
              <w:pStyle w:val="Caption"/>
              <w:spacing w:line="256" w:lineRule="auto"/>
              <w:rPr>
                <w:rFonts w:cs="Arial"/>
                <w:sz w:val="16"/>
              </w:rPr>
            </w:pPr>
            <w:r>
              <w:rPr>
                <w:rFonts w:cs="Arial"/>
                <w:b w:val="0"/>
                <w:bCs w:val="0"/>
                <w:sz w:val="16"/>
              </w:rPr>
              <w:t>E3 – Valid camera video signal not present</w:t>
            </w:r>
          </w:p>
        </w:tc>
      </w:tr>
      <w:tr w:rsidR="00122363" w14:paraId="6ADC9337"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DC1C58" w14:textId="77777777" w:rsidR="00122363" w:rsidRDefault="00770557">
            <w:pPr>
              <w:pStyle w:val="Caption"/>
              <w:spacing w:line="256" w:lineRule="auto"/>
              <w:rPr>
                <w:rFonts w:cs="Arial"/>
                <w:sz w:val="16"/>
              </w:rPr>
            </w:pPr>
            <w:r>
              <w:rPr>
                <w:rFonts w:cs="Arial"/>
                <w:sz w:val="16"/>
              </w:rPr>
              <w:t>Interfaces</w:t>
            </w:r>
          </w:p>
        </w:tc>
        <w:tc>
          <w:tcPr>
            <w:tcW w:w="4633" w:type="dxa"/>
            <w:tcBorders>
              <w:top w:val="nil"/>
              <w:left w:val="nil"/>
              <w:bottom w:val="single" w:sz="8" w:space="0" w:color="auto"/>
              <w:right w:val="single" w:sz="8" w:space="0" w:color="auto"/>
            </w:tcBorders>
            <w:tcMar>
              <w:top w:w="0" w:type="dxa"/>
              <w:left w:w="108" w:type="dxa"/>
              <w:bottom w:w="0" w:type="dxa"/>
              <w:right w:w="108" w:type="dxa"/>
            </w:tcMar>
          </w:tcPr>
          <w:p w14:paraId="3F383881" w14:textId="77777777" w:rsidR="00122363" w:rsidRDefault="00000000">
            <w:pPr>
              <w:pStyle w:val="Caption"/>
              <w:spacing w:line="256" w:lineRule="auto"/>
              <w:rPr>
                <w:rFonts w:cs="Arial"/>
                <w:sz w:val="16"/>
              </w:rPr>
            </w:pPr>
          </w:p>
        </w:tc>
      </w:tr>
    </w:tbl>
    <w:p w14:paraId="2B088377" w14:textId="77777777" w:rsidR="00500605" w:rsidRDefault="00000000" w:rsidP="00CD0F64"/>
    <w:p w14:paraId="00A84806" w14:textId="77777777" w:rsidR="00406F39" w:rsidRDefault="00770557" w:rsidP="00E52CBB">
      <w:pPr>
        <w:pStyle w:val="Heading5"/>
      </w:pPr>
      <w:r>
        <w:t>CAMERA-UC-REQ-420622/A-Last Remembered view for PiP 50/50 at Speed</w:t>
      </w:r>
    </w:p>
    <w:p w14:paraId="52DFAED9" w14:textId="77777777" w:rsidR="00AE06BC" w:rsidRPr="00AE06BC" w:rsidRDefault="00000000" w:rsidP="00AE06BC"/>
    <w:tbl>
      <w:tblPr>
        <w:tblW w:w="681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8"/>
        <w:gridCol w:w="4902"/>
      </w:tblGrid>
      <w:tr w:rsidR="00FA2870" w14:paraId="07346D34"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439C2A" w14:textId="77777777" w:rsidR="00FA2870" w:rsidRDefault="00770557">
            <w:pPr>
              <w:pStyle w:val="Caption"/>
              <w:spacing w:line="256" w:lineRule="auto"/>
              <w:rPr>
                <w:rFonts w:cs="Arial"/>
                <w:sz w:val="16"/>
              </w:rPr>
            </w:pPr>
            <w:r>
              <w:rPr>
                <w:rFonts w:cs="Arial"/>
                <w:sz w:val="16"/>
              </w:rPr>
              <w:t>Actors</w:t>
            </w:r>
          </w:p>
        </w:tc>
        <w:tc>
          <w:tcPr>
            <w:tcW w:w="490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ECADAB0" w14:textId="77777777" w:rsidR="00FA2870" w:rsidRDefault="00770557">
            <w:pPr>
              <w:pStyle w:val="Caption"/>
              <w:spacing w:line="256" w:lineRule="auto"/>
              <w:rPr>
                <w:rFonts w:cs="Arial"/>
                <w:sz w:val="16"/>
              </w:rPr>
            </w:pPr>
            <w:r>
              <w:rPr>
                <w:rFonts w:cs="Arial"/>
                <w:sz w:val="16"/>
              </w:rPr>
              <w:t>Vehicle Occupant</w:t>
            </w:r>
          </w:p>
        </w:tc>
      </w:tr>
      <w:tr w:rsidR="00FA2870" w14:paraId="4BA78FE5"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4E2083" w14:textId="77777777" w:rsidR="00FA2870" w:rsidRDefault="00770557">
            <w:pPr>
              <w:pStyle w:val="Caption"/>
              <w:spacing w:line="256" w:lineRule="auto"/>
              <w:rPr>
                <w:rFonts w:cs="Arial"/>
                <w:sz w:val="16"/>
              </w:rPr>
            </w:pPr>
            <w:r>
              <w:rPr>
                <w:rFonts w:cs="Arial"/>
                <w:sz w:val="16"/>
              </w:rPr>
              <w:t>Pre-conditions</w:t>
            </w:r>
          </w:p>
        </w:tc>
        <w:tc>
          <w:tcPr>
            <w:tcW w:w="4903" w:type="dxa"/>
            <w:tcBorders>
              <w:top w:val="nil"/>
              <w:left w:val="nil"/>
              <w:bottom w:val="single" w:sz="8" w:space="0" w:color="auto"/>
              <w:right w:val="single" w:sz="8" w:space="0" w:color="auto"/>
            </w:tcBorders>
            <w:tcMar>
              <w:top w:w="0" w:type="dxa"/>
              <w:left w:w="108" w:type="dxa"/>
              <w:bottom w:w="0" w:type="dxa"/>
              <w:right w:w="108" w:type="dxa"/>
            </w:tcMar>
            <w:hideMark/>
          </w:tcPr>
          <w:p w14:paraId="2D41F30B" w14:textId="77777777" w:rsidR="00FA2870" w:rsidRDefault="00770557">
            <w:pPr>
              <w:spacing w:line="276" w:lineRule="auto"/>
              <w:rPr>
                <w:rFonts w:cs="Arial"/>
                <w:sz w:val="16"/>
              </w:rPr>
            </w:pPr>
            <w:r>
              <w:rPr>
                <w:rFonts w:cs="Arial"/>
                <w:sz w:val="16"/>
              </w:rPr>
              <w:t xml:space="preserve">Client is configured for Pip and PiP views at Speed </w:t>
            </w:r>
          </w:p>
          <w:p w14:paraId="5615C257" w14:textId="77777777" w:rsidR="00FA2870" w:rsidRDefault="00770557">
            <w:pPr>
              <w:pStyle w:val="Caption"/>
              <w:spacing w:line="256" w:lineRule="auto"/>
              <w:rPr>
                <w:rFonts w:cs="Arial"/>
                <w:b w:val="0"/>
                <w:bCs w:val="0"/>
                <w:sz w:val="16"/>
              </w:rPr>
            </w:pPr>
            <w:r>
              <w:rPr>
                <w:rFonts w:cs="Arial"/>
                <w:b w:val="0"/>
                <w:bCs w:val="0"/>
                <w:sz w:val="16"/>
              </w:rPr>
              <w:t>Vehicle is in drive mode and above 10kph speed.</w:t>
            </w:r>
          </w:p>
          <w:p w14:paraId="1BCD64AD" w14:textId="77777777" w:rsidR="00FA2870" w:rsidRDefault="00770557">
            <w:pPr>
              <w:spacing w:line="256" w:lineRule="auto"/>
              <w:rPr>
                <w:rFonts w:cs="Arial"/>
                <w:sz w:val="16"/>
              </w:rPr>
            </w:pPr>
            <w:r>
              <w:rPr>
                <w:rFonts w:cs="Arial"/>
                <w:sz w:val="16"/>
              </w:rPr>
              <w:t>Camer view is off</w:t>
            </w:r>
          </w:p>
          <w:p w14:paraId="319C1392" w14:textId="77777777" w:rsidR="00FA2870" w:rsidRDefault="00770557">
            <w:pPr>
              <w:spacing w:line="276" w:lineRule="auto"/>
              <w:rPr>
                <w:rFonts w:cs="Arial"/>
                <w:sz w:val="16"/>
              </w:rPr>
            </w:pPr>
            <w:r>
              <w:rPr>
                <w:rFonts w:cs="Arial"/>
                <w:sz w:val="16"/>
              </w:rPr>
              <w:t>Last View at speed active was PiP 50/50 at Speed</w:t>
            </w:r>
          </w:p>
        </w:tc>
      </w:tr>
      <w:tr w:rsidR="00FA2870" w14:paraId="27D2FC68" w14:textId="77777777" w:rsidTr="00E52CBB">
        <w:trPr>
          <w:trHeight w:val="232"/>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482572" w14:textId="77777777" w:rsidR="00FA2870" w:rsidRDefault="00770557">
            <w:pPr>
              <w:pStyle w:val="Caption"/>
              <w:spacing w:line="256" w:lineRule="auto"/>
              <w:rPr>
                <w:rFonts w:cs="Arial"/>
                <w:sz w:val="16"/>
              </w:rPr>
            </w:pPr>
            <w:r>
              <w:rPr>
                <w:rFonts w:cs="Arial"/>
                <w:sz w:val="16"/>
              </w:rPr>
              <w:t>Scenario Description</w:t>
            </w:r>
          </w:p>
        </w:tc>
        <w:tc>
          <w:tcPr>
            <w:tcW w:w="4903" w:type="dxa"/>
            <w:tcBorders>
              <w:top w:val="nil"/>
              <w:left w:val="nil"/>
              <w:bottom w:val="single" w:sz="8" w:space="0" w:color="auto"/>
              <w:right w:val="single" w:sz="8" w:space="0" w:color="auto"/>
            </w:tcBorders>
            <w:tcMar>
              <w:top w:w="0" w:type="dxa"/>
              <w:left w:w="108" w:type="dxa"/>
              <w:bottom w:w="0" w:type="dxa"/>
              <w:right w:w="108" w:type="dxa"/>
            </w:tcMar>
            <w:hideMark/>
          </w:tcPr>
          <w:p w14:paraId="48D17DC6" w14:textId="77777777" w:rsidR="00FA2870" w:rsidRDefault="00770557">
            <w:pPr>
              <w:spacing w:line="276" w:lineRule="auto"/>
            </w:pPr>
            <w:r>
              <w:rPr>
                <w:rFonts w:cs="Arial"/>
                <w:sz w:val="16"/>
              </w:rPr>
              <w:t>Camera hard button is pressed</w:t>
            </w:r>
          </w:p>
        </w:tc>
      </w:tr>
      <w:tr w:rsidR="00FA2870" w14:paraId="4875D25A"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29F5B3" w14:textId="77777777" w:rsidR="00FA2870" w:rsidRDefault="00770557">
            <w:pPr>
              <w:pStyle w:val="Caption"/>
              <w:spacing w:line="256" w:lineRule="auto"/>
              <w:rPr>
                <w:rFonts w:cs="Arial"/>
                <w:sz w:val="16"/>
              </w:rPr>
            </w:pPr>
            <w:r>
              <w:rPr>
                <w:rFonts w:cs="Arial"/>
                <w:sz w:val="16"/>
              </w:rPr>
              <w:t>Post-conditions</w:t>
            </w:r>
          </w:p>
        </w:tc>
        <w:tc>
          <w:tcPr>
            <w:tcW w:w="4903" w:type="dxa"/>
            <w:tcBorders>
              <w:top w:val="nil"/>
              <w:left w:val="nil"/>
              <w:bottom w:val="single" w:sz="8" w:space="0" w:color="auto"/>
              <w:right w:val="single" w:sz="8" w:space="0" w:color="auto"/>
            </w:tcBorders>
            <w:tcMar>
              <w:top w:w="0" w:type="dxa"/>
              <w:left w:w="108" w:type="dxa"/>
              <w:bottom w:w="0" w:type="dxa"/>
              <w:right w:w="108" w:type="dxa"/>
            </w:tcMar>
            <w:hideMark/>
          </w:tcPr>
          <w:p w14:paraId="38C3BEA7" w14:textId="77777777" w:rsidR="00FA2870" w:rsidRDefault="00770557">
            <w:pPr>
              <w:pStyle w:val="Caption"/>
              <w:spacing w:line="256" w:lineRule="auto"/>
              <w:rPr>
                <w:rFonts w:cs="Arial"/>
                <w:b w:val="0"/>
                <w:bCs w:val="0"/>
                <w:sz w:val="16"/>
              </w:rPr>
            </w:pPr>
            <w:r>
              <w:rPr>
                <w:rFonts w:cs="Arial"/>
                <w:b w:val="0"/>
                <w:bCs w:val="0"/>
                <w:sz w:val="16"/>
              </w:rPr>
              <w:t>Client displays pip 50/50 at speed.</w:t>
            </w:r>
          </w:p>
        </w:tc>
      </w:tr>
      <w:tr w:rsidR="00FA2870" w14:paraId="22B185AD"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139DAF" w14:textId="77777777" w:rsidR="00FA2870" w:rsidRDefault="00770557">
            <w:pPr>
              <w:pStyle w:val="Caption"/>
              <w:spacing w:line="256" w:lineRule="auto"/>
              <w:rPr>
                <w:rFonts w:cs="Arial"/>
                <w:sz w:val="16"/>
              </w:rPr>
            </w:pPr>
            <w:r>
              <w:rPr>
                <w:rFonts w:cs="Arial"/>
                <w:sz w:val="16"/>
              </w:rPr>
              <w:t>List of Exception Use Cases</w:t>
            </w:r>
          </w:p>
        </w:tc>
        <w:tc>
          <w:tcPr>
            <w:tcW w:w="4903" w:type="dxa"/>
            <w:tcBorders>
              <w:top w:val="nil"/>
              <w:left w:val="nil"/>
              <w:bottom w:val="single" w:sz="8" w:space="0" w:color="auto"/>
              <w:right w:val="single" w:sz="8" w:space="0" w:color="auto"/>
            </w:tcBorders>
            <w:tcMar>
              <w:top w:w="0" w:type="dxa"/>
              <w:left w:w="108" w:type="dxa"/>
              <w:bottom w:w="0" w:type="dxa"/>
              <w:right w:w="108" w:type="dxa"/>
            </w:tcMar>
            <w:hideMark/>
          </w:tcPr>
          <w:p w14:paraId="6A953E5A" w14:textId="77777777" w:rsidR="00FA2870" w:rsidRDefault="00770557">
            <w:pPr>
              <w:pStyle w:val="Caption"/>
              <w:spacing w:line="256" w:lineRule="auto"/>
              <w:rPr>
                <w:rFonts w:cs="Arial"/>
                <w:b w:val="0"/>
                <w:bCs w:val="0"/>
                <w:sz w:val="16"/>
              </w:rPr>
            </w:pPr>
            <w:r>
              <w:rPr>
                <w:rFonts w:cs="Arial"/>
                <w:b w:val="0"/>
                <w:bCs w:val="0"/>
                <w:sz w:val="16"/>
              </w:rPr>
              <w:t>E1 – Vehicle is not RUN/START</w:t>
            </w:r>
          </w:p>
          <w:p w14:paraId="7A860597" w14:textId="77777777" w:rsidR="00FA2870" w:rsidRDefault="00770557">
            <w:pPr>
              <w:pStyle w:val="Caption"/>
              <w:spacing w:line="256" w:lineRule="auto"/>
              <w:rPr>
                <w:rFonts w:cs="Arial"/>
                <w:b w:val="0"/>
                <w:bCs w:val="0"/>
                <w:sz w:val="16"/>
              </w:rPr>
            </w:pPr>
            <w:r>
              <w:rPr>
                <w:rFonts w:cs="Arial"/>
                <w:b w:val="0"/>
                <w:bCs w:val="0"/>
                <w:sz w:val="16"/>
              </w:rPr>
              <w:t>E2 – Loss of communication with ADAS module</w:t>
            </w:r>
          </w:p>
          <w:p w14:paraId="02917E93" w14:textId="77777777" w:rsidR="00FA2870" w:rsidRDefault="00770557">
            <w:pPr>
              <w:pStyle w:val="Caption"/>
              <w:spacing w:line="256" w:lineRule="auto"/>
              <w:rPr>
                <w:rFonts w:cs="Arial"/>
                <w:sz w:val="16"/>
              </w:rPr>
            </w:pPr>
            <w:r>
              <w:rPr>
                <w:rFonts w:cs="Arial"/>
                <w:b w:val="0"/>
                <w:bCs w:val="0"/>
                <w:sz w:val="16"/>
              </w:rPr>
              <w:t>E3 – Valid camera video signal not present</w:t>
            </w:r>
          </w:p>
        </w:tc>
      </w:tr>
      <w:tr w:rsidR="00FA2870" w14:paraId="4C4E0D45"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620124" w14:textId="77777777" w:rsidR="00FA2870" w:rsidRDefault="00770557">
            <w:pPr>
              <w:pStyle w:val="Caption"/>
              <w:spacing w:line="256" w:lineRule="auto"/>
              <w:rPr>
                <w:rFonts w:cs="Arial"/>
                <w:sz w:val="16"/>
              </w:rPr>
            </w:pPr>
            <w:r>
              <w:rPr>
                <w:rFonts w:cs="Arial"/>
                <w:sz w:val="16"/>
              </w:rPr>
              <w:t>Interfaces</w:t>
            </w:r>
          </w:p>
        </w:tc>
        <w:tc>
          <w:tcPr>
            <w:tcW w:w="4903" w:type="dxa"/>
            <w:tcBorders>
              <w:top w:val="nil"/>
              <w:left w:val="nil"/>
              <w:bottom w:val="single" w:sz="8" w:space="0" w:color="auto"/>
              <w:right w:val="single" w:sz="8" w:space="0" w:color="auto"/>
            </w:tcBorders>
            <w:tcMar>
              <w:top w:w="0" w:type="dxa"/>
              <w:left w:w="108" w:type="dxa"/>
              <w:bottom w:w="0" w:type="dxa"/>
              <w:right w:w="108" w:type="dxa"/>
            </w:tcMar>
          </w:tcPr>
          <w:p w14:paraId="3DD26A8A" w14:textId="77777777" w:rsidR="00FA2870" w:rsidRDefault="00000000">
            <w:pPr>
              <w:pStyle w:val="Caption"/>
              <w:spacing w:line="256" w:lineRule="auto"/>
              <w:rPr>
                <w:rFonts w:cs="Arial"/>
                <w:sz w:val="16"/>
              </w:rPr>
            </w:pPr>
          </w:p>
        </w:tc>
      </w:tr>
    </w:tbl>
    <w:p w14:paraId="695FE170" w14:textId="77777777" w:rsidR="00500605" w:rsidRDefault="00000000" w:rsidP="00CD0F64"/>
    <w:p w14:paraId="1E586992" w14:textId="77777777" w:rsidR="00406F39" w:rsidRDefault="00770557" w:rsidP="00E52CBB">
      <w:pPr>
        <w:pStyle w:val="Heading5"/>
      </w:pPr>
      <w:r>
        <w:t>CAMERA-UC-REQ-420623/A-Last Remembered view for PiP Trailer Rear Normal at Speed</w:t>
      </w:r>
    </w:p>
    <w:p w14:paraId="40D6BE63" w14:textId="77777777" w:rsidR="00AE06BC" w:rsidRPr="00AE06BC" w:rsidRDefault="00000000" w:rsidP="00AE06BC"/>
    <w:tbl>
      <w:tblPr>
        <w:tblW w:w="852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6611"/>
      </w:tblGrid>
      <w:tr w:rsidR="00033F78" w14:paraId="497A585C" w14:textId="77777777" w:rsidTr="00E52CBB">
        <w:trPr>
          <w:jc w:val="center"/>
        </w:trPr>
        <w:tc>
          <w:tcPr>
            <w:tcW w:w="190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52A639" w14:textId="77777777" w:rsidR="00033F78" w:rsidRDefault="00770557">
            <w:pPr>
              <w:pStyle w:val="Caption"/>
              <w:spacing w:line="256" w:lineRule="auto"/>
              <w:rPr>
                <w:rFonts w:cs="Arial"/>
                <w:sz w:val="16"/>
              </w:rPr>
            </w:pPr>
            <w:r>
              <w:rPr>
                <w:rFonts w:cs="Arial"/>
                <w:sz w:val="16"/>
              </w:rPr>
              <w:t>Actors</w:t>
            </w:r>
          </w:p>
        </w:tc>
        <w:tc>
          <w:tcPr>
            <w:tcW w:w="661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2BF8C68" w14:textId="77777777" w:rsidR="00033F78" w:rsidRDefault="00770557">
            <w:pPr>
              <w:pStyle w:val="Caption"/>
              <w:spacing w:line="256" w:lineRule="auto"/>
              <w:rPr>
                <w:rFonts w:cs="Arial"/>
                <w:sz w:val="16"/>
              </w:rPr>
            </w:pPr>
            <w:r>
              <w:rPr>
                <w:rFonts w:cs="Arial"/>
                <w:sz w:val="16"/>
              </w:rPr>
              <w:t>Vehicle Occupant</w:t>
            </w:r>
          </w:p>
        </w:tc>
      </w:tr>
      <w:tr w:rsidR="00033F78" w14:paraId="72E4853B"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9C8E72" w14:textId="77777777" w:rsidR="00033F78" w:rsidRDefault="00770557">
            <w:pPr>
              <w:pStyle w:val="Caption"/>
              <w:spacing w:line="256" w:lineRule="auto"/>
              <w:rPr>
                <w:rFonts w:cs="Arial"/>
                <w:sz w:val="16"/>
              </w:rPr>
            </w:pPr>
            <w:r>
              <w:rPr>
                <w:rFonts w:cs="Arial"/>
                <w:sz w:val="16"/>
              </w:rPr>
              <w:t>Pre-conditions</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14:paraId="1211A121" w14:textId="77777777" w:rsidR="00033F78" w:rsidRDefault="00770557">
            <w:pPr>
              <w:spacing w:line="276" w:lineRule="auto"/>
              <w:rPr>
                <w:rFonts w:cs="Arial"/>
                <w:sz w:val="16"/>
              </w:rPr>
            </w:pPr>
            <w:r>
              <w:rPr>
                <w:rFonts w:cs="Arial"/>
                <w:sz w:val="16"/>
              </w:rPr>
              <w:t xml:space="preserve">Client is configured for Pip and PiP views at Speed </w:t>
            </w:r>
          </w:p>
          <w:p w14:paraId="495F3040" w14:textId="77777777" w:rsidR="00033F78" w:rsidRDefault="00770557">
            <w:pPr>
              <w:pStyle w:val="Caption"/>
              <w:spacing w:line="256" w:lineRule="auto"/>
              <w:rPr>
                <w:rFonts w:cs="Arial"/>
                <w:b w:val="0"/>
                <w:bCs w:val="0"/>
                <w:sz w:val="16"/>
              </w:rPr>
            </w:pPr>
            <w:r>
              <w:rPr>
                <w:rFonts w:cs="Arial"/>
                <w:b w:val="0"/>
                <w:bCs w:val="0"/>
                <w:sz w:val="16"/>
              </w:rPr>
              <w:t>Vehicle is in drive mode and above 10kph speed.</w:t>
            </w:r>
          </w:p>
          <w:p w14:paraId="63CAE91B" w14:textId="77777777" w:rsidR="00033F78" w:rsidRDefault="00770557">
            <w:pPr>
              <w:spacing w:line="256" w:lineRule="auto"/>
              <w:rPr>
                <w:rFonts w:cs="Arial"/>
                <w:sz w:val="16"/>
              </w:rPr>
            </w:pPr>
            <w:r>
              <w:rPr>
                <w:rFonts w:cs="Arial"/>
                <w:sz w:val="16"/>
              </w:rPr>
              <w:t>Camer view is off</w:t>
            </w:r>
          </w:p>
          <w:p w14:paraId="7A5D9330" w14:textId="77777777" w:rsidR="00033F78" w:rsidRDefault="00770557">
            <w:pPr>
              <w:spacing w:line="276" w:lineRule="auto"/>
            </w:pPr>
            <w:r>
              <w:rPr>
                <w:rFonts w:cs="Arial"/>
                <w:sz w:val="16"/>
              </w:rPr>
              <w:t>Last View at speed active was PiP Trailer Rear Normal at Speed</w:t>
            </w:r>
          </w:p>
        </w:tc>
      </w:tr>
      <w:tr w:rsidR="00033F78" w14:paraId="54DE1228" w14:textId="77777777" w:rsidTr="00E52CBB">
        <w:trPr>
          <w:trHeight w:val="232"/>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D81EBF" w14:textId="77777777" w:rsidR="00033F78" w:rsidRDefault="00770557">
            <w:pPr>
              <w:pStyle w:val="Caption"/>
              <w:spacing w:line="256" w:lineRule="auto"/>
              <w:rPr>
                <w:rFonts w:cs="Arial"/>
                <w:sz w:val="16"/>
              </w:rPr>
            </w:pPr>
            <w:r>
              <w:rPr>
                <w:rFonts w:cs="Arial"/>
                <w:sz w:val="16"/>
              </w:rPr>
              <w:t>Scenario Description</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14:paraId="55205808" w14:textId="77777777" w:rsidR="00033F78" w:rsidRDefault="00770557">
            <w:pPr>
              <w:spacing w:line="276" w:lineRule="auto"/>
            </w:pPr>
            <w:r>
              <w:rPr>
                <w:rFonts w:cs="Arial"/>
                <w:sz w:val="16"/>
              </w:rPr>
              <w:t>Camera hard button is pressed</w:t>
            </w:r>
          </w:p>
        </w:tc>
      </w:tr>
      <w:tr w:rsidR="00033F78" w14:paraId="1E019FA1"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6B6DE8" w14:textId="77777777" w:rsidR="00033F78" w:rsidRDefault="00770557">
            <w:pPr>
              <w:pStyle w:val="Caption"/>
              <w:spacing w:line="256" w:lineRule="auto"/>
              <w:rPr>
                <w:rFonts w:cs="Arial"/>
                <w:sz w:val="16"/>
              </w:rPr>
            </w:pPr>
            <w:r>
              <w:rPr>
                <w:rFonts w:cs="Arial"/>
                <w:sz w:val="16"/>
              </w:rPr>
              <w:t>Post-conditions</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14:paraId="42645444" w14:textId="77777777" w:rsidR="00033F78" w:rsidRDefault="00770557">
            <w:pPr>
              <w:pStyle w:val="Caption"/>
              <w:spacing w:line="256" w:lineRule="auto"/>
              <w:rPr>
                <w:rFonts w:cs="Arial"/>
                <w:b w:val="0"/>
                <w:bCs w:val="0"/>
                <w:sz w:val="16"/>
              </w:rPr>
            </w:pPr>
            <w:r>
              <w:rPr>
                <w:rFonts w:cs="Arial"/>
                <w:b w:val="0"/>
                <w:bCs w:val="0"/>
                <w:sz w:val="16"/>
              </w:rPr>
              <w:t>Client displays Pip Trailer rear normal at speed.</w:t>
            </w:r>
          </w:p>
        </w:tc>
      </w:tr>
      <w:tr w:rsidR="00033F78" w14:paraId="7208965B"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559EAF" w14:textId="77777777" w:rsidR="00033F78" w:rsidRDefault="00770557">
            <w:pPr>
              <w:pStyle w:val="Caption"/>
              <w:spacing w:line="256" w:lineRule="auto"/>
              <w:rPr>
                <w:rFonts w:cs="Arial"/>
                <w:sz w:val="16"/>
              </w:rPr>
            </w:pPr>
            <w:r>
              <w:rPr>
                <w:rFonts w:cs="Arial"/>
                <w:sz w:val="16"/>
              </w:rPr>
              <w:t>List of Exception Use Cases</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14:paraId="52B56615" w14:textId="77777777" w:rsidR="00033F78" w:rsidRDefault="00770557">
            <w:pPr>
              <w:pStyle w:val="Caption"/>
              <w:spacing w:line="256" w:lineRule="auto"/>
              <w:rPr>
                <w:rFonts w:cs="Arial"/>
                <w:b w:val="0"/>
                <w:bCs w:val="0"/>
                <w:sz w:val="16"/>
              </w:rPr>
            </w:pPr>
            <w:r>
              <w:rPr>
                <w:rFonts w:cs="Arial"/>
                <w:b w:val="0"/>
                <w:bCs w:val="0"/>
                <w:sz w:val="16"/>
              </w:rPr>
              <w:t>E1 – Vehicle is not RUN/START</w:t>
            </w:r>
          </w:p>
          <w:p w14:paraId="141A0A8C" w14:textId="77777777" w:rsidR="00033F78" w:rsidRDefault="00770557">
            <w:pPr>
              <w:pStyle w:val="Caption"/>
              <w:spacing w:line="256" w:lineRule="auto"/>
              <w:rPr>
                <w:rFonts w:cs="Arial"/>
                <w:b w:val="0"/>
                <w:bCs w:val="0"/>
                <w:sz w:val="16"/>
              </w:rPr>
            </w:pPr>
            <w:r>
              <w:rPr>
                <w:rFonts w:cs="Arial"/>
                <w:b w:val="0"/>
                <w:bCs w:val="0"/>
                <w:sz w:val="16"/>
              </w:rPr>
              <w:t>E2 – Loss of communication with ADAS module</w:t>
            </w:r>
          </w:p>
          <w:p w14:paraId="46136B4F" w14:textId="77777777" w:rsidR="00033F78" w:rsidRDefault="00770557">
            <w:pPr>
              <w:pStyle w:val="Caption"/>
              <w:spacing w:line="256" w:lineRule="auto"/>
              <w:rPr>
                <w:rFonts w:cs="Arial"/>
                <w:sz w:val="16"/>
              </w:rPr>
            </w:pPr>
            <w:r>
              <w:rPr>
                <w:rFonts w:cs="Arial"/>
                <w:b w:val="0"/>
                <w:bCs w:val="0"/>
                <w:sz w:val="16"/>
              </w:rPr>
              <w:t>E3 – Valid camera video signal not present</w:t>
            </w:r>
          </w:p>
        </w:tc>
      </w:tr>
      <w:tr w:rsidR="00033F78" w14:paraId="335D3B9E" w14:textId="77777777" w:rsidTr="00E52CBB">
        <w:trPr>
          <w:jc w:val="center"/>
        </w:trPr>
        <w:tc>
          <w:tcPr>
            <w:tcW w:w="190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7D0709" w14:textId="77777777" w:rsidR="00033F78" w:rsidRDefault="00770557">
            <w:pPr>
              <w:pStyle w:val="Caption"/>
              <w:spacing w:line="256" w:lineRule="auto"/>
              <w:rPr>
                <w:rFonts w:cs="Arial"/>
                <w:sz w:val="16"/>
              </w:rPr>
            </w:pPr>
            <w:r>
              <w:rPr>
                <w:rFonts w:cs="Arial"/>
                <w:sz w:val="16"/>
              </w:rPr>
              <w:t>Interfaces</w:t>
            </w:r>
          </w:p>
        </w:tc>
        <w:tc>
          <w:tcPr>
            <w:tcW w:w="6613" w:type="dxa"/>
            <w:tcBorders>
              <w:top w:val="nil"/>
              <w:left w:val="nil"/>
              <w:bottom w:val="single" w:sz="8" w:space="0" w:color="auto"/>
              <w:right w:val="single" w:sz="8" w:space="0" w:color="auto"/>
            </w:tcBorders>
            <w:tcMar>
              <w:top w:w="0" w:type="dxa"/>
              <w:left w:w="108" w:type="dxa"/>
              <w:bottom w:w="0" w:type="dxa"/>
              <w:right w:w="108" w:type="dxa"/>
            </w:tcMar>
          </w:tcPr>
          <w:p w14:paraId="2D83C65A" w14:textId="77777777" w:rsidR="00033F78" w:rsidRDefault="00000000">
            <w:pPr>
              <w:pStyle w:val="Caption"/>
              <w:spacing w:line="256" w:lineRule="auto"/>
              <w:rPr>
                <w:rFonts w:cs="Arial"/>
                <w:sz w:val="16"/>
              </w:rPr>
            </w:pPr>
          </w:p>
        </w:tc>
      </w:tr>
    </w:tbl>
    <w:p w14:paraId="1AC4FCD5" w14:textId="77777777" w:rsidR="00500605" w:rsidRDefault="00000000" w:rsidP="00CD0F64"/>
    <w:p w14:paraId="12244874" w14:textId="77777777" w:rsidR="00406F39" w:rsidRDefault="00770557" w:rsidP="00E52CBB">
      <w:pPr>
        <w:pStyle w:val="Heading5"/>
      </w:pPr>
      <w:r>
        <w:t>CAMERA-UC-REQ-420624/A-Requesting AUX at speed view from PiP 50/50 at Speed view above 10kph</w:t>
      </w:r>
    </w:p>
    <w:p w14:paraId="14FC5226" w14:textId="77777777" w:rsidR="00AE06BC" w:rsidRPr="00AE06BC" w:rsidRDefault="00000000" w:rsidP="00AE06BC"/>
    <w:tbl>
      <w:tblPr>
        <w:tblW w:w="699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5081"/>
      </w:tblGrid>
      <w:tr w:rsidR="005D021C" w14:paraId="0825B73F"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E844A3" w14:textId="77777777" w:rsidR="005D021C" w:rsidRDefault="00770557">
            <w:pPr>
              <w:pStyle w:val="Caption"/>
              <w:spacing w:line="256" w:lineRule="auto"/>
              <w:rPr>
                <w:rFonts w:cs="Arial"/>
                <w:sz w:val="16"/>
              </w:rPr>
            </w:pPr>
            <w:r>
              <w:rPr>
                <w:rFonts w:cs="Arial"/>
                <w:sz w:val="16"/>
              </w:rPr>
              <w:t>Actors</w:t>
            </w:r>
          </w:p>
        </w:tc>
        <w:tc>
          <w:tcPr>
            <w:tcW w:w="508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F9DE9F9" w14:textId="77777777" w:rsidR="005D021C" w:rsidRDefault="00770557">
            <w:pPr>
              <w:pStyle w:val="Caption"/>
              <w:spacing w:line="256" w:lineRule="auto"/>
              <w:rPr>
                <w:rFonts w:cs="Arial"/>
                <w:sz w:val="16"/>
              </w:rPr>
            </w:pPr>
            <w:r>
              <w:rPr>
                <w:rFonts w:cs="Arial"/>
                <w:sz w:val="16"/>
              </w:rPr>
              <w:t>Vehicle Occupant</w:t>
            </w:r>
          </w:p>
        </w:tc>
      </w:tr>
      <w:tr w:rsidR="005D021C" w14:paraId="1606C96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F3B1CC" w14:textId="77777777" w:rsidR="005D021C" w:rsidRDefault="00770557">
            <w:pPr>
              <w:pStyle w:val="Caption"/>
              <w:spacing w:line="256" w:lineRule="auto"/>
              <w:rPr>
                <w:rFonts w:cs="Arial"/>
                <w:sz w:val="16"/>
              </w:rPr>
            </w:pPr>
            <w:r>
              <w:rPr>
                <w:rFonts w:cs="Arial"/>
                <w:sz w:val="16"/>
              </w:rPr>
              <w:t>Pre-conditions</w:t>
            </w:r>
          </w:p>
        </w:tc>
        <w:tc>
          <w:tcPr>
            <w:tcW w:w="5082" w:type="dxa"/>
            <w:tcBorders>
              <w:top w:val="nil"/>
              <w:left w:val="nil"/>
              <w:bottom w:val="single" w:sz="8" w:space="0" w:color="auto"/>
              <w:right w:val="single" w:sz="8" w:space="0" w:color="auto"/>
            </w:tcBorders>
            <w:tcMar>
              <w:top w:w="0" w:type="dxa"/>
              <w:left w:w="108" w:type="dxa"/>
              <w:bottom w:w="0" w:type="dxa"/>
              <w:right w:w="108" w:type="dxa"/>
            </w:tcMar>
            <w:hideMark/>
          </w:tcPr>
          <w:p w14:paraId="04F8A4A6" w14:textId="77777777" w:rsidR="005D021C" w:rsidRDefault="00770557">
            <w:pPr>
              <w:spacing w:line="276" w:lineRule="auto"/>
              <w:rPr>
                <w:rFonts w:cs="Arial"/>
                <w:sz w:val="16"/>
              </w:rPr>
            </w:pPr>
            <w:r>
              <w:rPr>
                <w:rFonts w:cs="Arial"/>
                <w:sz w:val="16"/>
              </w:rPr>
              <w:t xml:space="preserve">Client is configured for Pip and PiP views at Speed </w:t>
            </w:r>
          </w:p>
          <w:p w14:paraId="51D116FF" w14:textId="77777777" w:rsidR="005D021C" w:rsidRDefault="00770557">
            <w:pPr>
              <w:pStyle w:val="Caption"/>
              <w:spacing w:line="256" w:lineRule="auto"/>
              <w:rPr>
                <w:rFonts w:cs="Arial"/>
                <w:b w:val="0"/>
                <w:bCs w:val="0"/>
                <w:sz w:val="16"/>
              </w:rPr>
            </w:pPr>
            <w:r>
              <w:rPr>
                <w:rFonts w:cs="Arial"/>
                <w:b w:val="0"/>
                <w:bCs w:val="0"/>
                <w:sz w:val="16"/>
              </w:rPr>
              <w:t>Vehicle is in drive and above 10kph</w:t>
            </w:r>
          </w:p>
          <w:p w14:paraId="5D6C124C" w14:textId="77777777" w:rsidR="005D021C" w:rsidRDefault="00770557">
            <w:pPr>
              <w:pStyle w:val="Caption"/>
              <w:spacing w:line="256" w:lineRule="auto"/>
              <w:rPr>
                <w:rFonts w:cs="Arial"/>
                <w:b w:val="0"/>
                <w:bCs w:val="0"/>
                <w:sz w:val="16"/>
              </w:rPr>
            </w:pPr>
            <w:r>
              <w:rPr>
                <w:rFonts w:cs="Arial"/>
                <w:b w:val="0"/>
                <w:bCs w:val="0"/>
                <w:sz w:val="16"/>
              </w:rPr>
              <w:t>PiP 50/50 at Speed is active</w:t>
            </w:r>
          </w:p>
        </w:tc>
      </w:tr>
      <w:tr w:rsidR="005D021C" w14:paraId="2DAA1E1F"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691517" w14:textId="77777777" w:rsidR="005D021C" w:rsidRDefault="00770557">
            <w:pPr>
              <w:pStyle w:val="Caption"/>
              <w:spacing w:line="256" w:lineRule="auto"/>
              <w:rPr>
                <w:rFonts w:cs="Arial"/>
                <w:sz w:val="16"/>
              </w:rPr>
            </w:pPr>
            <w:r>
              <w:rPr>
                <w:rFonts w:cs="Arial"/>
                <w:sz w:val="16"/>
              </w:rPr>
              <w:t>Scenario Description</w:t>
            </w:r>
          </w:p>
        </w:tc>
        <w:tc>
          <w:tcPr>
            <w:tcW w:w="5082" w:type="dxa"/>
            <w:tcBorders>
              <w:top w:val="nil"/>
              <w:left w:val="nil"/>
              <w:bottom w:val="single" w:sz="8" w:space="0" w:color="auto"/>
              <w:right w:val="single" w:sz="8" w:space="0" w:color="auto"/>
            </w:tcBorders>
            <w:tcMar>
              <w:top w:w="0" w:type="dxa"/>
              <w:left w:w="108" w:type="dxa"/>
              <w:bottom w:w="0" w:type="dxa"/>
              <w:right w:w="108" w:type="dxa"/>
            </w:tcMar>
            <w:hideMark/>
          </w:tcPr>
          <w:p w14:paraId="635ACE52" w14:textId="77777777" w:rsidR="005D021C" w:rsidRDefault="00770557">
            <w:pPr>
              <w:spacing w:line="256" w:lineRule="auto"/>
              <w:rPr>
                <w:rFonts w:cs="Arial"/>
                <w:sz w:val="16"/>
              </w:rPr>
            </w:pPr>
            <w:r>
              <w:rPr>
                <w:rFonts w:cs="Arial"/>
                <w:sz w:val="16"/>
              </w:rPr>
              <w:t>AUX at speed view button is selected</w:t>
            </w:r>
          </w:p>
        </w:tc>
      </w:tr>
      <w:tr w:rsidR="005D021C" w14:paraId="1764767F"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52482D" w14:textId="77777777" w:rsidR="005D021C" w:rsidRDefault="00770557">
            <w:pPr>
              <w:pStyle w:val="Caption"/>
              <w:spacing w:line="256" w:lineRule="auto"/>
              <w:rPr>
                <w:rFonts w:cs="Arial"/>
                <w:sz w:val="16"/>
              </w:rPr>
            </w:pPr>
            <w:r>
              <w:rPr>
                <w:rFonts w:cs="Arial"/>
                <w:sz w:val="16"/>
              </w:rPr>
              <w:t>Post-conditions</w:t>
            </w:r>
          </w:p>
        </w:tc>
        <w:tc>
          <w:tcPr>
            <w:tcW w:w="5082" w:type="dxa"/>
            <w:tcBorders>
              <w:top w:val="nil"/>
              <w:left w:val="nil"/>
              <w:bottom w:val="single" w:sz="8" w:space="0" w:color="auto"/>
              <w:right w:val="single" w:sz="8" w:space="0" w:color="auto"/>
            </w:tcBorders>
            <w:tcMar>
              <w:top w:w="0" w:type="dxa"/>
              <w:left w:w="108" w:type="dxa"/>
              <w:bottom w:w="0" w:type="dxa"/>
              <w:right w:w="108" w:type="dxa"/>
            </w:tcMar>
            <w:hideMark/>
          </w:tcPr>
          <w:p w14:paraId="59A7DA09" w14:textId="77777777" w:rsidR="005D021C" w:rsidRDefault="00770557">
            <w:pPr>
              <w:spacing w:line="276" w:lineRule="auto"/>
              <w:rPr>
                <w:rFonts w:cs="Arial"/>
                <w:sz w:val="16"/>
              </w:rPr>
            </w:pPr>
            <w:r>
              <w:rPr>
                <w:rFonts w:cs="Arial"/>
                <w:sz w:val="16"/>
              </w:rPr>
              <w:t>Client displays Aux at Speed.</w:t>
            </w:r>
          </w:p>
        </w:tc>
      </w:tr>
      <w:tr w:rsidR="005D021C" w14:paraId="3142C23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2296D8" w14:textId="77777777" w:rsidR="005D021C" w:rsidRDefault="00770557">
            <w:pPr>
              <w:pStyle w:val="Caption"/>
              <w:spacing w:line="256" w:lineRule="auto"/>
              <w:rPr>
                <w:rFonts w:cs="Arial"/>
                <w:sz w:val="16"/>
              </w:rPr>
            </w:pPr>
            <w:r>
              <w:rPr>
                <w:rFonts w:cs="Arial"/>
                <w:sz w:val="16"/>
              </w:rPr>
              <w:t>List of Exception Use Cases</w:t>
            </w:r>
          </w:p>
        </w:tc>
        <w:tc>
          <w:tcPr>
            <w:tcW w:w="5082" w:type="dxa"/>
            <w:tcBorders>
              <w:top w:val="nil"/>
              <w:left w:val="nil"/>
              <w:bottom w:val="single" w:sz="8" w:space="0" w:color="auto"/>
              <w:right w:val="single" w:sz="8" w:space="0" w:color="auto"/>
            </w:tcBorders>
            <w:tcMar>
              <w:top w:w="0" w:type="dxa"/>
              <w:left w:w="108" w:type="dxa"/>
              <w:bottom w:w="0" w:type="dxa"/>
              <w:right w:w="108" w:type="dxa"/>
            </w:tcMar>
            <w:hideMark/>
          </w:tcPr>
          <w:p w14:paraId="3E01927E" w14:textId="77777777" w:rsidR="005D021C" w:rsidRDefault="00770557">
            <w:pPr>
              <w:pStyle w:val="Caption"/>
              <w:spacing w:line="256" w:lineRule="auto"/>
              <w:rPr>
                <w:rFonts w:cs="Arial"/>
                <w:b w:val="0"/>
                <w:bCs w:val="0"/>
                <w:sz w:val="16"/>
              </w:rPr>
            </w:pPr>
            <w:r>
              <w:rPr>
                <w:rFonts w:cs="Arial"/>
                <w:b w:val="0"/>
                <w:bCs w:val="0"/>
                <w:sz w:val="16"/>
              </w:rPr>
              <w:t>E1 – Vehicle is not RUN/START</w:t>
            </w:r>
          </w:p>
          <w:p w14:paraId="5D5DC430" w14:textId="77777777" w:rsidR="005D021C" w:rsidRDefault="00770557">
            <w:pPr>
              <w:pStyle w:val="Caption"/>
              <w:spacing w:line="256" w:lineRule="auto"/>
              <w:rPr>
                <w:rFonts w:cs="Arial"/>
                <w:b w:val="0"/>
                <w:bCs w:val="0"/>
                <w:sz w:val="16"/>
              </w:rPr>
            </w:pPr>
            <w:r>
              <w:rPr>
                <w:rFonts w:cs="Arial"/>
                <w:b w:val="0"/>
                <w:bCs w:val="0"/>
                <w:sz w:val="16"/>
              </w:rPr>
              <w:t>E2 – Loss of communication with ADAS module</w:t>
            </w:r>
          </w:p>
          <w:p w14:paraId="713C4C29" w14:textId="77777777" w:rsidR="005D021C" w:rsidRDefault="00770557">
            <w:pPr>
              <w:pStyle w:val="Caption"/>
              <w:spacing w:line="256" w:lineRule="auto"/>
              <w:rPr>
                <w:rFonts w:cs="Arial"/>
                <w:sz w:val="16"/>
              </w:rPr>
            </w:pPr>
            <w:r>
              <w:rPr>
                <w:rFonts w:cs="Arial"/>
                <w:b w:val="0"/>
                <w:bCs w:val="0"/>
                <w:sz w:val="16"/>
              </w:rPr>
              <w:t>E3 – Valid camera video signal not present</w:t>
            </w:r>
          </w:p>
        </w:tc>
      </w:tr>
      <w:tr w:rsidR="005D021C" w14:paraId="54F70FE9"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21CBF6" w14:textId="77777777" w:rsidR="005D021C" w:rsidRDefault="00770557">
            <w:pPr>
              <w:pStyle w:val="Caption"/>
              <w:spacing w:line="256" w:lineRule="auto"/>
              <w:rPr>
                <w:rFonts w:cs="Arial"/>
                <w:sz w:val="16"/>
              </w:rPr>
            </w:pPr>
            <w:r>
              <w:rPr>
                <w:rFonts w:cs="Arial"/>
                <w:sz w:val="16"/>
              </w:rPr>
              <w:t>Interfaces</w:t>
            </w:r>
          </w:p>
        </w:tc>
        <w:tc>
          <w:tcPr>
            <w:tcW w:w="5082" w:type="dxa"/>
            <w:tcBorders>
              <w:top w:val="nil"/>
              <w:left w:val="nil"/>
              <w:bottom w:val="single" w:sz="8" w:space="0" w:color="auto"/>
              <w:right w:val="single" w:sz="8" w:space="0" w:color="auto"/>
            </w:tcBorders>
            <w:tcMar>
              <w:top w:w="0" w:type="dxa"/>
              <w:left w:w="108" w:type="dxa"/>
              <w:bottom w:w="0" w:type="dxa"/>
              <w:right w:w="108" w:type="dxa"/>
            </w:tcMar>
          </w:tcPr>
          <w:p w14:paraId="509A929A" w14:textId="77777777" w:rsidR="005D021C" w:rsidRDefault="00000000">
            <w:pPr>
              <w:pStyle w:val="Caption"/>
              <w:spacing w:line="256" w:lineRule="auto"/>
              <w:rPr>
                <w:rFonts w:cs="Arial"/>
                <w:sz w:val="16"/>
              </w:rPr>
            </w:pPr>
          </w:p>
        </w:tc>
      </w:tr>
    </w:tbl>
    <w:p w14:paraId="252A420D" w14:textId="77777777" w:rsidR="00500605" w:rsidRDefault="00000000" w:rsidP="00CD0F64"/>
    <w:p w14:paraId="6134AF7B" w14:textId="77777777" w:rsidR="00406F39" w:rsidRDefault="00770557" w:rsidP="00E52CBB">
      <w:pPr>
        <w:pStyle w:val="Heading5"/>
      </w:pPr>
      <w:r>
        <w:t>CAMERA-UC-REQ-420625/A-Requesting 50/50 at speed view from PiP AUX at Speed view above 10kph</w:t>
      </w:r>
    </w:p>
    <w:p w14:paraId="3D3CFBD1" w14:textId="77777777" w:rsidR="00AE06BC" w:rsidRPr="00AE06BC" w:rsidRDefault="00000000" w:rsidP="00AE06BC"/>
    <w:tbl>
      <w:tblPr>
        <w:tblW w:w="753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5620"/>
      </w:tblGrid>
      <w:tr w:rsidR="00DC03A2" w14:paraId="58CB3C9C"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955D9C" w14:textId="77777777" w:rsidR="00DC03A2" w:rsidRDefault="00770557">
            <w:pPr>
              <w:pStyle w:val="Caption"/>
              <w:spacing w:line="256" w:lineRule="auto"/>
              <w:rPr>
                <w:rFonts w:cs="Arial"/>
                <w:sz w:val="16"/>
              </w:rPr>
            </w:pPr>
            <w:r>
              <w:rPr>
                <w:rFonts w:cs="Arial"/>
                <w:sz w:val="16"/>
              </w:rPr>
              <w:t>Actors</w:t>
            </w:r>
          </w:p>
        </w:tc>
        <w:tc>
          <w:tcPr>
            <w:tcW w:w="56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8351DF5" w14:textId="77777777" w:rsidR="00DC03A2" w:rsidRDefault="00770557">
            <w:pPr>
              <w:pStyle w:val="Caption"/>
              <w:spacing w:line="256" w:lineRule="auto"/>
              <w:rPr>
                <w:rFonts w:cs="Arial"/>
                <w:sz w:val="16"/>
              </w:rPr>
            </w:pPr>
            <w:r>
              <w:rPr>
                <w:rFonts w:cs="Arial"/>
                <w:sz w:val="16"/>
              </w:rPr>
              <w:t>Vehicle Occupant</w:t>
            </w:r>
          </w:p>
        </w:tc>
      </w:tr>
      <w:tr w:rsidR="00DC03A2" w14:paraId="5A86C69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E10923" w14:textId="77777777" w:rsidR="00DC03A2" w:rsidRDefault="00770557">
            <w:pPr>
              <w:pStyle w:val="Caption"/>
              <w:spacing w:line="256" w:lineRule="auto"/>
              <w:rPr>
                <w:rFonts w:cs="Arial"/>
                <w:sz w:val="16"/>
              </w:rPr>
            </w:pPr>
            <w:r>
              <w:rPr>
                <w:rFonts w:cs="Arial"/>
                <w:sz w:val="16"/>
              </w:rPr>
              <w:t>Pre-conditions</w:t>
            </w:r>
          </w:p>
        </w:tc>
        <w:tc>
          <w:tcPr>
            <w:tcW w:w="5622" w:type="dxa"/>
            <w:tcBorders>
              <w:top w:val="nil"/>
              <w:left w:val="nil"/>
              <w:bottom w:val="single" w:sz="8" w:space="0" w:color="auto"/>
              <w:right w:val="single" w:sz="8" w:space="0" w:color="auto"/>
            </w:tcBorders>
            <w:tcMar>
              <w:top w:w="0" w:type="dxa"/>
              <w:left w:w="108" w:type="dxa"/>
              <w:bottom w:w="0" w:type="dxa"/>
              <w:right w:w="108" w:type="dxa"/>
            </w:tcMar>
            <w:hideMark/>
          </w:tcPr>
          <w:p w14:paraId="5F283CBC" w14:textId="77777777" w:rsidR="00DC03A2" w:rsidRDefault="00770557">
            <w:pPr>
              <w:spacing w:line="276" w:lineRule="auto"/>
              <w:rPr>
                <w:rFonts w:cs="Arial"/>
                <w:sz w:val="16"/>
              </w:rPr>
            </w:pPr>
            <w:r>
              <w:rPr>
                <w:rFonts w:cs="Arial"/>
                <w:sz w:val="16"/>
              </w:rPr>
              <w:t xml:space="preserve">Client is configured for Pip and PiP views at Speed </w:t>
            </w:r>
          </w:p>
          <w:p w14:paraId="25AEDAE8" w14:textId="77777777" w:rsidR="00DC03A2" w:rsidRDefault="00770557">
            <w:pPr>
              <w:pStyle w:val="Caption"/>
              <w:spacing w:line="256" w:lineRule="auto"/>
              <w:rPr>
                <w:rFonts w:cs="Arial"/>
                <w:b w:val="0"/>
                <w:bCs w:val="0"/>
                <w:sz w:val="16"/>
              </w:rPr>
            </w:pPr>
            <w:r>
              <w:rPr>
                <w:rFonts w:cs="Arial"/>
                <w:b w:val="0"/>
                <w:bCs w:val="0"/>
                <w:sz w:val="16"/>
              </w:rPr>
              <w:t>Vehicle is in drive and above 10kph</w:t>
            </w:r>
          </w:p>
          <w:p w14:paraId="4010AB42" w14:textId="77777777" w:rsidR="00DC03A2" w:rsidRDefault="00770557">
            <w:pPr>
              <w:pStyle w:val="Caption"/>
              <w:spacing w:line="256" w:lineRule="auto"/>
              <w:rPr>
                <w:rFonts w:cs="Arial"/>
                <w:b w:val="0"/>
                <w:bCs w:val="0"/>
                <w:sz w:val="16"/>
              </w:rPr>
            </w:pPr>
            <w:r>
              <w:rPr>
                <w:rFonts w:cs="Arial"/>
                <w:b w:val="0"/>
                <w:bCs w:val="0"/>
                <w:sz w:val="16"/>
              </w:rPr>
              <w:t>PiP AUX at Speed is active</w:t>
            </w:r>
          </w:p>
        </w:tc>
      </w:tr>
      <w:tr w:rsidR="00DC03A2" w14:paraId="700CC775"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7C5601" w14:textId="77777777" w:rsidR="00DC03A2" w:rsidRDefault="00770557">
            <w:pPr>
              <w:pStyle w:val="Caption"/>
              <w:spacing w:line="256" w:lineRule="auto"/>
              <w:rPr>
                <w:rFonts w:cs="Arial"/>
                <w:sz w:val="16"/>
              </w:rPr>
            </w:pPr>
            <w:r>
              <w:rPr>
                <w:rFonts w:cs="Arial"/>
                <w:sz w:val="16"/>
              </w:rPr>
              <w:t>Scenario Description</w:t>
            </w:r>
          </w:p>
        </w:tc>
        <w:tc>
          <w:tcPr>
            <w:tcW w:w="5622" w:type="dxa"/>
            <w:tcBorders>
              <w:top w:val="nil"/>
              <w:left w:val="nil"/>
              <w:bottom w:val="single" w:sz="8" w:space="0" w:color="auto"/>
              <w:right w:val="single" w:sz="8" w:space="0" w:color="auto"/>
            </w:tcBorders>
            <w:tcMar>
              <w:top w:w="0" w:type="dxa"/>
              <w:left w:w="108" w:type="dxa"/>
              <w:bottom w:w="0" w:type="dxa"/>
              <w:right w:w="108" w:type="dxa"/>
            </w:tcMar>
            <w:hideMark/>
          </w:tcPr>
          <w:p w14:paraId="5FFC6071" w14:textId="77777777" w:rsidR="00DC03A2" w:rsidRDefault="00770557">
            <w:pPr>
              <w:spacing w:line="256" w:lineRule="auto"/>
              <w:rPr>
                <w:rFonts w:cs="Arial"/>
                <w:sz w:val="16"/>
              </w:rPr>
            </w:pPr>
            <w:r>
              <w:rPr>
                <w:rFonts w:cs="Arial"/>
                <w:sz w:val="16"/>
              </w:rPr>
              <w:t>50/50 at speed view button is selected</w:t>
            </w:r>
          </w:p>
        </w:tc>
      </w:tr>
      <w:tr w:rsidR="00DC03A2" w14:paraId="0FF03A87"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4CCFBC" w14:textId="77777777" w:rsidR="00DC03A2" w:rsidRDefault="00770557">
            <w:pPr>
              <w:pStyle w:val="Caption"/>
              <w:spacing w:line="256" w:lineRule="auto"/>
              <w:rPr>
                <w:rFonts w:cs="Arial"/>
                <w:sz w:val="16"/>
              </w:rPr>
            </w:pPr>
            <w:r>
              <w:rPr>
                <w:rFonts w:cs="Arial"/>
                <w:sz w:val="16"/>
              </w:rPr>
              <w:t>Post-conditions</w:t>
            </w:r>
          </w:p>
        </w:tc>
        <w:tc>
          <w:tcPr>
            <w:tcW w:w="5622" w:type="dxa"/>
            <w:tcBorders>
              <w:top w:val="nil"/>
              <w:left w:val="nil"/>
              <w:bottom w:val="single" w:sz="8" w:space="0" w:color="auto"/>
              <w:right w:val="single" w:sz="8" w:space="0" w:color="auto"/>
            </w:tcBorders>
            <w:tcMar>
              <w:top w:w="0" w:type="dxa"/>
              <w:left w:w="108" w:type="dxa"/>
              <w:bottom w:w="0" w:type="dxa"/>
              <w:right w:w="108" w:type="dxa"/>
            </w:tcMar>
            <w:hideMark/>
          </w:tcPr>
          <w:p w14:paraId="5ECA3F6E" w14:textId="77777777" w:rsidR="00DC03A2" w:rsidRDefault="00770557">
            <w:pPr>
              <w:spacing w:line="276" w:lineRule="auto"/>
              <w:rPr>
                <w:rFonts w:cs="Arial"/>
                <w:sz w:val="16"/>
              </w:rPr>
            </w:pPr>
            <w:r>
              <w:rPr>
                <w:rFonts w:cs="Arial"/>
                <w:sz w:val="16"/>
              </w:rPr>
              <w:t>Client displays 50/50 at speed.</w:t>
            </w:r>
          </w:p>
        </w:tc>
      </w:tr>
      <w:tr w:rsidR="00DC03A2" w14:paraId="31FFF983"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01FF2C" w14:textId="77777777" w:rsidR="00DC03A2" w:rsidRDefault="00770557">
            <w:pPr>
              <w:pStyle w:val="Caption"/>
              <w:spacing w:line="256" w:lineRule="auto"/>
              <w:rPr>
                <w:rFonts w:cs="Arial"/>
                <w:sz w:val="16"/>
              </w:rPr>
            </w:pPr>
            <w:r>
              <w:rPr>
                <w:rFonts w:cs="Arial"/>
                <w:sz w:val="16"/>
              </w:rPr>
              <w:t>List of Exception Use Cases</w:t>
            </w:r>
          </w:p>
        </w:tc>
        <w:tc>
          <w:tcPr>
            <w:tcW w:w="5622" w:type="dxa"/>
            <w:tcBorders>
              <w:top w:val="nil"/>
              <w:left w:val="nil"/>
              <w:bottom w:val="single" w:sz="8" w:space="0" w:color="auto"/>
              <w:right w:val="single" w:sz="8" w:space="0" w:color="auto"/>
            </w:tcBorders>
            <w:tcMar>
              <w:top w:w="0" w:type="dxa"/>
              <w:left w:w="108" w:type="dxa"/>
              <w:bottom w:w="0" w:type="dxa"/>
              <w:right w:w="108" w:type="dxa"/>
            </w:tcMar>
            <w:hideMark/>
          </w:tcPr>
          <w:p w14:paraId="7DA70250" w14:textId="77777777" w:rsidR="00DC03A2" w:rsidRDefault="00770557">
            <w:pPr>
              <w:pStyle w:val="Caption"/>
              <w:spacing w:line="256" w:lineRule="auto"/>
              <w:rPr>
                <w:rFonts w:cs="Arial"/>
                <w:b w:val="0"/>
                <w:bCs w:val="0"/>
                <w:sz w:val="16"/>
              </w:rPr>
            </w:pPr>
            <w:r>
              <w:rPr>
                <w:rFonts w:cs="Arial"/>
                <w:b w:val="0"/>
                <w:bCs w:val="0"/>
                <w:sz w:val="16"/>
              </w:rPr>
              <w:t>E1 – Vehicle is not RUN/START</w:t>
            </w:r>
          </w:p>
          <w:p w14:paraId="0B10B445" w14:textId="77777777" w:rsidR="00DC03A2" w:rsidRDefault="00770557">
            <w:pPr>
              <w:pStyle w:val="Caption"/>
              <w:spacing w:line="256" w:lineRule="auto"/>
              <w:rPr>
                <w:rFonts w:cs="Arial"/>
                <w:b w:val="0"/>
                <w:bCs w:val="0"/>
                <w:sz w:val="16"/>
              </w:rPr>
            </w:pPr>
            <w:r>
              <w:rPr>
                <w:rFonts w:cs="Arial"/>
                <w:b w:val="0"/>
                <w:bCs w:val="0"/>
                <w:sz w:val="16"/>
              </w:rPr>
              <w:t>E2 – Loss of communication with ADAS module</w:t>
            </w:r>
          </w:p>
          <w:p w14:paraId="1AE082A0" w14:textId="77777777" w:rsidR="00DC03A2" w:rsidRDefault="00770557">
            <w:pPr>
              <w:pStyle w:val="Caption"/>
              <w:spacing w:line="256" w:lineRule="auto"/>
              <w:rPr>
                <w:rFonts w:cs="Arial"/>
                <w:sz w:val="16"/>
              </w:rPr>
            </w:pPr>
            <w:r>
              <w:rPr>
                <w:rFonts w:cs="Arial"/>
                <w:b w:val="0"/>
                <w:bCs w:val="0"/>
                <w:sz w:val="16"/>
              </w:rPr>
              <w:t>E3 – Valid camera video signal not present</w:t>
            </w:r>
          </w:p>
        </w:tc>
      </w:tr>
      <w:tr w:rsidR="00DC03A2" w14:paraId="6D49F211"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13D1B5" w14:textId="77777777" w:rsidR="00DC03A2" w:rsidRDefault="00770557">
            <w:pPr>
              <w:pStyle w:val="Caption"/>
              <w:spacing w:line="256" w:lineRule="auto"/>
              <w:rPr>
                <w:rFonts w:cs="Arial"/>
                <w:sz w:val="16"/>
              </w:rPr>
            </w:pPr>
            <w:r>
              <w:rPr>
                <w:rFonts w:cs="Arial"/>
                <w:sz w:val="16"/>
              </w:rPr>
              <w:t>Interfaces</w:t>
            </w:r>
          </w:p>
        </w:tc>
        <w:tc>
          <w:tcPr>
            <w:tcW w:w="5622" w:type="dxa"/>
            <w:tcBorders>
              <w:top w:val="nil"/>
              <w:left w:val="nil"/>
              <w:bottom w:val="single" w:sz="8" w:space="0" w:color="auto"/>
              <w:right w:val="single" w:sz="8" w:space="0" w:color="auto"/>
            </w:tcBorders>
            <w:tcMar>
              <w:top w:w="0" w:type="dxa"/>
              <w:left w:w="108" w:type="dxa"/>
              <w:bottom w:w="0" w:type="dxa"/>
              <w:right w:w="108" w:type="dxa"/>
            </w:tcMar>
          </w:tcPr>
          <w:p w14:paraId="4760F2A8" w14:textId="77777777" w:rsidR="00DC03A2" w:rsidRDefault="00000000">
            <w:pPr>
              <w:pStyle w:val="Caption"/>
              <w:spacing w:line="256" w:lineRule="auto"/>
              <w:rPr>
                <w:rFonts w:cs="Arial"/>
                <w:sz w:val="16"/>
              </w:rPr>
            </w:pPr>
          </w:p>
        </w:tc>
      </w:tr>
    </w:tbl>
    <w:p w14:paraId="48D86A9D" w14:textId="77777777" w:rsidR="00500605" w:rsidRDefault="00000000" w:rsidP="00CD0F64"/>
    <w:p w14:paraId="317EED5E" w14:textId="77777777" w:rsidR="00406F39" w:rsidRDefault="00770557" w:rsidP="00E52CBB">
      <w:pPr>
        <w:pStyle w:val="Heading5"/>
      </w:pPr>
      <w:r>
        <w:t>CAMERA-UC-REQ-422845/A-Requesting Trailer Rear Normal at speed view from PiP 50/50 at Speed view above 10kph</w:t>
      </w:r>
    </w:p>
    <w:p w14:paraId="6D64EAF0" w14:textId="77777777" w:rsidR="00AE06BC" w:rsidRPr="00AE06BC" w:rsidRDefault="00000000" w:rsidP="00AE06BC"/>
    <w:tbl>
      <w:tblPr>
        <w:tblW w:w="690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09"/>
        <w:gridCol w:w="4991"/>
      </w:tblGrid>
      <w:tr w:rsidR="005A26C2" w14:paraId="022C4F1B"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95F771" w14:textId="77777777" w:rsidR="005A26C2" w:rsidRDefault="00770557">
            <w:pPr>
              <w:pStyle w:val="Caption"/>
              <w:spacing w:line="256" w:lineRule="auto"/>
              <w:rPr>
                <w:rFonts w:cs="Arial"/>
                <w:sz w:val="16"/>
              </w:rPr>
            </w:pPr>
            <w:r>
              <w:rPr>
                <w:rFonts w:cs="Arial"/>
                <w:sz w:val="16"/>
              </w:rPr>
              <w:t>Actors</w:t>
            </w:r>
          </w:p>
        </w:tc>
        <w:tc>
          <w:tcPr>
            <w:tcW w:w="4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B428670" w14:textId="77777777" w:rsidR="005A26C2" w:rsidRDefault="00770557">
            <w:pPr>
              <w:pStyle w:val="Caption"/>
              <w:spacing w:line="256" w:lineRule="auto"/>
              <w:rPr>
                <w:rFonts w:cs="Arial"/>
                <w:sz w:val="16"/>
              </w:rPr>
            </w:pPr>
            <w:r>
              <w:rPr>
                <w:rFonts w:cs="Arial"/>
                <w:sz w:val="16"/>
              </w:rPr>
              <w:t>Vehicle Occupant</w:t>
            </w:r>
          </w:p>
        </w:tc>
      </w:tr>
      <w:tr w:rsidR="005A26C2" w14:paraId="3B68151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E37F2B" w14:textId="77777777" w:rsidR="005A26C2" w:rsidRDefault="00770557">
            <w:pPr>
              <w:pStyle w:val="Caption"/>
              <w:spacing w:line="256" w:lineRule="auto"/>
              <w:rPr>
                <w:rFonts w:cs="Arial"/>
                <w:sz w:val="16"/>
              </w:rPr>
            </w:pPr>
            <w:r>
              <w:rPr>
                <w:rFonts w:cs="Arial"/>
                <w:sz w:val="16"/>
              </w:rPr>
              <w:t>Pre-conditions</w:t>
            </w:r>
          </w:p>
        </w:tc>
        <w:tc>
          <w:tcPr>
            <w:tcW w:w="4992" w:type="dxa"/>
            <w:tcBorders>
              <w:top w:val="nil"/>
              <w:left w:val="nil"/>
              <w:bottom w:val="single" w:sz="8" w:space="0" w:color="auto"/>
              <w:right w:val="single" w:sz="8" w:space="0" w:color="auto"/>
            </w:tcBorders>
            <w:tcMar>
              <w:top w:w="0" w:type="dxa"/>
              <w:left w:w="108" w:type="dxa"/>
              <w:bottom w:w="0" w:type="dxa"/>
              <w:right w:w="108" w:type="dxa"/>
            </w:tcMar>
            <w:hideMark/>
          </w:tcPr>
          <w:p w14:paraId="4A9295F3" w14:textId="77777777" w:rsidR="005A26C2" w:rsidRDefault="00770557">
            <w:pPr>
              <w:spacing w:line="276" w:lineRule="auto"/>
              <w:rPr>
                <w:rFonts w:cs="Arial"/>
                <w:sz w:val="16"/>
              </w:rPr>
            </w:pPr>
            <w:r>
              <w:rPr>
                <w:rFonts w:cs="Arial"/>
                <w:sz w:val="16"/>
              </w:rPr>
              <w:t xml:space="preserve">Client is configured for Pip and PiP views at Speed </w:t>
            </w:r>
          </w:p>
          <w:p w14:paraId="748F6976" w14:textId="77777777" w:rsidR="005A26C2" w:rsidRDefault="00770557">
            <w:pPr>
              <w:pStyle w:val="Caption"/>
              <w:spacing w:line="256" w:lineRule="auto"/>
              <w:rPr>
                <w:rFonts w:cs="Arial"/>
                <w:b w:val="0"/>
                <w:bCs w:val="0"/>
                <w:sz w:val="16"/>
              </w:rPr>
            </w:pPr>
            <w:r>
              <w:rPr>
                <w:rFonts w:cs="Arial"/>
                <w:b w:val="0"/>
                <w:bCs w:val="0"/>
                <w:sz w:val="16"/>
              </w:rPr>
              <w:t>Vehicle is in drive and above 10kph</w:t>
            </w:r>
          </w:p>
          <w:p w14:paraId="3CCDBA12" w14:textId="77777777" w:rsidR="005A26C2" w:rsidRDefault="00770557">
            <w:pPr>
              <w:pStyle w:val="Caption"/>
              <w:spacing w:line="256" w:lineRule="auto"/>
              <w:rPr>
                <w:rFonts w:cs="Arial"/>
                <w:b w:val="0"/>
                <w:bCs w:val="0"/>
                <w:sz w:val="16"/>
              </w:rPr>
            </w:pPr>
            <w:r>
              <w:rPr>
                <w:rFonts w:cs="Arial"/>
                <w:b w:val="0"/>
                <w:bCs w:val="0"/>
                <w:sz w:val="16"/>
              </w:rPr>
              <w:t>PiP 50/50 at Speed is active</w:t>
            </w:r>
          </w:p>
        </w:tc>
      </w:tr>
      <w:tr w:rsidR="005A26C2" w14:paraId="53EDC25A"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FDD0F3" w14:textId="77777777" w:rsidR="005A26C2" w:rsidRDefault="00770557">
            <w:pPr>
              <w:pStyle w:val="Caption"/>
              <w:spacing w:line="256" w:lineRule="auto"/>
              <w:rPr>
                <w:rFonts w:cs="Arial"/>
                <w:sz w:val="16"/>
              </w:rPr>
            </w:pPr>
            <w:r>
              <w:rPr>
                <w:rFonts w:cs="Arial"/>
                <w:sz w:val="16"/>
              </w:rPr>
              <w:t>Scenario Description</w:t>
            </w:r>
          </w:p>
        </w:tc>
        <w:tc>
          <w:tcPr>
            <w:tcW w:w="4992" w:type="dxa"/>
            <w:tcBorders>
              <w:top w:val="nil"/>
              <w:left w:val="nil"/>
              <w:bottom w:val="single" w:sz="8" w:space="0" w:color="auto"/>
              <w:right w:val="single" w:sz="8" w:space="0" w:color="auto"/>
            </w:tcBorders>
            <w:tcMar>
              <w:top w:w="0" w:type="dxa"/>
              <w:left w:w="108" w:type="dxa"/>
              <w:bottom w:w="0" w:type="dxa"/>
              <w:right w:w="108" w:type="dxa"/>
            </w:tcMar>
            <w:hideMark/>
          </w:tcPr>
          <w:p w14:paraId="7E45B997" w14:textId="77777777" w:rsidR="005A26C2" w:rsidRDefault="00770557">
            <w:pPr>
              <w:spacing w:line="256" w:lineRule="auto"/>
              <w:rPr>
                <w:rFonts w:cs="Arial"/>
                <w:sz w:val="16"/>
              </w:rPr>
            </w:pPr>
            <w:r>
              <w:rPr>
                <w:rFonts w:cs="Arial"/>
                <w:sz w:val="16"/>
              </w:rPr>
              <w:t>Trailer Rear Normal at speed view button is selected</w:t>
            </w:r>
          </w:p>
        </w:tc>
      </w:tr>
      <w:tr w:rsidR="005A26C2" w14:paraId="0804BC92"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45D122" w14:textId="77777777" w:rsidR="005A26C2" w:rsidRDefault="00770557">
            <w:pPr>
              <w:pStyle w:val="Caption"/>
              <w:spacing w:line="256" w:lineRule="auto"/>
              <w:rPr>
                <w:rFonts w:cs="Arial"/>
                <w:sz w:val="16"/>
              </w:rPr>
            </w:pPr>
            <w:r>
              <w:rPr>
                <w:rFonts w:cs="Arial"/>
                <w:sz w:val="16"/>
              </w:rPr>
              <w:t>Post-conditions</w:t>
            </w:r>
          </w:p>
        </w:tc>
        <w:tc>
          <w:tcPr>
            <w:tcW w:w="4992" w:type="dxa"/>
            <w:tcBorders>
              <w:top w:val="nil"/>
              <w:left w:val="nil"/>
              <w:bottom w:val="single" w:sz="8" w:space="0" w:color="auto"/>
              <w:right w:val="single" w:sz="8" w:space="0" w:color="auto"/>
            </w:tcBorders>
            <w:tcMar>
              <w:top w:w="0" w:type="dxa"/>
              <w:left w:w="108" w:type="dxa"/>
              <w:bottom w:w="0" w:type="dxa"/>
              <w:right w:w="108" w:type="dxa"/>
            </w:tcMar>
            <w:hideMark/>
          </w:tcPr>
          <w:p w14:paraId="0874E869" w14:textId="77777777" w:rsidR="005A26C2" w:rsidRDefault="00770557">
            <w:pPr>
              <w:spacing w:line="276" w:lineRule="auto"/>
              <w:rPr>
                <w:rFonts w:cs="Arial"/>
                <w:sz w:val="16"/>
              </w:rPr>
            </w:pPr>
            <w:r>
              <w:rPr>
                <w:rFonts w:cs="Arial"/>
                <w:sz w:val="16"/>
              </w:rPr>
              <w:t>Client displays trailer rear normal at speed,</w:t>
            </w:r>
          </w:p>
        </w:tc>
      </w:tr>
      <w:tr w:rsidR="005A26C2" w14:paraId="1801F708"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C2D7E6" w14:textId="77777777" w:rsidR="005A26C2" w:rsidRDefault="00770557">
            <w:pPr>
              <w:pStyle w:val="Caption"/>
              <w:spacing w:line="256" w:lineRule="auto"/>
              <w:rPr>
                <w:rFonts w:cs="Arial"/>
                <w:sz w:val="16"/>
              </w:rPr>
            </w:pPr>
            <w:r>
              <w:rPr>
                <w:rFonts w:cs="Arial"/>
                <w:sz w:val="16"/>
              </w:rPr>
              <w:t>List of Exception Use Cases</w:t>
            </w:r>
          </w:p>
        </w:tc>
        <w:tc>
          <w:tcPr>
            <w:tcW w:w="4992" w:type="dxa"/>
            <w:tcBorders>
              <w:top w:val="nil"/>
              <w:left w:val="nil"/>
              <w:bottom w:val="single" w:sz="8" w:space="0" w:color="auto"/>
              <w:right w:val="single" w:sz="8" w:space="0" w:color="auto"/>
            </w:tcBorders>
            <w:tcMar>
              <w:top w:w="0" w:type="dxa"/>
              <w:left w:w="108" w:type="dxa"/>
              <w:bottom w:w="0" w:type="dxa"/>
              <w:right w:w="108" w:type="dxa"/>
            </w:tcMar>
            <w:hideMark/>
          </w:tcPr>
          <w:p w14:paraId="25E16880" w14:textId="77777777" w:rsidR="005A26C2" w:rsidRDefault="00770557">
            <w:pPr>
              <w:pStyle w:val="Caption"/>
              <w:spacing w:line="256" w:lineRule="auto"/>
              <w:rPr>
                <w:rFonts w:cs="Arial"/>
                <w:b w:val="0"/>
                <w:bCs w:val="0"/>
                <w:sz w:val="16"/>
              </w:rPr>
            </w:pPr>
            <w:r>
              <w:rPr>
                <w:rFonts w:cs="Arial"/>
                <w:b w:val="0"/>
                <w:bCs w:val="0"/>
                <w:sz w:val="16"/>
              </w:rPr>
              <w:t>E1 – Vehicle is not RUN/START</w:t>
            </w:r>
          </w:p>
          <w:p w14:paraId="5372B716" w14:textId="77777777" w:rsidR="005A26C2" w:rsidRDefault="00770557">
            <w:pPr>
              <w:pStyle w:val="Caption"/>
              <w:spacing w:line="256" w:lineRule="auto"/>
              <w:rPr>
                <w:rFonts w:cs="Arial"/>
                <w:b w:val="0"/>
                <w:bCs w:val="0"/>
                <w:sz w:val="16"/>
              </w:rPr>
            </w:pPr>
            <w:r>
              <w:rPr>
                <w:rFonts w:cs="Arial"/>
                <w:b w:val="0"/>
                <w:bCs w:val="0"/>
                <w:sz w:val="16"/>
              </w:rPr>
              <w:t>E2 – Loss of communication with ADAS module</w:t>
            </w:r>
          </w:p>
          <w:p w14:paraId="72E6B6DB" w14:textId="77777777" w:rsidR="005A26C2" w:rsidRDefault="00770557">
            <w:pPr>
              <w:pStyle w:val="Caption"/>
              <w:spacing w:line="256" w:lineRule="auto"/>
              <w:rPr>
                <w:rFonts w:cs="Arial"/>
                <w:sz w:val="16"/>
              </w:rPr>
            </w:pPr>
            <w:r>
              <w:rPr>
                <w:rFonts w:cs="Arial"/>
                <w:b w:val="0"/>
                <w:bCs w:val="0"/>
                <w:sz w:val="16"/>
              </w:rPr>
              <w:t>E3 – Valid camera video signal not present</w:t>
            </w:r>
          </w:p>
        </w:tc>
      </w:tr>
      <w:tr w:rsidR="005A26C2" w14:paraId="532AA614"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6EB0F8" w14:textId="77777777" w:rsidR="005A26C2" w:rsidRDefault="00770557">
            <w:pPr>
              <w:pStyle w:val="Caption"/>
              <w:spacing w:line="256" w:lineRule="auto"/>
              <w:rPr>
                <w:rFonts w:cs="Arial"/>
                <w:sz w:val="16"/>
              </w:rPr>
            </w:pPr>
            <w:r>
              <w:rPr>
                <w:rFonts w:cs="Arial"/>
                <w:sz w:val="16"/>
              </w:rPr>
              <w:t>Interfaces</w:t>
            </w:r>
          </w:p>
        </w:tc>
        <w:tc>
          <w:tcPr>
            <w:tcW w:w="4992" w:type="dxa"/>
            <w:tcBorders>
              <w:top w:val="nil"/>
              <w:left w:val="nil"/>
              <w:bottom w:val="single" w:sz="8" w:space="0" w:color="auto"/>
              <w:right w:val="single" w:sz="8" w:space="0" w:color="auto"/>
            </w:tcBorders>
            <w:tcMar>
              <w:top w:w="0" w:type="dxa"/>
              <w:left w:w="108" w:type="dxa"/>
              <w:bottom w:w="0" w:type="dxa"/>
              <w:right w:w="108" w:type="dxa"/>
            </w:tcMar>
          </w:tcPr>
          <w:p w14:paraId="1787E360" w14:textId="77777777" w:rsidR="005A26C2" w:rsidRDefault="00000000">
            <w:pPr>
              <w:pStyle w:val="Caption"/>
              <w:spacing w:line="256" w:lineRule="auto"/>
              <w:rPr>
                <w:rFonts w:cs="Arial"/>
                <w:sz w:val="16"/>
              </w:rPr>
            </w:pPr>
          </w:p>
        </w:tc>
      </w:tr>
    </w:tbl>
    <w:p w14:paraId="26321CB1" w14:textId="77777777" w:rsidR="00500605" w:rsidRDefault="00000000" w:rsidP="00CD0F64"/>
    <w:p w14:paraId="6B837A74" w14:textId="77777777" w:rsidR="00406F39" w:rsidRDefault="00770557" w:rsidP="00E52CBB">
      <w:pPr>
        <w:pStyle w:val="Heading5"/>
      </w:pPr>
      <w:r>
        <w:t>CAMERA-UC-REQ-422844/A-Requesting 50/50 at speed from PiP Trailer Rear Normal at speed view above 10kph</w:t>
      </w:r>
    </w:p>
    <w:p w14:paraId="2DFDB146" w14:textId="77777777" w:rsidR="00AE06BC" w:rsidRPr="00AE06BC" w:rsidRDefault="00000000" w:rsidP="00AE06BC"/>
    <w:tbl>
      <w:tblPr>
        <w:tblW w:w="7620"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10"/>
        <w:gridCol w:w="5710"/>
      </w:tblGrid>
      <w:tr w:rsidR="00E278F3" w14:paraId="0AE27CF1" w14:textId="77777777" w:rsidTr="00E52CBB">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868B17" w14:textId="77777777" w:rsidR="00E278F3" w:rsidRDefault="00770557">
            <w:pPr>
              <w:pStyle w:val="Caption"/>
              <w:spacing w:line="256" w:lineRule="auto"/>
              <w:rPr>
                <w:rFonts w:cs="Arial"/>
                <w:sz w:val="16"/>
              </w:rPr>
            </w:pPr>
            <w:r>
              <w:rPr>
                <w:rFonts w:cs="Arial"/>
                <w:sz w:val="16"/>
              </w:rPr>
              <w:t>Actors</w:t>
            </w:r>
          </w:p>
        </w:tc>
        <w:tc>
          <w:tcPr>
            <w:tcW w:w="571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92E831" w14:textId="77777777" w:rsidR="00E278F3" w:rsidRDefault="00770557">
            <w:pPr>
              <w:pStyle w:val="Caption"/>
              <w:spacing w:line="256" w:lineRule="auto"/>
              <w:rPr>
                <w:rFonts w:cs="Arial"/>
                <w:sz w:val="16"/>
              </w:rPr>
            </w:pPr>
            <w:r>
              <w:rPr>
                <w:rFonts w:cs="Arial"/>
                <w:sz w:val="16"/>
              </w:rPr>
              <w:t>Vehicle Occupant</w:t>
            </w:r>
          </w:p>
        </w:tc>
      </w:tr>
      <w:tr w:rsidR="00E278F3" w14:paraId="056681C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DFD490" w14:textId="77777777" w:rsidR="00E278F3" w:rsidRDefault="00770557">
            <w:pPr>
              <w:pStyle w:val="Caption"/>
              <w:spacing w:line="256" w:lineRule="auto"/>
              <w:rPr>
                <w:rFonts w:cs="Arial"/>
                <w:sz w:val="16"/>
              </w:rPr>
            </w:pPr>
            <w:r>
              <w:rPr>
                <w:rFonts w:cs="Arial"/>
                <w:sz w:val="16"/>
              </w:rPr>
              <w:t>Pre-conditions</w:t>
            </w:r>
          </w:p>
        </w:tc>
        <w:tc>
          <w:tcPr>
            <w:tcW w:w="5712" w:type="dxa"/>
            <w:tcBorders>
              <w:top w:val="nil"/>
              <w:left w:val="nil"/>
              <w:bottom w:val="single" w:sz="8" w:space="0" w:color="auto"/>
              <w:right w:val="single" w:sz="8" w:space="0" w:color="auto"/>
            </w:tcBorders>
            <w:tcMar>
              <w:top w:w="0" w:type="dxa"/>
              <w:left w:w="108" w:type="dxa"/>
              <w:bottom w:w="0" w:type="dxa"/>
              <w:right w:w="108" w:type="dxa"/>
            </w:tcMar>
            <w:hideMark/>
          </w:tcPr>
          <w:p w14:paraId="7EEA55D3" w14:textId="77777777" w:rsidR="00E278F3" w:rsidRDefault="00770557">
            <w:pPr>
              <w:spacing w:line="276" w:lineRule="auto"/>
              <w:rPr>
                <w:rFonts w:cs="Arial"/>
                <w:sz w:val="16"/>
              </w:rPr>
            </w:pPr>
            <w:r>
              <w:rPr>
                <w:rFonts w:cs="Arial"/>
                <w:sz w:val="16"/>
              </w:rPr>
              <w:t xml:space="preserve">Client is configured for Pip and PiP views at Speed </w:t>
            </w:r>
          </w:p>
          <w:p w14:paraId="7EEB84B9" w14:textId="77777777" w:rsidR="00E278F3" w:rsidRDefault="00770557">
            <w:pPr>
              <w:pStyle w:val="Caption"/>
              <w:spacing w:line="256" w:lineRule="auto"/>
              <w:rPr>
                <w:rFonts w:cs="Arial"/>
                <w:b w:val="0"/>
                <w:bCs w:val="0"/>
                <w:sz w:val="16"/>
              </w:rPr>
            </w:pPr>
            <w:r>
              <w:rPr>
                <w:rFonts w:cs="Arial"/>
                <w:b w:val="0"/>
                <w:bCs w:val="0"/>
                <w:sz w:val="16"/>
              </w:rPr>
              <w:t>Vehicle is in drive and above 10kph</w:t>
            </w:r>
          </w:p>
          <w:p w14:paraId="2C4F9DD3" w14:textId="77777777" w:rsidR="00E278F3" w:rsidRDefault="00770557">
            <w:pPr>
              <w:pStyle w:val="Caption"/>
              <w:spacing w:line="256" w:lineRule="auto"/>
              <w:rPr>
                <w:rFonts w:cs="Arial"/>
                <w:b w:val="0"/>
                <w:bCs w:val="0"/>
                <w:sz w:val="16"/>
              </w:rPr>
            </w:pPr>
            <w:r>
              <w:rPr>
                <w:rFonts w:cs="Arial"/>
                <w:b w:val="0"/>
                <w:bCs w:val="0"/>
                <w:sz w:val="16"/>
              </w:rPr>
              <w:t>PiP Trailer Rear Normal view at Speed is active</w:t>
            </w:r>
          </w:p>
        </w:tc>
      </w:tr>
      <w:tr w:rsidR="00E278F3" w14:paraId="366373E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8E0FEE" w14:textId="77777777" w:rsidR="00E278F3" w:rsidRDefault="00770557">
            <w:pPr>
              <w:pStyle w:val="Caption"/>
              <w:spacing w:line="256" w:lineRule="auto"/>
              <w:rPr>
                <w:rFonts w:cs="Arial"/>
                <w:sz w:val="16"/>
              </w:rPr>
            </w:pPr>
            <w:r>
              <w:rPr>
                <w:rFonts w:cs="Arial"/>
                <w:sz w:val="16"/>
              </w:rPr>
              <w:t>Scenario Description</w:t>
            </w:r>
          </w:p>
        </w:tc>
        <w:tc>
          <w:tcPr>
            <w:tcW w:w="5712" w:type="dxa"/>
            <w:tcBorders>
              <w:top w:val="nil"/>
              <w:left w:val="nil"/>
              <w:bottom w:val="single" w:sz="8" w:space="0" w:color="auto"/>
              <w:right w:val="single" w:sz="8" w:space="0" w:color="auto"/>
            </w:tcBorders>
            <w:tcMar>
              <w:top w:w="0" w:type="dxa"/>
              <w:left w:w="108" w:type="dxa"/>
              <w:bottom w:w="0" w:type="dxa"/>
              <w:right w:w="108" w:type="dxa"/>
            </w:tcMar>
            <w:hideMark/>
          </w:tcPr>
          <w:p w14:paraId="0D05E65F" w14:textId="77777777" w:rsidR="00E278F3" w:rsidRDefault="00770557">
            <w:pPr>
              <w:spacing w:line="256" w:lineRule="auto"/>
              <w:rPr>
                <w:rFonts w:cs="Arial"/>
                <w:sz w:val="16"/>
              </w:rPr>
            </w:pPr>
            <w:r>
              <w:rPr>
                <w:rFonts w:cs="Arial"/>
                <w:sz w:val="16"/>
              </w:rPr>
              <w:t>50/50 at speed view button is selected</w:t>
            </w:r>
          </w:p>
        </w:tc>
      </w:tr>
      <w:tr w:rsidR="00E278F3" w14:paraId="16D50E2C"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61160B" w14:textId="77777777" w:rsidR="00E278F3" w:rsidRDefault="00770557">
            <w:pPr>
              <w:pStyle w:val="Caption"/>
              <w:spacing w:line="256" w:lineRule="auto"/>
              <w:rPr>
                <w:rFonts w:cs="Arial"/>
                <w:sz w:val="16"/>
              </w:rPr>
            </w:pPr>
            <w:r>
              <w:rPr>
                <w:rFonts w:cs="Arial"/>
                <w:sz w:val="16"/>
              </w:rPr>
              <w:t>Post-conditions</w:t>
            </w:r>
          </w:p>
        </w:tc>
        <w:tc>
          <w:tcPr>
            <w:tcW w:w="5712" w:type="dxa"/>
            <w:tcBorders>
              <w:top w:val="nil"/>
              <w:left w:val="nil"/>
              <w:bottom w:val="single" w:sz="8" w:space="0" w:color="auto"/>
              <w:right w:val="single" w:sz="8" w:space="0" w:color="auto"/>
            </w:tcBorders>
            <w:tcMar>
              <w:top w:w="0" w:type="dxa"/>
              <w:left w:w="108" w:type="dxa"/>
              <w:bottom w:w="0" w:type="dxa"/>
              <w:right w:w="108" w:type="dxa"/>
            </w:tcMar>
            <w:hideMark/>
          </w:tcPr>
          <w:p w14:paraId="47976A47" w14:textId="77777777" w:rsidR="00E278F3" w:rsidRDefault="00770557">
            <w:pPr>
              <w:spacing w:line="276" w:lineRule="auto"/>
              <w:rPr>
                <w:rFonts w:cs="Arial"/>
                <w:sz w:val="16"/>
              </w:rPr>
            </w:pPr>
            <w:r>
              <w:rPr>
                <w:rFonts w:cs="Arial"/>
                <w:sz w:val="16"/>
              </w:rPr>
              <w:t>Client displays 50/50 at speed.</w:t>
            </w:r>
          </w:p>
        </w:tc>
      </w:tr>
      <w:tr w:rsidR="00E278F3" w14:paraId="2BE809A6"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8D6270" w14:textId="77777777" w:rsidR="00E278F3" w:rsidRDefault="00770557">
            <w:pPr>
              <w:pStyle w:val="Caption"/>
              <w:spacing w:line="256" w:lineRule="auto"/>
              <w:rPr>
                <w:rFonts w:cs="Arial"/>
                <w:sz w:val="16"/>
              </w:rPr>
            </w:pPr>
            <w:r>
              <w:rPr>
                <w:rFonts w:cs="Arial"/>
                <w:sz w:val="16"/>
              </w:rPr>
              <w:t>List of Exception Use Cases</w:t>
            </w:r>
          </w:p>
        </w:tc>
        <w:tc>
          <w:tcPr>
            <w:tcW w:w="5712" w:type="dxa"/>
            <w:tcBorders>
              <w:top w:val="nil"/>
              <w:left w:val="nil"/>
              <w:bottom w:val="single" w:sz="8" w:space="0" w:color="auto"/>
              <w:right w:val="single" w:sz="8" w:space="0" w:color="auto"/>
            </w:tcBorders>
            <w:tcMar>
              <w:top w:w="0" w:type="dxa"/>
              <w:left w:w="108" w:type="dxa"/>
              <w:bottom w:w="0" w:type="dxa"/>
              <w:right w:w="108" w:type="dxa"/>
            </w:tcMar>
            <w:hideMark/>
          </w:tcPr>
          <w:p w14:paraId="79061BDB" w14:textId="77777777" w:rsidR="00E278F3" w:rsidRDefault="00770557">
            <w:pPr>
              <w:pStyle w:val="Caption"/>
              <w:spacing w:line="256" w:lineRule="auto"/>
              <w:rPr>
                <w:rFonts w:cs="Arial"/>
                <w:b w:val="0"/>
                <w:bCs w:val="0"/>
                <w:sz w:val="16"/>
              </w:rPr>
            </w:pPr>
            <w:r>
              <w:rPr>
                <w:rFonts w:cs="Arial"/>
                <w:b w:val="0"/>
                <w:bCs w:val="0"/>
                <w:sz w:val="16"/>
              </w:rPr>
              <w:t>E1 – Vehicle is not RUN/START</w:t>
            </w:r>
          </w:p>
          <w:p w14:paraId="7A679119" w14:textId="77777777" w:rsidR="00E278F3" w:rsidRDefault="00770557">
            <w:pPr>
              <w:pStyle w:val="Caption"/>
              <w:spacing w:line="256" w:lineRule="auto"/>
              <w:rPr>
                <w:rFonts w:cs="Arial"/>
                <w:b w:val="0"/>
                <w:bCs w:val="0"/>
                <w:sz w:val="16"/>
              </w:rPr>
            </w:pPr>
            <w:r>
              <w:rPr>
                <w:rFonts w:cs="Arial"/>
                <w:b w:val="0"/>
                <w:bCs w:val="0"/>
                <w:sz w:val="16"/>
              </w:rPr>
              <w:t>E2 – Loss of communication with ADAS module</w:t>
            </w:r>
          </w:p>
          <w:p w14:paraId="723665B0" w14:textId="77777777" w:rsidR="00E278F3" w:rsidRDefault="00770557">
            <w:pPr>
              <w:pStyle w:val="Caption"/>
              <w:spacing w:line="256" w:lineRule="auto"/>
              <w:rPr>
                <w:rFonts w:cs="Arial"/>
                <w:sz w:val="16"/>
              </w:rPr>
            </w:pPr>
            <w:r>
              <w:rPr>
                <w:rFonts w:cs="Arial"/>
                <w:b w:val="0"/>
                <w:bCs w:val="0"/>
                <w:sz w:val="16"/>
              </w:rPr>
              <w:t>E3 – Valid camera video signal not present</w:t>
            </w:r>
          </w:p>
        </w:tc>
      </w:tr>
      <w:tr w:rsidR="00E278F3" w14:paraId="743CC710" w14:textId="77777777" w:rsidTr="00E52CBB">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C6F0C1" w14:textId="77777777" w:rsidR="00E278F3" w:rsidRDefault="00770557">
            <w:pPr>
              <w:pStyle w:val="Caption"/>
              <w:spacing w:line="256" w:lineRule="auto"/>
              <w:rPr>
                <w:rFonts w:cs="Arial"/>
                <w:sz w:val="16"/>
              </w:rPr>
            </w:pPr>
            <w:r>
              <w:rPr>
                <w:rFonts w:cs="Arial"/>
                <w:sz w:val="16"/>
              </w:rPr>
              <w:t>Interfaces</w:t>
            </w:r>
          </w:p>
        </w:tc>
        <w:tc>
          <w:tcPr>
            <w:tcW w:w="5712" w:type="dxa"/>
            <w:tcBorders>
              <w:top w:val="nil"/>
              <w:left w:val="nil"/>
              <w:bottom w:val="single" w:sz="8" w:space="0" w:color="auto"/>
              <w:right w:val="single" w:sz="8" w:space="0" w:color="auto"/>
            </w:tcBorders>
            <w:tcMar>
              <w:top w:w="0" w:type="dxa"/>
              <w:left w:w="108" w:type="dxa"/>
              <w:bottom w:w="0" w:type="dxa"/>
              <w:right w:w="108" w:type="dxa"/>
            </w:tcMar>
          </w:tcPr>
          <w:p w14:paraId="0E0F18F2" w14:textId="77777777" w:rsidR="00E278F3" w:rsidRDefault="00000000">
            <w:pPr>
              <w:pStyle w:val="Caption"/>
              <w:spacing w:line="256" w:lineRule="auto"/>
              <w:rPr>
                <w:rFonts w:cs="Arial"/>
                <w:sz w:val="16"/>
              </w:rPr>
            </w:pPr>
          </w:p>
        </w:tc>
      </w:tr>
    </w:tbl>
    <w:p w14:paraId="5AADB822" w14:textId="77777777" w:rsidR="00500605" w:rsidRDefault="00000000" w:rsidP="00CD0F64"/>
    <w:p w14:paraId="557DCBFD" w14:textId="77777777" w:rsidR="00406F39" w:rsidRDefault="00770557" w:rsidP="00E52CBB">
      <w:pPr>
        <w:pStyle w:val="Heading4"/>
      </w:pPr>
      <w:r>
        <w:lastRenderedPageBreak/>
        <w:t>White Box Views</w:t>
      </w:r>
    </w:p>
    <w:p w14:paraId="5607885E" w14:textId="77777777" w:rsidR="00406F39" w:rsidRDefault="00770557" w:rsidP="00E52CBB">
      <w:pPr>
        <w:pStyle w:val="Heading5"/>
      </w:pPr>
      <w:r>
        <w:t>Activity Diagrams</w:t>
      </w:r>
    </w:p>
    <w:p w14:paraId="7A0767B8" w14:textId="77777777" w:rsidR="00406F39" w:rsidRDefault="00770557" w:rsidP="00E52CBB">
      <w:pPr>
        <w:pStyle w:val="Heading6"/>
      </w:pPr>
      <w:r>
        <w:t>CAMERA-ACT-REQ-422922/A-PiP Views</w:t>
      </w:r>
    </w:p>
    <w:p w14:paraId="0922FB6D" w14:textId="77777777" w:rsidR="00500605" w:rsidRDefault="00770557" w:rsidP="00E52CBB">
      <w:pPr>
        <w:jc w:val="center"/>
      </w:pPr>
      <w:r w:rsidRPr="00E840FE">
        <w:rPr>
          <w:noProof/>
        </w:rPr>
        <w:drawing>
          <wp:anchor distT="0" distB="0" distL="114300" distR="114300" simplePos="0" relativeHeight="251663360" behindDoc="0" locked="0" layoutInCell="1" allowOverlap="1" wp14:anchorId="62BE83BD" wp14:editId="41D0C97E">
            <wp:simplePos x="0" y="0"/>
            <wp:positionH relativeFrom="column">
              <wp:posOffset>0</wp:posOffset>
            </wp:positionH>
            <wp:positionV relativeFrom="paragraph">
              <wp:posOffset>169545</wp:posOffset>
            </wp:positionV>
            <wp:extent cx="5695950" cy="3286125"/>
            <wp:effectExtent l="0" t="0" r="0" b="9525"/>
            <wp:wrapTopAndBottom/>
            <wp:docPr id="57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95950"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4488F" w14:textId="77777777" w:rsidR="00406F39" w:rsidRDefault="00770557" w:rsidP="00E52CBB">
      <w:pPr>
        <w:pStyle w:val="Heading5"/>
      </w:pPr>
      <w:r>
        <w:lastRenderedPageBreak/>
        <w:t>Sequence Diagrams</w:t>
      </w:r>
    </w:p>
    <w:p w14:paraId="0B306620" w14:textId="77777777" w:rsidR="00406F39" w:rsidRDefault="00770557" w:rsidP="00E52CBB">
      <w:pPr>
        <w:pStyle w:val="Heading6"/>
      </w:pPr>
      <w:r>
        <w:t>CAMERA-SD-REQ-422923/A-PiP Views</w:t>
      </w:r>
    </w:p>
    <w:p w14:paraId="5ACA9ABD" w14:textId="77777777" w:rsidR="00500605" w:rsidRPr="00106D90" w:rsidRDefault="00770557" w:rsidP="00E52CBB">
      <w:pPr>
        <w:jc w:val="center"/>
      </w:pPr>
      <w:r w:rsidRPr="00D848F9">
        <w:rPr>
          <w:noProof/>
        </w:rPr>
        <w:lastRenderedPageBreak/>
        <w:drawing>
          <wp:anchor distT="0" distB="0" distL="114300" distR="114300" simplePos="0" relativeHeight="251664384" behindDoc="0" locked="0" layoutInCell="1" allowOverlap="1" wp14:anchorId="01CECCD4" wp14:editId="7594A3A0">
            <wp:simplePos x="0" y="0"/>
            <wp:positionH relativeFrom="column">
              <wp:posOffset>0</wp:posOffset>
            </wp:positionH>
            <wp:positionV relativeFrom="paragraph">
              <wp:posOffset>12700</wp:posOffset>
            </wp:positionV>
            <wp:extent cx="2491740" cy="8213725"/>
            <wp:effectExtent l="0" t="0" r="3810" b="0"/>
            <wp:wrapTopAndBottom/>
            <wp:docPr id="5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1740" cy="821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F1895" w14:textId="77777777" w:rsidR="00406F39" w:rsidRDefault="00770557" w:rsidP="00E52CBB">
      <w:pPr>
        <w:pStyle w:val="Heading2"/>
      </w:pPr>
      <w:bookmarkStart w:id="147" w:name="_Toc100050092"/>
      <w:r>
        <w:lastRenderedPageBreak/>
        <w:t>Tailgate RVC</w:t>
      </w:r>
      <w:bookmarkEnd w:id="147"/>
    </w:p>
    <w:p w14:paraId="577ED063" w14:textId="77777777" w:rsidR="00406F39" w:rsidRDefault="00770557" w:rsidP="00E52CBB">
      <w:pPr>
        <w:pStyle w:val="Heading3"/>
      </w:pPr>
      <w:bookmarkStart w:id="148" w:name="_Toc100050093"/>
      <w:r w:rsidRPr="00B9479B">
        <w:t>CAMERA-FUN-REQ-421101/A-Tailgate RVC</w:t>
      </w:r>
      <w:bookmarkEnd w:id="148"/>
    </w:p>
    <w:p w14:paraId="370D5203" w14:textId="77777777" w:rsidR="00500605" w:rsidRDefault="00000000" w:rsidP="00500605"/>
    <w:p w14:paraId="15101416" w14:textId="77777777" w:rsidR="00406F39" w:rsidRDefault="00770557" w:rsidP="00E52CBB">
      <w:pPr>
        <w:pStyle w:val="Heading4"/>
      </w:pPr>
      <w:r>
        <w:t>Overview</w:t>
      </w:r>
    </w:p>
    <w:p w14:paraId="24DF3F0D" w14:textId="77777777" w:rsidR="00500605" w:rsidRDefault="00770557" w:rsidP="00500605">
      <w:r>
        <w:t xml:space="preserve">This section is about client behavior when vehicle tailgate is provided to the client. As described below, when tailgate is down, it affects the various views that are available by disabling them. </w:t>
      </w:r>
    </w:p>
    <w:p w14:paraId="23828BE6" w14:textId="77777777" w:rsidR="00406F39" w:rsidRDefault="00770557" w:rsidP="00E52CBB">
      <w:pPr>
        <w:pStyle w:val="Heading4"/>
      </w:pPr>
      <w:r>
        <w:t>Requirements</w:t>
      </w:r>
    </w:p>
    <w:p w14:paraId="623DB68B" w14:textId="77777777" w:rsidR="00E52CBB" w:rsidRPr="00E52CBB" w:rsidRDefault="00E52CBB" w:rsidP="00E52CBB">
      <w:pPr>
        <w:pStyle w:val="Heading5"/>
        <w:rPr>
          <w:b w:val="0"/>
          <w:u w:val="single"/>
        </w:rPr>
      </w:pPr>
      <w:r w:rsidRPr="00E52CBB">
        <w:rPr>
          <w:b w:val="0"/>
          <w:u w:val="single"/>
        </w:rPr>
        <w:t>CAMERA-REQ-421102/A-Tailgate Down In Reverse</w:t>
      </w:r>
    </w:p>
    <w:p w14:paraId="7490D0FA" w14:textId="77777777" w:rsidR="00500605" w:rsidRDefault="00770557" w:rsidP="00586E63">
      <w:r>
        <w:t xml:space="preserve">If client receives, LTgateSt = 0x1 (Down) and vehicle is in Reverse Gear, client shall not display certain views. For complete list of disabled views please consult with HMI specification. </w:t>
      </w:r>
    </w:p>
    <w:p w14:paraId="72AE08E5" w14:textId="77777777" w:rsidR="00E52CBB" w:rsidRPr="00E52CBB" w:rsidRDefault="00E52CBB" w:rsidP="00E52CBB">
      <w:pPr>
        <w:pStyle w:val="Heading5"/>
        <w:rPr>
          <w:b w:val="0"/>
          <w:u w:val="single"/>
        </w:rPr>
      </w:pPr>
      <w:r w:rsidRPr="00E52CBB">
        <w:rPr>
          <w:b w:val="0"/>
          <w:u w:val="single"/>
        </w:rPr>
        <w:t>CAMERA-REQ-421103/A-Tailgate Down Not In Reverse</w:t>
      </w:r>
    </w:p>
    <w:p w14:paraId="19981F9F" w14:textId="77777777" w:rsidR="00500605" w:rsidRDefault="00770557" w:rsidP="00500605">
      <w:r>
        <w:t xml:space="preserve">If client receives, LTgateSt = 0x1 (Down) and vehicle is running and not in Reverse Gear, </w:t>
      </w:r>
      <w:r w:rsidRPr="009F62C2">
        <w:t>client shall not display certain views. For complete list of disabled views please consult with HMI specification.</w:t>
      </w:r>
    </w:p>
    <w:p w14:paraId="7C01D5EC" w14:textId="77777777" w:rsidR="00E52CBB" w:rsidRPr="00E52CBB" w:rsidRDefault="00E52CBB" w:rsidP="00E52CBB">
      <w:pPr>
        <w:pStyle w:val="Heading5"/>
        <w:rPr>
          <w:b w:val="0"/>
          <w:u w:val="single"/>
        </w:rPr>
      </w:pPr>
      <w:r w:rsidRPr="00E52CBB">
        <w:rPr>
          <w:b w:val="0"/>
          <w:u w:val="single"/>
        </w:rPr>
        <w:t>CAMERA-REQ-421104/A-Tailgate Down And Vehicle Speed Above 10kph</w:t>
      </w:r>
    </w:p>
    <w:p w14:paraId="6D78C3A8" w14:textId="77777777" w:rsidR="00500605" w:rsidRDefault="00770557" w:rsidP="00500605">
      <w:r>
        <w:t xml:space="preserve">If client receives, LTgateSt = 0x1 (Down) and vehicle is driving at speed above 10 kph, </w:t>
      </w:r>
      <w:r w:rsidRPr="00E65C67">
        <w:t>client shall not display certain views. For complete list of disabled views please consult with HMI specification.</w:t>
      </w:r>
    </w:p>
    <w:p w14:paraId="4CF6E6DC" w14:textId="77777777" w:rsidR="00E52CBB" w:rsidRPr="00E52CBB" w:rsidRDefault="00E52CBB" w:rsidP="00E52CBB">
      <w:pPr>
        <w:pStyle w:val="Heading5"/>
        <w:rPr>
          <w:b w:val="0"/>
          <w:u w:val="single"/>
        </w:rPr>
      </w:pPr>
      <w:r w:rsidRPr="00E52CBB">
        <w:rPr>
          <w:b w:val="0"/>
          <w:u w:val="single"/>
        </w:rPr>
        <w:t>CAMERA-REQ-421105/A-Tailgate States</w:t>
      </w:r>
    </w:p>
    <w:p w14:paraId="3703763E" w14:textId="77777777" w:rsidR="00500605" w:rsidRDefault="00770557" w:rsidP="00500605">
      <w:r>
        <w:t>If client receives, LTgateSt =0x0 (NotAvailable) OR LTgateSt = 0x3 (NotUsed_1), then client shall use default Tailgate position as Closed (LTgateSt =0x2).</w:t>
      </w:r>
    </w:p>
    <w:p w14:paraId="1ADBE6B7" w14:textId="77777777" w:rsidR="00406F39" w:rsidRDefault="00770557" w:rsidP="00E52CBB">
      <w:pPr>
        <w:pStyle w:val="Heading4"/>
      </w:pPr>
      <w:r>
        <w:t>Use Cases</w:t>
      </w:r>
    </w:p>
    <w:p w14:paraId="012ECB2F" w14:textId="77777777" w:rsidR="00406F39" w:rsidRDefault="00770557" w:rsidP="00E52CBB">
      <w:pPr>
        <w:pStyle w:val="Heading5"/>
      </w:pPr>
      <w:r>
        <w:t>UC-REQ-421106/A-Suppressed Views with Tailgate Down RVC in Reverse</w:t>
      </w:r>
    </w:p>
    <w:p w14:paraId="7B356F3C" w14:textId="77777777" w:rsidR="00500605" w:rsidRDefault="00000000" w:rsidP="00CD0F64"/>
    <w:p w14:paraId="4BF95499" w14:textId="77777777" w:rsidR="00227A37" w:rsidRDefault="00000000"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227A37" w14:paraId="3F44F763" w14:textId="77777777" w:rsidTr="00227A37">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2F4414" w14:textId="77777777" w:rsidR="00227A37"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B538C95" w14:textId="77777777" w:rsidR="00227A37" w:rsidRDefault="00770557">
            <w:pPr>
              <w:spacing w:line="256" w:lineRule="auto"/>
            </w:pPr>
            <w:r>
              <w:t>Vehicle Occupant</w:t>
            </w:r>
          </w:p>
        </w:tc>
      </w:tr>
      <w:tr w:rsidR="00227A37" w14:paraId="1DE396A8" w14:textId="77777777" w:rsidTr="00227A3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D360D6" w14:textId="77777777" w:rsidR="00227A37"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F36E3B5" w14:textId="77777777" w:rsidR="00227A37" w:rsidRDefault="00770557" w:rsidP="00227A37">
            <w:pPr>
              <w:numPr>
                <w:ilvl w:val="0"/>
                <w:numId w:val="595"/>
              </w:numPr>
              <w:spacing w:line="256" w:lineRule="auto"/>
            </w:pPr>
            <w:r>
              <w:t>Client is configured for Tailgate down RPA/RVC</w:t>
            </w:r>
          </w:p>
          <w:p w14:paraId="27CA7B29" w14:textId="77777777" w:rsidR="00227A37" w:rsidRDefault="00770557" w:rsidP="00227A37">
            <w:pPr>
              <w:numPr>
                <w:ilvl w:val="0"/>
                <w:numId w:val="595"/>
              </w:numPr>
              <w:spacing w:line="256" w:lineRule="auto"/>
            </w:pPr>
            <w:r>
              <w:t>Vehicle is in Run/Start</w:t>
            </w:r>
          </w:p>
        </w:tc>
      </w:tr>
      <w:tr w:rsidR="00227A37" w14:paraId="5E18AB88" w14:textId="77777777" w:rsidTr="00227A3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177ECD" w14:textId="77777777" w:rsidR="00227A37"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3685B2A" w14:textId="77777777" w:rsidR="00227A37" w:rsidRDefault="00770557" w:rsidP="00227A37">
            <w:pPr>
              <w:numPr>
                <w:ilvl w:val="0"/>
                <w:numId w:val="595"/>
              </w:numPr>
              <w:spacing w:line="256" w:lineRule="auto"/>
            </w:pPr>
            <w:r>
              <w:t xml:space="preserve">Vehicle is in Reverse Gear </w:t>
            </w:r>
          </w:p>
          <w:p w14:paraId="557E01D2" w14:textId="77777777" w:rsidR="00227A37" w:rsidRDefault="00770557" w:rsidP="00227A37">
            <w:pPr>
              <w:numPr>
                <w:ilvl w:val="0"/>
                <w:numId w:val="595"/>
              </w:numPr>
              <w:spacing w:line="256" w:lineRule="auto"/>
            </w:pPr>
            <w:r>
              <w:t>Tailgate is Down</w:t>
            </w:r>
          </w:p>
        </w:tc>
      </w:tr>
      <w:tr w:rsidR="00227A37" w14:paraId="2F6C0DCD" w14:textId="77777777" w:rsidTr="00227A3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795CDD" w14:textId="77777777" w:rsidR="00227A37"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1EC9009" w14:textId="77777777" w:rsidR="00D87931" w:rsidRDefault="00770557">
            <w:pPr>
              <w:spacing w:line="276" w:lineRule="auto"/>
            </w:pPr>
            <w:r>
              <w:t xml:space="preserve">Some camera views shall not be available on the Camera Menu. </w:t>
            </w:r>
          </w:p>
          <w:p w14:paraId="3B5E6596" w14:textId="77777777" w:rsidR="00227A37" w:rsidRPr="00D87931" w:rsidRDefault="00770557" w:rsidP="00D87931">
            <w:pPr>
              <w:spacing w:line="276" w:lineRule="auto"/>
            </w:pPr>
            <w:r>
              <w:t>For a complete list of the views refer to HMI specification.</w:t>
            </w:r>
          </w:p>
        </w:tc>
      </w:tr>
      <w:tr w:rsidR="00227A37" w14:paraId="4230D920" w14:textId="77777777" w:rsidTr="00227A3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5A30EF" w14:textId="77777777" w:rsidR="00227A37"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2143B42" w14:textId="77777777" w:rsidR="00227A37" w:rsidRDefault="00770557">
            <w:pPr>
              <w:spacing w:line="256" w:lineRule="auto"/>
            </w:pPr>
            <w:r>
              <w:t>E1 – Vehicle is not RUN/START</w:t>
            </w:r>
          </w:p>
          <w:p w14:paraId="7D32252B" w14:textId="77777777" w:rsidR="00227A37" w:rsidRDefault="00770557">
            <w:pPr>
              <w:spacing w:line="256" w:lineRule="auto"/>
            </w:pPr>
            <w:r>
              <w:t>E2 – Loss of communication with ADAS module</w:t>
            </w:r>
          </w:p>
          <w:p w14:paraId="07C8ECCB" w14:textId="77777777" w:rsidR="00227A37" w:rsidRDefault="00770557">
            <w:pPr>
              <w:spacing w:line="256" w:lineRule="auto"/>
            </w:pPr>
            <w:r>
              <w:t xml:space="preserve">E3 – Valid camera video signal not present </w:t>
            </w:r>
          </w:p>
        </w:tc>
      </w:tr>
      <w:tr w:rsidR="00227A37" w14:paraId="4C084609" w14:textId="77777777" w:rsidTr="00227A3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066EFF" w14:textId="77777777" w:rsidR="00227A37"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7CDD2CB0" w14:textId="77777777" w:rsidR="00227A37" w:rsidRDefault="00000000">
            <w:pPr>
              <w:spacing w:line="276" w:lineRule="auto"/>
            </w:pPr>
          </w:p>
        </w:tc>
      </w:tr>
    </w:tbl>
    <w:p w14:paraId="7473A8E6" w14:textId="77777777" w:rsidR="00227A37" w:rsidRDefault="00000000" w:rsidP="00CD0F64"/>
    <w:p w14:paraId="14237366" w14:textId="77777777" w:rsidR="00406F39" w:rsidRDefault="00770557" w:rsidP="00E52CBB">
      <w:pPr>
        <w:pStyle w:val="Heading5"/>
      </w:pPr>
      <w:r>
        <w:t>UC-REQ-421107/A-Suppressed Views with Tailgate Down RVC not in Reverse</w:t>
      </w:r>
    </w:p>
    <w:p w14:paraId="2F0EBCA3" w14:textId="77777777" w:rsidR="00D120CD" w:rsidRDefault="00000000"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D120CD" w14:paraId="23E47A9B" w14:textId="77777777" w:rsidTr="00D120CD">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6795F9" w14:textId="77777777" w:rsidR="00D120CD"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F16CB8" w14:textId="77777777" w:rsidR="00D120CD" w:rsidRDefault="00770557">
            <w:pPr>
              <w:spacing w:line="256" w:lineRule="auto"/>
            </w:pPr>
            <w:r>
              <w:t>Vehicle Occupant</w:t>
            </w:r>
          </w:p>
        </w:tc>
      </w:tr>
      <w:tr w:rsidR="00D120CD" w14:paraId="56DB0AA3" w14:textId="77777777" w:rsidTr="00D120C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4042C9" w14:textId="77777777" w:rsidR="00D120CD"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F4ECE85" w14:textId="77777777" w:rsidR="00D120CD" w:rsidRDefault="00770557" w:rsidP="00D120CD">
            <w:pPr>
              <w:numPr>
                <w:ilvl w:val="0"/>
                <w:numId w:val="598"/>
              </w:numPr>
              <w:spacing w:line="256" w:lineRule="auto"/>
            </w:pPr>
            <w:r>
              <w:t>Client is configured for Tailgate Down RVC/RPA and it is Present.</w:t>
            </w:r>
          </w:p>
          <w:p w14:paraId="7D559250" w14:textId="77777777" w:rsidR="00D120CD" w:rsidRDefault="00770557" w:rsidP="00D120CD">
            <w:pPr>
              <w:numPr>
                <w:ilvl w:val="0"/>
                <w:numId w:val="598"/>
              </w:numPr>
              <w:spacing w:line="256" w:lineRule="auto"/>
            </w:pPr>
            <w:r>
              <w:t>Vehicle is in Run/Start</w:t>
            </w:r>
          </w:p>
        </w:tc>
      </w:tr>
      <w:tr w:rsidR="00D120CD" w14:paraId="3DD774D2" w14:textId="77777777" w:rsidTr="00D120C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33E78F" w14:textId="77777777" w:rsidR="00D120CD"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E471258" w14:textId="77777777" w:rsidR="00D120CD" w:rsidRDefault="00770557" w:rsidP="00D120CD">
            <w:pPr>
              <w:numPr>
                <w:ilvl w:val="0"/>
                <w:numId w:val="598"/>
              </w:numPr>
              <w:spacing w:line="256" w:lineRule="auto"/>
            </w:pPr>
            <w:r>
              <w:t>Vehicle is not in Reverse</w:t>
            </w:r>
          </w:p>
          <w:p w14:paraId="6797990D" w14:textId="77777777" w:rsidR="00D120CD" w:rsidRDefault="00770557" w:rsidP="00D120CD">
            <w:pPr>
              <w:numPr>
                <w:ilvl w:val="0"/>
                <w:numId w:val="598"/>
              </w:numPr>
              <w:spacing w:line="256" w:lineRule="auto"/>
            </w:pPr>
            <w:r>
              <w:t xml:space="preserve">Tailgate is down </w:t>
            </w:r>
          </w:p>
        </w:tc>
      </w:tr>
      <w:tr w:rsidR="00D120CD" w14:paraId="66E41B17" w14:textId="77777777" w:rsidTr="00D120C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A961C0" w14:textId="77777777" w:rsidR="00D120CD" w:rsidRDefault="00770557">
            <w:pPr>
              <w:spacing w:line="276" w:lineRule="auto"/>
            </w:pPr>
            <w:r>
              <w:rPr>
                <w:b/>
                <w:bCs/>
              </w:rPr>
              <w:lastRenderedPageBreak/>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617C4D6" w14:textId="77777777" w:rsidR="00D120CD" w:rsidRDefault="00770557">
            <w:pPr>
              <w:spacing w:line="276" w:lineRule="auto"/>
            </w:pPr>
            <w:r>
              <w:t>Some camera views shall not be available on the Camera Menu.</w:t>
            </w:r>
          </w:p>
          <w:p w14:paraId="48E72786" w14:textId="77777777" w:rsidR="00D120CD" w:rsidRDefault="00770557" w:rsidP="006E0DC3">
            <w:pPr>
              <w:spacing w:line="276" w:lineRule="auto"/>
            </w:pPr>
            <w:r>
              <w:t>Refer to HMI spec for complete list of these views.</w:t>
            </w:r>
          </w:p>
        </w:tc>
      </w:tr>
      <w:tr w:rsidR="00D120CD" w14:paraId="2F0EBE2C" w14:textId="77777777" w:rsidTr="00D120C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F03245" w14:textId="77777777" w:rsidR="00D120CD"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4C57701" w14:textId="77777777" w:rsidR="00D120CD" w:rsidRDefault="00770557">
            <w:pPr>
              <w:spacing w:line="256" w:lineRule="auto"/>
            </w:pPr>
            <w:r>
              <w:t>E1 – Vehicle is not RUN/START</w:t>
            </w:r>
          </w:p>
          <w:p w14:paraId="16733775" w14:textId="77777777" w:rsidR="00D120CD" w:rsidRDefault="00770557">
            <w:pPr>
              <w:spacing w:line="256" w:lineRule="auto"/>
            </w:pPr>
            <w:r>
              <w:t>E2 – Loss of communication with ADAS module</w:t>
            </w:r>
          </w:p>
          <w:p w14:paraId="5D235207" w14:textId="77777777" w:rsidR="00D120CD" w:rsidRDefault="00770557">
            <w:pPr>
              <w:spacing w:line="256" w:lineRule="auto"/>
            </w:pPr>
            <w:r>
              <w:t xml:space="preserve">E3 – Valid camera video signal not present </w:t>
            </w:r>
          </w:p>
        </w:tc>
      </w:tr>
      <w:tr w:rsidR="00D120CD" w14:paraId="12E2E2D4" w14:textId="77777777" w:rsidTr="00D120CD">
        <w:trPr>
          <w:jc w:val="center"/>
        </w:trPr>
        <w:tc>
          <w:tcPr>
            <w:tcW w:w="1785" w:type="dxa"/>
            <w:tcBorders>
              <w:top w:val="nil"/>
              <w:left w:val="single" w:sz="8" w:space="0" w:color="auto"/>
              <w:bottom w:val="nil"/>
              <w:right w:val="single" w:sz="8" w:space="0" w:color="auto"/>
            </w:tcBorders>
            <w:shd w:val="clear" w:color="auto" w:fill="BFBFBF"/>
            <w:tcMar>
              <w:top w:w="0" w:type="dxa"/>
              <w:left w:w="108" w:type="dxa"/>
              <w:bottom w:w="0" w:type="dxa"/>
              <w:right w:w="108" w:type="dxa"/>
            </w:tcMar>
            <w:hideMark/>
          </w:tcPr>
          <w:p w14:paraId="63A2597A" w14:textId="77777777" w:rsidR="00D120CD" w:rsidRDefault="00770557">
            <w:pPr>
              <w:spacing w:line="276" w:lineRule="auto"/>
            </w:pPr>
            <w:r>
              <w:rPr>
                <w:b/>
                <w:bCs/>
              </w:rPr>
              <w:t>Interfaces</w:t>
            </w:r>
          </w:p>
        </w:tc>
        <w:tc>
          <w:tcPr>
            <w:tcW w:w="7555" w:type="dxa"/>
            <w:tcBorders>
              <w:top w:val="nil"/>
              <w:left w:val="nil"/>
              <w:bottom w:val="nil"/>
              <w:right w:val="single" w:sz="8" w:space="0" w:color="auto"/>
            </w:tcBorders>
            <w:tcMar>
              <w:top w:w="0" w:type="dxa"/>
              <w:left w:w="108" w:type="dxa"/>
              <w:bottom w:w="0" w:type="dxa"/>
              <w:right w:w="108" w:type="dxa"/>
            </w:tcMar>
          </w:tcPr>
          <w:p w14:paraId="664F7FB3" w14:textId="77777777" w:rsidR="00D120CD" w:rsidRDefault="00000000">
            <w:pPr>
              <w:spacing w:line="276" w:lineRule="auto"/>
            </w:pPr>
          </w:p>
        </w:tc>
      </w:tr>
      <w:tr w:rsidR="00D120CD" w14:paraId="6565FE3C" w14:textId="77777777" w:rsidTr="00D120C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524889A" w14:textId="77777777" w:rsidR="00D120CD" w:rsidRDefault="00000000">
            <w:pPr>
              <w:spacing w:line="276" w:lineRule="auto"/>
              <w:rPr>
                <w:b/>
                <w:bCs/>
              </w:rPr>
            </w:pP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05994E85" w14:textId="77777777" w:rsidR="00D120CD" w:rsidRDefault="00000000">
            <w:pPr>
              <w:spacing w:line="276" w:lineRule="auto"/>
            </w:pPr>
          </w:p>
        </w:tc>
      </w:tr>
    </w:tbl>
    <w:p w14:paraId="14D72D4D" w14:textId="77777777" w:rsidR="00D120CD" w:rsidRDefault="00000000" w:rsidP="00CD0F64"/>
    <w:p w14:paraId="1DF18CDC" w14:textId="77777777" w:rsidR="00406F39" w:rsidRDefault="00770557" w:rsidP="00E52CBB">
      <w:pPr>
        <w:pStyle w:val="Heading5"/>
      </w:pPr>
      <w:r>
        <w:t>UC-REQ-421108/A-Suppressed Views-at-speed with Tailgate Down RVC</w:t>
      </w:r>
    </w:p>
    <w:p w14:paraId="56B59C00" w14:textId="77777777" w:rsidR="00CB1664" w:rsidRDefault="00000000"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CB1664" w14:paraId="458CB85A" w14:textId="77777777" w:rsidTr="00CB1664">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2EA22A" w14:textId="77777777" w:rsidR="00CB1664"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80FE9E4" w14:textId="77777777" w:rsidR="00CB1664" w:rsidRDefault="00770557">
            <w:pPr>
              <w:spacing w:line="256" w:lineRule="auto"/>
            </w:pPr>
            <w:r>
              <w:t>Vehicle Occupant</w:t>
            </w:r>
          </w:p>
        </w:tc>
      </w:tr>
      <w:tr w:rsidR="00CB1664" w14:paraId="38B3D60D" w14:textId="77777777" w:rsidTr="00CB1664">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893D72" w14:textId="77777777" w:rsidR="00CB1664"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60715B5" w14:textId="77777777" w:rsidR="00CB1664" w:rsidRPr="00CB1664" w:rsidRDefault="00770557" w:rsidP="00CB1664">
            <w:pPr>
              <w:numPr>
                <w:ilvl w:val="0"/>
                <w:numId w:val="601"/>
              </w:numPr>
              <w:spacing w:line="256" w:lineRule="auto"/>
            </w:pPr>
            <w:r w:rsidRPr="00CB1664">
              <w:t>Client is configured for Tailgate Down RVC and it is enabled.</w:t>
            </w:r>
          </w:p>
          <w:p w14:paraId="78D88BAE" w14:textId="77777777" w:rsidR="00CB1664" w:rsidRDefault="00770557" w:rsidP="00CB1664">
            <w:pPr>
              <w:numPr>
                <w:ilvl w:val="0"/>
                <w:numId w:val="601"/>
              </w:numPr>
              <w:spacing w:line="256" w:lineRule="auto"/>
            </w:pPr>
            <w:r>
              <w:t>Vehicle is in Run/Start</w:t>
            </w:r>
          </w:p>
          <w:p w14:paraId="267384A1" w14:textId="77777777" w:rsidR="00CB1664" w:rsidRDefault="00770557" w:rsidP="00CB1664">
            <w:pPr>
              <w:numPr>
                <w:ilvl w:val="0"/>
                <w:numId w:val="601"/>
              </w:numPr>
              <w:spacing w:line="256" w:lineRule="auto"/>
            </w:pPr>
            <w:r>
              <w:t>Vehicle is in Reverse Gear</w:t>
            </w:r>
          </w:p>
        </w:tc>
      </w:tr>
      <w:tr w:rsidR="00CB1664" w14:paraId="410D19B9" w14:textId="77777777" w:rsidTr="00CB1664">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278816" w14:textId="77777777" w:rsidR="00CB1664"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59CAC41" w14:textId="77777777" w:rsidR="00CB1664" w:rsidRDefault="00770557" w:rsidP="00CB1664">
            <w:pPr>
              <w:numPr>
                <w:ilvl w:val="0"/>
                <w:numId w:val="601"/>
              </w:numPr>
              <w:spacing w:line="256" w:lineRule="auto"/>
            </w:pPr>
            <w:r>
              <w:t>Tailgate is down.</w:t>
            </w:r>
          </w:p>
          <w:p w14:paraId="3689018C" w14:textId="77777777" w:rsidR="00CB1664" w:rsidRDefault="00770557" w:rsidP="00CB1664">
            <w:pPr>
              <w:numPr>
                <w:ilvl w:val="0"/>
                <w:numId w:val="601"/>
              </w:numPr>
              <w:spacing w:line="256" w:lineRule="auto"/>
            </w:pPr>
            <w:r>
              <w:t>Vehicle is driving above 10 kph</w:t>
            </w:r>
          </w:p>
        </w:tc>
      </w:tr>
      <w:tr w:rsidR="00CB1664" w14:paraId="19EBB0C2" w14:textId="77777777" w:rsidTr="00CB1664">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A09B16" w14:textId="77777777" w:rsidR="00CB1664"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26A5C67" w14:textId="77777777" w:rsidR="00CB1664" w:rsidRDefault="00770557">
            <w:pPr>
              <w:spacing w:line="276" w:lineRule="auto"/>
            </w:pPr>
            <w:r>
              <w:t>Some camera views-at-speed shall not be available on the Camera Menu.</w:t>
            </w:r>
          </w:p>
          <w:p w14:paraId="2567CB37" w14:textId="77777777" w:rsidR="00CB1664" w:rsidRDefault="00770557" w:rsidP="00E13488">
            <w:pPr>
              <w:spacing w:line="276" w:lineRule="auto"/>
            </w:pPr>
            <w:r>
              <w:t>For complete list of not available views refer to HMI specification.</w:t>
            </w:r>
          </w:p>
        </w:tc>
      </w:tr>
      <w:tr w:rsidR="00CB1664" w14:paraId="3BB5C165" w14:textId="77777777" w:rsidTr="00CB1664">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E8C9AA" w14:textId="77777777" w:rsidR="00CB1664"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A8D214C" w14:textId="77777777" w:rsidR="00CB1664" w:rsidRDefault="00770557">
            <w:pPr>
              <w:spacing w:line="256" w:lineRule="auto"/>
            </w:pPr>
            <w:r>
              <w:t>E1 – Vehicle is not RUN/START</w:t>
            </w:r>
          </w:p>
          <w:p w14:paraId="734356B2" w14:textId="77777777" w:rsidR="00CB1664" w:rsidRDefault="00770557">
            <w:pPr>
              <w:spacing w:line="256" w:lineRule="auto"/>
            </w:pPr>
            <w:r>
              <w:t>E2 – Loss of communication with ADAS module</w:t>
            </w:r>
          </w:p>
          <w:p w14:paraId="7961E5B1" w14:textId="77777777" w:rsidR="00CB1664" w:rsidRDefault="00770557">
            <w:pPr>
              <w:spacing w:line="256" w:lineRule="auto"/>
            </w:pPr>
            <w:r>
              <w:t xml:space="preserve">E3 – Valid camera video signal not present </w:t>
            </w:r>
          </w:p>
        </w:tc>
      </w:tr>
      <w:tr w:rsidR="00CB1664" w14:paraId="65095DC6" w14:textId="77777777" w:rsidTr="00CB1664">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C9108A" w14:textId="77777777" w:rsidR="00CB1664"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2A8C5799" w14:textId="77777777" w:rsidR="00CB1664" w:rsidRDefault="00000000">
            <w:pPr>
              <w:spacing w:line="276" w:lineRule="auto"/>
            </w:pPr>
          </w:p>
        </w:tc>
      </w:tr>
    </w:tbl>
    <w:p w14:paraId="335F62ED" w14:textId="77777777" w:rsidR="00CB1664" w:rsidRDefault="00000000" w:rsidP="00CD0F64"/>
    <w:p w14:paraId="6D62EA72" w14:textId="77777777" w:rsidR="00406F39" w:rsidRDefault="00770557" w:rsidP="00E52CBB">
      <w:pPr>
        <w:pStyle w:val="Heading4"/>
      </w:pPr>
      <w:r>
        <w:t>White Box Views</w:t>
      </w:r>
    </w:p>
    <w:p w14:paraId="06C91B24" w14:textId="77777777" w:rsidR="00406F39" w:rsidRDefault="00770557" w:rsidP="00E52CBB">
      <w:pPr>
        <w:pStyle w:val="Heading5"/>
      </w:pPr>
      <w:r>
        <w:t>Activity Diagrams</w:t>
      </w:r>
    </w:p>
    <w:p w14:paraId="6C22F424" w14:textId="77777777" w:rsidR="00406F39" w:rsidRDefault="00770557" w:rsidP="00E52CBB">
      <w:pPr>
        <w:pStyle w:val="Heading6"/>
      </w:pPr>
      <w:r>
        <w:t>ACT-REQ-422407/A-Tailgate Camera Limiting</w:t>
      </w:r>
    </w:p>
    <w:p w14:paraId="13FCEE89" w14:textId="77777777" w:rsidR="00500605" w:rsidRDefault="00770557" w:rsidP="00E52CBB">
      <w:pPr>
        <w:jc w:val="center"/>
      </w:pPr>
      <w:r w:rsidRPr="0000296E">
        <w:rPr>
          <w:noProof/>
        </w:rPr>
        <w:drawing>
          <wp:anchor distT="0" distB="0" distL="114300" distR="114300" simplePos="0" relativeHeight="251665408" behindDoc="0" locked="0" layoutInCell="1" allowOverlap="1" wp14:anchorId="62561D52" wp14:editId="1CAFCECC">
            <wp:simplePos x="0" y="0"/>
            <wp:positionH relativeFrom="column">
              <wp:posOffset>0</wp:posOffset>
            </wp:positionH>
            <wp:positionV relativeFrom="paragraph">
              <wp:posOffset>172720</wp:posOffset>
            </wp:positionV>
            <wp:extent cx="5343525" cy="3400425"/>
            <wp:effectExtent l="0" t="0" r="9525" b="9525"/>
            <wp:wrapTopAndBottom/>
            <wp:docPr id="5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43525"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7AF25" w14:textId="77777777" w:rsidR="00406F39" w:rsidRDefault="00770557" w:rsidP="00E52CBB">
      <w:pPr>
        <w:pStyle w:val="Heading5"/>
      </w:pPr>
      <w:r>
        <w:lastRenderedPageBreak/>
        <w:t>Sequence Diagrams</w:t>
      </w:r>
    </w:p>
    <w:p w14:paraId="63E7132E" w14:textId="77777777" w:rsidR="00406F39" w:rsidRDefault="00770557" w:rsidP="00E52CBB">
      <w:pPr>
        <w:pStyle w:val="Heading6"/>
      </w:pPr>
      <w:r>
        <w:t>SD-REQ-422408/A-Tailgate Camera Limiting</w:t>
      </w:r>
    </w:p>
    <w:p w14:paraId="32D7A567" w14:textId="77777777" w:rsidR="00500605" w:rsidRDefault="00770557" w:rsidP="00E52CBB">
      <w:pPr>
        <w:jc w:val="center"/>
      </w:pPr>
      <w:r w:rsidRPr="00EF4D50">
        <w:rPr>
          <w:noProof/>
        </w:rPr>
        <w:drawing>
          <wp:anchor distT="0" distB="0" distL="114300" distR="114300" simplePos="0" relativeHeight="251666432" behindDoc="0" locked="0" layoutInCell="1" allowOverlap="1" wp14:anchorId="1F9D3331" wp14:editId="6CC1926D">
            <wp:simplePos x="0" y="0"/>
            <wp:positionH relativeFrom="column">
              <wp:posOffset>0</wp:posOffset>
            </wp:positionH>
            <wp:positionV relativeFrom="paragraph">
              <wp:posOffset>172720</wp:posOffset>
            </wp:positionV>
            <wp:extent cx="4676775" cy="7048500"/>
            <wp:effectExtent l="0" t="0" r="9525" b="0"/>
            <wp:wrapTopAndBottom/>
            <wp:docPr id="5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76775" cy="704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12428" w14:textId="77777777" w:rsidR="00406F39" w:rsidRDefault="00770557" w:rsidP="00E52CBB">
      <w:pPr>
        <w:pStyle w:val="Heading2"/>
      </w:pPr>
      <w:bookmarkStart w:id="149" w:name="_Toc100050094"/>
      <w:r>
        <w:t>AUX IOD</w:t>
      </w:r>
      <w:bookmarkEnd w:id="149"/>
    </w:p>
    <w:p w14:paraId="5F04CDCC" w14:textId="77777777" w:rsidR="00406F39" w:rsidRDefault="00770557" w:rsidP="00E52CBB">
      <w:pPr>
        <w:pStyle w:val="Heading3"/>
      </w:pPr>
      <w:bookmarkStart w:id="150" w:name="_Toc100050095"/>
      <w:r w:rsidRPr="00B9479B">
        <w:t>FUN-REQ-483789/A-AUX IOD</w:t>
      </w:r>
      <w:bookmarkEnd w:id="150"/>
    </w:p>
    <w:p w14:paraId="5657FEF3" w14:textId="77777777" w:rsidR="00500605" w:rsidRDefault="00000000" w:rsidP="00500605"/>
    <w:p w14:paraId="08DC8314" w14:textId="77777777" w:rsidR="00406F39" w:rsidRDefault="00770557" w:rsidP="00E52CBB">
      <w:pPr>
        <w:pStyle w:val="Heading4"/>
      </w:pPr>
      <w:r>
        <w:lastRenderedPageBreak/>
        <w:t>Use Cases</w:t>
      </w:r>
    </w:p>
    <w:p w14:paraId="0E9D3EBB" w14:textId="77777777" w:rsidR="00406F39" w:rsidRDefault="00770557" w:rsidP="00E52CBB">
      <w:pPr>
        <w:pStyle w:val="Heading5"/>
      </w:pPr>
      <w:r>
        <w:t>UC-REQ-483740/A-AUX IOD Activation</w:t>
      </w:r>
    </w:p>
    <w:p w14:paraId="417C42B5"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4C2521" w14:paraId="6FCD4992" w14:textId="77777777" w:rsidTr="004C2521">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17EB20" w14:textId="77777777" w:rsidR="004C2521"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BA40E81" w14:textId="77777777" w:rsidR="004C2521" w:rsidRDefault="00770557">
            <w:pPr>
              <w:spacing w:line="256" w:lineRule="auto"/>
            </w:pPr>
            <w:r>
              <w:t>Vehicle Occupant</w:t>
            </w:r>
          </w:p>
        </w:tc>
      </w:tr>
      <w:tr w:rsidR="004C2521" w14:paraId="23A7732A" w14:textId="77777777" w:rsidTr="004C252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8C56A8" w14:textId="77777777" w:rsidR="004C2521"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FE5452B" w14:textId="77777777" w:rsidR="004C2521" w:rsidRDefault="00770557" w:rsidP="004C2521">
            <w:pPr>
              <w:numPr>
                <w:ilvl w:val="0"/>
                <w:numId w:val="612"/>
              </w:numPr>
              <w:spacing w:line="256" w:lineRule="auto"/>
            </w:pPr>
            <w:r>
              <w:t>Client is configured for AUX IOD</w:t>
            </w:r>
          </w:p>
          <w:p w14:paraId="499B702A" w14:textId="77777777" w:rsidR="004C2521" w:rsidRDefault="00770557" w:rsidP="004C2521">
            <w:pPr>
              <w:numPr>
                <w:ilvl w:val="0"/>
                <w:numId w:val="612"/>
              </w:numPr>
              <w:spacing w:line="256" w:lineRule="auto"/>
            </w:pPr>
            <w:r>
              <w:t>Vehicle in Run/Start</w:t>
            </w:r>
          </w:p>
          <w:p w14:paraId="6B2AEAAD" w14:textId="77777777" w:rsidR="004C2521" w:rsidRDefault="00770557" w:rsidP="004C2521">
            <w:pPr>
              <w:numPr>
                <w:ilvl w:val="0"/>
                <w:numId w:val="612"/>
              </w:numPr>
              <w:spacing w:line="256" w:lineRule="auto"/>
            </w:pPr>
            <w:r>
              <w:t>Vehicle is not in reverse</w:t>
            </w:r>
          </w:p>
          <w:p w14:paraId="6879CC82" w14:textId="77777777" w:rsidR="004C2521" w:rsidRDefault="00770557" w:rsidP="004C2521">
            <w:pPr>
              <w:numPr>
                <w:ilvl w:val="0"/>
                <w:numId w:val="612"/>
              </w:numPr>
              <w:spacing w:line="256" w:lineRule="auto"/>
            </w:pPr>
            <w:r>
              <w:t>Camera HMI is not active (Front Views, Front Views at Speed, Rear Views, APA, TBA/TRG)</w:t>
            </w:r>
          </w:p>
        </w:tc>
      </w:tr>
      <w:tr w:rsidR="004C2521" w14:paraId="32237E9C" w14:textId="77777777" w:rsidTr="004C252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F9E739" w14:textId="77777777" w:rsidR="004C2521"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3287529" w14:textId="77777777" w:rsidR="004C2521" w:rsidRDefault="00770557">
            <w:pPr>
              <w:spacing w:line="276" w:lineRule="auto"/>
            </w:pPr>
            <w:r>
              <w:t>User Selects AUX IOD</w:t>
            </w:r>
          </w:p>
        </w:tc>
      </w:tr>
      <w:tr w:rsidR="004C2521" w14:paraId="29D43A67" w14:textId="77777777" w:rsidTr="004C252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BD02E9" w14:textId="77777777" w:rsidR="004C2521"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C256F1F" w14:textId="77777777" w:rsidR="004C2521" w:rsidRDefault="00770557">
            <w:pPr>
              <w:spacing w:line="276" w:lineRule="auto"/>
            </w:pPr>
            <w:r>
              <w:t>Client request AUX IOD via FBMP:</w:t>
            </w:r>
          </w:p>
          <w:p w14:paraId="7324E73A" w14:textId="77777777" w:rsidR="004C2521" w:rsidRDefault="00770557">
            <w:pPr>
              <w:spacing w:line="276" w:lineRule="auto"/>
              <w:rPr>
                <w:rFonts w:cs="Arial"/>
                <w:color w:val="000000"/>
                <w:sz w:val="18"/>
              </w:rPr>
            </w:pPr>
            <w:r>
              <w:rPr>
                <w:rFonts w:cs="Arial"/>
                <w:color w:val="000000"/>
                <w:sz w:val="18"/>
              </w:rPr>
              <w:t xml:space="preserve">        CtrStkDsplyOpRq == 0x2 (Set)</w:t>
            </w:r>
            <w:r>
              <w:rPr>
                <w:rFonts w:cs="Arial"/>
                <w:color w:val="000000"/>
                <w:sz w:val="18"/>
              </w:rPr>
              <w:br/>
              <w:t xml:space="preserve">        CtrStkFeatNo == 0x081B</w:t>
            </w:r>
            <w:r>
              <w:rPr>
                <w:rFonts w:cs="Arial"/>
                <w:color w:val="000000"/>
                <w:sz w:val="18"/>
              </w:rPr>
              <w:br/>
              <w:t xml:space="preserve">        CtrStkFeatConfig == 0x4C (AUXIOD)</w:t>
            </w:r>
            <w:r>
              <w:rPr>
                <w:rFonts w:cs="Arial"/>
                <w:color w:val="000000"/>
                <w:sz w:val="18"/>
              </w:rPr>
              <w:br/>
              <w:t xml:space="preserve">        CtrStkPersIndex == 0x4 (Vehicle)</w:t>
            </w:r>
          </w:p>
          <w:p w14:paraId="69C79CB8" w14:textId="77777777" w:rsidR="004C2521" w:rsidRDefault="00770557">
            <w:pPr>
              <w:spacing w:line="276" w:lineRule="auto"/>
              <w:rPr>
                <w:color w:val="FF0000"/>
              </w:rPr>
            </w:pPr>
            <w:r>
              <w:rPr>
                <w:rFonts w:cs="Arial"/>
                <w:sz w:val="18"/>
              </w:rPr>
              <w:t>Client displays AUX IOD once AUX IOD active response is received from camera module</w:t>
            </w:r>
          </w:p>
        </w:tc>
      </w:tr>
      <w:tr w:rsidR="004C2521" w14:paraId="5290AEA8" w14:textId="77777777" w:rsidTr="004C252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D1490D" w14:textId="77777777" w:rsidR="004C2521"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0EC4412" w14:textId="77777777" w:rsidR="004C2521" w:rsidRDefault="00770557">
            <w:pPr>
              <w:spacing w:line="256" w:lineRule="auto"/>
            </w:pPr>
            <w:r>
              <w:t>E1 – Vehicle is not RUN/START</w:t>
            </w:r>
          </w:p>
          <w:p w14:paraId="32FC6A44" w14:textId="77777777" w:rsidR="004C2521" w:rsidRDefault="00770557">
            <w:pPr>
              <w:spacing w:line="256" w:lineRule="auto"/>
            </w:pPr>
            <w:r>
              <w:t>E2 – Loss of communication with IPMB module</w:t>
            </w:r>
          </w:p>
          <w:p w14:paraId="188572C5" w14:textId="77777777" w:rsidR="004C2521" w:rsidRDefault="00770557">
            <w:pPr>
              <w:spacing w:line="276" w:lineRule="auto"/>
            </w:pPr>
            <w:r>
              <w:t>E3 – Valid camera video signal not present</w:t>
            </w:r>
          </w:p>
        </w:tc>
      </w:tr>
      <w:tr w:rsidR="004C2521" w14:paraId="57A6923E" w14:textId="77777777" w:rsidTr="004C252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893AA0" w14:textId="77777777" w:rsidR="004C2521"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129ACC91" w14:textId="77777777" w:rsidR="004C2521" w:rsidRDefault="00000000">
            <w:pPr>
              <w:spacing w:line="276" w:lineRule="auto"/>
            </w:pPr>
          </w:p>
        </w:tc>
      </w:tr>
    </w:tbl>
    <w:p w14:paraId="2C453DE0" w14:textId="77777777" w:rsidR="00500605" w:rsidRDefault="00000000" w:rsidP="00CD0F64"/>
    <w:p w14:paraId="77637CAF" w14:textId="77777777" w:rsidR="00406F39" w:rsidRDefault="00770557" w:rsidP="00E52CBB">
      <w:pPr>
        <w:pStyle w:val="Heading5"/>
      </w:pPr>
      <w:r>
        <w:t>UC-REQ-483741/A-AUX IOD Deactivation via Camera Button</w:t>
      </w:r>
    </w:p>
    <w:p w14:paraId="3EB33C43"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DC5B61" w14:paraId="525A46E2" w14:textId="77777777" w:rsidTr="00DC5B61">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1BA563" w14:textId="77777777" w:rsidR="00DC5B61"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8A4B902" w14:textId="77777777" w:rsidR="00DC5B61" w:rsidRDefault="00770557">
            <w:pPr>
              <w:spacing w:line="256" w:lineRule="auto"/>
            </w:pPr>
            <w:r>
              <w:t>Vehicle Occupant</w:t>
            </w:r>
          </w:p>
        </w:tc>
      </w:tr>
      <w:tr w:rsidR="00DC5B61" w14:paraId="1C222819" w14:textId="77777777" w:rsidTr="00DC5B6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5E3F0A" w14:textId="77777777" w:rsidR="00DC5B61"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6A554E5" w14:textId="77777777" w:rsidR="00DC5B61" w:rsidRDefault="00770557" w:rsidP="00DC5B61">
            <w:pPr>
              <w:numPr>
                <w:ilvl w:val="0"/>
                <w:numId w:val="614"/>
              </w:numPr>
              <w:spacing w:line="256" w:lineRule="auto"/>
            </w:pPr>
            <w:r>
              <w:t>CLIENT is configured for AUX IOD</w:t>
            </w:r>
          </w:p>
          <w:p w14:paraId="3FB6D58B" w14:textId="77777777" w:rsidR="00DC5B61" w:rsidRDefault="00770557" w:rsidP="00DC5B61">
            <w:pPr>
              <w:numPr>
                <w:ilvl w:val="0"/>
                <w:numId w:val="614"/>
              </w:numPr>
              <w:spacing w:line="256" w:lineRule="auto"/>
            </w:pPr>
            <w:r>
              <w:t>Vehicle in Run/Start</w:t>
            </w:r>
          </w:p>
          <w:p w14:paraId="642B152D" w14:textId="77777777" w:rsidR="00DC5B61" w:rsidRDefault="00770557" w:rsidP="00DC5B61">
            <w:pPr>
              <w:numPr>
                <w:ilvl w:val="0"/>
                <w:numId w:val="614"/>
              </w:numPr>
              <w:spacing w:line="256" w:lineRule="auto"/>
            </w:pPr>
            <w:r>
              <w:t>Vehicle is below 10 KPH</w:t>
            </w:r>
          </w:p>
          <w:p w14:paraId="63D85DD3" w14:textId="77777777" w:rsidR="00DC5B61" w:rsidRDefault="00770557" w:rsidP="00DC5B61">
            <w:pPr>
              <w:numPr>
                <w:ilvl w:val="0"/>
                <w:numId w:val="614"/>
              </w:numPr>
              <w:spacing w:line="256" w:lineRule="auto"/>
            </w:pPr>
            <w:r>
              <w:t>Vehicle is not in reverse</w:t>
            </w:r>
          </w:p>
          <w:p w14:paraId="7E9458DE" w14:textId="77777777" w:rsidR="00DC5B61" w:rsidRDefault="00770557" w:rsidP="00DC5B61">
            <w:pPr>
              <w:numPr>
                <w:ilvl w:val="0"/>
                <w:numId w:val="614"/>
              </w:numPr>
              <w:spacing w:line="256" w:lineRule="auto"/>
            </w:pPr>
            <w:r>
              <w:t>AUX IOD is active</w:t>
            </w:r>
          </w:p>
        </w:tc>
      </w:tr>
      <w:tr w:rsidR="00DC5B61" w14:paraId="319349DF" w14:textId="77777777" w:rsidTr="00DC5B6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690CD7" w14:textId="77777777" w:rsidR="00DC5B61"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A1E7212" w14:textId="77777777" w:rsidR="00DC5B61" w:rsidRDefault="00770557">
            <w:pPr>
              <w:spacing w:line="276" w:lineRule="auto"/>
            </w:pPr>
            <w:r>
              <w:t xml:space="preserve">Front camera button is pressed </w:t>
            </w:r>
          </w:p>
          <w:p w14:paraId="4D0AC779" w14:textId="77777777" w:rsidR="00DC5B61" w:rsidRDefault="00770557">
            <w:pPr>
              <w:spacing w:line="276" w:lineRule="auto"/>
            </w:pPr>
            <w:r>
              <w:rPr>
                <w:color w:val="FF0000"/>
              </w:rPr>
              <w:t xml:space="preserve"> </w:t>
            </w:r>
          </w:p>
        </w:tc>
      </w:tr>
      <w:tr w:rsidR="00DC5B61" w14:paraId="4A556D31" w14:textId="77777777" w:rsidTr="00DC5B6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85AC7A" w14:textId="77777777" w:rsidR="00DC5B61"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536B48F" w14:textId="77777777" w:rsidR="00DC5B61" w:rsidRDefault="00770557">
            <w:pPr>
              <w:spacing w:line="276" w:lineRule="auto"/>
            </w:pPr>
            <w:r>
              <w:t xml:space="preserve">CLIENT will receive (CamraFrntStat_D_Stat = 1) along with FBMP signals for front camera view to show from camera module. </w:t>
            </w:r>
          </w:p>
          <w:p w14:paraId="4EB9D60C" w14:textId="77777777" w:rsidR="00DC5B61" w:rsidRDefault="00770557">
            <w:pPr>
              <w:spacing w:line="276" w:lineRule="auto"/>
            </w:pPr>
            <w:r>
              <w:t>Client displays the Front Camera View per FBMP signaling from camera module.</w:t>
            </w:r>
          </w:p>
        </w:tc>
      </w:tr>
      <w:tr w:rsidR="00DC5B61" w14:paraId="619888FE" w14:textId="77777777" w:rsidTr="00DC5B61">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4ABAAE" w14:textId="77777777" w:rsidR="00DC5B61"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FE882CC" w14:textId="77777777" w:rsidR="00DC5B61" w:rsidRDefault="00770557">
            <w:pPr>
              <w:spacing w:line="256" w:lineRule="auto"/>
            </w:pPr>
            <w:r>
              <w:t>E1 – Vehicle is not RUN/START</w:t>
            </w:r>
          </w:p>
          <w:p w14:paraId="05EEA0EF" w14:textId="77777777" w:rsidR="00DC5B61" w:rsidRDefault="00770557">
            <w:pPr>
              <w:spacing w:line="256" w:lineRule="auto"/>
            </w:pPr>
            <w:r>
              <w:t>E2 – Loss of communication with IPMB module</w:t>
            </w:r>
          </w:p>
          <w:p w14:paraId="2EA0959E" w14:textId="77777777" w:rsidR="00DC5B61" w:rsidRDefault="00770557">
            <w:pPr>
              <w:spacing w:line="276" w:lineRule="auto"/>
            </w:pPr>
            <w:r>
              <w:t>E3 – Valid camera video signal not present</w:t>
            </w:r>
          </w:p>
        </w:tc>
      </w:tr>
      <w:tr w:rsidR="00DC5B61" w14:paraId="2890883D" w14:textId="77777777" w:rsidTr="00DC5B61">
        <w:trPr>
          <w:trHeight w:val="60"/>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CC53C3" w14:textId="77777777" w:rsidR="00DC5B61"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40B6315D" w14:textId="77777777" w:rsidR="00DC5B61" w:rsidRDefault="00000000">
            <w:pPr>
              <w:spacing w:line="276" w:lineRule="auto"/>
            </w:pPr>
          </w:p>
        </w:tc>
      </w:tr>
    </w:tbl>
    <w:p w14:paraId="4BC762A1" w14:textId="77777777" w:rsidR="00500605" w:rsidRDefault="00000000" w:rsidP="00CD0F64"/>
    <w:p w14:paraId="3B1F857E" w14:textId="77777777" w:rsidR="00406F39" w:rsidRDefault="00770557" w:rsidP="00E52CBB">
      <w:pPr>
        <w:pStyle w:val="Heading5"/>
      </w:pPr>
      <w:r>
        <w:t>UC-REQ-483743/A-AUX IOD Deactivation via Shift to Reverse</w:t>
      </w:r>
    </w:p>
    <w:p w14:paraId="435105CB"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F151A3" w14:paraId="0DE3A038" w14:textId="77777777" w:rsidTr="00F151A3">
        <w:trPr>
          <w:trHeight w:val="367"/>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58207B" w14:textId="77777777" w:rsidR="00F151A3"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DE2B918" w14:textId="77777777" w:rsidR="00F151A3" w:rsidRDefault="00770557">
            <w:pPr>
              <w:spacing w:line="256" w:lineRule="auto"/>
            </w:pPr>
            <w:r>
              <w:t>Vehicle Occupant</w:t>
            </w:r>
          </w:p>
        </w:tc>
      </w:tr>
      <w:tr w:rsidR="00F151A3" w14:paraId="3AE52A57" w14:textId="77777777" w:rsidTr="00F151A3">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086374B" w14:textId="77777777" w:rsidR="00F151A3"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80425DD" w14:textId="77777777" w:rsidR="00F151A3" w:rsidRDefault="00770557" w:rsidP="00F151A3">
            <w:pPr>
              <w:numPr>
                <w:ilvl w:val="0"/>
                <w:numId w:val="616"/>
              </w:numPr>
              <w:spacing w:line="256" w:lineRule="auto"/>
            </w:pPr>
            <w:r>
              <w:t>CLIENT is configured for AUX IOD</w:t>
            </w:r>
          </w:p>
          <w:p w14:paraId="022D859A" w14:textId="77777777" w:rsidR="00F151A3" w:rsidRDefault="00770557" w:rsidP="00F151A3">
            <w:pPr>
              <w:numPr>
                <w:ilvl w:val="0"/>
                <w:numId w:val="616"/>
              </w:numPr>
              <w:spacing w:line="256" w:lineRule="auto"/>
            </w:pPr>
            <w:r>
              <w:t>Vehicle in Run/Start</w:t>
            </w:r>
          </w:p>
          <w:p w14:paraId="276B1128" w14:textId="77777777" w:rsidR="00F151A3" w:rsidRDefault="00770557" w:rsidP="00F151A3">
            <w:pPr>
              <w:numPr>
                <w:ilvl w:val="0"/>
                <w:numId w:val="616"/>
              </w:numPr>
              <w:spacing w:line="256" w:lineRule="auto"/>
            </w:pPr>
            <w:r>
              <w:t>Vehicle is below 10 KPH</w:t>
            </w:r>
          </w:p>
          <w:p w14:paraId="517DE574" w14:textId="77777777" w:rsidR="00F151A3" w:rsidRDefault="00770557" w:rsidP="00F151A3">
            <w:pPr>
              <w:numPr>
                <w:ilvl w:val="0"/>
                <w:numId w:val="616"/>
              </w:numPr>
              <w:spacing w:line="256" w:lineRule="auto"/>
            </w:pPr>
            <w:r>
              <w:t>Vehicle is not in reverse</w:t>
            </w:r>
          </w:p>
          <w:p w14:paraId="65D86D47" w14:textId="77777777" w:rsidR="00F151A3" w:rsidRDefault="00770557" w:rsidP="00F151A3">
            <w:pPr>
              <w:numPr>
                <w:ilvl w:val="0"/>
                <w:numId w:val="616"/>
              </w:numPr>
              <w:spacing w:line="256" w:lineRule="auto"/>
            </w:pPr>
            <w:r>
              <w:t>AUX IOD is active</w:t>
            </w:r>
          </w:p>
        </w:tc>
      </w:tr>
      <w:tr w:rsidR="00F151A3" w14:paraId="1941A218" w14:textId="77777777" w:rsidTr="00F151A3">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961484" w14:textId="77777777" w:rsidR="00F151A3" w:rsidRDefault="00770557">
            <w:pPr>
              <w:spacing w:line="276" w:lineRule="auto"/>
            </w:pPr>
            <w:r>
              <w:rPr>
                <w:b/>
                <w:bCs/>
              </w:rPr>
              <w:lastRenderedPageBreak/>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C9DB551" w14:textId="77777777" w:rsidR="00F151A3" w:rsidRDefault="00770557">
            <w:pPr>
              <w:spacing w:line="276" w:lineRule="auto"/>
            </w:pPr>
            <w:r>
              <w:t>Vehicle shifts to reverse</w:t>
            </w:r>
          </w:p>
        </w:tc>
      </w:tr>
      <w:tr w:rsidR="00F151A3" w14:paraId="5B1146B0" w14:textId="77777777" w:rsidTr="00F151A3">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F43901" w14:textId="77777777" w:rsidR="00F151A3"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53B9D61" w14:textId="77777777" w:rsidR="00F151A3" w:rsidRDefault="00770557">
            <w:pPr>
              <w:spacing w:line="276" w:lineRule="auto"/>
            </w:pPr>
            <w:r>
              <w:t>Client displays the Rear Camera Menu</w:t>
            </w:r>
          </w:p>
        </w:tc>
      </w:tr>
      <w:tr w:rsidR="00F151A3" w14:paraId="621F4934" w14:textId="77777777" w:rsidTr="00F151A3">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D1AD79" w14:textId="77777777" w:rsidR="00F151A3"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6F8C523" w14:textId="77777777" w:rsidR="00F151A3" w:rsidRDefault="00770557">
            <w:pPr>
              <w:spacing w:line="256" w:lineRule="auto"/>
            </w:pPr>
            <w:r>
              <w:t>E1 – Vehicle is not RUN/START</w:t>
            </w:r>
          </w:p>
          <w:p w14:paraId="50AFA2CF" w14:textId="77777777" w:rsidR="00F151A3" w:rsidRDefault="00770557">
            <w:pPr>
              <w:spacing w:line="256" w:lineRule="auto"/>
            </w:pPr>
            <w:r>
              <w:t>E2 – Loss of communication with IPMB module</w:t>
            </w:r>
          </w:p>
          <w:p w14:paraId="7D05C9E5" w14:textId="77777777" w:rsidR="00F151A3" w:rsidRDefault="00770557">
            <w:pPr>
              <w:spacing w:line="276" w:lineRule="auto"/>
            </w:pPr>
            <w:r>
              <w:t>E3 – Valid camera video signal not present</w:t>
            </w:r>
          </w:p>
        </w:tc>
      </w:tr>
      <w:tr w:rsidR="00F151A3" w14:paraId="575719C7" w14:textId="77777777" w:rsidTr="00F151A3">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484933" w14:textId="77777777" w:rsidR="00F151A3"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212D064A" w14:textId="77777777" w:rsidR="00F151A3" w:rsidRDefault="00000000">
            <w:pPr>
              <w:spacing w:line="276" w:lineRule="auto"/>
            </w:pPr>
          </w:p>
        </w:tc>
      </w:tr>
    </w:tbl>
    <w:p w14:paraId="4384B96A" w14:textId="77777777" w:rsidR="00500605" w:rsidRDefault="00000000" w:rsidP="00CD0F64"/>
    <w:p w14:paraId="55C9F458" w14:textId="77777777" w:rsidR="00406F39" w:rsidRDefault="00770557" w:rsidP="00E52CBB">
      <w:pPr>
        <w:pStyle w:val="Heading5"/>
      </w:pPr>
      <w:r>
        <w:t>UC-REQ-483744/A-AUX IOD Deactivation via Pro Trailer Assist Activation</w:t>
      </w:r>
    </w:p>
    <w:p w14:paraId="3FAFAFD5"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311048" w14:paraId="230ECE1F" w14:textId="77777777" w:rsidTr="00311048">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F94C61" w14:textId="77777777" w:rsidR="00311048"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3F40272" w14:textId="77777777" w:rsidR="00311048" w:rsidRDefault="00770557">
            <w:pPr>
              <w:spacing w:line="256" w:lineRule="auto"/>
            </w:pPr>
            <w:r>
              <w:t>Vehicle Occupant</w:t>
            </w:r>
          </w:p>
        </w:tc>
      </w:tr>
      <w:tr w:rsidR="00311048" w14:paraId="486CAB96" w14:textId="77777777" w:rsidTr="0031104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0634A9" w14:textId="77777777" w:rsidR="00311048"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B1EF01E" w14:textId="77777777" w:rsidR="00311048" w:rsidRDefault="00770557" w:rsidP="00311048">
            <w:pPr>
              <w:numPr>
                <w:ilvl w:val="0"/>
                <w:numId w:val="618"/>
              </w:numPr>
              <w:spacing w:line="256" w:lineRule="auto"/>
            </w:pPr>
            <w:r>
              <w:t>CLIENT is configured for AUX IOD</w:t>
            </w:r>
          </w:p>
          <w:p w14:paraId="5CEE75A1" w14:textId="77777777" w:rsidR="00311048" w:rsidRDefault="00770557" w:rsidP="00311048">
            <w:pPr>
              <w:numPr>
                <w:ilvl w:val="0"/>
                <w:numId w:val="618"/>
              </w:numPr>
              <w:spacing w:line="256" w:lineRule="auto"/>
            </w:pPr>
            <w:r>
              <w:t>Vehicle in Run/Start</w:t>
            </w:r>
          </w:p>
          <w:p w14:paraId="43238D4F" w14:textId="77777777" w:rsidR="00311048" w:rsidRDefault="00770557" w:rsidP="00311048">
            <w:pPr>
              <w:numPr>
                <w:ilvl w:val="0"/>
                <w:numId w:val="618"/>
              </w:numPr>
              <w:spacing w:line="256" w:lineRule="auto"/>
            </w:pPr>
            <w:r>
              <w:t>Vehicle is not in reverse</w:t>
            </w:r>
          </w:p>
          <w:p w14:paraId="45F0F826" w14:textId="77777777" w:rsidR="00311048" w:rsidRDefault="00770557" w:rsidP="00311048">
            <w:pPr>
              <w:numPr>
                <w:ilvl w:val="0"/>
                <w:numId w:val="618"/>
              </w:numPr>
              <w:spacing w:line="256" w:lineRule="auto"/>
            </w:pPr>
            <w:r>
              <w:t>AUX IOD is active</w:t>
            </w:r>
          </w:p>
        </w:tc>
      </w:tr>
      <w:tr w:rsidR="00311048" w14:paraId="1ABD8B52" w14:textId="77777777" w:rsidTr="0031104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FF74E9" w14:textId="77777777" w:rsidR="00311048"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234B2D5" w14:textId="77777777" w:rsidR="00311048" w:rsidRDefault="00770557">
            <w:pPr>
              <w:spacing w:line="276" w:lineRule="auto"/>
              <w:rPr>
                <w:color w:val="FF0000"/>
              </w:rPr>
            </w:pPr>
            <w:r>
              <w:t>Pro Trailer Assist (TBA, Auto Hitch) becomes active.</w:t>
            </w:r>
          </w:p>
        </w:tc>
      </w:tr>
      <w:tr w:rsidR="00311048" w14:paraId="7AB5A3BA" w14:textId="77777777" w:rsidTr="0031104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967884" w14:textId="77777777" w:rsidR="00311048"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B9A54D7" w14:textId="77777777" w:rsidR="00311048" w:rsidRDefault="00770557">
            <w:pPr>
              <w:spacing w:line="276" w:lineRule="auto"/>
            </w:pPr>
            <w:r>
              <w:t>Client displays the Pro Trailer Assist HMI</w:t>
            </w:r>
          </w:p>
        </w:tc>
      </w:tr>
      <w:tr w:rsidR="00311048" w14:paraId="3E2A353C" w14:textId="77777777" w:rsidTr="0031104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571ECB" w14:textId="77777777" w:rsidR="00311048"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A450DEB" w14:textId="77777777" w:rsidR="00311048" w:rsidRDefault="00770557">
            <w:pPr>
              <w:spacing w:line="256" w:lineRule="auto"/>
            </w:pPr>
            <w:r>
              <w:t>E1 – Vehicle is not RUN/START</w:t>
            </w:r>
          </w:p>
          <w:p w14:paraId="66339E60" w14:textId="77777777" w:rsidR="00311048" w:rsidRDefault="00770557">
            <w:pPr>
              <w:spacing w:line="256" w:lineRule="auto"/>
            </w:pPr>
            <w:r>
              <w:t>E2 – Loss of communication with IPMB module</w:t>
            </w:r>
          </w:p>
          <w:p w14:paraId="654FB6F1" w14:textId="77777777" w:rsidR="00311048" w:rsidRDefault="00770557">
            <w:pPr>
              <w:spacing w:line="276" w:lineRule="auto"/>
            </w:pPr>
            <w:r>
              <w:t>E3 – Valid camera video signal not present</w:t>
            </w:r>
          </w:p>
        </w:tc>
      </w:tr>
      <w:tr w:rsidR="00311048" w14:paraId="38D2ECE1" w14:textId="77777777" w:rsidTr="0031104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491809" w14:textId="77777777" w:rsidR="00311048"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332BF7EC" w14:textId="77777777" w:rsidR="00311048" w:rsidRDefault="00000000">
            <w:pPr>
              <w:spacing w:line="276" w:lineRule="auto"/>
            </w:pPr>
          </w:p>
        </w:tc>
      </w:tr>
    </w:tbl>
    <w:p w14:paraId="0ED64CE8" w14:textId="77777777" w:rsidR="00500605" w:rsidRDefault="00000000" w:rsidP="00CD0F64"/>
    <w:p w14:paraId="4E51199A" w14:textId="77777777" w:rsidR="00406F39" w:rsidRDefault="00770557" w:rsidP="00E52CBB">
      <w:pPr>
        <w:pStyle w:val="Heading5"/>
      </w:pPr>
      <w:r>
        <w:t>UC-REQ-483745/A-AUX IOD Deactivation via APA Activation</w:t>
      </w:r>
    </w:p>
    <w:p w14:paraId="18500110"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C35900" w14:paraId="3DBA1CDD" w14:textId="77777777" w:rsidTr="00C35900">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458DAA" w14:textId="77777777" w:rsidR="00C35900"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7589E35" w14:textId="77777777" w:rsidR="00C35900" w:rsidRDefault="00000000">
            <w:pPr>
              <w:spacing w:line="256" w:lineRule="auto"/>
            </w:pPr>
          </w:p>
        </w:tc>
      </w:tr>
      <w:tr w:rsidR="00C35900" w14:paraId="4C7AA9E3" w14:textId="77777777" w:rsidTr="00C3590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F21A4F" w14:textId="77777777" w:rsidR="00C35900"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DE8223E" w14:textId="77777777" w:rsidR="00C35900" w:rsidRDefault="00770557" w:rsidP="00C35900">
            <w:pPr>
              <w:numPr>
                <w:ilvl w:val="0"/>
                <w:numId w:val="620"/>
              </w:numPr>
              <w:spacing w:line="256" w:lineRule="auto"/>
            </w:pPr>
            <w:r>
              <w:t>CLIENT is configured for AUX IOD</w:t>
            </w:r>
          </w:p>
          <w:p w14:paraId="1D765A53" w14:textId="77777777" w:rsidR="00C35900" w:rsidRDefault="00770557" w:rsidP="00C35900">
            <w:pPr>
              <w:numPr>
                <w:ilvl w:val="0"/>
                <w:numId w:val="620"/>
              </w:numPr>
              <w:spacing w:line="256" w:lineRule="auto"/>
            </w:pPr>
            <w:r>
              <w:t>Vehicle in Run/Start</w:t>
            </w:r>
          </w:p>
          <w:p w14:paraId="6073E5A9" w14:textId="77777777" w:rsidR="00C35900" w:rsidRDefault="00770557" w:rsidP="00C35900">
            <w:pPr>
              <w:numPr>
                <w:ilvl w:val="0"/>
                <w:numId w:val="620"/>
              </w:numPr>
              <w:spacing w:line="256" w:lineRule="auto"/>
            </w:pPr>
            <w:r>
              <w:t>Vehicle is not in reverse</w:t>
            </w:r>
          </w:p>
          <w:p w14:paraId="593E777C" w14:textId="77777777" w:rsidR="00C35900" w:rsidRDefault="00770557" w:rsidP="00C35900">
            <w:pPr>
              <w:numPr>
                <w:ilvl w:val="0"/>
                <w:numId w:val="620"/>
              </w:numPr>
              <w:spacing w:line="256" w:lineRule="auto"/>
            </w:pPr>
            <w:r>
              <w:t>AUX IOD is active</w:t>
            </w:r>
          </w:p>
        </w:tc>
      </w:tr>
      <w:tr w:rsidR="00C35900" w14:paraId="5364E508" w14:textId="77777777" w:rsidTr="00C3590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D43B24" w14:textId="77777777" w:rsidR="00C35900"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0ED871B" w14:textId="77777777" w:rsidR="00C35900" w:rsidRDefault="00770557">
            <w:pPr>
              <w:spacing w:line="276" w:lineRule="auto"/>
              <w:rPr>
                <w:color w:val="FF0000"/>
              </w:rPr>
            </w:pPr>
            <w:r>
              <w:t>APA becomes active</w:t>
            </w:r>
          </w:p>
        </w:tc>
      </w:tr>
      <w:tr w:rsidR="00C35900" w14:paraId="74C50F69" w14:textId="77777777" w:rsidTr="00C3590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B35605" w14:textId="77777777" w:rsidR="00C35900"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AF7F028" w14:textId="77777777" w:rsidR="00C35900" w:rsidRDefault="00770557">
            <w:pPr>
              <w:spacing w:line="276" w:lineRule="auto"/>
            </w:pPr>
            <w:r>
              <w:t>Client displays the APA HMI</w:t>
            </w:r>
          </w:p>
        </w:tc>
      </w:tr>
      <w:tr w:rsidR="00C35900" w14:paraId="0F090A2A" w14:textId="77777777" w:rsidTr="00C3590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ED2A07" w14:textId="77777777" w:rsidR="00C35900"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3722430" w14:textId="77777777" w:rsidR="00C35900" w:rsidRDefault="00770557">
            <w:pPr>
              <w:spacing w:line="256" w:lineRule="auto"/>
            </w:pPr>
            <w:r>
              <w:t>E1 – Vehicle is not RUN/START</w:t>
            </w:r>
          </w:p>
          <w:p w14:paraId="1CE31085" w14:textId="77777777" w:rsidR="00C35900" w:rsidRDefault="00770557">
            <w:pPr>
              <w:spacing w:line="256" w:lineRule="auto"/>
            </w:pPr>
            <w:r>
              <w:t>E2 – Loss of communication with IPMB module</w:t>
            </w:r>
          </w:p>
          <w:p w14:paraId="4DFD71F1" w14:textId="77777777" w:rsidR="00C35900" w:rsidRDefault="00770557">
            <w:pPr>
              <w:spacing w:line="276" w:lineRule="auto"/>
            </w:pPr>
            <w:r>
              <w:t>E3 – Valid camera video signal not present</w:t>
            </w:r>
          </w:p>
        </w:tc>
      </w:tr>
      <w:tr w:rsidR="00C35900" w14:paraId="7928912A" w14:textId="77777777" w:rsidTr="00C3590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D7980A" w14:textId="77777777" w:rsidR="00C35900"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31F0ACF9" w14:textId="77777777" w:rsidR="00C35900" w:rsidRDefault="00000000">
            <w:pPr>
              <w:spacing w:line="276" w:lineRule="auto"/>
            </w:pPr>
          </w:p>
        </w:tc>
      </w:tr>
    </w:tbl>
    <w:p w14:paraId="2455E7C1" w14:textId="77777777" w:rsidR="00500605" w:rsidRDefault="00000000" w:rsidP="00CD0F64"/>
    <w:p w14:paraId="0EA89562" w14:textId="77777777" w:rsidR="00406F39" w:rsidRDefault="00770557" w:rsidP="00E52CBB">
      <w:pPr>
        <w:pStyle w:val="Heading5"/>
      </w:pPr>
      <w:r>
        <w:t>UC-REQ-483747/A-AUX IOD Deactivation via Ignition</w:t>
      </w:r>
    </w:p>
    <w:p w14:paraId="747781E7"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0B4C92" w14:paraId="688C39FB" w14:textId="77777777" w:rsidTr="000B4C92">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BF68B1" w14:textId="77777777" w:rsidR="000B4C92"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52005D2" w14:textId="77777777" w:rsidR="000B4C92" w:rsidRDefault="00770557">
            <w:pPr>
              <w:spacing w:line="256" w:lineRule="auto"/>
            </w:pPr>
            <w:r>
              <w:t>Vehicle Occupant</w:t>
            </w:r>
          </w:p>
        </w:tc>
      </w:tr>
      <w:tr w:rsidR="000B4C92" w14:paraId="6DEB3593" w14:textId="77777777" w:rsidTr="000B4C92">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993337" w14:textId="77777777" w:rsidR="000B4C92"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E4EA770" w14:textId="77777777" w:rsidR="000B4C92" w:rsidRDefault="00770557" w:rsidP="000B4C92">
            <w:pPr>
              <w:numPr>
                <w:ilvl w:val="0"/>
                <w:numId w:val="622"/>
              </w:numPr>
              <w:spacing w:line="256" w:lineRule="auto"/>
            </w:pPr>
            <w:r>
              <w:t>CLIENT is configured for AUX IOD</w:t>
            </w:r>
          </w:p>
          <w:p w14:paraId="4A7A4117" w14:textId="77777777" w:rsidR="000B4C92" w:rsidRDefault="00770557" w:rsidP="000B4C92">
            <w:pPr>
              <w:numPr>
                <w:ilvl w:val="0"/>
                <w:numId w:val="622"/>
              </w:numPr>
              <w:spacing w:line="256" w:lineRule="auto"/>
            </w:pPr>
            <w:r>
              <w:t>Vehicle in Run/Start</w:t>
            </w:r>
          </w:p>
          <w:p w14:paraId="4F1FDB2F" w14:textId="77777777" w:rsidR="000B4C92" w:rsidRDefault="00770557" w:rsidP="000B4C92">
            <w:pPr>
              <w:numPr>
                <w:ilvl w:val="0"/>
                <w:numId w:val="622"/>
              </w:numPr>
              <w:spacing w:line="256" w:lineRule="auto"/>
            </w:pPr>
            <w:r>
              <w:t>Vehicle is not in reverse</w:t>
            </w:r>
          </w:p>
          <w:p w14:paraId="14286D06" w14:textId="77777777" w:rsidR="000B4C92" w:rsidRDefault="00770557" w:rsidP="000B4C92">
            <w:pPr>
              <w:numPr>
                <w:ilvl w:val="0"/>
                <w:numId w:val="622"/>
              </w:numPr>
              <w:spacing w:line="256" w:lineRule="auto"/>
            </w:pPr>
            <w:r>
              <w:t>AUX IOD is active</w:t>
            </w:r>
          </w:p>
        </w:tc>
      </w:tr>
      <w:tr w:rsidR="000B4C92" w14:paraId="5C7390BC" w14:textId="77777777" w:rsidTr="000B4C92">
        <w:trPr>
          <w:trHeight w:val="322"/>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7343A8" w14:textId="77777777" w:rsidR="000B4C92"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7F77C98" w14:textId="77777777" w:rsidR="000B4C92" w:rsidRDefault="00770557">
            <w:pPr>
              <w:spacing w:line="276" w:lineRule="auto"/>
            </w:pPr>
            <w:r>
              <w:t>Ignition != Run or Start</w:t>
            </w:r>
          </w:p>
        </w:tc>
      </w:tr>
      <w:tr w:rsidR="000B4C92" w14:paraId="7C51E83E" w14:textId="77777777" w:rsidTr="000B4C92">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845B01" w14:textId="77777777" w:rsidR="000B4C92" w:rsidRDefault="00770557">
            <w:pPr>
              <w:spacing w:line="276" w:lineRule="auto"/>
            </w:pPr>
            <w:r>
              <w:rPr>
                <w:b/>
                <w:bCs/>
              </w:rPr>
              <w:lastRenderedPageBreak/>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8A425FA" w14:textId="77777777" w:rsidR="000B4C92" w:rsidRDefault="00770557">
            <w:pPr>
              <w:spacing w:line="276" w:lineRule="auto"/>
              <w:rPr>
                <w:color w:val="FF0000"/>
              </w:rPr>
            </w:pPr>
            <w:r>
              <w:t xml:space="preserve">Aux IOD becomes unavailable. </w:t>
            </w:r>
          </w:p>
        </w:tc>
      </w:tr>
      <w:tr w:rsidR="000B4C92" w14:paraId="20708D3F" w14:textId="77777777" w:rsidTr="000B4C92">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479F76" w14:textId="77777777" w:rsidR="000B4C92"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FBD6554" w14:textId="77777777" w:rsidR="000B4C92" w:rsidRDefault="00770557">
            <w:pPr>
              <w:spacing w:line="256" w:lineRule="auto"/>
            </w:pPr>
            <w:r>
              <w:t>E1 – Vehicle is not RUN/START</w:t>
            </w:r>
          </w:p>
          <w:p w14:paraId="4FE54445" w14:textId="77777777" w:rsidR="000B4C92" w:rsidRDefault="00770557">
            <w:pPr>
              <w:spacing w:line="256" w:lineRule="auto"/>
            </w:pPr>
            <w:r>
              <w:t>E2 – Loss of communication with IPMB module</w:t>
            </w:r>
          </w:p>
          <w:p w14:paraId="2978F58B" w14:textId="77777777" w:rsidR="000B4C92" w:rsidRDefault="00770557">
            <w:pPr>
              <w:spacing w:line="276" w:lineRule="auto"/>
            </w:pPr>
            <w:r>
              <w:t>E3 – Valid camera video signal not present</w:t>
            </w:r>
          </w:p>
        </w:tc>
      </w:tr>
      <w:tr w:rsidR="000B4C92" w14:paraId="309B4C06" w14:textId="77777777" w:rsidTr="000B4C92">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E762C3" w14:textId="77777777" w:rsidR="000B4C92"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7FC48124" w14:textId="77777777" w:rsidR="000B4C92" w:rsidRDefault="00000000">
            <w:pPr>
              <w:spacing w:line="276" w:lineRule="auto"/>
            </w:pPr>
          </w:p>
        </w:tc>
      </w:tr>
    </w:tbl>
    <w:p w14:paraId="50C04517" w14:textId="77777777" w:rsidR="00500605" w:rsidRDefault="00000000" w:rsidP="00CD0F64"/>
    <w:p w14:paraId="7B27650F" w14:textId="77777777" w:rsidR="00406F39" w:rsidRDefault="00770557" w:rsidP="00E52CBB">
      <w:pPr>
        <w:pStyle w:val="Heading5"/>
      </w:pPr>
      <w:r>
        <w:t>UC-REQ-483748/A-AUX IOD while Shifting to Park</w:t>
      </w:r>
    </w:p>
    <w:p w14:paraId="315CEB42"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A82FB6" w14:paraId="17754228" w14:textId="77777777" w:rsidTr="00A82FB6">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BA11BA" w14:textId="77777777" w:rsidR="00A82FB6"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146E2BE" w14:textId="77777777" w:rsidR="00A82FB6" w:rsidRDefault="00770557">
            <w:pPr>
              <w:spacing w:line="256" w:lineRule="auto"/>
            </w:pPr>
            <w:r>
              <w:t>Vehicle Occupant</w:t>
            </w:r>
          </w:p>
        </w:tc>
      </w:tr>
      <w:tr w:rsidR="00A82FB6" w14:paraId="2DEFB9E0" w14:textId="77777777" w:rsidTr="00A82FB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77B5AD" w14:textId="77777777" w:rsidR="00A82FB6"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3817537" w14:textId="77777777" w:rsidR="00A82FB6" w:rsidRDefault="00770557" w:rsidP="00A82FB6">
            <w:pPr>
              <w:numPr>
                <w:ilvl w:val="0"/>
                <w:numId w:val="624"/>
              </w:numPr>
              <w:spacing w:line="256" w:lineRule="auto"/>
            </w:pPr>
            <w:r>
              <w:t>CLIENT is configured for AUX IOD</w:t>
            </w:r>
          </w:p>
          <w:p w14:paraId="487AAC7D" w14:textId="77777777" w:rsidR="00A82FB6" w:rsidRDefault="00770557" w:rsidP="00A82FB6">
            <w:pPr>
              <w:numPr>
                <w:ilvl w:val="0"/>
                <w:numId w:val="624"/>
              </w:numPr>
              <w:spacing w:line="256" w:lineRule="auto"/>
            </w:pPr>
            <w:r>
              <w:t>Vehicle in Run/Start</w:t>
            </w:r>
          </w:p>
          <w:p w14:paraId="2538100D" w14:textId="77777777" w:rsidR="00A82FB6" w:rsidRDefault="00770557" w:rsidP="00A82FB6">
            <w:pPr>
              <w:numPr>
                <w:ilvl w:val="0"/>
                <w:numId w:val="624"/>
              </w:numPr>
              <w:spacing w:line="256" w:lineRule="auto"/>
            </w:pPr>
            <w:r>
              <w:t>Vehicle is not in reverse</w:t>
            </w:r>
          </w:p>
          <w:p w14:paraId="72CC97FD" w14:textId="77777777" w:rsidR="00A82FB6" w:rsidRDefault="00770557" w:rsidP="00A82FB6">
            <w:pPr>
              <w:numPr>
                <w:ilvl w:val="0"/>
                <w:numId w:val="624"/>
              </w:numPr>
              <w:spacing w:line="256" w:lineRule="auto"/>
            </w:pPr>
            <w:r>
              <w:t>AUX IOD is active</w:t>
            </w:r>
          </w:p>
        </w:tc>
      </w:tr>
      <w:tr w:rsidR="00A82FB6" w14:paraId="605128A4" w14:textId="77777777" w:rsidTr="00A82FB6">
        <w:trPr>
          <w:trHeight w:val="322"/>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BA8EAE" w14:textId="77777777" w:rsidR="00A82FB6"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0008DE9" w14:textId="77777777" w:rsidR="00A82FB6" w:rsidRDefault="00770557">
            <w:pPr>
              <w:spacing w:line="276" w:lineRule="auto"/>
            </w:pPr>
            <w:r>
              <w:t>Vehicle shifts to Park</w:t>
            </w:r>
          </w:p>
        </w:tc>
      </w:tr>
      <w:tr w:rsidR="00A82FB6" w14:paraId="14F9EDB6" w14:textId="77777777" w:rsidTr="00A82FB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91054E" w14:textId="77777777" w:rsidR="00A82FB6"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A854020" w14:textId="77777777" w:rsidR="00A82FB6" w:rsidRDefault="00770557">
            <w:pPr>
              <w:spacing w:line="276" w:lineRule="auto"/>
              <w:rPr>
                <w:color w:val="FF0000"/>
              </w:rPr>
            </w:pPr>
            <w:r>
              <w:t xml:space="preserve">AUX IOD remains active </w:t>
            </w:r>
          </w:p>
        </w:tc>
      </w:tr>
      <w:tr w:rsidR="00A82FB6" w14:paraId="170B87E2" w14:textId="77777777" w:rsidTr="00A82FB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2109AD" w14:textId="77777777" w:rsidR="00A82FB6"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57D1248" w14:textId="77777777" w:rsidR="00A82FB6" w:rsidRDefault="00770557">
            <w:pPr>
              <w:spacing w:line="256" w:lineRule="auto"/>
            </w:pPr>
            <w:r>
              <w:t>E1 – Vehicle is not RUN/START</w:t>
            </w:r>
          </w:p>
          <w:p w14:paraId="1A33253B" w14:textId="77777777" w:rsidR="00A82FB6" w:rsidRDefault="00770557">
            <w:pPr>
              <w:spacing w:line="256" w:lineRule="auto"/>
            </w:pPr>
            <w:r>
              <w:t>E2 – Loss of communication with IPMB module</w:t>
            </w:r>
          </w:p>
          <w:p w14:paraId="37281071" w14:textId="77777777" w:rsidR="00A82FB6" w:rsidRDefault="00770557">
            <w:pPr>
              <w:spacing w:line="276" w:lineRule="auto"/>
            </w:pPr>
            <w:r>
              <w:t>E3 – Valid camera video signal not present</w:t>
            </w:r>
          </w:p>
        </w:tc>
      </w:tr>
      <w:tr w:rsidR="00A82FB6" w14:paraId="201A3A07" w14:textId="77777777" w:rsidTr="00A82FB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68B1DC" w14:textId="77777777" w:rsidR="00A82FB6"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3B7C06B6" w14:textId="77777777" w:rsidR="00A82FB6" w:rsidRDefault="00000000">
            <w:pPr>
              <w:spacing w:line="276" w:lineRule="auto"/>
            </w:pPr>
          </w:p>
        </w:tc>
      </w:tr>
    </w:tbl>
    <w:p w14:paraId="2930E414" w14:textId="77777777" w:rsidR="00500605" w:rsidRDefault="00000000" w:rsidP="00CD0F64"/>
    <w:p w14:paraId="53AA9C52" w14:textId="77777777" w:rsidR="00406F39" w:rsidRDefault="00770557" w:rsidP="00E52CBB">
      <w:pPr>
        <w:pStyle w:val="Heading5"/>
      </w:pPr>
      <w:r>
        <w:t>UC-REQ-483749/A-AUX IOD Deactivation via Sync</w:t>
      </w:r>
    </w:p>
    <w:p w14:paraId="533BD373"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9B388D" w14:paraId="06750C17" w14:textId="77777777" w:rsidTr="009B388D">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2BBE91" w14:textId="77777777" w:rsidR="009B388D"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E3A87B5" w14:textId="77777777" w:rsidR="009B388D" w:rsidRDefault="00770557">
            <w:pPr>
              <w:spacing w:line="256" w:lineRule="auto"/>
            </w:pPr>
            <w:r>
              <w:t>Vehicle Occupant</w:t>
            </w:r>
          </w:p>
        </w:tc>
      </w:tr>
      <w:tr w:rsidR="009B388D" w14:paraId="780F0A88" w14:textId="77777777" w:rsidTr="009B388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5D7FF5" w14:textId="77777777" w:rsidR="009B388D"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502BD49" w14:textId="77777777" w:rsidR="009B388D" w:rsidRDefault="00770557" w:rsidP="009B388D">
            <w:pPr>
              <w:numPr>
                <w:ilvl w:val="0"/>
                <w:numId w:val="626"/>
              </w:numPr>
              <w:spacing w:line="256" w:lineRule="auto"/>
            </w:pPr>
            <w:r>
              <w:t>CLIENT is configured for AUX IOD</w:t>
            </w:r>
          </w:p>
          <w:p w14:paraId="152466D9" w14:textId="77777777" w:rsidR="009B388D" w:rsidRDefault="00770557" w:rsidP="009B388D">
            <w:pPr>
              <w:numPr>
                <w:ilvl w:val="0"/>
                <w:numId w:val="626"/>
              </w:numPr>
              <w:spacing w:line="256" w:lineRule="auto"/>
            </w:pPr>
            <w:r>
              <w:t>Vehicle in Run/Start</w:t>
            </w:r>
          </w:p>
          <w:p w14:paraId="308A57B1" w14:textId="77777777" w:rsidR="009B388D" w:rsidRDefault="00770557" w:rsidP="009B388D">
            <w:pPr>
              <w:numPr>
                <w:ilvl w:val="0"/>
                <w:numId w:val="626"/>
              </w:numPr>
              <w:spacing w:line="256" w:lineRule="auto"/>
            </w:pPr>
            <w:r>
              <w:t>Vehicle is not in reverse</w:t>
            </w:r>
          </w:p>
          <w:p w14:paraId="4652F85E" w14:textId="77777777" w:rsidR="009B388D" w:rsidRDefault="00770557" w:rsidP="009B388D">
            <w:pPr>
              <w:numPr>
                <w:ilvl w:val="0"/>
                <w:numId w:val="626"/>
              </w:numPr>
              <w:spacing w:line="256" w:lineRule="auto"/>
            </w:pPr>
            <w:r>
              <w:t>AUX IOD is active</w:t>
            </w:r>
          </w:p>
        </w:tc>
      </w:tr>
      <w:tr w:rsidR="009B388D" w14:paraId="4E5FB283" w14:textId="77777777" w:rsidTr="009B388D">
        <w:trPr>
          <w:trHeight w:val="322"/>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14022F" w14:textId="77777777" w:rsidR="009B388D"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EA4ABCD" w14:textId="77777777" w:rsidR="009B388D" w:rsidRDefault="00770557">
            <w:pPr>
              <w:spacing w:line="276" w:lineRule="auto"/>
            </w:pPr>
            <w:r>
              <w:t>IOD changes away from Aux IOD to a non-camera state (i.e. navigation, IOD changes)</w:t>
            </w:r>
          </w:p>
        </w:tc>
      </w:tr>
      <w:tr w:rsidR="009B388D" w14:paraId="58D8B6EA" w14:textId="77777777" w:rsidTr="009B388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5019AA" w14:textId="77777777" w:rsidR="009B388D"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3F572F0" w14:textId="77777777" w:rsidR="009B388D" w:rsidRDefault="00770557">
            <w:pPr>
              <w:spacing w:line="276" w:lineRule="auto"/>
            </w:pPr>
            <w:r>
              <w:t>Client requests OFF through FBMP:</w:t>
            </w:r>
          </w:p>
          <w:p w14:paraId="3A473568" w14:textId="77777777" w:rsidR="009B388D" w:rsidRDefault="00770557">
            <w:pPr>
              <w:spacing w:line="276" w:lineRule="auto"/>
            </w:pPr>
            <w:r>
              <w:rPr>
                <w:rFonts w:cs="Arial"/>
                <w:color w:val="000000"/>
                <w:sz w:val="18"/>
              </w:rPr>
              <w:t xml:space="preserve">        CtrStkDsplyOpRq == 0x2 (Set)</w:t>
            </w:r>
            <w:r>
              <w:rPr>
                <w:rFonts w:cs="Arial"/>
                <w:color w:val="000000"/>
                <w:sz w:val="18"/>
              </w:rPr>
              <w:br/>
              <w:t xml:space="preserve">        CtrStkFeatNo == 0x081B</w:t>
            </w:r>
            <w:r>
              <w:rPr>
                <w:rFonts w:cs="Arial"/>
                <w:color w:val="000000"/>
                <w:sz w:val="18"/>
              </w:rPr>
              <w:br/>
              <w:t xml:space="preserve">        CtrStkFeatConfig == 0x00 (Off)</w:t>
            </w:r>
            <w:r>
              <w:rPr>
                <w:rFonts w:cs="Arial"/>
                <w:color w:val="000000"/>
                <w:sz w:val="18"/>
              </w:rPr>
              <w:br/>
              <w:t xml:space="preserve">        CtrStkPersIndex == 0x4 (Vehicle)</w:t>
            </w:r>
          </w:p>
        </w:tc>
      </w:tr>
      <w:tr w:rsidR="009B388D" w14:paraId="6C4C306B" w14:textId="77777777" w:rsidTr="009B388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EE0A93" w14:textId="77777777" w:rsidR="009B388D"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3185B88" w14:textId="77777777" w:rsidR="009B388D" w:rsidRDefault="00770557">
            <w:pPr>
              <w:spacing w:line="256" w:lineRule="auto"/>
            </w:pPr>
            <w:r>
              <w:t>E1 – Vehicle is not RUN/START</w:t>
            </w:r>
          </w:p>
          <w:p w14:paraId="787C37BC" w14:textId="77777777" w:rsidR="009B388D" w:rsidRDefault="00770557">
            <w:pPr>
              <w:spacing w:line="256" w:lineRule="auto"/>
            </w:pPr>
            <w:r>
              <w:t>E2 – Loss of communication with IPMB module</w:t>
            </w:r>
          </w:p>
          <w:p w14:paraId="50732480" w14:textId="77777777" w:rsidR="009B388D" w:rsidRDefault="00770557">
            <w:pPr>
              <w:spacing w:line="276" w:lineRule="auto"/>
            </w:pPr>
            <w:r>
              <w:t>E3 – Valid camera video signal not present</w:t>
            </w:r>
          </w:p>
        </w:tc>
      </w:tr>
      <w:tr w:rsidR="009B388D" w14:paraId="4D6C7762" w14:textId="77777777" w:rsidTr="009B388D">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EA649E" w14:textId="77777777" w:rsidR="009B388D"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5822E307" w14:textId="77777777" w:rsidR="009B388D" w:rsidRDefault="00000000">
            <w:pPr>
              <w:spacing w:line="276" w:lineRule="auto"/>
            </w:pPr>
          </w:p>
        </w:tc>
      </w:tr>
    </w:tbl>
    <w:p w14:paraId="552CBD65" w14:textId="77777777" w:rsidR="00500605" w:rsidRDefault="00000000" w:rsidP="00CD0F64"/>
    <w:p w14:paraId="306AC0E1" w14:textId="77777777" w:rsidR="00406F39" w:rsidRDefault="00770557" w:rsidP="00E52CBB">
      <w:pPr>
        <w:pStyle w:val="Heading5"/>
      </w:pPr>
      <w:r>
        <w:t>UC-REQ-483750/A-AUX IOD Deactivation via Boundary Alert</w:t>
      </w:r>
    </w:p>
    <w:p w14:paraId="0A7654E1"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2004B5" w14:paraId="38523C7D" w14:textId="77777777" w:rsidTr="002004B5">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A2E6BE" w14:textId="77777777" w:rsidR="002004B5"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C7B1145" w14:textId="77777777" w:rsidR="002004B5" w:rsidRDefault="00770557">
            <w:pPr>
              <w:spacing w:line="256" w:lineRule="auto"/>
            </w:pPr>
            <w:r>
              <w:t>Vehicle Occupant</w:t>
            </w:r>
          </w:p>
        </w:tc>
      </w:tr>
      <w:tr w:rsidR="002004B5" w14:paraId="538BEF03" w14:textId="77777777" w:rsidTr="002004B5">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E758A2" w14:textId="77777777" w:rsidR="002004B5"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74014CB" w14:textId="77777777" w:rsidR="002004B5" w:rsidRDefault="00770557" w:rsidP="002004B5">
            <w:pPr>
              <w:numPr>
                <w:ilvl w:val="0"/>
                <w:numId w:val="628"/>
              </w:numPr>
              <w:spacing w:line="256" w:lineRule="auto"/>
            </w:pPr>
            <w:r>
              <w:t>CLIENT is configured for AUX IOD</w:t>
            </w:r>
          </w:p>
          <w:p w14:paraId="506A96B2" w14:textId="77777777" w:rsidR="002004B5" w:rsidRDefault="00770557" w:rsidP="002004B5">
            <w:pPr>
              <w:numPr>
                <w:ilvl w:val="0"/>
                <w:numId w:val="628"/>
              </w:numPr>
              <w:spacing w:line="256" w:lineRule="auto"/>
            </w:pPr>
            <w:r>
              <w:t>Vehicle in Run/Start</w:t>
            </w:r>
          </w:p>
          <w:p w14:paraId="24241A89" w14:textId="77777777" w:rsidR="002004B5" w:rsidRDefault="00770557" w:rsidP="002004B5">
            <w:pPr>
              <w:numPr>
                <w:ilvl w:val="0"/>
                <w:numId w:val="628"/>
              </w:numPr>
              <w:spacing w:line="256" w:lineRule="auto"/>
            </w:pPr>
            <w:r>
              <w:t>Vehicle is not in reverse</w:t>
            </w:r>
          </w:p>
          <w:p w14:paraId="181AB484" w14:textId="77777777" w:rsidR="002004B5" w:rsidRDefault="00770557" w:rsidP="002004B5">
            <w:pPr>
              <w:numPr>
                <w:ilvl w:val="0"/>
                <w:numId w:val="628"/>
              </w:numPr>
              <w:spacing w:line="256" w:lineRule="auto"/>
            </w:pPr>
            <w:r>
              <w:t>AUX IOD is active</w:t>
            </w:r>
          </w:p>
        </w:tc>
      </w:tr>
      <w:tr w:rsidR="002004B5" w14:paraId="73D9F640" w14:textId="77777777" w:rsidTr="002004B5">
        <w:trPr>
          <w:trHeight w:val="322"/>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5D35BC" w14:textId="77777777" w:rsidR="002004B5" w:rsidRDefault="00770557">
            <w:pPr>
              <w:spacing w:line="276" w:lineRule="auto"/>
            </w:pPr>
            <w:r>
              <w:rPr>
                <w:b/>
                <w:bCs/>
              </w:rPr>
              <w:lastRenderedPageBreak/>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24E33980" w14:textId="77777777" w:rsidR="002004B5" w:rsidRDefault="00770557" w:rsidP="002004B5">
            <w:pPr>
              <w:spacing w:line="276" w:lineRule="auto"/>
              <w:rPr>
                <w:rFonts w:eastAsiaTheme="minorHAnsi" w:cs="Arial"/>
                <w:color w:val="000000"/>
              </w:rPr>
            </w:pPr>
            <w:r>
              <w:t>Boundary alert become active</w:t>
            </w:r>
          </w:p>
          <w:p w14:paraId="3C21B2ED" w14:textId="77777777" w:rsidR="002004B5" w:rsidRDefault="00000000">
            <w:pPr>
              <w:spacing w:line="276" w:lineRule="auto"/>
              <w:rPr>
                <w:color w:val="FF0000"/>
              </w:rPr>
            </w:pPr>
          </w:p>
        </w:tc>
      </w:tr>
      <w:tr w:rsidR="002004B5" w14:paraId="301EB32D" w14:textId="77777777" w:rsidTr="002004B5">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C8F262" w14:textId="77777777" w:rsidR="002004B5"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7075A44" w14:textId="77777777" w:rsidR="002004B5" w:rsidRDefault="00770557">
            <w:pPr>
              <w:spacing w:line="276" w:lineRule="auto"/>
            </w:pPr>
            <w:r>
              <w:t>Boundary alert HMI becomes active</w:t>
            </w:r>
          </w:p>
        </w:tc>
      </w:tr>
      <w:tr w:rsidR="002004B5" w14:paraId="13D1EA63" w14:textId="77777777" w:rsidTr="002004B5">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CCA256" w14:textId="77777777" w:rsidR="002004B5"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97C80AD" w14:textId="77777777" w:rsidR="002004B5" w:rsidRDefault="00770557">
            <w:pPr>
              <w:spacing w:line="256" w:lineRule="auto"/>
            </w:pPr>
            <w:r>
              <w:t>E1 – Vehicle is not RUN/START</w:t>
            </w:r>
          </w:p>
          <w:p w14:paraId="186158F9" w14:textId="77777777" w:rsidR="002004B5" w:rsidRDefault="00770557">
            <w:pPr>
              <w:spacing w:line="256" w:lineRule="auto"/>
            </w:pPr>
            <w:r>
              <w:t>E2 – Loss of communication with IPMB module</w:t>
            </w:r>
          </w:p>
          <w:p w14:paraId="699F000D" w14:textId="77777777" w:rsidR="002004B5" w:rsidRDefault="00770557">
            <w:pPr>
              <w:spacing w:line="276" w:lineRule="auto"/>
            </w:pPr>
            <w:r>
              <w:t>E3 – Valid camera video signal not present</w:t>
            </w:r>
          </w:p>
        </w:tc>
      </w:tr>
      <w:tr w:rsidR="002004B5" w14:paraId="1C6B6B31" w14:textId="77777777" w:rsidTr="002004B5">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198E82" w14:textId="77777777" w:rsidR="002004B5"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2A7D1A6C" w14:textId="77777777" w:rsidR="002004B5" w:rsidRDefault="00000000">
            <w:pPr>
              <w:spacing w:line="276" w:lineRule="auto"/>
            </w:pPr>
          </w:p>
        </w:tc>
      </w:tr>
    </w:tbl>
    <w:p w14:paraId="5FFBF4FD" w14:textId="77777777" w:rsidR="00500605" w:rsidRDefault="00000000" w:rsidP="00CD0F64"/>
    <w:p w14:paraId="5FF284F8" w14:textId="77777777" w:rsidR="00406F39" w:rsidRDefault="00770557" w:rsidP="00E52CBB">
      <w:pPr>
        <w:pStyle w:val="Heading5"/>
      </w:pPr>
      <w:r>
        <w:t>UC-REQ-483781/A-AUX IOD Deactivation via Off-road Mode</w:t>
      </w:r>
    </w:p>
    <w:p w14:paraId="75E40FFB"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292208" w14:paraId="6E043C39" w14:textId="77777777" w:rsidTr="00292208">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4613FB" w14:textId="77777777" w:rsidR="00292208"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797182" w14:textId="77777777" w:rsidR="00292208" w:rsidRDefault="00770557">
            <w:pPr>
              <w:spacing w:line="256" w:lineRule="auto"/>
            </w:pPr>
            <w:r>
              <w:t>Vehicle Occupant</w:t>
            </w:r>
          </w:p>
        </w:tc>
      </w:tr>
      <w:tr w:rsidR="00292208" w14:paraId="3375356D" w14:textId="77777777" w:rsidTr="0029220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875929" w14:textId="77777777" w:rsidR="00292208"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A743682" w14:textId="77777777" w:rsidR="00292208" w:rsidRDefault="00770557" w:rsidP="00292208">
            <w:pPr>
              <w:numPr>
                <w:ilvl w:val="0"/>
                <w:numId w:val="630"/>
              </w:numPr>
              <w:spacing w:line="256" w:lineRule="auto"/>
            </w:pPr>
            <w:r>
              <w:t>CLIENT is configured for AUX IOD</w:t>
            </w:r>
          </w:p>
          <w:p w14:paraId="075C1769" w14:textId="77777777" w:rsidR="00292208" w:rsidRDefault="00770557" w:rsidP="00292208">
            <w:pPr>
              <w:numPr>
                <w:ilvl w:val="0"/>
                <w:numId w:val="630"/>
              </w:numPr>
              <w:spacing w:line="256" w:lineRule="auto"/>
            </w:pPr>
            <w:r>
              <w:t>Vehicle in Run/Start</w:t>
            </w:r>
          </w:p>
          <w:p w14:paraId="72FAC61F" w14:textId="77777777" w:rsidR="00292208" w:rsidRDefault="00770557" w:rsidP="00292208">
            <w:pPr>
              <w:numPr>
                <w:ilvl w:val="0"/>
                <w:numId w:val="630"/>
              </w:numPr>
              <w:spacing w:line="256" w:lineRule="auto"/>
            </w:pPr>
            <w:r>
              <w:t>Vehicle is not in reverse</w:t>
            </w:r>
          </w:p>
          <w:p w14:paraId="198F8F32" w14:textId="77777777" w:rsidR="00292208" w:rsidRDefault="00770557" w:rsidP="00292208">
            <w:pPr>
              <w:numPr>
                <w:ilvl w:val="0"/>
                <w:numId w:val="630"/>
              </w:numPr>
              <w:spacing w:line="256" w:lineRule="auto"/>
            </w:pPr>
            <w:r>
              <w:t>AUX IOD is active</w:t>
            </w:r>
          </w:p>
        </w:tc>
      </w:tr>
      <w:tr w:rsidR="00292208" w14:paraId="57F1A73E" w14:textId="77777777" w:rsidTr="00292208">
        <w:trPr>
          <w:trHeight w:val="322"/>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8F5C48" w14:textId="77777777" w:rsidR="00292208"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40D40D26" w14:textId="77777777" w:rsidR="00292208" w:rsidRDefault="00770557">
            <w:pPr>
              <w:spacing w:line="276" w:lineRule="auto"/>
            </w:pPr>
            <w:r>
              <w:t>Off-road mode becomes active.</w:t>
            </w:r>
          </w:p>
          <w:p w14:paraId="2209403A" w14:textId="77777777" w:rsidR="00292208" w:rsidRDefault="00000000">
            <w:pPr>
              <w:spacing w:line="276" w:lineRule="auto"/>
              <w:rPr>
                <w:color w:val="FF0000"/>
              </w:rPr>
            </w:pPr>
          </w:p>
        </w:tc>
      </w:tr>
      <w:tr w:rsidR="00292208" w14:paraId="7C9219B5" w14:textId="77777777" w:rsidTr="0029220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A9DBE0" w14:textId="77777777" w:rsidR="00292208"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B64FEDC" w14:textId="77777777" w:rsidR="00292208" w:rsidRDefault="00770557">
            <w:pPr>
              <w:spacing w:line="276" w:lineRule="auto"/>
            </w:pPr>
            <w:r>
              <w:t>Off-road Front Camera menu HMI becomes active</w:t>
            </w:r>
          </w:p>
        </w:tc>
      </w:tr>
      <w:tr w:rsidR="00292208" w14:paraId="7DFBF42C" w14:textId="77777777" w:rsidTr="0029220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F12227" w14:textId="77777777" w:rsidR="00292208"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CB7ED23" w14:textId="77777777" w:rsidR="00292208" w:rsidRDefault="00770557">
            <w:pPr>
              <w:spacing w:line="256" w:lineRule="auto"/>
            </w:pPr>
            <w:r>
              <w:t>E1 – Vehicle is not RUN/START</w:t>
            </w:r>
          </w:p>
          <w:p w14:paraId="77112FAD" w14:textId="77777777" w:rsidR="00292208" w:rsidRDefault="00770557">
            <w:pPr>
              <w:spacing w:line="256" w:lineRule="auto"/>
            </w:pPr>
            <w:r>
              <w:t>E2 – Loss of communication with IPMB module</w:t>
            </w:r>
          </w:p>
          <w:p w14:paraId="695F097D" w14:textId="77777777" w:rsidR="00292208" w:rsidRDefault="00770557">
            <w:pPr>
              <w:spacing w:line="276" w:lineRule="auto"/>
            </w:pPr>
            <w:r>
              <w:t>E3 – Valid camera video signal not present</w:t>
            </w:r>
          </w:p>
        </w:tc>
      </w:tr>
      <w:tr w:rsidR="00292208" w14:paraId="667EE501" w14:textId="77777777" w:rsidTr="0029220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D32E2D" w14:textId="77777777" w:rsidR="00292208"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519F474B" w14:textId="77777777" w:rsidR="00292208" w:rsidRDefault="00000000">
            <w:pPr>
              <w:spacing w:line="276" w:lineRule="auto"/>
            </w:pPr>
          </w:p>
        </w:tc>
      </w:tr>
    </w:tbl>
    <w:p w14:paraId="2D24529F" w14:textId="77777777" w:rsidR="00500605" w:rsidRDefault="00000000" w:rsidP="00CD0F64"/>
    <w:p w14:paraId="65826FE2" w14:textId="77777777" w:rsidR="00406F39" w:rsidRDefault="00770557" w:rsidP="00E52CBB">
      <w:pPr>
        <w:pStyle w:val="Heading5"/>
      </w:pPr>
      <w:r>
        <w:t>UC-REQ-483751/A-Returning to AUX IOD from Parking Feature</w:t>
      </w:r>
    </w:p>
    <w:p w14:paraId="580B0DF0"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BC6BA5" w14:paraId="0380426C" w14:textId="77777777" w:rsidTr="00BC6BA5">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228C0D" w14:textId="77777777" w:rsidR="00BC6BA5"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7639CB9" w14:textId="77777777" w:rsidR="00BC6BA5" w:rsidRDefault="00770557">
            <w:pPr>
              <w:spacing w:line="256" w:lineRule="auto"/>
            </w:pPr>
            <w:r>
              <w:t>Vehicle Occupant</w:t>
            </w:r>
          </w:p>
        </w:tc>
      </w:tr>
      <w:tr w:rsidR="00BC6BA5" w14:paraId="18BB2143" w14:textId="77777777" w:rsidTr="00BC6BA5">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80DB36" w14:textId="77777777" w:rsidR="00BC6BA5"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C668660" w14:textId="77777777" w:rsidR="00BC6BA5" w:rsidRDefault="00770557" w:rsidP="00BC6BA5">
            <w:pPr>
              <w:numPr>
                <w:ilvl w:val="0"/>
                <w:numId w:val="632"/>
              </w:numPr>
              <w:spacing w:line="256" w:lineRule="auto"/>
            </w:pPr>
            <w:r>
              <w:t>CLIENT is configured for AUX IOD</w:t>
            </w:r>
          </w:p>
          <w:p w14:paraId="343DEFF6" w14:textId="77777777" w:rsidR="00BC6BA5" w:rsidRDefault="00770557" w:rsidP="00BC6BA5">
            <w:pPr>
              <w:numPr>
                <w:ilvl w:val="0"/>
                <w:numId w:val="632"/>
              </w:numPr>
              <w:spacing w:line="256" w:lineRule="auto"/>
            </w:pPr>
            <w:r>
              <w:t>Vehicle in Run/Start</w:t>
            </w:r>
          </w:p>
          <w:p w14:paraId="472B772D" w14:textId="77777777" w:rsidR="00BC6BA5" w:rsidRDefault="00770557" w:rsidP="00BC6BA5">
            <w:pPr>
              <w:numPr>
                <w:ilvl w:val="0"/>
                <w:numId w:val="632"/>
              </w:numPr>
              <w:spacing w:line="256" w:lineRule="auto"/>
            </w:pPr>
            <w:r>
              <w:t>Vehicle is in a Camera Feature (Front Camera, Rear Camera, TBA, Autohitch, APA, Boundary Alert)</w:t>
            </w:r>
          </w:p>
          <w:p w14:paraId="6987C5C6" w14:textId="77777777" w:rsidR="00BC6BA5" w:rsidRDefault="00770557" w:rsidP="00BC6BA5">
            <w:pPr>
              <w:numPr>
                <w:ilvl w:val="0"/>
                <w:numId w:val="632"/>
              </w:numPr>
              <w:spacing w:line="256" w:lineRule="auto"/>
            </w:pPr>
            <w:r>
              <w:t>Previous Client display state is AUX IOD</w:t>
            </w:r>
          </w:p>
        </w:tc>
      </w:tr>
      <w:tr w:rsidR="00BC6BA5" w14:paraId="49B971D6" w14:textId="77777777" w:rsidTr="00BC6BA5">
        <w:trPr>
          <w:trHeight w:val="322"/>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F7C322" w14:textId="77777777" w:rsidR="00BC6BA5"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505C73F" w14:textId="77777777" w:rsidR="00BC6BA5" w:rsidRDefault="00770557">
            <w:pPr>
              <w:spacing w:line="276" w:lineRule="auto"/>
              <w:rPr>
                <w:color w:val="FF0000"/>
              </w:rPr>
            </w:pPr>
            <w:r>
              <w:t>Camera feature becomes inactive</w:t>
            </w:r>
          </w:p>
        </w:tc>
      </w:tr>
      <w:tr w:rsidR="00BC6BA5" w14:paraId="6F34FA03" w14:textId="77777777" w:rsidTr="00BC6BA5">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50F030" w14:textId="77777777" w:rsidR="00BC6BA5"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E1B4C49" w14:textId="77777777" w:rsidR="00BC6BA5" w:rsidRDefault="00770557">
            <w:pPr>
              <w:spacing w:line="276" w:lineRule="auto"/>
            </w:pPr>
            <w:r>
              <w:t>Client request AUX IOD via FBMP:</w:t>
            </w:r>
          </w:p>
          <w:p w14:paraId="384A671C" w14:textId="77777777" w:rsidR="00BC6BA5" w:rsidRDefault="00770557">
            <w:pPr>
              <w:spacing w:line="276" w:lineRule="auto"/>
              <w:rPr>
                <w:rFonts w:cs="Arial"/>
                <w:color w:val="000000"/>
                <w:sz w:val="18"/>
              </w:rPr>
            </w:pPr>
            <w:r>
              <w:rPr>
                <w:rFonts w:cs="Arial"/>
                <w:color w:val="000000"/>
                <w:sz w:val="18"/>
              </w:rPr>
              <w:t xml:space="preserve">        CtrStkDsplyOpRq == 0x2 (Set)</w:t>
            </w:r>
            <w:r>
              <w:rPr>
                <w:rFonts w:cs="Arial"/>
                <w:color w:val="000000"/>
                <w:sz w:val="18"/>
              </w:rPr>
              <w:br/>
              <w:t xml:space="preserve">        CtrStkFeatNo == 0x081B</w:t>
            </w:r>
            <w:r>
              <w:rPr>
                <w:rFonts w:cs="Arial"/>
                <w:color w:val="000000"/>
                <w:sz w:val="18"/>
              </w:rPr>
              <w:br/>
              <w:t xml:space="preserve">        CtrStkFeatConfig == 0x4C (AUXIOD)</w:t>
            </w:r>
            <w:r>
              <w:rPr>
                <w:rFonts w:cs="Arial"/>
                <w:color w:val="000000"/>
                <w:sz w:val="18"/>
              </w:rPr>
              <w:br/>
              <w:t xml:space="preserve">        CtrStkPersIndex == 0x4 (Vehicle)</w:t>
            </w:r>
          </w:p>
          <w:p w14:paraId="196267CE" w14:textId="77777777" w:rsidR="00BC6BA5" w:rsidRDefault="00770557">
            <w:pPr>
              <w:spacing w:line="276" w:lineRule="auto"/>
            </w:pPr>
            <w:r>
              <w:rPr>
                <w:rFonts w:cs="Arial"/>
                <w:sz w:val="18"/>
              </w:rPr>
              <w:t>Client displays AUX IOD Per X36A HMI spec once AUX IOD active response is received from camera module</w:t>
            </w:r>
          </w:p>
        </w:tc>
      </w:tr>
      <w:tr w:rsidR="00BC6BA5" w14:paraId="4CD65897" w14:textId="77777777" w:rsidTr="00BC6BA5">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683D6C" w14:textId="77777777" w:rsidR="00BC6BA5"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0094DA5" w14:textId="77777777" w:rsidR="00BC6BA5" w:rsidRDefault="00770557">
            <w:pPr>
              <w:spacing w:line="256" w:lineRule="auto"/>
            </w:pPr>
            <w:r>
              <w:t>E1 – Vehicle is not RUN/START</w:t>
            </w:r>
          </w:p>
          <w:p w14:paraId="5FF4A4FB" w14:textId="77777777" w:rsidR="00BC6BA5" w:rsidRDefault="00770557">
            <w:pPr>
              <w:spacing w:line="256" w:lineRule="auto"/>
            </w:pPr>
            <w:r>
              <w:t>E2 – Loss of communication with IPMB module</w:t>
            </w:r>
          </w:p>
          <w:p w14:paraId="476A1C8E" w14:textId="77777777" w:rsidR="00BC6BA5" w:rsidRDefault="00770557">
            <w:pPr>
              <w:spacing w:line="276" w:lineRule="auto"/>
            </w:pPr>
            <w:r>
              <w:t>E3 – Valid camera video signal not present</w:t>
            </w:r>
          </w:p>
        </w:tc>
      </w:tr>
      <w:tr w:rsidR="00BC6BA5" w14:paraId="1B1B94F2" w14:textId="77777777" w:rsidTr="00BC6BA5">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116D00" w14:textId="77777777" w:rsidR="00BC6BA5"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758F7229" w14:textId="77777777" w:rsidR="00BC6BA5" w:rsidRDefault="00000000">
            <w:pPr>
              <w:spacing w:line="276" w:lineRule="auto"/>
            </w:pPr>
          </w:p>
        </w:tc>
      </w:tr>
    </w:tbl>
    <w:p w14:paraId="0C2DB9BF" w14:textId="77777777" w:rsidR="00500605" w:rsidRPr="00BC6BA5" w:rsidRDefault="00000000" w:rsidP="00BC6BA5"/>
    <w:p w14:paraId="513B7FD8" w14:textId="77777777" w:rsidR="00406F39" w:rsidRDefault="00770557" w:rsidP="00E52CBB">
      <w:pPr>
        <w:pStyle w:val="Heading5"/>
      </w:pPr>
      <w:r>
        <w:t>UC-REQ-483752/A-No Response from ADAS/IPMB Handling</w:t>
      </w:r>
    </w:p>
    <w:p w14:paraId="72A468CB"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C120CA" w14:paraId="4283E062" w14:textId="77777777" w:rsidTr="00C120CA">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552018" w14:textId="77777777" w:rsidR="00C120CA"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4BD055E" w14:textId="77777777" w:rsidR="00C120CA" w:rsidRDefault="00770557">
            <w:pPr>
              <w:spacing w:line="256" w:lineRule="auto"/>
            </w:pPr>
            <w:r>
              <w:t>Vehicle Occupant</w:t>
            </w:r>
          </w:p>
        </w:tc>
      </w:tr>
      <w:tr w:rsidR="00C120CA" w14:paraId="09E5F1AC" w14:textId="77777777" w:rsidTr="00C120CA">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43E565" w14:textId="77777777" w:rsidR="00C120CA" w:rsidRDefault="00770557">
            <w:pPr>
              <w:spacing w:line="276" w:lineRule="auto"/>
            </w:pPr>
            <w:r>
              <w:rPr>
                <w:b/>
                <w:bCs/>
              </w:rPr>
              <w:lastRenderedPageBreak/>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FC42CB5" w14:textId="77777777" w:rsidR="00C120CA" w:rsidRDefault="00770557" w:rsidP="00C120CA">
            <w:pPr>
              <w:numPr>
                <w:ilvl w:val="0"/>
                <w:numId w:val="634"/>
              </w:numPr>
              <w:spacing w:line="256" w:lineRule="auto"/>
            </w:pPr>
            <w:r>
              <w:t>CLIENT is configured for AUX IOD</w:t>
            </w:r>
          </w:p>
          <w:p w14:paraId="63F3ED80" w14:textId="77777777" w:rsidR="00C120CA" w:rsidRDefault="00770557" w:rsidP="00C120CA">
            <w:pPr>
              <w:numPr>
                <w:ilvl w:val="0"/>
                <w:numId w:val="634"/>
              </w:numPr>
              <w:spacing w:line="256" w:lineRule="auto"/>
            </w:pPr>
            <w:r>
              <w:t>Vehicle in Run/Start</w:t>
            </w:r>
          </w:p>
          <w:p w14:paraId="1FEB27DC" w14:textId="77777777" w:rsidR="00C120CA" w:rsidRDefault="00770557" w:rsidP="00C120CA">
            <w:pPr>
              <w:numPr>
                <w:ilvl w:val="0"/>
                <w:numId w:val="634"/>
              </w:numPr>
              <w:spacing w:line="256" w:lineRule="auto"/>
            </w:pPr>
            <w:r>
              <w:t>Vehicle is in a Camera Feature (Front Camera, Rear Camera, TBA, Autohitch, APA, Boundary Alert)</w:t>
            </w:r>
          </w:p>
          <w:p w14:paraId="1B64ED07" w14:textId="77777777" w:rsidR="00C120CA" w:rsidRDefault="00770557" w:rsidP="00C120CA">
            <w:pPr>
              <w:numPr>
                <w:ilvl w:val="0"/>
                <w:numId w:val="634"/>
              </w:numPr>
              <w:spacing w:line="256" w:lineRule="auto"/>
            </w:pPr>
            <w:r>
              <w:t>Previous Client display state is AUX IOD</w:t>
            </w:r>
          </w:p>
        </w:tc>
      </w:tr>
      <w:tr w:rsidR="00C120CA" w14:paraId="71687368" w14:textId="77777777" w:rsidTr="00C120CA">
        <w:trPr>
          <w:trHeight w:val="322"/>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751BF0" w14:textId="77777777" w:rsidR="00C120CA"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8BDB8D5" w14:textId="77777777" w:rsidR="00C120CA" w:rsidRDefault="00770557">
            <w:pPr>
              <w:spacing w:line="276" w:lineRule="auto"/>
              <w:rPr>
                <w:color w:val="FF0000"/>
              </w:rPr>
            </w:pPr>
            <w:r>
              <w:t>Camera feature becomes inactive</w:t>
            </w:r>
          </w:p>
        </w:tc>
      </w:tr>
      <w:tr w:rsidR="00C120CA" w14:paraId="73D4CC0D" w14:textId="77777777" w:rsidTr="00C120CA">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20472E" w14:textId="77777777" w:rsidR="00C120CA"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45786DB" w14:textId="77777777" w:rsidR="00C120CA" w:rsidRDefault="00770557">
            <w:pPr>
              <w:spacing w:line="276" w:lineRule="auto"/>
            </w:pPr>
            <w:r>
              <w:t>Client request AUX IOD via FBMP:</w:t>
            </w:r>
          </w:p>
          <w:p w14:paraId="4CDD3C8D" w14:textId="77777777" w:rsidR="00C120CA" w:rsidRDefault="00770557">
            <w:pPr>
              <w:spacing w:line="276" w:lineRule="auto"/>
              <w:rPr>
                <w:rFonts w:cs="Arial"/>
                <w:color w:val="000000"/>
                <w:sz w:val="18"/>
              </w:rPr>
            </w:pPr>
            <w:r>
              <w:rPr>
                <w:rFonts w:cs="Arial"/>
                <w:color w:val="000000"/>
                <w:sz w:val="18"/>
              </w:rPr>
              <w:t xml:space="preserve">        CtrStkDsplyOpRq == 0x2 (Set)</w:t>
            </w:r>
            <w:r>
              <w:rPr>
                <w:rFonts w:cs="Arial"/>
                <w:color w:val="000000"/>
                <w:sz w:val="18"/>
              </w:rPr>
              <w:br/>
              <w:t xml:space="preserve">        CtrStkFeatNo == 0x081B</w:t>
            </w:r>
            <w:r>
              <w:rPr>
                <w:rFonts w:cs="Arial"/>
                <w:color w:val="000000"/>
                <w:sz w:val="18"/>
              </w:rPr>
              <w:br/>
              <w:t xml:space="preserve">        CtrStkFeatConfig == 0x4C (AUXIOD)</w:t>
            </w:r>
            <w:r>
              <w:rPr>
                <w:rFonts w:cs="Arial"/>
                <w:color w:val="000000"/>
                <w:sz w:val="18"/>
              </w:rPr>
              <w:br/>
              <w:t xml:space="preserve">        CtrStkPersIndex == 0x4 (Vehicle)</w:t>
            </w:r>
          </w:p>
          <w:p w14:paraId="5E68C184" w14:textId="77777777" w:rsidR="00C120CA" w:rsidRDefault="00770557">
            <w:pPr>
              <w:spacing w:line="276" w:lineRule="auto"/>
            </w:pPr>
            <w:r>
              <w:rPr>
                <w:rFonts w:cs="Arial"/>
                <w:sz w:val="18"/>
              </w:rPr>
              <w:t>Client displays AUX IOD Per X36A HMI spec once AUX IOD active response is received from camera module</w:t>
            </w:r>
          </w:p>
        </w:tc>
      </w:tr>
      <w:tr w:rsidR="00C120CA" w14:paraId="20683D95" w14:textId="77777777" w:rsidTr="00C120CA">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A50C87" w14:textId="77777777" w:rsidR="00C120CA"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67DE6FFB" w14:textId="77777777" w:rsidR="00C120CA" w:rsidRDefault="00770557">
            <w:pPr>
              <w:spacing w:line="256" w:lineRule="auto"/>
            </w:pPr>
            <w:r>
              <w:t>E1 – Vehicle is not RUN/START</w:t>
            </w:r>
          </w:p>
          <w:p w14:paraId="5B7AE153" w14:textId="77777777" w:rsidR="00C120CA" w:rsidRDefault="00770557">
            <w:pPr>
              <w:spacing w:line="256" w:lineRule="auto"/>
            </w:pPr>
            <w:r>
              <w:t>E2 – Loss of communication with IPMB module</w:t>
            </w:r>
          </w:p>
          <w:p w14:paraId="142311A2" w14:textId="77777777" w:rsidR="00C120CA" w:rsidRDefault="00770557">
            <w:pPr>
              <w:spacing w:line="276" w:lineRule="auto"/>
            </w:pPr>
            <w:r>
              <w:t>E3 – Valid camera video signal not present</w:t>
            </w:r>
          </w:p>
        </w:tc>
      </w:tr>
      <w:tr w:rsidR="00C120CA" w14:paraId="04B4AC77" w14:textId="77777777" w:rsidTr="00C120CA">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0F4CC7" w14:textId="77777777" w:rsidR="00C120CA"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18014B5B" w14:textId="77777777" w:rsidR="00C120CA" w:rsidRDefault="00000000">
            <w:pPr>
              <w:spacing w:line="276" w:lineRule="auto"/>
            </w:pPr>
          </w:p>
        </w:tc>
      </w:tr>
    </w:tbl>
    <w:p w14:paraId="224912DF" w14:textId="77777777" w:rsidR="00500605" w:rsidRDefault="00000000" w:rsidP="00CD0F64"/>
    <w:p w14:paraId="6865ACFB" w14:textId="77777777" w:rsidR="00406F39" w:rsidRDefault="00770557" w:rsidP="00E52CBB">
      <w:pPr>
        <w:pStyle w:val="Heading5"/>
      </w:pPr>
      <w:r>
        <w:t>UC-REQ-483753/A-No Video from ADAS/IPMB Handling</w:t>
      </w:r>
    </w:p>
    <w:p w14:paraId="1FAA0D53"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E82E88" w14:paraId="55EFA1E3" w14:textId="77777777" w:rsidTr="00E82E88">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CDF175" w14:textId="77777777" w:rsidR="00E82E88"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CB4FA35" w14:textId="77777777" w:rsidR="00E82E88" w:rsidRDefault="00770557">
            <w:pPr>
              <w:spacing w:line="256" w:lineRule="auto"/>
            </w:pPr>
            <w:r>
              <w:t>Vehicle Occupant</w:t>
            </w:r>
          </w:p>
        </w:tc>
      </w:tr>
      <w:tr w:rsidR="00E82E88" w14:paraId="4284E97A" w14:textId="77777777" w:rsidTr="00E82E8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226B1D" w14:textId="77777777" w:rsidR="00E82E88"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47415B8" w14:textId="77777777" w:rsidR="00E82E88" w:rsidRDefault="00770557" w:rsidP="00E82E88">
            <w:pPr>
              <w:numPr>
                <w:ilvl w:val="0"/>
                <w:numId w:val="636"/>
              </w:numPr>
              <w:spacing w:line="256" w:lineRule="auto"/>
            </w:pPr>
            <w:r>
              <w:t>CLIENT is configured for AUX IOD</w:t>
            </w:r>
          </w:p>
          <w:p w14:paraId="24721A0C" w14:textId="77777777" w:rsidR="00E82E88" w:rsidRDefault="00770557" w:rsidP="00E82E88">
            <w:pPr>
              <w:numPr>
                <w:ilvl w:val="0"/>
                <w:numId w:val="636"/>
              </w:numPr>
              <w:spacing w:line="256" w:lineRule="auto"/>
            </w:pPr>
            <w:r>
              <w:t>Vehicle in Run/Start</w:t>
            </w:r>
          </w:p>
          <w:p w14:paraId="485E0EE8" w14:textId="77777777" w:rsidR="00E82E88" w:rsidRDefault="00770557" w:rsidP="00E82E88">
            <w:pPr>
              <w:numPr>
                <w:ilvl w:val="0"/>
                <w:numId w:val="636"/>
              </w:numPr>
              <w:spacing w:line="256" w:lineRule="auto"/>
            </w:pPr>
            <w:r>
              <w:t>Vehicle is not in reverse</w:t>
            </w:r>
          </w:p>
          <w:p w14:paraId="5B6EBE3C" w14:textId="77777777" w:rsidR="00E82E88" w:rsidRDefault="00770557" w:rsidP="00E82E88">
            <w:pPr>
              <w:numPr>
                <w:ilvl w:val="0"/>
                <w:numId w:val="636"/>
              </w:numPr>
              <w:spacing w:line="256" w:lineRule="auto"/>
            </w:pPr>
            <w:r>
              <w:t>Camera HMI is not active (Front Views, Front Views at Speed, Rear Views, APA, TBA/TRG)</w:t>
            </w:r>
          </w:p>
        </w:tc>
      </w:tr>
      <w:tr w:rsidR="00E82E88" w14:paraId="4921A1F2" w14:textId="77777777" w:rsidTr="00E82E8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FDB373" w14:textId="77777777" w:rsidR="00E82E88"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42DA4394" w14:textId="77777777" w:rsidR="00E82E88" w:rsidRDefault="00770557">
            <w:pPr>
              <w:spacing w:line="276" w:lineRule="auto"/>
            </w:pPr>
            <w:r>
              <w:t>User Selects AUX IOD and Client does not detect video output</w:t>
            </w:r>
          </w:p>
          <w:p w14:paraId="4A5F67E5" w14:textId="77777777" w:rsidR="00E82E88" w:rsidRDefault="00000000">
            <w:pPr>
              <w:spacing w:line="276" w:lineRule="auto"/>
            </w:pPr>
          </w:p>
        </w:tc>
      </w:tr>
      <w:tr w:rsidR="00E82E88" w14:paraId="16093A00" w14:textId="77777777" w:rsidTr="00E82E8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4E8E04" w14:textId="77777777" w:rsidR="00E82E88"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2AB05C6" w14:textId="77777777" w:rsidR="00E82E88" w:rsidRDefault="00770557">
            <w:pPr>
              <w:spacing w:line="276" w:lineRule="auto"/>
              <w:rPr>
                <w:color w:val="FF0000"/>
              </w:rPr>
            </w:pPr>
            <w:r>
              <w:t>Client shall display Camera Malfunction warning.</w:t>
            </w:r>
          </w:p>
        </w:tc>
      </w:tr>
      <w:tr w:rsidR="00E82E88" w14:paraId="73820333" w14:textId="77777777" w:rsidTr="00E82E8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02C6E5" w14:textId="77777777" w:rsidR="00E82E88"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4954889" w14:textId="77777777" w:rsidR="00E82E88" w:rsidRDefault="00770557">
            <w:pPr>
              <w:spacing w:line="256" w:lineRule="auto"/>
            </w:pPr>
            <w:r>
              <w:t>E1 – Vehicle is not RUN/START</w:t>
            </w:r>
          </w:p>
          <w:p w14:paraId="5E0C87A9" w14:textId="77777777" w:rsidR="00E82E88" w:rsidRDefault="00770557">
            <w:pPr>
              <w:spacing w:line="256" w:lineRule="auto"/>
            </w:pPr>
            <w:r>
              <w:t>E2 – Loss of communication with IPMB module</w:t>
            </w:r>
          </w:p>
          <w:p w14:paraId="21BD3AB5" w14:textId="77777777" w:rsidR="00E82E88" w:rsidRDefault="00770557">
            <w:pPr>
              <w:spacing w:line="276" w:lineRule="auto"/>
            </w:pPr>
            <w:r>
              <w:t>E3 – Valid camera video signal not present</w:t>
            </w:r>
          </w:p>
        </w:tc>
      </w:tr>
      <w:tr w:rsidR="00E82E88" w14:paraId="6DB0DE99" w14:textId="77777777" w:rsidTr="00E82E88">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C1A660" w14:textId="77777777" w:rsidR="00E82E88"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69188B9C" w14:textId="77777777" w:rsidR="00E82E88" w:rsidRDefault="00000000">
            <w:pPr>
              <w:spacing w:line="276" w:lineRule="auto"/>
            </w:pPr>
          </w:p>
        </w:tc>
      </w:tr>
    </w:tbl>
    <w:p w14:paraId="3558883F" w14:textId="77777777" w:rsidR="00500605" w:rsidRDefault="00000000" w:rsidP="00CD0F64"/>
    <w:p w14:paraId="206FABAF" w14:textId="77777777" w:rsidR="00406F39" w:rsidRDefault="00770557" w:rsidP="00E52CBB">
      <w:pPr>
        <w:pStyle w:val="Heading2"/>
      </w:pPr>
      <w:bookmarkStart w:id="151" w:name="_Toc100050096"/>
      <w:r>
        <w:t>RCOD</w:t>
      </w:r>
      <w:bookmarkEnd w:id="151"/>
    </w:p>
    <w:p w14:paraId="771A2765" w14:textId="77777777" w:rsidR="00406F39" w:rsidRDefault="00770557" w:rsidP="00E52CBB">
      <w:pPr>
        <w:pStyle w:val="Heading3"/>
      </w:pPr>
      <w:bookmarkStart w:id="152" w:name="_Toc100050097"/>
      <w:r w:rsidRPr="00B9479B">
        <w:t>FUN-REQ-483788/A-RCOD</w:t>
      </w:r>
      <w:bookmarkEnd w:id="152"/>
    </w:p>
    <w:p w14:paraId="41665131" w14:textId="77777777" w:rsidR="00500605" w:rsidRDefault="00000000" w:rsidP="00500605"/>
    <w:p w14:paraId="0D459640" w14:textId="77777777" w:rsidR="00406F39" w:rsidRDefault="00770557" w:rsidP="00E52CBB">
      <w:pPr>
        <w:pStyle w:val="Heading4"/>
      </w:pPr>
      <w:r>
        <w:t>Use Cases</w:t>
      </w:r>
    </w:p>
    <w:p w14:paraId="41A1D9BC" w14:textId="77777777" w:rsidR="00406F39" w:rsidRDefault="00770557" w:rsidP="00E52CBB">
      <w:pPr>
        <w:pStyle w:val="Heading5"/>
      </w:pPr>
      <w:r>
        <w:t>UC-REQ-483754/A-RCOD Black Box Not Configured ADAS</w:t>
      </w:r>
    </w:p>
    <w:p w14:paraId="792ADBE2"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5B5470" w14:paraId="120AFD64" w14:textId="77777777" w:rsidTr="005B5470">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425E17" w14:textId="77777777" w:rsidR="005B5470"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9209543" w14:textId="77777777" w:rsidR="005B5470" w:rsidRDefault="00770557">
            <w:pPr>
              <w:spacing w:line="256" w:lineRule="auto"/>
            </w:pPr>
            <w:r>
              <w:t>Vehicle Occupant</w:t>
            </w:r>
          </w:p>
        </w:tc>
      </w:tr>
      <w:tr w:rsidR="005B5470" w14:paraId="32128C41" w14:textId="77777777" w:rsidTr="005B547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A794D5" w14:textId="77777777" w:rsidR="005B5470"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1A058F5D" w14:textId="77777777" w:rsidR="005B5470" w:rsidRDefault="00770557" w:rsidP="005B5470">
            <w:pPr>
              <w:numPr>
                <w:ilvl w:val="0"/>
                <w:numId w:val="638"/>
              </w:numPr>
              <w:spacing w:line="256" w:lineRule="auto"/>
            </w:pPr>
            <w:r>
              <w:t>RCOD HMI w/o Black Box is Enabled</w:t>
            </w:r>
          </w:p>
          <w:p w14:paraId="6259B069" w14:textId="77777777" w:rsidR="005B5470" w:rsidRDefault="00770557" w:rsidP="005B5470">
            <w:pPr>
              <w:numPr>
                <w:ilvl w:val="0"/>
                <w:numId w:val="638"/>
              </w:numPr>
              <w:spacing w:line="256" w:lineRule="auto"/>
            </w:pPr>
            <w:r>
              <w:t>Vehicle in Run/Start</w:t>
            </w:r>
          </w:p>
          <w:p w14:paraId="25D18CE1" w14:textId="77777777" w:rsidR="005B5470" w:rsidRDefault="00770557" w:rsidP="005B5470">
            <w:pPr>
              <w:numPr>
                <w:ilvl w:val="0"/>
                <w:numId w:val="638"/>
              </w:numPr>
              <w:spacing w:line="256" w:lineRule="auto"/>
            </w:pPr>
            <w:r>
              <w:t>Vehicle is not in reverse</w:t>
            </w:r>
          </w:p>
          <w:p w14:paraId="73165A51" w14:textId="77777777" w:rsidR="005B5470" w:rsidRDefault="00770557" w:rsidP="005B5470">
            <w:pPr>
              <w:numPr>
                <w:ilvl w:val="0"/>
                <w:numId w:val="638"/>
              </w:numPr>
              <w:spacing w:line="256" w:lineRule="auto"/>
            </w:pPr>
            <w:r>
              <w:t>RCOD or RCOD at Speed is Configured in CLIENT</w:t>
            </w:r>
          </w:p>
          <w:p w14:paraId="3B93D9AD" w14:textId="77777777" w:rsidR="005B5470" w:rsidRDefault="00770557" w:rsidP="005B5470">
            <w:pPr>
              <w:numPr>
                <w:ilvl w:val="0"/>
                <w:numId w:val="638"/>
              </w:numPr>
              <w:spacing w:line="256" w:lineRule="auto"/>
            </w:pPr>
            <w:r>
              <w:t>Vehicle has RVC connected to ADAS</w:t>
            </w:r>
          </w:p>
        </w:tc>
      </w:tr>
      <w:tr w:rsidR="005B5470" w14:paraId="76BBEB5F" w14:textId="77777777" w:rsidTr="005B547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9B5B41" w14:textId="77777777" w:rsidR="005B5470" w:rsidRDefault="00770557">
            <w:pPr>
              <w:spacing w:line="276" w:lineRule="auto"/>
            </w:pPr>
            <w:r>
              <w:rPr>
                <w:b/>
                <w:bCs/>
              </w:rPr>
              <w:lastRenderedPageBreak/>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3F088496" w14:textId="77777777" w:rsidR="005B5470" w:rsidRDefault="00770557">
            <w:pPr>
              <w:spacing w:line="276" w:lineRule="auto"/>
            </w:pPr>
            <w:r>
              <w:t xml:space="preserve">User Selects RCOD View or RCOD View at Speed </w:t>
            </w:r>
          </w:p>
          <w:p w14:paraId="44D33C45" w14:textId="77777777" w:rsidR="005B5470" w:rsidRDefault="00000000">
            <w:pPr>
              <w:spacing w:line="276" w:lineRule="auto"/>
            </w:pPr>
          </w:p>
        </w:tc>
      </w:tr>
      <w:tr w:rsidR="005B5470" w14:paraId="1A137482" w14:textId="77777777" w:rsidTr="005B547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418038" w14:textId="77777777" w:rsidR="005B5470"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45E09C9D" w14:textId="77777777" w:rsidR="005B5470" w:rsidRDefault="00770557">
            <w:pPr>
              <w:spacing w:line="276" w:lineRule="auto"/>
            </w:pPr>
            <w:r>
              <w:t>Server sends:</w:t>
            </w:r>
          </w:p>
          <w:p w14:paraId="54E51CAF" w14:textId="77777777" w:rsidR="005B5470" w:rsidRDefault="00770557">
            <w:pPr>
              <w:spacing w:line="276" w:lineRule="auto"/>
            </w:pPr>
            <w:r>
              <w:t>FeatConfigIPMB = 0x27 or 0x29 (RCOD or RCOD at Speed)</w:t>
            </w:r>
          </w:p>
          <w:p w14:paraId="748A43C2" w14:textId="77777777" w:rsidR="005B5470" w:rsidRDefault="00770557">
            <w:pPr>
              <w:spacing w:line="276" w:lineRule="auto"/>
            </w:pPr>
            <w:r>
              <w:t>FeatNoIPMBActl = 0x81B</w:t>
            </w:r>
          </w:p>
          <w:p w14:paraId="77564FAD" w14:textId="77777777" w:rsidR="005B5470" w:rsidRDefault="00000000">
            <w:pPr>
              <w:spacing w:line="276" w:lineRule="auto"/>
            </w:pPr>
          </w:p>
          <w:p w14:paraId="453B96C2" w14:textId="77777777" w:rsidR="005B5470" w:rsidRDefault="00770557">
            <w:pPr>
              <w:spacing w:line="276" w:lineRule="auto"/>
              <w:rPr>
                <w:color w:val="FF0000"/>
              </w:rPr>
            </w:pPr>
            <w:r>
              <w:t>CLIENT shall show the RCOD HMI without the RCOD black box.</w:t>
            </w:r>
          </w:p>
        </w:tc>
      </w:tr>
      <w:tr w:rsidR="005B5470" w14:paraId="7C10D328" w14:textId="77777777" w:rsidTr="005B547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696582" w14:textId="77777777" w:rsidR="005B5470"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168149B" w14:textId="77777777" w:rsidR="005B5470" w:rsidRDefault="00770557">
            <w:pPr>
              <w:spacing w:line="256" w:lineRule="auto"/>
            </w:pPr>
            <w:r>
              <w:t>E1 – Vehicle is not RUN/START</w:t>
            </w:r>
          </w:p>
          <w:p w14:paraId="30EB32D6" w14:textId="77777777" w:rsidR="005B5470" w:rsidRDefault="00770557">
            <w:pPr>
              <w:spacing w:line="256" w:lineRule="auto"/>
            </w:pPr>
            <w:r>
              <w:t>E2 – Loss of communication with IPMB module</w:t>
            </w:r>
          </w:p>
          <w:p w14:paraId="4A09FBE1" w14:textId="77777777" w:rsidR="005B5470" w:rsidRDefault="00770557">
            <w:pPr>
              <w:spacing w:line="276" w:lineRule="auto"/>
            </w:pPr>
            <w:r>
              <w:t>E3 – Valid camera video signal not present</w:t>
            </w:r>
          </w:p>
        </w:tc>
      </w:tr>
      <w:tr w:rsidR="005B5470" w14:paraId="34E41085" w14:textId="77777777" w:rsidTr="005B5470">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819F5E" w14:textId="77777777" w:rsidR="005B5470"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03CB9A1E" w14:textId="77777777" w:rsidR="005B5470" w:rsidRDefault="00000000">
            <w:pPr>
              <w:spacing w:line="276" w:lineRule="auto"/>
            </w:pPr>
          </w:p>
        </w:tc>
      </w:tr>
    </w:tbl>
    <w:p w14:paraId="2C5A8AD2" w14:textId="77777777" w:rsidR="00500605" w:rsidRDefault="00000000" w:rsidP="00CD0F64"/>
    <w:p w14:paraId="288C5F3A" w14:textId="77777777" w:rsidR="00406F39" w:rsidRDefault="00770557" w:rsidP="00E52CBB">
      <w:pPr>
        <w:pStyle w:val="Heading5"/>
      </w:pPr>
      <w:r>
        <w:t>UC-REQ-483755/A-RCOD Black Box Is Configured ADAS Variant</w:t>
      </w:r>
    </w:p>
    <w:p w14:paraId="2C2DEBBE"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EA4ECF" w14:paraId="310DACC4" w14:textId="77777777" w:rsidTr="00EA4ECF">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B9B049" w14:textId="77777777" w:rsidR="00EA4ECF"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ACDFAD" w14:textId="77777777" w:rsidR="00EA4ECF" w:rsidRDefault="00770557">
            <w:pPr>
              <w:spacing w:line="256" w:lineRule="auto"/>
            </w:pPr>
            <w:r>
              <w:t>Vehicle Occupant</w:t>
            </w:r>
          </w:p>
        </w:tc>
      </w:tr>
      <w:tr w:rsidR="00EA4ECF" w14:paraId="024D23E6" w14:textId="77777777" w:rsidTr="00EA4EC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A9A887" w14:textId="77777777" w:rsidR="00EA4ECF"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BB32E44" w14:textId="77777777" w:rsidR="00EA4ECF" w:rsidRDefault="00770557" w:rsidP="00EA4ECF">
            <w:pPr>
              <w:numPr>
                <w:ilvl w:val="0"/>
                <w:numId w:val="640"/>
              </w:numPr>
              <w:spacing w:line="256" w:lineRule="auto"/>
            </w:pPr>
            <w:r>
              <w:t>RCOD HMI w/o Black Box is Disabled</w:t>
            </w:r>
          </w:p>
          <w:p w14:paraId="1402BDD9" w14:textId="77777777" w:rsidR="00EA4ECF" w:rsidRDefault="00770557" w:rsidP="00EA4ECF">
            <w:pPr>
              <w:numPr>
                <w:ilvl w:val="0"/>
                <w:numId w:val="640"/>
              </w:numPr>
              <w:spacing w:line="256" w:lineRule="auto"/>
            </w:pPr>
            <w:r>
              <w:t>Vehicle in Run/Start</w:t>
            </w:r>
          </w:p>
          <w:p w14:paraId="4839EAD3" w14:textId="77777777" w:rsidR="00EA4ECF" w:rsidRDefault="00770557" w:rsidP="00EA4ECF">
            <w:pPr>
              <w:numPr>
                <w:ilvl w:val="0"/>
                <w:numId w:val="640"/>
              </w:numPr>
              <w:spacing w:line="256" w:lineRule="auto"/>
            </w:pPr>
            <w:r>
              <w:t>Vehicle is not in reverse</w:t>
            </w:r>
          </w:p>
          <w:p w14:paraId="70F274F2" w14:textId="77777777" w:rsidR="00EA4ECF" w:rsidRDefault="00770557" w:rsidP="00EA4ECF">
            <w:pPr>
              <w:numPr>
                <w:ilvl w:val="0"/>
                <w:numId w:val="640"/>
              </w:numPr>
              <w:spacing w:line="256" w:lineRule="auto"/>
            </w:pPr>
            <w:r>
              <w:t>RCOD or RCOD at Speed is Configured in CLIENT</w:t>
            </w:r>
          </w:p>
          <w:p w14:paraId="207D4F05" w14:textId="77777777" w:rsidR="00EA4ECF" w:rsidRDefault="00770557" w:rsidP="00EA4ECF">
            <w:pPr>
              <w:numPr>
                <w:ilvl w:val="0"/>
                <w:numId w:val="640"/>
              </w:numPr>
              <w:spacing w:line="256" w:lineRule="auto"/>
            </w:pPr>
            <w:r>
              <w:t>Vehicle has RVC connected to ADAS</w:t>
            </w:r>
          </w:p>
        </w:tc>
      </w:tr>
      <w:tr w:rsidR="00EA4ECF" w14:paraId="31F04B6B" w14:textId="77777777" w:rsidTr="00EA4EC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66E10E" w14:textId="77777777" w:rsidR="00EA4ECF"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59D4C043" w14:textId="77777777" w:rsidR="00EA4ECF" w:rsidRDefault="00770557">
            <w:pPr>
              <w:spacing w:line="276" w:lineRule="auto"/>
            </w:pPr>
            <w:r>
              <w:t xml:space="preserve">User Selects RCOD View or RCOD View at Speed </w:t>
            </w:r>
          </w:p>
          <w:p w14:paraId="51E0A394" w14:textId="77777777" w:rsidR="00EA4ECF" w:rsidRDefault="00000000">
            <w:pPr>
              <w:spacing w:line="276" w:lineRule="auto"/>
            </w:pPr>
          </w:p>
        </w:tc>
      </w:tr>
      <w:tr w:rsidR="00EA4ECF" w14:paraId="59EFA6F8" w14:textId="77777777" w:rsidTr="00EA4EC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8A1BDD" w14:textId="77777777" w:rsidR="00EA4ECF"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4F5BDEE0" w14:textId="77777777" w:rsidR="00EA4ECF" w:rsidRDefault="00770557">
            <w:pPr>
              <w:spacing w:line="276" w:lineRule="auto"/>
            </w:pPr>
            <w:r>
              <w:t>Server sends:</w:t>
            </w:r>
          </w:p>
          <w:p w14:paraId="12821F4E" w14:textId="77777777" w:rsidR="00EA4ECF" w:rsidRDefault="00770557">
            <w:pPr>
              <w:spacing w:line="276" w:lineRule="auto"/>
            </w:pPr>
            <w:r>
              <w:t>FeatConfigIPMB = 0x27 or 0x29 (RCOD or RCOD at Speed)</w:t>
            </w:r>
          </w:p>
          <w:p w14:paraId="24F7A457" w14:textId="77777777" w:rsidR="00EA4ECF" w:rsidRDefault="00770557">
            <w:pPr>
              <w:spacing w:line="276" w:lineRule="auto"/>
            </w:pPr>
            <w:r>
              <w:t>FeatNoIPMBActl = 0x81B</w:t>
            </w:r>
          </w:p>
          <w:p w14:paraId="4B686F80" w14:textId="77777777" w:rsidR="00EA4ECF" w:rsidRDefault="00000000">
            <w:pPr>
              <w:spacing w:line="276" w:lineRule="auto"/>
            </w:pPr>
          </w:p>
          <w:p w14:paraId="008A6FCC" w14:textId="77777777" w:rsidR="00EA4ECF" w:rsidRDefault="00770557">
            <w:pPr>
              <w:spacing w:line="276" w:lineRule="auto"/>
              <w:rPr>
                <w:color w:val="FF0000"/>
              </w:rPr>
            </w:pPr>
            <w:r>
              <w:t>CLIENT shall show the RCOD HMI with the RCOD black box.</w:t>
            </w:r>
          </w:p>
        </w:tc>
      </w:tr>
      <w:tr w:rsidR="00EA4ECF" w14:paraId="257C7CEF" w14:textId="77777777" w:rsidTr="00EA4EC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E56B55" w14:textId="77777777" w:rsidR="00EA4ECF"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1538F1E" w14:textId="77777777" w:rsidR="00EA4ECF" w:rsidRDefault="00770557">
            <w:pPr>
              <w:spacing w:line="256" w:lineRule="auto"/>
            </w:pPr>
            <w:r>
              <w:t>E1 – Vehicle is not RUN/START</w:t>
            </w:r>
          </w:p>
          <w:p w14:paraId="0DA659AD" w14:textId="77777777" w:rsidR="00EA4ECF" w:rsidRDefault="00770557">
            <w:pPr>
              <w:spacing w:line="256" w:lineRule="auto"/>
            </w:pPr>
            <w:r>
              <w:t>E2 – Loss of communication with IPMB module</w:t>
            </w:r>
          </w:p>
          <w:p w14:paraId="41CB0B47" w14:textId="77777777" w:rsidR="00EA4ECF" w:rsidRDefault="00770557">
            <w:pPr>
              <w:spacing w:line="276" w:lineRule="auto"/>
            </w:pPr>
            <w:r>
              <w:t>E3 – Valid camera video signal not present</w:t>
            </w:r>
          </w:p>
        </w:tc>
      </w:tr>
      <w:tr w:rsidR="00EA4ECF" w14:paraId="31B17B94" w14:textId="77777777" w:rsidTr="00EA4ECF">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D1A402" w14:textId="77777777" w:rsidR="00EA4ECF"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0C8DA9A3" w14:textId="77777777" w:rsidR="00EA4ECF" w:rsidRDefault="00000000">
            <w:pPr>
              <w:spacing w:line="276" w:lineRule="auto"/>
            </w:pPr>
          </w:p>
        </w:tc>
      </w:tr>
    </w:tbl>
    <w:p w14:paraId="00DE9A70" w14:textId="77777777" w:rsidR="00500605" w:rsidRDefault="00000000" w:rsidP="00CD0F64"/>
    <w:p w14:paraId="76D75A9B" w14:textId="77777777" w:rsidR="00406F39" w:rsidRDefault="00770557" w:rsidP="00E52CBB">
      <w:pPr>
        <w:pStyle w:val="Heading5"/>
      </w:pPr>
      <w:r>
        <w:t>UC-REQ-483757/A-RCOD Black Box Is Configured Non-ADAS Variant</w:t>
      </w:r>
    </w:p>
    <w:p w14:paraId="3EBBD4AF"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9967D6" w14:paraId="206EAEBC" w14:textId="77777777" w:rsidTr="009967D6">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DB2400" w14:textId="77777777" w:rsidR="009967D6"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000F974" w14:textId="77777777" w:rsidR="009967D6" w:rsidRDefault="00770557">
            <w:pPr>
              <w:spacing w:line="256" w:lineRule="auto"/>
            </w:pPr>
            <w:r>
              <w:t>Vehicle Occupant</w:t>
            </w:r>
          </w:p>
        </w:tc>
      </w:tr>
      <w:tr w:rsidR="009967D6" w14:paraId="104BFA4F" w14:textId="77777777" w:rsidTr="009967D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3222BC" w14:textId="77777777" w:rsidR="009967D6"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B6B683B" w14:textId="77777777" w:rsidR="009967D6" w:rsidRDefault="00770557" w:rsidP="009967D6">
            <w:pPr>
              <w:numPr>
                <w:ilvl w:val="0"/>
                <w:numId w:val="642"/>
              </w:numPr>
              <w:spacing w:line="256" w:lineRule="auto"/>
            </w:pPr>
            <w:r>
              <w:t>RCOD HMI w/o Black Box is Disabled</w:t>
            </w:r>
          </w:p>
          <w:p w14:paraId="328A626C" w14:textId="77777777" w:rsidR="009967D6" w:rsidRDefault="00770557" w:rsidP="009967D6">
            <w:pPr>
              <w:numPr>
                <w:ilvl w:val="0"/>
                <w:numId w:val="642"/>
              </w:numPr>
              <w:spacing w:line="256" w:lineRule="auto"/>
            </w:pPr>
            <w:r>
              <w:t>Vehicle in Run/Start</w:t>
            </w:r>
          </w:p>
          <w:p w14:paraId="01EE8B8D" w14:textId="77777777" w:rsidR="009967D6" w:rsidRDefault="00770557" w:rsidP="009967D6">
            <w:pPr>
              <w:numPr>
                <w:ilvl w:val="0"/>
                <w:numId w:val="642"/>
              </w:numPr>
              <w:spacing w:line="256" w:lineRule="auto"/>
            </w:pPr>
            <w:r>
              <w:t>Vehicle is not in reverse</w:t>
            </w:r>
          </w:p>
          <w:p w14:paraId="376C4A2F" w14:textId="77777777" w:rsidR="009967D6" w:rsidRDefault="00770557" w:rsidP="009967D6">
            <w:pPr>
              <w:numPr>
                <w:ilvl w:val="0"/>
                <w:numId w:val="642"/>
              </w:numPr>
              <w:spacing w:line="256" w:lineRule="auto"/>
            </w:pPr>
            <w:r>
              <w:t>RCOD or RCOD at Speed is Configured in CLIENT</w:t>
            </w:r>
          </w:p>
          <w:p w14:paraId="5066BC20" w14:textId="77777777" w:rsidR="009967D6" w:rsidRDefault="00770557" w:rsidP="009967D6">
            <w:pPr>
              <w:numPr>
                <w:ilvl w:val="0"/>
                <w:numId w:val="642"/>
              </w:numPr>
              <w:spacing w:line="256" w:lineRule="auto"/>
            </w:pPr>
            <w:r>
              <w:t>Vehicle has Standalone Digital or Standalone Analog RVC system (camera video feed is connected directly to CLIENT)</w:t>
            </w:r>
          </w:p>
        </w:tc>
      </w:tr>
      <w:tr w:rsidR="009967D6" w14:paraId="1CFE9765" w14:textId="77777777" w:rsidTr="009967D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CE64A4" w14:textId="77777777" w:rsidR="009967D6"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01F7CD69" w14:textId="77777777" w:rsidR="009967D6" w:rsidRDefault="00770557">
            <w:pPr>
              <w:spacing w:line="276" w:lineRule="auto"/>
            </w:pPr>
            <w:r>
              <w:t>User presses the Camera button to activate RCOD.</w:t>
            </w:r>
          </w:p>
          <w:p w14:paraId="1A8FE2DA" w14:textId="77777777" w:rsidR="009967D6" w:rsidRDefault="00000000" w:rsidP="009967D6">
            <w:pPr>
              <w:spacing w:line="276" w:lineRule="auto"/>
            </w:pPr>
          </w:p>
        </w:tc>
      </w:tr>
      <w:tr w:rsidR="009967D6" w14:paraId="09B11DD1" w14:textId="77777777" w:rsidTr="009967D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02D222" w14:textId="77777777" w:rsidR="009967D6"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7D445763" w14:textId="77777777" w:rsidR="009967D6" w:rsidRDefault="00770557">
            <w:pPr>
              <w:spacing w:line="276" w:lineRule="auto"/>
            </w:pPr>
            <w:r>
              <w:t>CLIENT Displays RCOD view.</w:t>
            </w:r>
          </w:p>
          <w:p w14:paraId="41D966AD" w14:textId="77777777" w:rsidR="009967D6" w:rsidRDefault="00000000">
            <w:pPr>
              <w:spacing w:line="276" w:lineRule="auto"/>
            </w:pPr>
          </w:p>
          <w:p w14:paraId="4C44E279" w14:textId="77777777" w:rsidR="009967D6" w:rsidRDefault="00770557">
            <w:pPr>
              <w:spacing w:line="276" w:lineRule="auto"/>
              <w:rPr>
                <w:color w:val="FF0000"/>
              </w:rPr>
            </w:pPr>
            <w:r>
              <w:t>CLIENT shall show the RCOD HMI with the RCOD black box.</w:t>
            </w:r>
          </w:p>
        </w:tc>
      </w:tr>
      <w:tr w:rsidR="009967D6" w14:paraId="41B4E9DA" w14:textId="77777777" w:rsidTr="009967D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D196F1" w14:textId="77777777" w:rsidR="009967D6" w:rsidRDefault="00770557">
            <w:pPr>
              <w:spacing w:line="276" w:lineRule="auto"/>
            </w:pPr>
            <w:r>
              <w:rPr>
                <w:b/>
                <w:bCs/>
              </w:rPr>
              <w:lastRenderedPageBreak/>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598885A" w14:textId="77777777" w:rsidR="009967D6" w:rsidRDefault="00770557">
            <w:pPr>
              <w:spacing w:line="256" w:lineRule="auto"/>
            </w:pPr>
            <w:r>
              <w:t>E1 – Vehicle is not RUN/START</w:t>
            </w:r>
          </w:p>
          <w:p w14:paraId="47B38E48" w14:textId="77777777" w:rsidR="009967D6" w:rsidRDefault="00770557">
            <w:pPr>
              <w:spacing w:line="256" w:lineRule="auto"/>
            </w:pPr>
            <w:r>
              <w:t>E2 – Loss of communication with IPMB module</w:t>
            </w:r>
          </w:p>
          <w:p w14:paraId="4E6632BA" w14:textId="77777777" w:rsidR="009967D6" w:rsidRDefault="00770557">
            <w:pPr>
              <w:spacing w:line="276" w:lineRule="auto"/>
            </w:pPr>
            <w:r>
              <w:t>E3 – Valid camera video signal not present</w:t>
            </w:r>
          </w:p>
        </w:tc>
      </w:tr>
      <w:tr w:rsidR="009967D6" w14:paraId="678DA616" w14:textId="77777777" w:rsidTr="009967D6">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7C39B2" w14:textId="77777777" w:rsidR="009967D6"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3CBE31EA" w14:textId="77777777" w:rsidR="009967D6" w:rsidRDefault="00000000">
            <w:pPr>
              <w:spacing w:line="276" w:lineRule="auto"/>
            </w:pPr>
          </w:p>
        </w:tc>
      </w:tr>
    </w:tbl>
    <w:p w14:paraId="40299028" w14:textId="77777777" w:rsidR="00500605" w:rsidRDefault="00000000" w:rsidP="00CD0F64"/>
    <w:p w14:paraId="158C132B" w14:textId="77777777" w:rsidR="00406F39" w:rsidRDefault="00770557" w:rsidP="00E52CBB">
      <w:pPr>
        <w:pStyle w:val="Heading5"/>
      </w:pPr>
      <w:r>
        <w:t>UC-REQ-483756/A-RCOD Black Box Not Configured Non-ADAS variant</w:t>
      </w:r>
    </w:p>
    <w:p w14:paraId="39C81AC9" w14:textId="77777777" w:rsidR="00AE06BC" w:rsidRPr="00AE06BC" w:rsidRDefault="0000000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DC302C" w14:paraId="6B9167D4" w14:textId="77777777" w:rsidTr="00DC302C">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B85368" w14:textId="77777777" w:rsidR="00DC302C" w:rsidRDefault="0077055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6649412" w14:textId="77777777" w:rsidR="00DC302C" w:rsidRDefault="00770557">
            <w:pPr>
              <w:spacing w:line="256" w:lineRule="auto"/>
            </w:pPr>
            <w:r>
              <w:t>Vehicle Occupant</w:t>
            </w:r>
          </w:p>
        </w:tc>
      </w:tr>
      <w:tr w:rsidR="00DC302C" w14:paraId="4CBA6446" w14:textId="77777777" w:rsidTr="00DC302C">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49226E" w14:textId="77777777" w:rsidR="00DC302C" w:rsidRDefault="0077055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4BABDE3" w14:textId="77777777" w:rsidR="00DC302C" w:rsidRDefault="00770557" w:rsidP="00DC302C">
            <w:pPr>
              <w:numPr>
                <w:ilvl w:val="0"/>
                <w:numId w:val="644"/>
              </w:numPr>
              <w:spacing w:line="256" w:lineRule="auto"/>
            </w:pPr>
            <w:r>
              <w:t>RCOD HMI w/o Black Box is Enabled</w:t>
            </w:r>
          </w:p>
          <w:p w14:paraId="4B1384D5" w14:textId="77777777" w:rsidR="00DC302C" w:rsidRDefault="00770557" w:rsidP="00DC302C">
            <w:pPr>
              <w:numPr>
                <w:ilvl w:val="0"/>
                <w:numId w:val="644"/>
              </w:numPr>
              <w:spacing w:line="256" w:lineRule="auto"/>
            </w:pPr>
            <w:r>
              <w:t>Vehicle in Run/Start</w:t>
            </w:r>
          </w:p>
          <w:p w14:paraId="46DBB147" w14:textId="77777777" w:rsidR="00DC302C" w:rsidRDefault="00770557" w:rsidP="00DC302C">
            <w:pPr>
              <w:numPr>
                <w:ilvl w:val="0"/>
                <w:numId w:val="644"/>
              </w:numPr>
              <w:spacing w:line="256" w:lineRule="auto"/>
            </w:pPr>
            <w:r>
              <w:t>Vehicle is not in reverse</w:t>
            </w:r>
          </w:p>
          <w:p w14:paraId="752CB8B9" w14:textId="77777777" w:rsidR="00DC302C" w:rsidRDefault="00770557" w:rsidP="00DC302C">
            <w:pPr>
              <w:numPr>
                <w:ilvl w:val="0"/>
                <w:numId w:val="644"/>
              </w:numPr>
              <w:spacing w:line="256" w:lineRule="auto"/>
            </w:pPr>
            <w:r>
              <w:t>RCOD or RCOD at Speed is Configured in CLIENT</w:t>
            </w:r>
          </w:p>
          <w:p w14:paraId="4FB7796F" w14:textId="77777777" w:rsidR="00DC302C" w:rsidRDefault="00770557" w:rsidP="00DC302C">
            <w:pPr>
              <w:numPr>
                <w:ilvl w:val="0"/>
                <w:numId w:val="644"/>
              </w:numPr>
              <w:spacing w:line="256" w:lineRule="auto"/>
            </w:pPr>
            <w:r>
              <w:t>Vehicle has Standalone Digital or Standalone Analog RVC system (camera video feed is connected directly to CLIENT)</w:t>
            </w:r>
          </w:p>
        </w:tc>
      </w:tr>
      <w:tr w:rsidR="00DC302C" w14:paraId="7E41E484" w14:textId="77777777" w:rsidTr="00DC302C">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A5C02D" w14:textId="77777777" w:rsidR="00DC302C" w:rsidRDefault="0077055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62CA43A8" w14:textId="77777777" w:rsidR="00DC302C" w:rsidRDefault="00770557">
            <w:pPr>
              <w:spacing w:line="276" w:lineRule="auto"/>
            </w:pPr>
            <w:r>
              <w:t>User presses the Camera button to activate RCOD.</w:t>
            </w:r>
          </w:p>
          <w:p w14:paraId="04925E8C" w14:textId="77777777" w:rsidR="00DC302C" w:rsidRDefault="00000000">
            <w:pPr>
              <w:spacing w:line="276" w:lineRule="auto"/>
            </w:pPr>
          </w:p>
        </w:tc>
      </w:tr>
      <w:tr w:rsidR="00DC302C" w14:paraId="5D91C4D1" w14:textId="77777777" w:rsidTr="00DC302C">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E89CFB" w14:textId="77777777" w:rsidR="00DC302C" w:rsidRDefault="0077055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36DB1AEE" w14:textId="77777777" w:rsidR="00DC302C" w:rsidRDefault="00770557">
            <w:pPr>
              <w:tabs>
                <w:tab w:val="center" w:pos="3669"/>
              </w:tabs>
              <w:spacing w:line="276" w:lineRule="auto"/>
            </w:pPr>
            <w:r>
              <w:t>CLIENT Displays RCOD view.</w:t>
            </w:r>
            <w:r>
              <w:tab/>
            </w:r>
          </w:p>
          <w:p w14:paraId="0EA4FCD2" w14:textId="77777777" w:rsidR="00DC302C" w:rsidRDefault="00000000">
            <w:pPr>
              <w:spacing w:line="276" w:lineRule="auto"/>
            </w:pPr>
          </w:p>
          <w:p w14:paraId="6A83CE64" w14:textId="77777777" w:rsidR="00DC302C" w:rsidRDefault="00770557">
            <w:pPr>
              <w:spacing w:line="276" w:lineRule="auto"/>
              <w:rPr>
                <w:color w:val="FF0000"/>
              </w:rPr>
            </w:pPr>
            <w:r>
              <w:t>CLIENT shall show the RCOD HMI without the RCOD black box.</w:t>
            </w:r>
          </w:p>
        </w:tc>
      </w:tr>
      <w:tr w:rsidR="00DC302C" w14:paraId="734DE908" w14:textId="77777777" w:rsidTr="00DC302C">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3874BF" w14:textId="77777777" w:rsidR="00DC302C" w:rsidRDefault="0077055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CE38FAA" w14:textId="77777777" w:rsidR="00DC302C" w:rsidRDefault="00770557">
            <w:pPr>
              <w:spacing w:line="256" w:lineRule="auto"/>
            </w:pPr>
            <w:r>
              <w:t>E1 – Vehicle is not RUN/START</w:t>
            </w:r>
          </w:p>
          <w:p w14:paraId="210B4327" w14:textId="77777777" w:rsidR="00DC302C" w:rsidRDefault="00770557">
            <w:pPr>
              <w:spacing w:line="256" w:lineRule="auto"/>
            </w:pPr>
            <w:r>
              <w:t>E2 – Loss of communication with IPMB module</w:t>
            </w:r>
          </w:p>
          <w:p w14:paraId="481BF334" w14:textId="77777777" w:rsidR="00DC302C" w:rsidRDefault="00770557">
            <w:pPr>
              <w:spacing w:line="276" w:lineRule="auto"/>
            </w:pPr>
            <w:r>
              <w:t>E3 – Valid camera video signal not present</w:t>
            </w:r>
          </w:p>
        </w:tc>
      </w:tr>
      <w:tr w:rsidR="00DC302C" w14:paraId="0F4866B3" w14:textId="77777777" w:rsidTr="00DC302C">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F1BB44" w14:textId="77777777" w:rsidR="00DC302C" w:rsidRDefault="0077055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6AA9CDC8" w14:textId="77777777" w:rsidR="00DC302C" w:rsidRDefault="00000000">
            <w:pPr>
              <w:spacing w:line="276" w:lineRule="auto"/>
            </w:pPr>
          </w:p>
        </w:tc>
      </w:tr>
    </w:tbl>
    <w:p w14:paraId="5D0DD5BE" w14:textId="5534985F" w:rsidR="00DA1D62" w:rsidRPr="00881452" w:rsidRDefault="00DA1D62" w:rsidP="00DA1D62">
      <w:pPr>
        <w:pStyle w:val="Heading2"/>
        <w:rPr>
          <w:highlight w:val="yellow"/>
        </w:rPr>
      </w:pPr>
      <w:r w:rsidRPr="00881452">
        <w:rPr>
          <w:highlight w:val="yellow"/>
        </w:rPr>
        <w:t>F</w:t>
      </w:r>
      <w:r w:rsidRPr="00881452">
        <w:rPr>
          <w:rFonts w:hint="eastAsia"/>
          <w:highlight w:val="yellow"/>
          <w:lang w:eastAsia="zh-CN"/>
        </w:rPr>
        <w:t>ront</w:t>
      </w:r>
      <w:r w:rsidRPr="00881452">
        <w:rPr>
          <w:highlight w:val="yellow"/>
        </w:rPr>
        <w:t xml:space="preserve"> </w:t>
      </w:r>
      <w:r w:rsidRPr="00881452">
        <w:rPr>
          <w:rFonts w:hint="eastAsia"/>
          <w:highlight w:val="yellow"/>
          <w:lang w:eastAsia="zh-CN"/>
        </w:rPr>
        <w:t>rear</w:t>
      </w:r>
      <w:r w:rsidRPr="00881452">
        <w:rPr>
          <w:highlight w:val="yellow"/>
        </w:rPr>
        <w:t xml:space="preserve"> </w:t>
      </w:r>
      <w:r w:rsidRPr="00881452">
        <w:rPr>
          <w:rFonts w:hint="eastAsia"/>
          <w:highlight w:val="yellow"/>
          <w:lang w:eastAsia="zh-CN"/>
        </w:rPr>
        <w:t>auto</w:t>
      </w:r>
      <w:r w:rsidRPr="00881452">
        <w:rPr>
          <w:highlight w:val="yellow"/>
        </w:rPr>
        <w:t xml:space="preserve"> </w:t>
      </w:r>
      <w:r w:rsidRPr="00881452">
        <w:rPr>
          <w:rFonts w:hint="eastAsia"/>
          <w:highlight w:val="yellow"/>
          <w:lang w:eastAsia="zh-CN"/>
        </w:rPr>
        <w:t>switch</w:t>
      </w:r>
      <w:r w:rsidRPr="00881452">
        <w:rPr>
          <w:highlight w:val="yellow"/>
        </w:rPr>
        <w:t xml:space="preserve"> </w:t>
      </w:r>
    </w:p>
    <w:p w14:paraId="65114B44" w14:textId="7F986435" w:rsidR="00DA1D62" w:rsidRDefault="00DA1D62" w:rsidP="00DA1D62">
      <w:r w:rsidRPr="000E3D00">
        <w:t xml:space="preserve">This function allows the user to see the front 360view after shifting from reverse to drive, up to a speed of </w:t>
      </w:r>
      <w:r>
        <w:t>3</w:t>
      </w:r>
      <w:r w:rsidRPr="000E3D00">
        <w:t xml:space="preserve">0kph.   </w:t>
      </w:r>
    </w:p>
    <w:p w14:paraId="5DC65145" w14:textId="693CA7BF" w:rsidR="00DA1D62" w:rsidRPr="00DA1D62" w:rsidRDefault="00DA1D62" w:rsidP="00DA1D62">
      <w:r>
        <w:t xml:space="preserve">AVM </w:t>
      </w:r>
      <w:r>
        <w:rPr>
          <w:rFonts w:hint="eastAsia"/>
          <w:lang w:eastAsia="zh-CN"/>
        </w:rPr>
        <w:t>will</w:t>
      </w:r>
      <w:r>
        <w:t xml:space="preserve"> change from rear 360 view to front 360view by shifting from R to D. but when shift from R to N, </w:t>
      </w:r>
      <w:r w:rsidR="00706B80">
        <w:t xml:space="preserve">and D to N, </w:t>
      </w:r>
      <w:r>
        <w:t xml:space="preserve">keep last view. </w:t>
      </w:r>
    </w:p>
    <w:p w14:paraId="3A2C9500" w14:textId="16C85609" w:rsidR="00DA1D62" w:rsidRDefault="00DA1D62" w:rsidP="00DA1D62">
      <w:pPr>
        <w:pStyle w:val="Heading4"/>
      </w:pPr>
      <w:r>
        <w:t>Use Cases</w:t>
      </w:r>
    </w:p>
    <w:p w14:paraId="4CFED152" w14:textId="51E56071" w:rsidR="00DA1D62" w:rsidRDefault="00DA1D62" w:rsidP="00DA1D62">
      <w:pPr>
        <w:pStyle w:val="Heading5"/>
      </w:pPr>
      <w:r>
        <w:t xml:space="preserve">UC-REQ-483754/A-FR AUTO SWITCH </w:t>
      </w:r>
      <w:r w:rsidR="00ED663B">
        <w:t>ACTIVATE</w:t>
      </w:r>
    </w:p>
    <w:p w14:paraId="1E9942E1" w14:textId="77777777" w:rsidR="00DA1D62" w:rsidRPr="00DA1D62" w:rsidRDefault="00DA1D62" w:rsidP="00DA1D6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DB7F59" w14:paraId="76A24836" w14:textId="77777777" w:rsidTr="00E91DE7">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8F041A" w14:textId="77777777" w:rsidR="00DB7F59" w:rsidRDefault="00DB7F59" w:rsidP="00E91DE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29D4664" w14:textId="77777777" w:rsidR="00DB7F59" w:rsidRDefault="00DB7F59" w:rsidP="00E91DE7">
            <w:pPr>
              <w:spacing w:line="256" w:lineRule="auto"/>
            </w:pPr>
            <w:r>
              <w:t>Vehicle Occupant</w:t>
            </w:r>
          </w:p>
        </w:tc>
      </w:tr>
      <w:tr w:rsidR="00DB7F59" w14:paraId="3DC628C9"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B9304F" w14:textId="77777777" w:rsidR="00DB7F59" w:rsidRDefault="00DB7F59" w:rsidP="00E91DE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D7F27BB" w14:textId="77C03C53" w:rsidR="00DB7F59" w:rsidRDefault="00DB7F59" w:rsidP="00E91DE7">
            <w:pPr>
              <w:numPr>
                <w:ilvl w:val="0"/>
                <w:numId w:val="612"/>
              </w:numPr>
              <w:spacing w:line="256" w:lineRule="auto"/>
            </w:pPr>
            <w:r>
              <w:t>Client is configured for FRONT REAR AUTO SWITCH</w:t>
            </w:r>
          </w:p>
          <w:p w14:paraId="52241363" w14:textId="77777777" w:rsidR="00DB7F59" w:rsidRDefault="00DB7F59" w:rsidP="00E91DE7">
            <w:pPr>
              <w:numPr>
                <w:ilvl w:val="0"/>
                <w:numId w:val="612"/>
              </w:numPr>
              <w:spacing w:line="256" w:lineRule="auto"/>
            </w:pPr>
            <w:r>
              <w:t>Vehicle in Run/Start</w:t>
            </w:r>
          </w:p>
          <w:p w14:paraId="4D08B0BB" w14:textId="294C6F88" w:rsidR="00DB7F59" w:rsidRDefault="00DB7F59" w:rsidP="00E91DE7">
            <w:pPr>
              <w:numPr>
                <w:ilvl w:val="0"/>
                <w:numId w:val="612"/>
              </w:numPr>
              <w:spacing w:line="256" w:lineRule="auto"/>
            </w:pPr>
            <w:r>
              <w:t>Vehicle is in reverse</w:t>
            </w:r>
          </w:p>
          <w:p w14:paraId="6170C1C2" w14:textId="71BAE3A1" w:rsidR="00DB7F59" w:rsidRDefault="00DB7F59" w:rsidP="00E91DE7">
            <w:pPr>
              <w:numPr>
                <w:ilvl w:val="0"/>
                <w:numId w:val="612"/>
              </w:numPr>
              <w:spacing w:line="256" w:lineRule="auto"/>
            </w:pPr>
            <w:r>
              <w:t>Camera HMI is active (Rear Views)</w:t>
            </w:r>
          </w:p>
        </w:tc>
      </w:tr>
      <w:tr w:rsidR="00DB7F59" w14:paraId="2549476C"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1783C7" w14:textId="77777777" w:rsidR="00DB7F59" w:rsidRDefault="00DB7F59" w:rsidP="00E91DE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F27648C" w14:textId="1A41CC0A" w:rsidR="00DB7F59" w:rsidRDefault="00DB7F59" w:rsidP="00E91DE7">
            <w:pPr>
              <w:spacing w:line="276" w:lineRule="auto"/>
            </w:pPr>
            <w:r>
              <w:t xml:space="preserve">User </w:t>
            </w:r>
            <w:r w:rsidR="00E9741B">
              <w:t>shift from reverse to drive</w:t>
            </w:r>
          </w:p>
        </w:tc>
      </w:tr>
      <w:tr w:rsidR="00DB7F59" w14:paraId="330C15BB"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45B7C1" w14:textId="77777777" w:rsidR="00DB7F59" w:rsidRDefault="00DB7F59" w:rsidP="00E91DE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95DA118" w14:textId="77777777" w:rsidR="00E9741B" w:rsidRPr="00E9741B" w:rsidRDefault="00E9741B" w:rsidP="00E9741B">
            <w:pPr>
              <w:spacing w:line="276" w:lineRule="auto"/>
              <w:rPr>
                <w:rFonts w:cs="Arial"/>
                <w:color w:val="000000"/>
                <w:sz w:val="18"/>
              </w:rPr>
            </w:pPr>
            <w:r>
              <w:t xml:space="preserve">AVM respond with: </w:t>
            </w:r>
            <w:r w:rsidR="00DB7F59">
              <w:rPr>
                <w:rFonts w:cs="Arial"/>
                <w:color w:val="000000"/>
                <w:sz w:val="18"/>
              </w:rPr>
              <w:br/>
            </w:r>
            <w:r w:rsidRPr="00E9741B">
              <w:rPr>
                <w:rFonts w:cs="Arial"/>
                <w:color w:val="000000"/>
                <w:sz w:val="18"/>
              </w:rPr>
              <w:t>FeatConfigIpmbActl=07</w:t>
            </w:r>
          </w:p>
          <w:p w14:paraId="77F9EF7B" w14:textId="77777777" w:rsidR="00E9741B" w:rsidRPr="00E9741B" w:rsidRDefault="00E9741B" w:rsidP="00E9741B">
            <w:pPr>
              <w:spacing w:line="276" w:lineRule="auto"/>
              <w:rPr>
                <w:rFonts w:cs="Arial"/>
                <w:color w:val="000000"/>
                <w:sz w:val="18"/>
              </w:rPr>
            </w:pPr>
            <w:r w:rsidRPr="00E9741B">
              <w:rPr>
                <w:rFonts w:cs="Arial"/>
                <w:color w:val="000000"/>
                <w:sz w:val="18"/>
              </w:rPr>
              <w:t>FeatNoIpmbActl=081B(2075)</w:t>
            </w:r>
          </w:p>
          <w:p w14:paraId="5E6EBC1F" w14:textId="32CB99C1" w:rsidR="00DB7F59" w:rsidRPr="00E9741B" w:rsidRDefault="00E9741B" w:rsidP="00E91DE7">
            <w:pPr>
              <w:spacing w:line="276" w:lineRule="auto"/>
              <w:rPr>
                <w:rFonts w:cs="Arial"/>
                <w:color w:val="000000"/>
                <w:sz w:val="18"/>
              </w:rPr>
            </w:pPr>
            <w:r w:rsidRPr="00E9741B">
              <w:rPr>
                <w:rFonts w:cs="Arial"/>
                <w:color w:val="000000"/>
                <w:sz w:val="18"/>
              </w:rPr>
              <w:t>PersIndexIpmb_D_Actl=Vehicle</w:t>
            </w:r>
          </w:p>
          <w:p w14:paraId="5933CB53" w14:textId="792ED859" w:rsidR="00DB7F59" w:rsidRDefault="00DB7F59" w:rsidP="00E91DE7">
            <w:pPr>
              <w:spacing w:line="276" w:lineRule="auto"/>
              <w:rPr>
                <w:color w:val="FF0000"/>
              </w:rPr>
            </w:pPr>
            <w:r>
              <w:rPr>
                <w:rFonts w:cs="Arial"/>
                <w:sz w:val="18"/>
              </w:rPr>
              <w:t xml:space="preserve">Client </w:t>
            </w:r>
            <w:r w:rsidR="00E9741B">
              <w:rPr>
                <w:rFonts w:cs="Arial"/>
                <w:sz w:val="18"/>
              </w:rPr>
              <w:t>displays front 360camera view</w:t>
            </w:r>
          </w:p>
        </w:tc>
      </w:tr>
      <w:tr w:rsidR="00DB7F59" w14:paraId="12EDA824"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AA73F5" w14:textId="77777777" w:rsidR="00DB7F59" w:rsidRDefault="00DB7F59" w:rsidP="00E91DE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332F73B8" w14:textId="77777777" w:rsidR="00DB7F59" w:rsidRDefault="00DB7F59" w:rsidP="00E91DE7">
            <w:pPr>
              <w:spacing w:line="256" w:lineRule="auto"/>
            </w:pPr>
            <w:r>
              <w:t>E1 – Vehicle is not RUN/START</w:t>
            </w:r>
          </w:p>
          <w:p w14:paraId="3E771B1B" w14:textId="77777777" w:rsidR="00DB7F59" w:rsidRDefault="00DB7F59" w:rsidP="00E91DE7">
            <w:pPr>
              <w:spacing w:line="256" w:lineRule="auto"/>
            </w:pPr>
            <w:r>
              <w:t>E2 – Loss of communication with IPMB module</w:t>
            </w:r>
          </w:p>
          <w:p w14:paraId="7A57BCA9" w14:textId="77777777" w:rsidR="00DB7F59" w:rsidRDefault="00DB7F59" w:rsidP="00E91DE7">
            <w:pPr>
              <w:spacing w:line="276" w:lineRule="auto"/>
            </w:pPr>
            <w:r>
              <w:t>E3 – Valid camera video signal not present</w:t>
            </w:r>
          </w:p>
        </w:tc>
      </w:tr>
      <w:tr w:rsidR="00DB7F59" w14:paraId="76DE0297"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583396" w14:textId="77777777" w:rsidR="00DB7F59" w:rsidRDefault="00DB7F59" w:rsidP="00E91DE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4CBFD869" w14:textId="77777777" w:rsidR="00DB7F59" w:rsidRDefault="00DB7F59" w:rsidP="00E91DE7">
            <w:pPr>
              <w:spacing w:line="276" w:lineRule="auto"/>
            </w:pPr>
          </w:p>
        </w:tc>
      </w:tr>
    </w:tbl>
    <w:p w14:paraId="2632FE4B" w14:textId="2AD2B1CA" w:rsidR="00ED663B" w:rsidRDefault="00ED663B" w:rsidP="00ED663B">
      <w:pPr>
        <w:pStyle w:val="Heading5"/>
      </w:pPr>
      <w:r>
        <w:lastRenderedPageBreak/>
        <w:t>UC-REQ-483754/A-FR AUTO SWITCH DEACTIVATE</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ED663B" w14:paraId="653714E2" w14:textId="77777777" w:rsidTr="00E91DE7">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430D6B" w14:textId="77777777" w:rsidR="00ED663B" w:rsidRDefault="00ED663B" w:rsidP="00E91DE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766938A" w14:textId="77777777" w:rsidR="00ED663B" w:rsidRDefault="00ED663B" w:rsidP="00E91DE7">
            <w:pPr>
              <w:spacing w:line="256" w:lineRule="auto"/>
            </w:pPr>
            <w:r>
              <w:t>Vehicle Occupant</w:t>
            </w:r>
          </w:p>
        </w:tc>
      </w:tr>
      <w:tr w:rsidR="00ED663B" w14:paraId="6748507F"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2916B2" w14:textId="77777777" w:rsidR="00ED663B" w:rsidRDefault="00ED663B" w:rsidP="00E91DE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C58500D" w14:textId="77777777" w:rsidR="00ED663B" w:rsidRDefault="00ED663B" w:rsidP="00E91DE7">
            <w:pPr>
              <w:numPr>
                <w:ilvl w:val="0"/>
                <w:numId w:val="612"/>
              </w:numPr>
              <w:spacing w:line="256" w:lineRule="auto"/>
            </w:pPr>
            <w:r>
              <w:t>Client is configured for FRONT REAR AUTO SWITCH</w:t>
            </w:r>
          </w:p>
          <w:p w14:paraId="6303F510" w14:textId="77777777" w:rsidR="00ED663B" w:rsidRDefault="00ED663B" w:rsidP="00E91DE7">
            <w:pPr>
              <w:numPr>
                <w:ilvl w:val="0"/>
                <w:numId w:val="612"/>
              </w:numPr>
              <w:spacing w:line="256" w:lineRule="auto"/>
            </w:pPr>
            <w:r>
              <w:t>Vehicle in Run/Start</w:t>
            </w:r>
          </w:p>
          <w:p w14:paraId="29DD47D9" w14:textId="77777777" w:rsidR="00ED663B" w:rsidRDefault="00ED663B" w:rsidP="00E91DE7">
            <w:pPr>
              <w:numPr>
                <w:ilvl w:val="0"/>
                <w:numId w:val="612"/>
              </w:numPr>
              <w:spacing w:line="256" w:lineRule="auto"/>
            </w:pPr>
            <w:r>
              <w:t>Vehicle is in reverse</w:t>
            </w:r>
          </w:p>
          <w:p w14:paraId="291A0BED" w14:textId="77777777" w:rsidR="00ED663B" w:rsidRDefault="00ED663B" w:rsidP="00E91DE7">
            <w:pPr>
              <w:numPr>
                <w:ilvl w:val="0"/>
                <w:numId w:val="612"/>
              </w:numPr>
              <w:spacing w:line="256" w:lineRule="auto"/>
            </w:pPr>
            <w:r>
              <w:t>Camera HMI is active (Rear Views)</w:t>
            </w:r>
          </w:p>
        </w:tc>
      </w:tr>
      <w:tr w:rsidR="00ED663B" w14:paraId="19868AA2"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450A53" w14:textId="77777777" w:rsidR="00ED663B" w:rsidRDefault="00ED663B" w:rsidP="00E91DE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5FAA0B76" w14:textId="5B79D030" w:rsidR="004E7C44" w:rsidRDefault="00ED663B" w:rsidP="00E91DE7">
            <w:pPr>
              <w:spacing w:line="276" w:lineRule="auto"/>
            </w:pPr>
            <w:r>
              <w:t>User shift from reverse to drive</w:t>
            </w:r>
            <w:r w:rsidR="004E7C44">
              <w:t xml:space="preserve">, and speed is over 30kph. </w:t>
            </w:r>
          </w:p>
        </w:tc>
      </w:tr>
      <w:tr w:rsidR="00ED663B" w14:paraId="756B9EF1"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811761" w14:textId="77777777" w:rsidR="00ED663B" w:rsidRDefault="00ED663B" w:rsidP="00E91DE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739B4998" w14:textId="6E4E4DF9" w:rsidR="004E7C44" w:rsidRDefault="0046442A" w:rsidP="004E7C44">
            <w:pPr>
              <w:spacing w:line="276" w:lineRule="auto"/>
              <w:rPr>
                <w:rFonts w:cs="Arial"/>
                <w:color w:val="000000"/>
                <w:sz w:val="18"/>
              </w:rPr>
            </w:pPr>
            <w:r>
              <w:t xml:space="preserve">APIM </w:t>
            </w:r>
            <w:r>
              <w:rPr>
                <w:rFonts w:hint="eastAsia"/>
                <w:lang w:eastAsia="zh-CN"/>
              </w:rPr>
              <w:t>request</w:t>
            </w:r>
            <w:r w:rsidR="00ED663B">
              <w:t xml:space="preserve">: </w:t>
            </w:r>
            <w:r w:rsidR="00ED663B">
              <w:rPr>
                <w:rFonts w:cs="Arial"/>
                <w:color w:val="000000"/>
                <w:sz w:val="18"/>
              </w:rPr>
              <w:br/>
            </w:r>
            <w:r w:rsidR="004E7C44" w:rsidRPr="004E7C44">
              <w:rPr>
                <w:rFonts w:cs="Arial"/>
                <w:color w:val="000000"/>
                <w:sz w:val="18"/>
              </w:rPr>
              <w:t xml:space="preserve">CtrStkDsplyOp_D_Rq=set </w:t>
            </w:r>
          </w:p>
          <w:p w14:paraId="25B4515D" w14:textId="77777777" w:rsidR="004E7C44" w:rsidRDefault="004E7C44" w:rsidP="004E7C44">
            <w:pPr>
              <w:spacing w:line="276" w:lineRule="auto"/>
              <w:rPr>
                <w:rFonts w:cs="Arial"/>
                <w:color w:val="000000"/>
                <w:sz w:val="18"/>
              </w:rPr>
            </w:pPr>
            <w:r w:rsidRPr="004E7C44">
              <w:rPr>
                <w:rFonts w:cs="Arial"/>
                <w:color w:val="000000"/>
                <w:sz w:val="18"/>
              </w:rPr>
              <w:t xml:space="preserve">CtrStkFeatNoActl=081B(2075) </w:t>
            </w:r>
          </w:p>
          <w:p w14:paraId="1BE9A6C6" w14:textId="0BCBEC5C" w:rsidR="004E7C44" w:rsidRPr="004E7C44" w:rsidRDefault="004E7C44" w:rsidP="004E7C44">
            <w:pPr>
              <w:spacing w:line="276" w:lineRule="auto"/>
              <w:rPr>
                <w:rFonts w:cs="Arial"/>
                <w:color w:val="000000"/>
                <w:sz w:val="18"/>
              </w:rPr>
            </w:pPr>
            <w:r w:rsidRPr="004E7C44">
              <w:rPr>
                <w:rFonts w:cs="Arial"/>
                <w:color w:val="000000"/>
                <w:sz w:val="18"/>
              </w:rPr>
              <w:t>CtrStkFeatConfigActl=</w:t>
            </w:r>
            <w:r>
              <w:rPr>
                <w:rFonts w:cs="Arial"/>
                <w:color w:val="000000"/>
                <w:sz w:val="18"/>
              </w:rPr>
              <w:t>00</w:t>
            </w:r>
          </w:p>
          <w:p w14:paraId="6DAFAA1B" w14:textId="52DAB2E8" w:rsidR="004E7C44" w:rsidRDefault="004E7C44" w:rsidP="004E7C44">
            <w:pPr>
              <w:spacing w:line="276" w:lineRule="auto"/>
              <w:rPr>
                <w:rFonts w:cs="Arial"/>
                <w:color w:val="000000"/>
                <w:sz w:val="18"/>
              </w:rPr>
            </w:pPr>
            <w:r w:rsidRPr="004E7C44">
              <w:rPr>
                <w:rFonts w:cs="Arial"/>
                <w:color w:val="000000"/>
                <w:sz w:val="18"/>
              </w:rPr>
              <w:t xml:space="preserve">CtrStkPersIndex_D_Actl=Vehicle </w:t>
            </w:r>
          </w:p>
          <w:p w14:paraId="2B0E3FE1" w14:textId="5CB56D28" w:rsidR="0046442A" w:rsidRDefault="0046442A" w:rsidP="004E7C44">
            <w:pPr>
              <w:spacing w:line="276" w:lineRule="auto"/>
              <w:rPr>
                <w:rFonts w:cs="Arial"/>
                <w:color w:val="000000"/>
                <w:sz w:val="18"/>
              </w:rPr>
            </w:pPr>
          </w:p>
          <w:p w14:paraId="3729903E" w14:textId="2D273160" w:rsidR="0046442A" w:rsidRDefault="0046442A" w:rsidP="004E7C44">
            <w:pPr>
              <w:spacing w:line="276" w:lineRule="auto"/>
              <w:rPr>
                <w:rFonts w:cs="Arial"/>
                <w:color w:val="000000"/>
                <w:sz w:val="18"/>
                <w:lang w:eastAsia="zh-CN"/>
              </w:rPr>
            </w:pPr>
            <w:r>
              <w:rPr>
                <w:rFonts w:cs="Arial"/>
                <w:color w:val="000000"/>
                <w:sz w:val="18"/>
                <w:lang w:eastAsia="zh-CN"/>
              </w:rPr>
              <w:t>S</w:t>
            </w:r>
            <w:r>
              <w:rPr>
                <w:rFonts w:cs="Arial" w:hint="eastAsia"/>
                <w:color w:val="000000"/>
                <w:sz w:val="18"/>
                <w:lang w:eastAsia="zh-CN"/>
              </w:rPr>
              <w:t>ervers</w:t>
            </w:r>
            <w:r>
              <w:rPr>
                <w:rFonts w:cs="Arial"/>
                <w:color w:val="000000"/>
                <w:sz w:val="18"/>
                <w:lang w:eastAsia="zh-CN"/>
              </w:rPr>
              <w:t xml:space="preserve"> respond: </w:t>
            </w:r>
          </w:p>
          <w:p w14:paraId="71C5B3FC" w14:textId="73B8489F" w:rsidR="0046442A" w:rsidRPr="00E9741B" w:rsidRDefault="0046442A" w:rsidP="0046442A">
            <w:pPr>
              <w:spacing w:line="276" w:lineRule="auto"/>
              <w:rPr>
                <w:rFonts w:cs="Arial"/>
                <w:color w:val="000000"/>
                <w:sz w:val="18"/>
              </w:rPr>
            </w:pPr>
            <w:r w:rsidRPr="00E9741B">
              <w:rPr>
                <w:rFonts w:cs="Arial"/>
                <w:color w:val="000000"/>
                <w:sz w:val="18"/>
              </w:rPr>
              <w:t>FeatConfigIpmbActl=0</w:t>
            </w:r>
            <w:r>
              <w:rPr>
                <w:rFonts w:cs="Arial"/>
                <w:color w:val="000000"/>
                <w:sz w:val="18"/>
              </w:rPr>
              <w:t>0</w:t>
            </w:r>
          </w:p>
          <w:p w14:paraId="4896CFB2" w14:textId="77777777" w:rsidR="0046442A" w:rsidRPr="00E9741B" w:rsidRDefault="0046442A" w:rsidP="0046442A">
            <w:pPr>
              <w:spacing w:line="276" w:lineRule="auto"/>
              <w:rPr>
                <w:rFonts w:cs="Arial"/>
                <w:color w:val="000000"/>
                <w:sz w:val="18"/>
              </w:rPr>
            </w:pPr>
            <w:r w:rsidRPr="00E9741B">
              <w:rPr>
                <w:rFonts w:cs="Arial"/>
                <w:color w:val="000000"/>
                <w:sz w:val="18"/>
              </w:rPr>
              <w:t>FeatNoIpmbActl=081B(2075)</w:t>
            </w:r>
          </w:p>
          <w:p w14:paraId="5CAAB0F6" w14:textId="77777777" w:rsidR="0046442A" w:rsidRPr="00E9741B" w:rsidRDefault="0046442A" w:rsidP="0046442A">
            <w:pPr>
              <w:spacing w:line="276" w:lineRule="auto"/>
              <w:rPr>
                <w:rFonts w:cs="Arial"/>
                <w:color w:val="000000"/>
                <w:sz w:val="18"/>
              </w:rPr>
            </w:pPr>
            <w:r w:rsidRPr="00E9741B">
              <w:rPr>
                <w:rFonts w:cs="Arial"/>
                <w:color w:val="000000"/>
                <w:sz w:val="18"/>
              </w:rPr>
              <w:t>PersIndexIpmb_D_Actl=Vehicle</w:t>
            </w:r>
          </w:p>
          <w:p w14:paraId="6363BBDB" w14:textId="071DC626" w:rsidR="00ED663B" w:rsidRPr="00E9741B" w:rsidRDefault="00ED663B" w:rsidP="00E91DE7">
            <w:pPr>
              <w:spacing w:line="276" w:lineRule="auto"/>
              <w:rPr>
                <w:rFonts w:cs="Arial"/>
                <w:color w:val="000000"/>
                <w:sz w:val="18"/>
              </w:rPr>
            </w:pPr>
          </w:p>
          <w:p w14:paraId="042AB4ED" w14:textId="1B8A401A" w:rsidR="00ED663B" w:rsidRDefault="00ED663B" w:rsidP="00E91DE7">
            <w:pPr>
              <w:spacing w:line="276" w:lineRule="auto"/>
              <w:rPr>
                <w:color w:val="FF0000"/>
              </w:rPr>
            </w:pPr>
            <w:r>
              <w:rPr>
                <w:rFonts w:cs="Arial"/>
                <w:sz w:val="18"/>
              </w:rPr>
              <w:t xml:space="preserve">Client </w:t>
            </w:r>
            <w:r w:rsidR="00710081">
              <w:rPr>
                <w:rFonts w:cs="Arial"/>
                <w:sz w:val="18"/>
              </w:rPr>
              <w:t>exit front 360view and display SYNC interface</w:t>
            </w:r>
          </w:p>
        </w:tc>
      </w:tr>
      <w:tr w:rsidR="00ED663B" w14:paraId="666B0316"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BD8241" w14:textId="77777777" w:rsidR="00ED663B" w:rsidRDefault="00ED663B" w:rsidP="00E91DE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4D3AD772" w14:textId="77777777" w:rsidR="00ED663B" w:rsidRDefault="00ED663B" w:rsidP="00E91DE7">
            <w:pPr>
              <w:spacing w:line="256" w:lineRule="auto"/>
            </w:pPr>
            <w:r>
              <w:t>E1 – Vehicle is not RUN/START</w:t>
            </w:r>
          </w:p>
          <w:p w14:paraId="65681677" w14:textId="77777777" w:rsidR="00ED663B" w:rsidRDefault="00ED663B" w:rsidP="00E91DE7">
            <w:pPr>
              <w:spacing w:line="256" w:lineRule="auto"/>
            </w:pPr>
            <w:r>
              <w:t>E2 – Loss of communication with IPMB module</w:t>
            </w:r>
          </w:p>
          <w:p w14:paraId="6532BC34" w14:textId="77777777" w:rsidR="00ED663B" w:rsidRDefault="00ED663B" w:rsidP="00E91DE7">
            <w:pPr>
              <w:spacing w:line="276" w:lineRule="auto"/>
            </w:pPr>
            <w:r>
              <w:t>E3 – Valid camera video signal not present</w:t>
            </w:r>
          </w:p>
        </w:tc>
      </w:tr>
      <w:tr w:rsidR="00ED663B" w14:paraId="387FC8EE"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6247EC" w14:textId="77777777" w:rsidR="00ED663B" w:rsidRDefault="00ED663B" w:rsidP="00E91DE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7F6DF5E8" w14:textId="77777777" w:rsidR="00ED663B" w:rsidRDefault="00ED663B" w:rsidP="00E91DE7">
            <w:pPr>
              <w:spacing w:line="276" w:lineRule="auto"/>
            </w:pPr>
          </w:p>
        </w:tc>
      </w:tr>
    </w:tbl>
    <w:p w14:paraId="63C5A295" w14:textId="659A6866" w:rsidR="00E5049D" w:rsidRDefault="00E5049D" w:rsidP="00E5049D">
      <w:pPr>
        <w:pStyle w:val="Heading5"/>
        <w:rPr>
          <w:lang w:eastAsia="zh-CN"/>
        </w:rPr>
      </w:pPr>
      <w:r>
        <w:t xml:space="preserve">UC-REQ-483754/A-FR AUTO SWITCH </w:t>
      </w:r>
      <w:r>
        <w:rPr>
          <w:rFonts w:hint="eastAsia"/>
          <w:lang w:eastAsia="zh-CN"/>
        </w:rPr>
        <w:t>N</w:t>
      </w:r>
      <w:r>
        <w:rPr>
          <w:lang w:eastAsia="zh-CN"/>
        </w:rPr>
        <w:t>OT CONFIG IN APIM</w:t>
      </w:r>
    </w:p>
    <w:p w14:paraId="6FA3ECFD" w14:textId="77777777" w:rsidR="00E5049D" w:rsidRPr="00E5049D" w:rsidRDefault="00E5049D" w:rsidP="00E5049D">
      <w:pPr>
        <w:rPr>
          <w:lang w:eastAsia="zh-CN"/>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7555"/>
      </w:tblGrid>
      <w:tr w:rsidR="00E5049D" w14:paraId="19BC8705" w14:textId="77777777" w:rsidTr="00E91DE7">
        <w:trPr>
          <w:jc w:val="center"/>
        </w:trPr>
        <w:tc>
          <w:tcPr>
            <w:tcW w:w="178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3B09DD" w14:textId="77777777" w:rsidR="00E5049D" w:rsidRDefault="00E5049D" w:rsidP="00E91DE7">
            <w:pPr>
              <w:spacing w:line="276" w:lineRule="auto"/>
            </w:pPr>
            <w:r>
              <w:rPr>
                <w:b/>
                <w:bCs/>
              </w:rPr>
              <w:t>Actors</w:t>
            </w:r>
          </w:p>
        </w:tc>
        <w:tc>
          <w:tcPr>
            <w:tcW w:w="75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7F62A2B" w14:textId="77777777" w:rsidR="00E5049D" w:rsidRDefault="00E5049D" w:rsidP="00E91DE7">
            <w:pPr>
              <w:spacing w:line="256" w:lineRule="auto"/>
            </w:pPr>
            <w:r>
              <w:t>Vehicle Occupant</w:t>
            </w:r>
          </w:p>
        </w:tc>
      </w:tr>
      <w:tr w:rsidR="00E5049D" w14:paraId="166BF212"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09484A9" w14:textId="77777777" w:rsidR="00E5049D" w:rsidRDefault="00E5049D" w:rsidP="00E91DE7">
            <w:pPr>
              <w:spacing w:line="276" w:lineRule="auto"/>
            </w:pPr>
            <w:r>
              <w:rPr>
                <w:b/>
                <w:bCs/>
              </w:rPr>
              <w:t>Pre-conditions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0CB229EE" w14:textId="4050E6F4" w:rsidR="00E5049D" w:rsidRDefault="00E5049D" w:rsidP="00E91DE7">
            <w:pPr>
              <w:numPr>
                <w:ilvl w:val="0"/>
                <w:numId w:val="644"/>
              </w:numPr>
              <w:spacing w:line="256" w:lineRule="auto"/>
            </w:pPr>
            <w:r>
              <w:t xml:space="preserve">FR AUTO SWITCH </w:t>
            </w:r>
            <w:r>
              <w:rPr>
                <w:rFonts w:hint="eastAsia"/>
                <w:lang w:eastAsia="zh-CN"/>
              </w:rPr>
              <w:t>D</w:t>
            </w:r>
            <w:r>
              <w:rPr>
                <w:lang w:eastAsia="zh-CN"/>
              </w:rPr>
              <w:t>ISABLED IN APIM</w:t>
            </w:r>
          </w:p>
          <w:p w14:paraId="29FF3D8B" w14:textId="77777777" w:rsidR="00E5049D" w:rsidRDefault="00E5049D" w:rsidP="00E91DE7">
            <w:pPr>
              <w:numPr>
                <w:ilvl w:val="0"/>
                <w:numId w:val="644"/>
              </w:numPr>
              <w:spacing w:line="256" w:lineRule="auto"/>
            </w:pPr>
            <w:r>
              <w:t>Vehicle in Run/Start</w:t>
            </w:r>
          </w:p>
          <w:p w14:paraId="1E5F93E5" w14:textId="77777777" w:rsidR="00E5049D" w:rsidRDefault="00E5049D" w:rsidP="00E5049D">
            <w:pPr>
              <w:numPr>
                <w:ilvl w:val="0"/>
                <w:numId w:val="644"/>
              </w:numPr>
              <w:spacing w:line="256" w:lineRule="auto"/>
            </w:pPr>
            <w:r>
              <w:t>Vehicle is in reverse</w:t>
            </w:r>
          </w:p>
          <w:p w14:paraId="12CE7BB1" w14:textId="6CA9D516" w:rsidR="00E5049D" w:rsidRDefault="00E5049D" w:rsidP="00E5049D">
            <w:pPr>
              <w:numPr>
                <w:ilvl w:val="0"/>
                <w:numId w:val="644"/>
              </w:numPr>
              <w:spacing w:line="256" w:lineRule="auto"/>
            </w:pPr>
            <w:r>
              <w:t>SYNC display rear camera view</w:t>
            </w:r>
          </w:p>
        </w:tc>
      </w:tr>
      <w:tr w:rsidR="00E5049D" w14:paraId="335DBBEB"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325BEE" w14:textId="77777777" w:rsidR="00E5049D" w:rsidRDefault="00E5049D" w:rsidP="00E91DE7">
            <w:pPr>
              <w:spacing w:line="276" w:lineRule="auto"/>
            </w:pPr>
            <w:r>
              <w:rPr>
                <w:b/>
                <w:bCs/>
              </w:rPr>
              <w:t>Scenario Description</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7D22B600" w14:textId="77777777" w:rsidR="00E5049D" w:rsidRDefault="00E5049D" w:rsidP="00E5049D">
            <w:pPr>
              <w:spacing w:line="276" w:lineRule="auto"/>
            </w:pPr>
            <w:r>
              <w:t>User shift from reverse to driv</w:t>
            </w:r>
            <w:r>
              <w:rPr>
                <w:rFonts w:hint="eastAsia"/>
                <w:lang w:eastAsia="zh-CN"/>
              </w:rPr>
              <w:t>e</w:t>
            </w:r>
          </w:p>
          <w:p w14:paraId="5D2018A1" w14:textId="7C2FD848" w:rsidR="00E5049D" w:rsidRDefault="00212A11" w:rsidP="00E5049D">
            <w:pPr>
              <w:spacing w:line="276" w:lineRule="auto"/>
              <w:rPr>
                <w:lang w:eastAsia="zh-CN"/>
              </w:rPr>
            </w:pPr>
            <w:r>
              <w:t>APIM display SYNC interface</w:t>
            </w:r>
          </w:p>
        </w:tc>
      </w:tr>
      <w:tr w:rsidR="00E5049D" w14:paraId="764930CB"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FF01A3" w14:textId="77777777" w:rsidR="00E5049D" w:rsidRDefault="00E5049D" w:rsidP="00E91DE7">
            <w:pPr>
              <w:spacing w:line="276" w:lineRule="auto"/>
            </w:pPr>
            <w:r>
              <w:rPr>
                <w:b/>
                <w:bCs/>
              </w:rPr>
              <w:t>Post-conditions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677E6081" w14:textId="381A0858" w:rsidR="00E5049D" w:rsidRPr="00212A11" w:rsidRDefault="00212A11" w:rsidP="00212A11">
            <w:pPr>
              <w:tabs>
                <w:tab w:val="center" w:pos="3669"/>
              </w:tabs>
              <w:spacing w:line="276" w:lineRule="auto"/>
            </w:pPr>
            <w:r>
              <w:t>APIM display SYNC interface</w:t>
            </w:r>
          </w:p>
        </w:tc>
      </w:tr>
      <w:tr w:rsidR="00E5049D" w14:paraId="5776662B"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0E1C637" w14:textId="77777777" w:rsidR="00E5049D" w:rsidRDefault="00E5049D" w:rsidP="00E91DE7">
            <w:pPr>
              <w:spacing w:line="276" w:lineRule="auto"/>
            </w:pPr>
            <w:r>
              <w:rPr>
                <w:b/>
                <w:bCs/>
              </w:rPr>
              <w:t>List of Exception Use Cases</w:t>
            </w:r>
          </w:p>
        </w:tc>
        <w:tc>
          <w:tcPr>
            <w:tcW w:w="7555" w:type="dxa"/>
            <w:tcBorders>
              <w:top w:val="nil"/>
              <w:left w:val="nil"/>
              <w:bottom w:val="single" w:sz="8" w:space="0" w:color="auto"/>
              <w:right w:val="single" w:sz="8" w:space="0" w:color="auto"/>
            </w:tcBorders>
            <w:tcMar>
              <w:top w:w="0" w:type="dxa"/>
              <w:left w:w="108" w:type="dxa"/>
              <w:bottom w:w="0" w:type="dxa"/>
              <w:right w:w="108" w:type="dxa"/>
            </w:tcMar>
            <w:hideMark/>
          </w:tcPr>
          <w:p w14:paraId="207E3088" w14:textId="77777777" w:rsidR="00E5049D" w:rsidRDefault="00E5049D" w:rsidP="00E91DE7">
            <w:pPr>
              <w:spacing w:line="256" w:lineRule="auto"/>
            </w:pPr>
            <w:r>
              <w:t>E1 – Vehicle is not RUN/START</w:t>
            </w:r>
          </w:p>
          <w:p w14:paraId="24189152" w14:textId="77777777" w:rsidR="00E5049D" w:rsidRDefault="00E5049D" w:rsidP="00E91DE7">
            <w:pPr>
              <w:spacing w:line="256" w:lineRule="auto"/>
            </w:pPr>
            <w:r>
              <w:t>E2 – Loss of communication with IPMB module</w:t>
            </w:r>
          </w:p>
          <w:p w14:paraId="5D8BCE4E" w14:textId="77777777" w:rsidR="00E5049D" w:rsidRDefault="00E5049D" w:rsidP="00E91DE7">
            <w:pPr>
              <w:spacing w:line="276" w:lineRule="auto"/>
            </w:pPr>
            <w:r>
              <w:t>E3 – Valid camera video signal not present</w:t>
            </w:r>
          </w:p>
        </w:tc>
      </w:tr>
      <w:tr w:rsidR="00E5049D" w14:paraId="6F9054C6" w14:textId="77777777" w:rsidTr="00E91DE7">
        <w:trPr>
          <w:jc w:val="center"/>
        </w:trPr>
        <w:tc>
          <w:tcPr>
            <w:tcW w:w="178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3A65AC" w14:textId="77777777" w:rsidR="00E5049D" w:rsidRDefault="00E5049D" w:rsidP="00E91DE7">
            <w:pPr>
              <w:spacing w:line="276" w:lineRule="auto"/>
            </w:pPr>
            <w:r>
              <w:rPr>
                <w:b/>
                <w:bCs/>
              </w:rPr>
              <w:t>Interfaces</w:t>
            </w:r>
          </w:p>
        </w:tc>
        <w:tc>
          <w:tcPr>
            <w:tcW w:w="7555" w:type="dxa"/>
            <w:tcBorders>
              <w:top w:val="nil"/>
              <w:left w:val="nil"/>
              <w:bottom w:val="single" w:sz="8" w:space="0" w:color="auto"/>
              <w:right w:val="single" w:sz="8" w:space="0" w:color="auto"/>
            </w:tcBorders>
            <w:tcMar>
              <w:top w:w="0" w:type="dxa"/>
              <w:left w:w="108" w:type="dxa"/>
              <w:bottom w:w="0" w:type="dxa"/>
              <w:right w:w="108" w:type="dxa"/>
            </w:tcMar>
          </w:tcPr>
          <w:p w14:paraId="7F5B6075" w14:textId="77777777" w:rsidR="00E5049D" w:rsidRDefault="00E5049D" w:rsidP="00E91DE7">
            <w:pPr>
              <w:spacing w:line="276" w:lineRule="auto"/>
            </w:pPr>
          </w:p>
        </w:tc>
      </w:tr>
    </w:tbl>
    <w:p w14:paraId="679889DC" w14:textId="77777777" w:rsidR="00500605" w:rsidRDefault="00000000" w:rsidP="00CD0F64"/>
    <w:p w14:paraId="61EDBCE6" w14:textId="30AE3D5C" w:rsidR="00406F39" w:rsidRDefault="00770557" w:rsidP="00E52CBB">
      <w:pPr>
        <w:pStyle w:val="Heading1"/>
      </w:pPr>
      <w:bookmarkStart w:id="153" w:name="_Toc100050098"/>
      <w:r>
        <w:lastRenderedPageBreak/>
        <w:t>Appendix: Reference Documents</w:t>
      </w:r>
      <w:bookmarkEnd w:id="153"/>
    </w:p>
    <w:p w14:paraId="7874A6AF" w14:textId="77777777" w:rsidR="00AE06BC" w:rsidRPr="00AE06BC" w:rsidRDefault="00000000"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7563"/>
      </w:tblGrid>
      <w:tr w:rsidR="004D1976" w14:paraId="5AA6CF75"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2E2B6D54" w14:textId="77777777" w:rsidR="004D1976" w:rsidRDefault="00770557">
            <w:pPr>
              <w:rPr>
                <w:rFonts w:cs="Arial"/>
                <w:szCs w:val="20"/>
              </w:rPr>
            </w:pPr>
            <w:r>
              <w:rPr>
                <w:rFonts w:cs="Arial"/>
                <w:szCs w:val="20"/>
              </w:rPr>
              <w:t>Reference #</w:t>
            </w:r>
          </w:p>
        </w:tc>
        <w:tc>
          <w:tcPr>
            <w:tcW w:w="7563" w:type="dxa"/>
            <w:tcBorders>
              <w:top w:val="single" w:sz="4" w:space="0" w:color="auto"/>
              <w:left w:val="single" w:sz="4" w:space="0" w:color="auto"/>
              <w:bottom w:val="single" w:sz="4" w:space="0" w:color="auto"/>
              <w:right w:val="single" w:sz="4" w:space="0" w:color="auto"/>
            </w:tcBorders>
            <w:hideMark/>
          </w:tcPr>
          <w:p w14:paraId="530DFCC4" w14:textId="77777777" w:rsidR="004D1976" w:rsidRDefault="00770557">
            <w:pPr>
              <w:rPr>
                <w:rFonts w:cs="Arial"/>
                <w:szCs w:val="20"/>
              </w:rPr>
            </w:pPr>
            <w:r>
              <w:rPr>
                <w:rFonts w:cs="Arial"/>
                <w:szCs w:val="20"/>
              </w:rPr>
              <w:t>Document Title</w:t>
            </w:r>
          </w:p>
        </w:tc>
      </w:tr>
      <w:tr w:rsidR="004D1976" w14:paraId="1BE03901"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4C7196B1" w14:textId="77777777" w:rsidR="004D1976" w:rsidRDefault="00770557">
            <w:pPr>
              <w:rPr>
                <w:rFonts w:cs="Arial"/>
                <w:szCs w:val="20"/>
              </w:rPr>
            </w:pPr>
            <w:r>
              <w:rPr>
                <w:rStyle w:val="msoins0"/>
                <w:rFonts w:cs="Arial"/>
                <w:szCs w:val="20"/>
              </w:rPr>
              <w:t>1</w:t>
            </w:r>
          </w:p>
        </w:tc>
        <w:tc>
          <w:tcPr>
            <w:tcW w:w="7563" w:type="dxa"/>
            <w:tcBorders>
              <w:top w:val="single" w:sz="4" w:space="0" w:color="auto"/>
              <w:left w:val="single" w:sz="4" w:space="0" w:color="auto"/>
              <w:bottom w:val="single" w:sz="4" w:space="0" w:color="auto"/>
              <w:right w:val="single" w:sz="4" w:space="0" w:color="auto"/>
            </w:tcBorders>
          </w:tcPr>
          <w:p w14:paraId="3CAEE050" w14:textId="77777777" w:rsidR="004D1976" w:rsidRDefault="004D1976">
            <w:pPr>
              <w:rPr>
                <w:rFonts w:cs="Arial"/>
                <w:szCs w:val="20"/>
              </w:rPr>
            </w:pPr>
          </w:p>
        </w:tc>
      </w:tr>
      <w:tr w:rsidR="004D1976" w14:paraId="7D308BC9"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03F789F9" w14:textId="77777777" w:rsidR="004D1976" w:rsidRDefault="00770557">
            <w:pPr>
              <w:rPr>
                <w:rFonts w:cs="Arial"/>
                <w:szCs w:val="20"/>
              </w:rPr>
            </w:pPr>
            <w:r>
              <w:rPr>
                <w:rStyle w:val="msoins0"/>
                <w:rFonts w:cs="Arial"/>
                <w:szCs w:val="20"/>
              </w:rPr>
              <w:t>2</w:t>
            </w:r>
          </w:p>
        </w:tc>
        <w:tc>
          <w:tcPr>
            <w:tcW w:w="7563" w:type="dxa"/>
            <w:tcBorders>
              <w:top w:val="single" w:sz="4" w:space="0" w:color="auto"/>
              <w:left w:val="single" w:sz="4" w:space="0" w:color="auto"/>
              <w:bottom w:val="single" w:sz="4" w:space="0" w:color="auto"/>
              <w:right w:val="single" w:sz="4" w:space="0" w:color="auto"/>
            </w:tcBorders>
          </w:tcPr>
          <w:p w14:paraId="4A74C82F" w14:textId="77777777" w:rsidR="004D1976" w:rsidRDefault="004D1976">
            <w:pPr>
              <w:rPr>
                <w:rFonts w:cs="Arial"/>
                <w:szCs w:val="20"/>
              </w:rPr>
            </w:pPr>
          </w:p>
        </w:tc>
      </w:tr>
      <w:tr w:rsidR="004D1976" w14:paraId="219EF900"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4A6FA09F" w14:textId="77777777" w:rsidR="004D1976" w:rsidRDefault="00770557">
            <w:pPr>
              <w:rPr>
                <w:rFonts w:cs="Arial"/>
                <w:szCs w:val="20"/>
              </w:rPr>
            </w:pPr>
            <w:r>
              <w:rPr>
                <w:rStyle w:val="msoins0"/>
                <w:rFonts w:cs="Arial"/>
                <w:szCs w:val="20"/>
              </w:rPr>
              <w:t>3</w:t>
            </w:r>
          </w:p>
        </w:tc>
        <w:tc>
          <w:tcPr>
            <w:tcW w:w="7563" w:type="dxa"/>
            <w:tcBorders>
              <w:top w:val="single" w:sz="4" w:space="0" w:color="auto"/>
              <w:left w:val="single" w:sz="4" w:space="0" w:color="auto"/>
              <w:bottom w:val="single" w:sz="4" w:space="0" w:color="auto"/>
              <w:right w:val="single" w:sz="4" w:space="0" w:color="auto"/>
            </w:tcBorders>
          </w:tcPr>
          <w:p w14:paraId="3771BE51" w14:textId="77777777" w:rsidR="004D1976" w:rsidRDefault="004D1976">
            <w:pPr>
              <w:rPr>
                <w:rFonts w:cs="Arial"/>
                <w:szCs w:val="20"/>
              </w:rPr>
            </w:pPr>
          </w:p>
        </w:tc>
      </w:tr>
      <w:tr w:rsidR="004D1976" w14:paraId="560A8026"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AC34B17" w14:textId="77777777" w:rsidR="004D1976" w:rsidRDefault="00770557">
            <w:pPr>
              <w:rPr>
                <w:rFonts w:cs="Arial"/>
                <w:szCs w:val="20"/>
              </w:rPr>
            </w:pPr>
            <w:r>
              <w:rPr>
                <w:rStyle w:val="msoins0"/>
                <w:rFonts w:cs="Arial"/>
                <w:szCs w:val="20"/>
              </w:rPr>
              <w:t>4</w:t>
            </w:r>
          </w:p>
        </w:tc>
        <w:tc>
          <w:tcPr>
            <w:tcW w:w="7563" w:type="dxa"/>
            <w:tcBorders>
              <w:top w:val="single" w:sz="4" w:space="0" w:color="auto"/>
              <w:left w:val="single" w:sz="4" w:space="0" w:color="auto"/>
              <w:bottom w:val="single" w:sz="4" w:space="0" w:color="auto"/>
              <w:right w:val="single" w:sz="4" w:space="0" w:color="auto"/>
            </w:tcBorders>
          </w:tcPr>
          <w:p w14:paraId="6124A63E" w14:textId="77777777" w:rsidR="004D1976" w:rsidRDefault="004D1976">
            <w:pPr>
              <w:rPr>
                <w:rFonts w:cs="Arial"/>
                <w:szCs w:val="20"/>
                <w:highlight w:val="yellow"/>
              </w:rPr>
            </w:pPr>
          </w:p>
        </w:tc>
      </w:tr>
      <w:tr w:rsidR="004D1976" w14:paraId="2B3AC4CD"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BE313A9" w14:textId="77777777" w:rsidR="004D1976" w:rsidRDefault="00770557">
            <w:pPr>
              <w:rPr>
                <w:rStyle w:val="msoins0"/>
                <w:rFonts w:cs="Arial"/>
              </w:rPr>
            </w:pPr>
            <w:r>
              <w:rPr>
                <w:rStyle w:val="msoins0"/>
                <w:rFonts w:cs="Arial"/>
                <w:szCs w:val="20"/>
              </w:rPr>
              <w:t>5</w:t>
            </w:r>
          </w:p>
        </w:tc>
        <w:tc>
          <w:tcPr>
            <w:tcW w:w="7563" w:type="dxa"/>
            <w:tcBorders>
              <w:top w:val="single" w:sz="4" w:space="0" w:color="auto"/>
              <w:left w:val="single" w:sz="4" w:space="0" w:color="auto"/>
              <w:bottom w:val="single" w:sz="4" w:space="0" w:color="auto"/>
              <w:right w:val="single" w:sz="4" w:space="0" w:color="auto"/>
            </w:tcBorders>
          </w:tcPr>
          <w:p w14:paraId="01761CC8" w14:textId="77777777" w:rsidR="004D1976" w:rsidRDefault="004D1976">
            <w:pPr>
              <w:rPr>
                <w:rFonts w:cs="Arial"/>
                <w:szCs w:val="20"/>
              </w:rPr>
            </w:pPr>
          </w:p>
        </w:tc>
      </w:tr>
    </w:tbl>
    <w:p w14:paraId="089CC365" w14:textId="77777777" w:rsidR="004D1976" w:rsidRDefault="004D1976">
      <w:pPr>
        <w:rPr>
          <w:rFonts w:cs="Arial"/>
          <w:szCs w:val="20"/>
        </w:rPr>
      </w:pPr>
    </w:p>
    <w:p w14:paraId="0100AD49" w14:textId="77777777" w:rsidR="00AB1E94" w:rsidRPr="00AE06BC" w:rsidRDefault="00000000" w:rsidP="00406F39"/>
    <w:sectPr w:rsidR="00AB1E94" w:rsidRPr="00AE06BC" w:rsidSect="00E52CBB">
      <w:headerReference w:type="default" r:id="rId75"/>
      <w:footerReference w:type="default" r:id="rId76"/>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D8995" w14:textId="77777777" w:rsidR="00527FEE" w:rsidRDefault="00527FEE" w:rsidP="0085312A">
      <w:r>
        <w:separator/>
      </w:r>
    </w:p>
  </w:endnote>
  <w:endnote w:type="continuationSeparator" w:id="0">
    <w:p w14:paraId="6003B311" w14:textId="77777777" w:rsidR="00527FEE" w:rsidRDefault="00527FEE"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34422450"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1549F424" w14:textId="38392167" w:rsidR="00583AF9" w:rsidRPr="00583AF9" w:rsidRDefault="00583AF9" w:rsidP="00583AF9">
          <w:pPr>
            <w:tabs>
              <w:tab w:val="center" w:pos="4320"/>
              <w:tab w:val="right" w:pos="8640"/>
            </w:tabs>
            <w:jc w:val="center"/>
            <w:rPr>
              <w:sz w:val="16"/>
            </w:rPr>
          </w:pPr>
          <w:r w:rsidRPr="00583AF9">
            <w:rPr>
              <w:b/>
              <w:smallCaps/>
              <w:sz w:val="16"/>
            </w:rPr>
            <w:t>file:</w:t>
          </w:r>
          <w:r w:rsidR="00570795">
            <w:rPr>
              <w:b/>
              <w:smallCaps/>
              <w:sz w:val="16"/>
            </w:rPr>
            <w:t xml:space="preserve"> </w:t>
          </w:r>
          <w:r w:rsidR="00570795" w:rsidRPr="00570795">
            <w:rPr>
              <w:b/>
              <w:smallCaps/>
              <w:sz w:val="16"/>
            </w:rPr>
            <w:t xml:space="preserve">Multi-Camera Client </w:t>
          </w:r>
          <w:r w:rsidR="00570795">
            <w:rPr>
              <w:b/>
              <w:smallCaps/>
              <w:sz w:val="16"/>
            </w:rPr>
            <w:t>SPSS</w:t>
          </w:r>
          <w:r w:rsidR="00570795" w:rsidRPr="00570795">
            <w:rPr>
              <w:b/>
              <w:smallCaps/>
              <w:sz w:val="16"/>
            </w:rPr>
            <w:t xml:space="preserve"> v1.16 Apr 5, 2022</w:t>
          </w:r>
        </w:p>
      </w:tc>
      <w:tc>
        <w:tcPr>
          <w:tcW w:w="5400" w:type="dxa"/>
          <w:tcBorders>
            <w:top w:val="single" w:sz="4" w:space="0" w:color="auto"/>
            <w:left w:val="single" w:sz="4" w:space="0" w:color="auto"/>
            <w:bottom w:val="single" w:sz="4" w:space="0" w:color="auto"/>
            <w:right w:val="single" w:sz="4" w:space="0" w:color="auto"/>
          </w:tcBorders>
        </w:tcPr>
        <w:p w14:paraId="5127D1E8"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7FACA065"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1C925135"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23677C">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23677C">
            <w:rPr>
              <w:noProof/>
              <w:szCs w:val="20"/>
            </w:rPr>
            <w:t>1</w:t>
          </w:r>
          <w:r w:rsidRPr="00583AF9">
            <w:rPr>
              <w:szCs w:val="20"/>
            </w:rPr>
            <w:fldChar w:fldCharType="end"/>
          </w:r>
        </w:p>
      </w:tc>
    </w:tr>
  </w:tbl>
  <w:p w14:paraId="6877E488"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00442" w14:textId="77777777" w:rsidR="00527FEE" w:rsidRDefault="00527FEE" w:rsidP="0085312A">
      <w:r>
        <w:separator/>
      </w:r>
    </w:p>
  </w:footnote>
  <w:footnote w:type="continuationSeparator" w:id="0">
    <w:p w14:paraId="5D2F9130" w14:textId="77777777" w:rsidR="00527FEE" w:rsidRDefault="00527FEE"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4B0C6C04"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4C81824B"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530D6085" wp14:editId="433CB44B">
                <wp:extent cx="676275" cy="276225"/>
                <wp:effectExtent l="0" t="0" r="9525" b="9525"/>
                <wp:docPr id="22" name="Picture 22"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1F7060F9"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3544EF3F"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309B25F8" w14:textId="77777777" w:rsidR="000D1DC3" w:rsidRDefault="000D1DC3" w:rsidP="00EE2F2F">
          <w:pPr>
            <w:autoSpaceDN w:val="0"/>
            <w:jc w:val="right"/>
            <w:rPr>
              <w:rFonts w:cs="Arial"/>
              <w:szCs w:val="20"/>
            </w:rPr>
          </w:pPr>
          <w:r>
            <w:rPr>
              <w:rFonts w:cs="Arial"/>
              <w:b/>
              <w:sz w:val="16"/>
              <w:szCs w:val="16"/>
            </w:rPr>
            <w:t>Engineering Specification</w:t>
          </w:r>
        </w:p>
      </w:tc>
    </w:tr>
  </w:tbl>
  <w:p w14:paraId="3698B5E3" w14:textId="7E3510BA"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FFFB6005"/>
    <w:multiLevelType w:val="multilevel"/>
    <w:tmpl w:val="79E0E378"/>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 w15:restartNumberingAfterBreak="0">
    <w:nsid w:val="FFFB600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 w15:restartNumberingAfterBreak="0">
    <w:nsid w:val="FFFB600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 w15:restartNumberingAfterBreak="0">
    <w:nsid w:val="FFFB600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 w15:restartNumberingAfterBreak="0">
    <w:nsid w:val="FFFB601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 w15:restartNumberingAfterBreak="0">
    <w:nsid w:val="FFFB60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 w15:restartNumberingAfterBreak="0">
    <w:nsid w:val="FFFB602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 w15:restartNumberingAfterBreak="0">
    <w:nsid w:val="FFFB602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 w15:restartNumberingAfterBreak="0">
    <w:nsid w:val="FFFB602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 w15:restartNumberingAfterBreak="0">
    <w:nsid w:val="FFFB603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 w15:restartNumberingAfterBreak="0">
    <w:nsid w:val="FFFB603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 w15:restartNumberingAfterBreak="0">
    <w:nsid w:val="FFFB604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 w15:restartNumberingAfterBreak="0">
    <w:nsid w:val="FFFB604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 w15:restartNumberingAfterBreak="0">
    <w:nsid w:val="FFFB604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 w15:restartNumberingAfterBreak="0">
    <w:nsid w:val="FFFB605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 w15:restartNumberingAfterBreak="0">
    <w:nsid w:val="FFFB605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 w15:restartNumberingAfterBreak="0">
    <w:nsid w:val="FFFB605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 w15:restartNumberingAfterBreak="0">
    <w:nsid w:val="FFFB606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 w15:restartNumberingAfterBreak="0">
    <w:nsid w:val="FFFB606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 w15:restartNumberingAfterBreak="0">
    <w:nsid w:val="FFFB607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 w15:restartNumberingAfterBreak="0">
    <w:nsid w:val="FFFB607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 w15:restartNumberingAfterBreak="0">
    <w:nsid w:val="FFFB607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 w15:restartNumberingAfterBreak="0">
    <w:nsid w:val="FFFB608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 w15:restartNumberingAfterBreak="0">
    <w:nsid w:val="FFFB608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 w15:restartNumberingAfterBreak="0">
    <w:nsid w:val="FFFB609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 w15:restartNumberingAfterBreak="0">
    <w:nsid w:val="FFFB609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 w15:restartNumberingAfterBreak="0">
    <w:nsid w:val="FFFB609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 w15:restartNumberingAfterBreak="0">
    <w:nsid w:val="FFFB610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 w15:restartNumberingAfterBreak="0">
    <w:nsid w:val="FFFB610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 w15:restartNumberingAfterBreak="0">
    <w:nsid w:val="FFFB611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 w15:restartNumberingAfterBreak="0">
    <w:nsid w:val="FFFB611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 w15:restartNumberingAfterBreak="0">
    <w:nsid w:val="FFFB61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 w15:restartNumberingAfterBreak="0">
    <w:nsid w:val="FFFB612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 w15:restartNumberingAfterBreak="0">
    <w:nsid w:val="FFFB612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 w15:restartNumberingAfterBreak="0">
    <w:nsid w:val="FFFB612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 w15:restartNumberingAfterBreak="0">
    <w:nsid w:val="FFFB612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 w15:restartNumberingAfterBreak="0">
    <w:nsid w:val="FFFB612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 w15:restartNumberingAfterBreak="0">
    <w:nsid w:val="FFFB613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 w15:restartNumberingAfterBreak="0">
    <w:nsid w:val="FFFB613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 w15:restartNumberingAfterBreak="0">
    <w:nsid w:val="FFFB613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 w15:restartNumberingAfterBreak="0">
    <w:nsid w:val="FFFB613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 w15:restartNumberingAfterBreak="0">
    <w:nsid w:val="FFFB613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 w15:restartNumberingAfterBreak="0">
    <w:nsid w:val="FFFB613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 w15:restartNumberingAfterBreak="0">
    <w:nsid w:val="FFFB613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 w15:restartNumberingAfterBreak="0">
    <w:nsid w:val="FFFB614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 w15:restartNumberingAfterBreak="0">
    <w:nsid w:val="FFFB614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 w15:restartNumberingAfterBreak="0">
    <w:nsid w:val="FFFB614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 w15:restartNumberingAfterBreak="0">
    <w:nsid w:val="FFFB615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 w15:restartNumberingAfterBreak="0">
    <w:nsid w:val="FFFB615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 w15:restartNumberingAfterBreak="0">
    <w:nsid w:val="FFFB615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 w15:restartNumberingAfterBreak="0">
    <w:nsid w:val="FFFB615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 w15:restartNumberingAfterBreak="0">
    <w:nsid w:val="FFFB616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 w15:restartNumberingAfterBreak="0">
    <w:nsid w:val="FFFB616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 w15:restartNumberingAfterBreak="0">
    <w:nsid w:val="FFFB616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 w15:restartNumberingAfterBreak="0">
    <w:nsid w:val="FFFB617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 w15:restartNumberingAfterBreak="0">
    <w:nsid w:val="FFFB617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 w15:restartNumberingAfterBreak="0">
    <w:nsid w:val="FFFB617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 w15:restartNumberingAfterBreak="0">
    <w:nsid w:val="FFFB617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 w15:restartNumberingAfterBreak="0">
    <w:nsid w:val="FFFB617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 w15:restartNumberingAfterBreak="0">
    <w:nsid w:val="FFFB61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5" w15:restartNumberingAfterBreak="0">
    <w:nsid w:val="FFFB618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6" w15:restartNumberingAfterBreak="0">
    <w:nsid w:val="FFFB618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7" w15:restartNumberingAfterBreak="0">
    <w:nsid w:val="FFFB618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8" w15:restartNumberingAfterBreak="0">
    <w:nsid w:val="FFFB618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9" w15:restartNumberingAfterBreak="0">
    <w:nsid w:val="FFFB619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0" w15:restartNumberingAfterBreak="0">
    <w:nsid w:val="FFFB619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1" w15:restartNumberingAfterBreak="0">
    <w:nsid w:val="FFFB619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2" w15:restartNumberingAfterBreak="0">
    <w:nsid w:val="FFFB619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3" w15:restartNumberingAfterBreak="0">
    <w:nsid w:val="FFFB619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4" w15:restartNumberingAfterBreak="0">
    <w:nsid w:val="FFFB620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5" w15:restartNumberingAfterBreak="0">
    <w:nsid w:val="FFFB620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6" w15:restartNumberingAfterBreak="0">
    <w:nsid w:val="FFFB620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7" w15:restartNumberingAfterBreak="0">
    <w:nsid w:val="FFFB620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8" w15:restartNumberingAfterBreak="0">
    <w:nsid w:val="FFFB620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9" w15:restartNumberingAfterBreak="0">
    <w:nsid w:val="FFFB621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0" w15:restartNumberingAfterBreak="0">
    <w:nsid w:val="FFFB621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1" w15:restartNumberingAfterBreak="0">
    <w:nsid w:val="FFFB621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2" w15:restartNumberingAfterBreak="0">
    <w:nsid w:val="FFFB621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3" w15:restartNumberingAfterBreak="0">
    <w:nsid w:val="FFFB621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4" w15:restartNumberingAfterBreak="0">
    <w:nsid w:val="FFFB622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5" w15:restartNumberingAfterBreak="0">
    <w:nsid w:val="FFFB622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6" w15:restartNumberingAfterBreak="0">
    <w:nsid w:val="FFFB622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7" w15:restartNumberingAfterBreak="0">
    <w:nsid w:val="FFFB622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8" w15:restartNumberingAfterBreak="0">
    <w:nsid w:val="FFFB623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9" w15:restartNumberingAfterBreak="0">
    <w:nsid w:val="FFFB623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0" w15:restartNumberingAfterBreak="0">
    <w:nsid w:val="FFFB623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1" w15:restartNumberingAfterBreak="0">
    <w:nsid w:val="FFFB624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2" w15:restartNumberingAfterBreak="0">
    <w:nsid w:val="FFFB624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3" w15:restartNumberingAfterBreak="0">
    <w:nsid w:val="FFFB624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4" w15:restartNumberingAfterBreak="0">
    <w:nsid w:val="FFFB625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5" w15:restartNumberingAfterBreak="0">
    <w:nsid w:val="FFFB625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6" w15:restartNumberingAfterBreak="0">
    <w:nsid w:val="FFFB625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7" w15:restartNumberingAfterBreak="0">
    <w:nsid w:val="FFFB626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8" w15:restartNumberingAfterBreak="0">
    <w:nsid w:val="FFFB626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9" w15:restartNumberingAfterBreak="0">
    <w:nsid w:val="FFFB626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0" w15:restartNumberingAfterBreak="0">
    <w:nsid w:val="FFFB626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1" w15:restartNumberingAfterBreak="0">
    <w:nsid w:val="FFFB626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2" w15:restartNumberingAfterBreak="0">
    <w:nsid w:val="FFFB627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3" w15:restartNumberingAfterBreak="0">
    <w:nsid w:val="FFFB627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4" w15:restartNumberingAfterBreak="0">
    <w:nsid w:val="FFFB627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5" w15:restartNumberingAfterBreak="0">
    <w:nsid w:val="FFFB627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6" w15:restartNumberingAfterBreak="0">
    <w:nsid w:val="FFFB627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7" w15:restartNumberingAfterBreak="0">
    <w:nsid w:val="FFFB628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8" w15:restartNumberingAfterBreak="0">
    <w:nsid w:val="FFFB628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9" w15:restartNumberingAfterBreak="0">
    <w:nsid w:val="FFFB628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0" w15:restartNumberingAfterBreak="0">
    <w:nsid w:val="FFFB629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1" w15:restartNumberingAfterBreak="0">
    <w:nsid w:val="FFFB629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2" w15:restartNumberingAfterBreak="0">
    <w:nsid w:val="FFFB629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3" w15:restartNumberingAfterBreak="0">
    <w:nsid w:val="FFFB629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4" w15:restartNumberingAfterBreak="0">
    <w:nsid w:val="FFFB630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5" w15:restartNumberingAfterBreak="0">
    <w:nsid w:val="FFFB630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6" w15:restartNumberingAfterBreak="0">
    <w:nsid w:val="FFFB630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7" w15:restartNumberingAfterBreak="0">
    <w:nsid w:val="FFFB63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8" w15:restartNumberingAfterBreak="0">
    <w:nsid w:val="FFFB631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9" w15:restartNumberingAfterBreak="0">
    <w:nsid w:val="FFFB631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0" w15:restartNumberingAfterBreak="0">
    <w:nsid w:val="FFFB63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1" w15:restartNumberingAfterBreak="0">
    <w:nsid w:val="FFFB632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2" w15:restartNumberingAfterBreak="0">
    <w:nsid w:val="FFFB632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3" w15:restartNumberingAfterBreak="0">
    <w:nsid w:val="FFFB632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4" w15:restartNumberingAfterBreak="0">
    <w:nsid w:val="FFFB633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5" w15:restartNumberingAfterBreak="0">
    <w:nsid w:val="FFFB633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6" w15:restartNumberingAfterBreak="0">
    <w:nsid w:val="FFFB633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7" w15:restartNumberingAfterBreak="0">
    <w:nsid w:val="FFFB634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8" w15:restartNumberingAfterBreak="0">
    <w:nsid w:val="FFFB634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9" w15:restartNumberingAfterBreak="0">
    <w:nsid w:val="FFFB634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0" w15:restartNumberingAfterBreak="0">
    <w:nsid w:val="FFFB634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1" w15:restartNumberingAfterBreak="0">
    <w:nsid w:val="FFFB634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2" w15:restartNumberingAfterBreak="0">
    <w:nsid w:val="FFFB634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3" w15:restartNumberingAfterBreak="0">
    <w:nsid w:val="FFFB635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4" w15:restartNumberingAfterBreak="0">
    <w:nsid w:val="FFFB635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5" w15:restartNumberingAfterBreak="0">
    <w:nsid w:val="FFFB636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6" w15:restartNumberingAfterBreak="0">
    <w:nsid w:val="FFFB636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7" w15:restartNumberingAfterBreak="0">
    <w:nsid w:val="FFFB636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8" w15:restartNumberingAfterBreak="0">
    <w:nsid w:val="FFFB636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9" w15:restartNumberingAfterBreak="0">
    <w:nsid w:val="FFFB637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0" w15:restartNumberingAfterBreak="0">
    <w:nsid w:val="FFFB637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1" w15:restartNumberingAfterBreak="0">
    <w:nsid w:val="FFFB637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2" w15:restartNumberingAfterBreak="0">
    <w:nsid w:val="FFFB63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3" w15:restartNumberingAfterBreak="0">
    <w:nsid w:val="FFFB638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4" w15:restartNumberingAfterBreak="0">
    <w:nsid w:val="FFFB638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5" w15:restartNumberingAfterBreak="0">
    <w:nsid w:val="FFFB639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6" w15:restartNumberingAfterBreak="0">
    <w:nsid w:val="FFFB639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7" w15:restartNumberingAfterBreak="0">
    <w:nsid w:val="FFFB639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8" w15:restartNumberingAfterBreak="0">
    <w:nsid w:val="FFFB640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9" w15:restartNumberingAfterBreak="0">
    <w:nsid w:val="FFFB640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0" w15:restartNumberingAfterBreak="0">
    <w:nsid w:val="FFFB640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1" w15:restartNumberingAfterBreak="0">
    <w:nsid w:val="FFFB640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2" w15:restartNumberingAfterBreak="0">
    <w:nsid w:val="FFFB64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3" w15:restartNumberingAfterBreak="0">
    <w:nsid w:val="FFFB641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4" w15:restartNumberingAfterBreak="0">
    <w:nsid w:val="FFFB64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5" w15:restartNumberingAfterBreak="0">
    <w:nsid w:val="FFFB642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6" w15:restartNumberingAfterBreak="0">
    <w:nsid w:val="FFFB642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7" w15:restartNumberingAfterBreak="0">
    <w:nsid w:val="FFFB642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8" w15:restartNumberingAfterBreak="0">
    <w:nsid w:val="FFFB642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9" w15:restartNumberingAfterBreak="0">
    <w:nsid w:val="FFFB643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0" w15:restartNumberingAfterBreak="0">
    <w:nsid w:val="FFFB643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1" w15:restartNumberingAfterBreak="0">
    <w:nsid w:val="FFFB643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2" w15:restartNumberingAfterBreak="0">
    <w:nsid w:val="FFFB643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3" w15:restartNumberingAfterBreak="0">
    <w:nsid w:val="FFFB644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4" w15:restartNumberingAfterBreak="0">
    <w:nsid w:val="FFFB644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5" w15:restartNumberingAfterBreak="0">
    <w:nsid w:val="FFFB644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6" w15:restartNumberingAfterBreak="0">
    <w:nsid w:val="FFFB644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7" w15:restartNumberingAfterBreak="0">
    <w:nsid w:val="FFFB645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8" w15:restartNumberingAfterBreak="0">
    <w:nsid w:val="FFFB645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9" w15:restartNumberingAfterBreak="0">
    <w:nsid w:val="FFFB645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0" w15:restartNumberingAfterBreak="0">
    <w:nsid w:val="FFFB645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1" w15:restartNumberingAfterBreak="0">
    <w:nsid w:val="FFFB645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2" w15:restartNumberingAfterBreak="0">
    <w:nsid w:val="FFFB645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3" w15:restartNumberingAfterBreak="0">
    <w:nsid w:val="FFFB645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4" w15:restartNumberingAfterBreak="0">
    <w:nsid w:val="FFFB645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5" w15:restartNumberingAfterBreak="0">
    <w:nsid w:val="FFFB645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6" w15:restartNumberingAfterBreak="0">
    <w:nsid w:val="FFFB646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7" w15:restartNumberingAfterBreak="0">
    <w:nsid w:val="FFFB646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8" w15:restartNumberingAfterBreak="0">
    <w:nsid w:val="FFFB647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9" w15:restartNumberingAfterBreak="0">
    <w:nsid w:val="FFFB647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0" w15:restartNumberingAfterBreak="0">
    <w:nsid w:val="FFFB647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1" w15:restartNumberingAfterBreak="0">
    <w:nsid w:val="FFFB647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2" w15:restartNumberingAfterBreak="0">
    <w:nsid w:val="FFFB647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3" w15:restartNumberingAfterBreak="0">
    <w:nsid w:val="FFFB647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4" w15:restartNumberingAfterBreak="0">
    <w:nsid w:val="FFFB647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5" w15:restartNumberingAfterBreak="0">
    <w:nsid w:val="FFFB647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6" w15:restartNumberingAfterBreak="0">
    <w:nsid w:val="FFFB647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7" w15:restartNumberingAfterBreak="0">
    <w:nsid w:val="FFFB647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8" w15:restartNumberingAfterBreak="0">
    <w:nsid w:val="FFFB64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9" w15:restartNumberingAfterBreak="0">
    <w:nsid w:val="FFFB648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0" w15:restartNumberingAfterBreak="0">
    <w:nsid w:val="FFFB648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1" w15:restartNumberingAfterBreak="0">
    <w:nsid w:val="FFFB648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2" w15:restartNumberingAfterBreak="0">
    <w:nsid w:val="FFFB648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3" w15:restartNumberingAfterBreak="0">
    <w:nsid w:val="FFFB648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4" w15:restartNumberingAfterBreak="0">
    <w:nsid w:val="FFFB648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5" w15:restartNumberingAfterBreak="0">
    <w:nsid w:val="FFFB648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6" w15:restartNumberingAfterBreak="0">
    <w:nsid w:val="FFFB648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7" w15:restartNumberingAfterBreak="0">
    <w:nsid w:val="FFFB648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8" w15:restartNumberingAfterBreak="0">
    <w:nsid w:val="FFFB649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9" w15:restartNumberingAfterBreak="0">
    <w:nsid w:val="FFFB649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0" w15:restartNumberingAfterBreak="0">
    <w:nsid w:val="FFFB649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1" w15:restartNumberingAfterBreak="0">
    <w:nsid w:val="FFFB649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2" w15:restartNumberingAfterBreak="0">
    <w:nsid w:val="FFFB649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3" w15:restartNumberingAfterBreak="0">
    <w:nsid w:val="FFFB649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4" w15:restartNumberingAfterBreak="0">
    <w:nsid w:val="FFFB649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5" w15:restartNumberingAfterBreak="0">
    <w:nsid w:val="FFFB649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6" w15:restartNumberingAfterBreak="0">
    <w:nsid w:val="FFFB649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7" w15:restartNumberingAfterBreak="0">
    <w:nsid w:val="FFFB649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8" w15:restartNumberingAfterBreak="0">
    <w:nsid w:val="FFFB650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9" w15:restartNumberingAfterBreak="0">
    <w:nsid w:val="FFFB650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0" w15:restartNumberingAfterBreak="0">
    <w:nsid w:val="FFFB650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1" w15:restartNumberingAfterBreak="0">
    <w:nsid w:val="FFFB650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2" w15:restartNumberingAfterBreak="0">
    <w:nsid w:val="FFFB650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3" w15:restartNumberingAfterBreak="0">
    <w:nsid w:val="FFFB650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4" w15:restartNumberingAfterBreak="0">
    <w:nsid w:val="FFFB650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5" w15:restartNumberingAfterBreak="0">
    <w:nsid w:val="FFFB650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6" w15:restartNumberingAfterBreak="0">
    <w:nsid w:val="FFFB65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7" w15:restartNumberingAfterBreak="0">
    <w:nsid w:val="FFFB651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8" w15:restartNumberingAfterBreak="0">
    <w:nsid w:val="FFFB651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9" w15:restartNumberingAfterBreak="0">
    <w:nsid w:val="FFFB652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0" w15:restartNumberingAfterBreak="0">
    <w:nsid w:val="FFFB652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1" w15:restartNumberingAfterBreak="0">
    <w:nsid w:val="FFFB653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2" w15:restartNumberingAfterBreak="0">
    <w:nsid w:val="FFFB653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3" w15:restartNumberingAfterBreak="0">
    <w:nsid w:val="FFFB653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4" w15:restartNumberingAfterBreak="0">
    <w:nsid w:val="FFFB654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5" w15:restartNumberingAfterBreak="0">
    <w:nsid w:val="FFFB654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6" w15:restartNumberingAfterBreak="0">
    <w:nsid w:val="FFFB654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7" w15:restartNumberingAfterBreak="0">
    <w:nsid w:val="FFFB655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8" w15:restartNumberingAfterBreak="0">
    <w:nsid w:val="FFFB655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9" w15:restartNumberingAfterBreak="0">
    <w:nsid w:val="FFFB655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0" w15:restartNumberingAfterBreak="0">
    <w:nsid w:val="FFFB655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1" w15:restartNumberingAfterBreak="0">
    <w:nsid w:val="FFFB655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2" w15:restartNumberingAfterBreak="0">
    <w:nsid w:val="FFFB656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3" w15:restartNumberingAfterBreak="0">
    <w:nsid w:val="FFFB656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4" w15:restartNumberingAfterBreak="0">
    <w:nsid w:val="FFFB656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5" w15:restartNumberingAfterBreak="0">
    <w:nsid w:val="FFFB656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6" w15:restartNumberingAfterBreak="0">
    <w:nsid w:val="FFFB656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7" w15:restartNumberingAfterBreak="0">
    <w:nsid w:val="FFFB657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8" w15:restartNumberingAfterBreak="0">
    <w:nsid w:val="FFFB657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9" w15:restartNumberingAfterBreak="0">
    <w:nsid w:val="FFFB657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0" w15:restartNumberingAfterBreak="0">
    <w:nsid w:val="FFFB657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1" w15:restartNumberingAfterBreak="0">
    <w:nsid w:val="FFFB657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2" w15:restartNumberingAfterBreak="0">
    <w:nsid w:val="FFFB65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3" w15:restartNumberingAfterBreak="0">
    <w:nsid w:val="FFFFFF80"/>
    <w:multiLevelType w:val="singleLevel"/>
    <w:tmpl w:val="F014F376"/>
    <w:lvl w:ilvl="0">
      <w:start w:val="1"/>
      <w:numFmt w:val="bullet"/>
      <w:lvlText w:val=""/>
      <w:lvlJc w:val="left"/>
      <w:pPr>
        <w:tabs>
          <w:tab w:val="num" w:pos="1492"/>
        </w:tabs>
        <w:ind w:left="1492" w:hanging="360"/>
      </w:pPr>
      <w:rPr>
        <w:rFonts w:ascii="Symbol" w:hAnsi="Symbol" w:hint="default"/>
      </w:rPr>
    </w:lvl>
  </w:abstractNum>
  <w:abstractNum w:abstractNumId="244" w15:restartNumberingAfterBreak="0">
    <w:nsid w:val="FFFFFF81"/>
    <w:multiLevelType w:val="singleLevel"/>
    <w:tmpl w:val="CB9EEABC"/>
    <w:lvl w:ilvl="0">
      <w:start w:val="1"/>
      <w:numFmt w:val="bullet"/>
      <w:lvlText w:val=""/>
      <w:lvlJc w:val="left"/>
      <w:pPr>
        <w:tabs>
          <w:tab w:val="num" w:pos="1209"/>
        </w:tabs>
        <w:ind w:left="1209" w:hanging="360"/>
      </w:pPr>
      <w:rPr>
        <w:rFonts w:ascii="Symbol" w:hAnsi="Symbol" w:hint="default"/>
      </w:rPr>
    </w:lvl>
  </w:abstractNum>
  <w:abstractNum w:abstractNumId="245" w15:restartNumberingAfterBreak="0">
    <w:nsid w:val="FFFFFF82"/>
    <w:multiLevelType w:val="singleLevel"/>
    <w:tmpl w:val="1B40EA4C"/>
    <w:lvl w:ilvl="0">
      <w:start w:val="1"/>
      <w:numFmt w:val="bullet"/>
      <w:lvlText w:val=""/>
      <w:lvlJc w:val="left"/>
      <w:pPr>
        <w:tabs>
          <w:tab w:val="num" w:pos="926"/>
        </w:tabs>
        <w:ind w:left="926" w:hanging="360"/>
      </w:pPr>
      <w:rPr>
        <w:rFonts w:ascii="Symbol" w:hAnsi="Symbol" w:hint="default"/>
      </w:rPr>
    </w:lvl>
  </w:abstractNum>
  <w:abstractNum w:abstractNumId="246" w15:restartNumberingAfterBreak="0">
    <w:nsid w:val="FFFFFF83"/>
    <w:multiLevelType w:val="singleLevel"/>
    <w:tmpl w:val="79DC7936"/>
    <w:lvl w:ilvl="0">
      <w:start w:val="1"/>
      <w:numFmt w:val="bullet"/>
      <w:lvlText w:val=""/>
      <w:lvlJc w:val="left"/>
      <w:pPr>
        <w:tabs>
          <w:tab w:val="num" w:pos="643"/>
        </w:tabs>
        <w:ind w:left="643" w:hanging="360"/>
      </w:pPr>
      <w:rPr>
        <w:rFonts w:ascii="Symbol" w:hAnsi="Symbol" w:hint="default"/>
      </w:rPr>
    </w:lvl>
  </w:abstractNum>
  <w:abstractNum w:abstractNumId="247" w15:restartNumberingAfterBreak="0">
    <w:nsid w:val="FFFFFF89"/>
    <w:multiLevelType w:val="singleLevel"/>
    <w:tmpl w:val="B2F02B26"/>
    <w:lvl w:ilvl="0">
      <w:start w:val="1"/>
      <w:numFmt w:val="bullet"/>
      <w:lvlText w:val=""/>
      <w:lvlJc w:val="left"/>
      <w:pPr>
        <w:tabs>
          <w:tab w:val="num" w:pos="360"/>
        </w:tabs>
        <w:ind w:left="360" w:hanging="360"/>
      </w:pPr>
      <w:rPr>
        <w:rFonts w:ascii="Symbol" w:hAnsi="Symbol" w:hint="default"/>
      </w:rPr>
    </w:lvl>
  </w:abstractNum>
  <w:abstractNum w:abstractNumId="248" w15:restartNumberingAfterBreak="0">
    <w:nsid w:val="FFFFFFFB"/>
    <w:multiLevelType w:val="multilevel"/>
    <w:tmpl w:val="79E0E378"/>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9" w15:restartNumberingAfterBreak="0">
    <w:nsid w:val="141E6168"/>
    <w:multiLevelType w:val="hybridMultilevel"/>
    <w:tmpl w:val="DE74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141E6172"/>
    <w:multiLevelType w:val="hybridMultilevel"/>
    <w:tmpl w:val="DE74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146D5F39"/>
    <w:multiLevelType w:val="hybridMultilevel"/>
    <w:tmpl w:val="D4DA69D0"/>
    <w:lvl w:ilvl="0" w:tplc="3B5CC7A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15546133"/>
    <w:multiLevelType w:val="hybridMultilevel"/>
    <w:tmpl w:val="E138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3" w15:restartNumberingAfterBreak="0">
    <w:nsid w:val="15546135"/>
    <w:multiLevelType w:val="hybridMultilevel"/>
    <w:tmpl w:val="E138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4" w15:restartNumberingAfterBreak="0">
    <w:nsid w:val="15546147"/>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5" w15:restartNumberingAfterBreak="0">
    <w:nsid w:val="15546148"/>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6" w15:restartNumberingAfterBreak="0">
    <w:nsid w:val="15546153"/>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7" w15:restartNumberingAfterBreak="0">
    <w:nsid w:val="15546154"/>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8" w15:restartNumberingAfterBreak="0">
    <w:nsid w:val="15546155"/>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9" w15:restartNumberingAfterBreak="0">
    <w:nsid w:val="15546156"/>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0" w15:restartNumberingAfterBreak="0">
    <w:nsid w:val="15546157"/>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1" w15:restartNumberingAfterBreak="0">
    <w:nsid w:val="15546158"/>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2" w15:restartNumberingAfterBreak="0">
    <w:nsid w:val="15546163"/>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63" w15:restartNumberingAfterBreak="0">
    <w:nsid w:val="15546164"/>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4" w15:restartNumberingAfterBreak="0">
    <w:nsid w:val="15546165"/>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5" w15:restartNumberingAfterBreak="0">
    <w:nsid w:val="15546166"/>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6" w15:restartNumberingAfterBreak="0">
    <w:nsid w:val="15546169"/>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7" w15:restartNumberingAfterBreak="0">
    <w:nsid w:val="15546170"/>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8" w15:restartNumberingAfterBreak="0">
    <w:nsid w:val="15546173"/>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9" w15:restartNumberingAfterBreak="0">
    <w:nsid w:val="15546174"/>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0" w15:restartNumberingAfterBreak="0">
    <w:nsid w:val="15546189"/>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1" w15:restartNumberingAfterBreak="0">
    <w:nsid w:val="15546190"/>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2" w15:restartNumberingAfterBreak="0">
    <w:nsid w:val="15546192"/>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3" w15:restartNumberingAfterBreak="0">
    <w:nsid w:val="15546193"/>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15:restartNumberingAfterBreak="0">
    <w:nsid w:val="15546194"/>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15546195"/>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6" w15:restartNumberingAfterBreak="0">
    <w:nsid w:val="1D3777E2"/>
    <w:multiLevelType w:val="multilevel"/>
    <w:tmpl w:val="9F38D93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rPr>
        <w:sz w:val="20"/>
        <w:szCs w:val="2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7" w15:restartNumberingAfterBreak="0">
    <w:nsid w:val="1FDB60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8" w15:restartNumberingAfterBreak="0">
    <w:nsid w:val="1FDB601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9" w15:restartNumberingAfterBreak="0">
    <w:nsid w:val="1FDB60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0" w15:restartNumberingAfterBreak="0">
    <w:nsid w:val="1FDB602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1" w15:restartNumberingAfterBreak="0">
    <w:nsid w:val="1FDB60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2" w15:restartNumberingAfterBreak="0">
    <w:nsid w:val="1FDB603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3" w15:restartNumberingAfterBreak="0">
    <w:nsid w:val="1FDB603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4" w15:restartNumberingAfterBreak="0">
    <w:nsid w:val="1FDB60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5" w15:restartNumberingAfterBreak="0">
    <w:nsid w:val="1FDB60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6" w15:restartNumberingAfterBreak="0">
    <w:nsid w:val="1FDB60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7" w15:restartNumberingAfterBreak="0">
    <w:nsid w:val="1FDB60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8" w15:restartNumberingAfterBreak="0">
    <w:nsid w:val="1FDB60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9" w15:restartNumberingAfterBreak="0">
    <w:nsid w:val="1FDB606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0" w15:restartNumberingAfterBreak="0">
    <w:nsid w:val="1FDB60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1" w15:restartNumberingAfterBreak="0">
    <w:nsid w:val="1FDB60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2" w15:restartNumberingAfterBreak="0">
    <w:nsid w:val="1FDB60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3" w15:restartNumberingAfterBreak="0">
    <w:nsid w:val="1FDB607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4" w15:restartNumberingAfterBreak="0">
    <w:nsid w:val="1FDB608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5" w15:restartNumberingAfterBreak="0">
    <w:nsid w:val="1FDB608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6" w15:restartNumberingAfterBreak="0">
    <w:nsid w:val="1FDB60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7" w15:restartNumberingAfterBreak="0">
    <w:nsid w:val="1FDB609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8" w15:restartNumberingAfterBreak="0">
    <w:nsid w:val="1FDB609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9" w15:restartNumberingAfterBreak="0">
    <w:nsid w:val="1FDB61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0" w15:restartNumberingAfterBreak="0">
    <w:nsid w:val="1FDB610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1" w15:restartNumberingAfterBreak="0">
    <w:nsid w:val="1FDB610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2" w15:restartNumberingAfterBreak="0">
    <w:nsid w:val="1FDB61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3" w15:restartNumberingAfterBreak="0">
    <w:nsid w:val="1FDB612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4" w15:restartNumberingAfterBreak="0">
    <w:nsid w:val="1FDB614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5" w15:restartNumberingAfterBreak="0">
    <w:nsid w:val="1FDB61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6" w15:restartNumberingAfterBreak="0">
    <w:nsid w:val="1FDB618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7" w15:restartNumberingAfterBreak="0">
    <w:nsid w:val="1FDB622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8" w15:restartNumberingAfterBreak="0">
    <w:nsid w:val="1FDB623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9" w15:restartNumberingAfterBreak="0">
    <w:nsid w:val="1FDB623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0" w15:restartNumberingAfterBreak="0">
    <w:nsid w:val="1FDB62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1" w15:restartNumberingAfterBreak="0">
    <w:nsid w:val="1FDB624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2" w15:restartNumberingAfterBreak="0">
    <w:nsid w:val="1FDB624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3" w15:restartNumberingAfterBreak="0">
    <w:nsid w:val="1FDB625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4" w15:restartNumberingAfterBreak="0">
    <w:nsid w:val="1FDB625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5" w15:restartNumberingAfterBreak="0">
    <w:nsid w:val="1FDB628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6" w15:restartNumberingAfterBreak="0">
    <w:nsid w:val="1FDB62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7" w15:restartNumberingAfterBreak="0">
    <w:nsid w:val="1FDB629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8" w15:restartNumberingAfterBreak="0">
    <w:nsid w:val="1FDB63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9" w15:restartNumberingAfterBreak="0">
    <w:nsid w:val="1FDB63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0" w15:restartNumberingAfterBreak="0">
    <w:nsid w:val="1FDB63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1" w15:restartNumberingAfterBreak="0">
    <w:nsid w:val="1FDB63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2" w15:restartNumberingAfterBreak="0">
    <w:nsid w:val="1FDB63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3" w15:restartNumberingAfterBreak="0">
    <w:nsid w:val="1FDB633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4" w15:restartNumberingAfterBreak="0">
    <w:nsid w:val="1FDB634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5" w15:restartNumberingAfterBreak="0">
    <w:nsid w:val="1FDB635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6" w15:restartNumberingAfterBreak="0">
    <w:nsid w:val="1FDB63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7" w15:restartNumberingAfterBreak="0">
    <w:nsid w:val="1FDB63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8" w15:restartNumberingAfterBreak="0">
    <w:nsid w:val="1FDB63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9" w15:restartNumberingAfterBreak="0">
    <w:nsid w:val="1FDB63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0" w15:restartNumberingAfterBreak="0">
    <w:nsid w:val="1FDB639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1" w15:restartNumberingAfterBreak="0">
    <w:nsid w:val="1FDB639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2" w15:restartNumberingAfterBreak="0">
    <w:nsid w:val="1FDB64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3" w15:restartNumberingAfterBreak="0">
    <w:nsid w:val="1FDB640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4" w15:restartNumberingAfterBreak="0">
    <w:nsid w:val="1FDB641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5" w15:restartNumberingAfterBreak="0">
    <w:nsid w:val="1FDB64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6" w15:restartNumberingAfterBreak="0">
    <w:nsid w:val="1FDB642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7" w15:restartNumberingAfterBreak="0">
    <w:nsid w:val="1FDB64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8" w15:restartNumberingAfterBreak="0">
    <w:nsid w:val="1FDB643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9" w15:restartNumberingAfterBreak="0">
    <w:nsid w:val="1FDB644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0" w15:restartNumberingAfterBreak="0">
    <w:nsid w:val="1FDB64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1" w15:restartNumberingAfterBreak="0">
    <w:nsid w:val="1FDB646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2" w15:restartNumberingAfterBreak="0">
    <w:nsid w:val="1FDB64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3" w15:restartNumberingAfterBreak="0">
    <w:nsid w:val="1FDB64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4" w15:restartNumberingAfterBreak="0">
    <w:nsid w:val="1FDB65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5" w15:restartNumberingAfterBreak="0">
    <w:nsid w:val="1FDB651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6" w15:restartNumberingAfterBreak="0">
    <w:nsid w:val="1FDB65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7" w15:restartNumberingAfterBreak="0">
    <w:nsid w:val="1FDB652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8" w15:restartNumberingAfterBreak="0">
    <w:nsid w:val="1FDB65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9" w15:restartNumberingAfterBreak="0">
    <w:nsid w:val="1FDB65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0" w15:restartNumberingAfterBreak="0">
    <w:nsid w:val="1FDB65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1" w15:restartNumberingAfterBreak="0">
    <w:nsid w:val="1FDB65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2" w15:restartNumberingAfterBreak="0">
    <w:nsid w:val="1FE72465"/>
    <w:multiLevelType w:val="hybridMultilevel"/>
    <w:tmpl w:val="8B944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15:restartNumberingAfterBreak="0">
    <w:nsid w:val="20047CDA"/>
    <w:multiLevelType w:val="hybridMultilevel"/>
    <w:tmpl w:val="26888D54"/>
    <w:lvl w:ilvl="0" w:tplc="F7CE658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4" w15:restartNumberingAfterBreak="0">
    <w:nsid w:val="23206118"/>
    <w:multiLevelType w:val="hybridMultilevel"/>
    <w:tmpl w:val="E49A76EE"/>
    <w:lvl w:ilvl="0" w:tplc="AD6EF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5" w15:restartNumberingAfterBreak="0">
    <w:nsid w:val="2AD46120"/>
    <w:multiLevelType w:val="hybridMultilevel"/>
    <w:tmpl w:val="E49A76EE"/>
    <w:lvl w:ilvl="0" w:tplc="AD6EF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15:restartNumberingAfterBreak="0">
    <w:nsid w:val="38F86181"/>
    <w:multiLevelType w:val="hybridMultilevel"/>
    <w:tmpl w:val="7BDE64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7" w15:restartNumberingAfterBreak="0">
    <w:nsid w:val="3DAF6129"/>
    <w:multiLevelType w:val="hybridMultilevel"/>
    <w:tmpl w:val="E72C28C8"/>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58" w15:restartNumberingAfterBreak="0">
    <w:nsid w:val="3E3A059F"/>
    <w:multiLevelType w:val="hybridMultilevel"/>
    <w:tmpl w:val="37646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9" w15:restartNumberingAfterBreak="0">
    <w:nsid w:val="52FF6012"/>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52FF601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15:restartNumberingAfterBreak="0">
    <w:nsid w:val="52FF602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15:restartNumberingAfterBreak="0">
    <w:nsid w:val="52FF602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15:restartNumberingAfterBreak="0">
    <w:nsid w:val="52FF602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15:restartNumberingAfterBreak="0">
    <w:nsid w:val="52FF6032"/>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15:restartNumberingAfterBreak="0">
    <w:nsid w:val="52FF603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15:restartNumberingAfterBreak="0">
    <w:nsid w:val="52FF604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15:restartNumberingAfterBreak="0">
    <w:nsid w:val="52FF604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15:restartNumberingAfterBreak="0">
    <w:nsid w:val="52FF604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2FF605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15:restartNumberingAfterBreak="0">
    <w:nsid w:val="52FF605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15:restartNumberingAfterBreak="0">
    <w:nsid w:val="52FF606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2FF606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15:restartNumberingAfterBreak="0">
    <w:nsid w:val="52FF606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15:restartNumberingAfterBreak="0">
    <w:nsid w:val="52FF607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52FF607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52FF608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52FF608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15:restartNumberingAfterBreak="0">
    <w:nsid w:val="52FF608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52FF609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15:restartNumberingAfterBreak="0">
    <w:nsid w:val="52FF609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2FF610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15:restartNumberingAfterBreak="0">
    <w:nsid w:val="52FF610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15:restartNumberingAfterBreak="0">
    <w:nsid w:val="52FF610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4" w15:restartNumberingAfterBreak="0">
    <w:nsid w:val="52FF611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15:restartNumberingAfterBreak="0">
    <w:nsid w:val="52FF612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6" w15:restartNumberingAfterBreak="0">
    <w:nsid w:val="52FF614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15:restartNumberingAfterBreak="0">
    <w:nsid w:val="52FF614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8" w15:restartNumberingAfterBreak="0">
    <w:nsid w:val="52FF618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9" w15:restartNumberingAfterBreak="0">
    <w:nsid w:val="52FF622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0" w15:restartNumberingAfterBreak="0">
    <w:nsid w:val="52FF623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52FF623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15:restartNumberingAfterBreak="0">
    <w:nsid w:val="52FF624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15:restartNumberingAfterBreak="0">
    <w:nsid w:val="52FF624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52FF624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5" w15:restartNumberingAfterBreak="0">
    <w:nsid w:val="52FF6252"/>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6" w15:restartNumberingAfterBreak="0">
    <w:nsid w:val="52FF625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15:restartNumberingAfterBreak="0">
    <w:nsid w:val="52FF628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8" w15:restartNumberingAfterBreak="0">
    <w:nsid w:val="52FF629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15:restartNumberingAfterBreak="0">
    <w:nsid w:val="52FF629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0" w15:restartNumberingAfterBreak="0">
    <w:nsid w:val="52FF630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15:restartNumberingAfterBreak="0">
    <w:nsid w:val="52FF630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52FF632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3" w15:restartNumberingAfterBreak="0">
    <w:nsid w:val="52FF633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4" w15:restartNumberingAfterBreak="0">
    <w:nsid w:val="52FF633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5" w15:restartNumberingAfterBreak="0">
    <w:nsid w:val="52FF633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52FF6342"/>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52FF635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8" w15:restartNumberingAfterBreak="0">
    <w:nsid w:val="52FF635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9" w15:restartNumberingAfterBreak="0">
    <w:nsid w:val="52FF635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0" w15:restartNumberingAfterBreak="0">
    <w:nsid w:val="52FF636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1" w15:restartNumberingAfterBreak="0">
    <w:nsid w:val="52FF638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2" w15:restartNumberingAfterBreak="0">
    <w:nsid w:val="52FF639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3" w15:restartNumberingAfterBreak="0">
    <w:nsid w:val="52FF639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52FF640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52FF640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52FF641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52FF642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52FF642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52FF643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52FF643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52FF6442"/>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52FF644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52FF646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4" w15:restartNumberingAfterBreak="0">
    <w:nsid w:val="52FF646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5" w15:restartNumberingAfterBreak="0">
    <w:nsid w:val="52FF646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52FF651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7" w15:restartNumberingAfterBreak="0">
    <w:nsid w:val="52FF651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8" w15:restartNumberingAfterBreak="0">
    <w:nsid w:val="52FF651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9" w15:restartNumberingAfterBreak="0">
    <w:nsid w:val="52FF6522"/>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0" w15:restartNumberingAfterBreak="0">
    <w:nsid w:val="52FF652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1" w15:restartNumberingAfterBreak="0">
    <w:nsid w:val="52FF653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2" w15:restartNumberingAfterBreak="0">
    <w:nsid w:val="52FF654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3" w15:restartNumberingAfterBreak="0">
    <w:nsid w:val="52FF654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4" w15:restartNumberingAfterBreak="0">
    <w:nsid w:val="5D386533"/>
    <w:multiLevelType w:val="hybridMultilevel"/>
    <w:tmpl w:val="E54887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5" w15:restartNumberingAfterBreak="0">
    <w:nsid w:val="5FC76116"/>
    <w:multiLevelType w:val="multilevel"/>
    <w:tmpl w:val="D7A801A0"/>
    <w:lvl w:ilvl="0">
      <w:start w:val="1"/>
      <w:numFmt w:val="decimal"/>
      <w:suff w:val="space"/>
      <w:lvlText w:val="Scenario %1: "/>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6" w15:restartNumberingAfterBreak="0">
    <w:nsid w:val="60076365"/>
    <w:multiLevelType w:val="hybridMultilevel"/>
    <w:tmpl w:val="AC0CC8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37" w15:restartNumberingAfterBreak="0">
    <w:nsid w:val="60086367"/>
    <w:multiLevelType w:val="hybridMultilevel"/>
    <w:tmpl w:val="AC0CC8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38" w15:restartNumberingAfterBreak="0">
    <w:nsid w:val="60096369"/>
    <w:multiLevelType w:val="hybridMultilevel"/>
    <w:tmpl w:val="AC0CC8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39" w15:restartNumberingAfterBreak="0">
    <w:nsid w:val="60106370"/>
    <w:multiLevelType w:val="hybridMultilevel"/>
    <w:tmpl w:val="AC0CC8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0" w15:restartNumberingAfterBreak="0">
    <w:nsid w:val="60116115"/>
    <w:multiLevelType w:val="multilevel"/>
    <w:tmpl w:val="6EA8AE1A"/>
    <w:lvl w:ilvl="0">
      <w:start w:val="1"/>
      <w:numFmt w:val="decimal"/>
      <w:suff w:val="space"/>
      <w:lvlText w:val="Scenario %1: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1" w15:restartNumberingAfterBreak="0">
    <w:nsid w:val="60116373"/>
    <w:multiLevelType w:val="hybridMultilevel"/>
    <w:tmpl w:val="AC0CC8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2" w15:restartNumberingAfterBreak="0">
    <w:nsid w:val="60126372"/>
    <w:multiLevelType w:val="hybridMultilevel"/>
    <w:tmpl w:val="AC0CC8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3" w15:restartNumberingAfterBreak="0">
    <w:nsid w:val="60136375"/>
    <w:multiLevelType w:val="hybridMultilevel"/>
    <w:tmpl w:val="AC0CC8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4" w15:restartNumberingAfterBreak="0">
    <w:nsid w:val="60146376"/>
    <w:multiLevelType w:val="hybridMultilevel"/>
    <w:tmpl w:val="AC0CC8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5" w15:restartNumberingAfterBreak="0">
    <w:nsid w:val="60156379"/>
    <w:multiLevelType w:val="hybridMultilevel"/>
    <w:tmpl w:val="AC0CC8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6" w15:restartNumberingAfterBreak="0">
    <w:nsid w:val="60166378"/>
    <w:multiLevelType w:val="hybridMultilevel"/>
    <w:tmpl w:val="AC0CC8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7" w15:restartNumberingAfterBreak="0">
    <w:nsid w:val="60176382"/>
    <w:multiLevelType w:val="hybridMultilevel"/>
    <w:tmpl w:val="AC0CC8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8" w15:restartNumberingAfterBreak="0">
    <w:nsid w:val="60186381"/>
    <w:multiLevelType w:val="hybridMultilevel"/>
    <w:tmpl w:val="B0A2A2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9" w15:restartNumberingAfterBreak="0">
    <w:nsid w:val="60196385"/>
    <w:multiLevelType w:val="hybridMultilevel"/>
    <w:tmpl w:val="AC0CC8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0" w15:restartNumberingAfterBreak="0">
    <w:nsid w:val="60206384"/>
    <w:multiLevelType w:val="hybridMultilevel"/>
    <w:tmpl w:val="B0A2A2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1" w15:restartNumberingAfterBreak="0">
    <w:nsid w:val="60266426"/>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2" w15:restartNumberingAfterBreak="0">
    <w:nsid w:val="60306429"/>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3" w15:restartNumberingAfterBreak="0">
    <w:nsid w:val="60356408"/>
    <w:multiLevelType w:val="hybridMultilevel"/>
    <w:tmpl w:val="3B163A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4" w15:restartNumberingAfterBreak="0">
    <w:nsid w:val="60356410"/>
    <w:multiLevelType w:val="hybridMultilevel"/>
    <w:tmpl w:val="3B163A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5" w15:restartNumberingAfterBreak="0">
    <w:nsid w:val="60356412"/>
    <w:multiLevelType w:val="hybridMultilevel"/>
    <w:tmpl w:val="3B163A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6" w15:restartNumberingAfterBreak="0">
    <w:nsid w:val="60616119"/>
    <w:multiLevelType w:val="hybridMultilevel"/>
    <w:tmpl w:val="E49A76EE"/>
    <w:lvl w:ilvl="0" w:tplc="AD6EFDA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57" w15:restartNumberingAfterBreak="0">
    <w:nsid w:val="60856258"/>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8" w15:restartNumberingAfterBreak="0">
    <w:nsid w:val="60856260"/>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9" w15:restartNumberingAfterBreak="0">
    <w:nsid w:val="60856262"/>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60" w15:restartNumberingAfterBreak="0">
    <w:nsid w:val="60856264"/>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61" w15:restartNumberingAfterBreak="0">
    <w:nsid w:val="60856266"/>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62" w15:restartNumberingAfterBreak="0">
    <w:nsid w:val="60856268"/>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63" w15:restartNumberingAfterBreak="0">
    <w:nsid w:val="60856270"/>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64" w15:restartNumberingAfterBreak="0">
    <w:nsid w:val="60856272"/>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65" w15:restartNumberingAfterBreak="0">
    <w:nsid w:val="60856274"/>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66" w15:restartNumberingAfterBreak="0">
    <w:nsid w:val="60856276"/>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67" w15:restartNumberingAfterBreak="0">
    <w:nsid w:val="60856278"/>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68" w15:restartNumberingAfterBreak="0">
    <w:nsid w:val="60856280"/>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69" w15:restartNumberingAfterBreak="0">
    <w:nsid w:val="60856282"/>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70" w15:restartNumberingAfterBreak="0">
    <w:nsid w:val="60856296"/>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71" w15:restartNumberingAfterBreak="0">
    <w:nsid w:val="60856298"/>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72" w15:restartNumberingAfterBreak="0">
    <w:nsid w:val="60856300"/>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73" w15:restartNumberingAfterBreak="0">
    <w:nsid w:val="60856310"/>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74" w15:restartNumberingAfterBreak="0">
    <w:nsid w:val="60856312"/>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75" w15:restartNumberingAfterBreak="0">
    <w:nsid w:val="60856314"/>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76" w15:restartNumberingAfterBreak="0">
    <w:nsid w:val="60856316"/>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77" w15:restartNumberingAfterBreak="0">
    <w:nsid w:val="60856319"/>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78" w15:restartNumberingAfterBreak="0">
    <w:nsid w:val="60856322"/>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79" w15:restartNumberingAfterBreak="0">
    <w:nsid w:val="60856532"/>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0" w15:restartNumberingAfterBreak="0">
    <w:nsid w:val="60856535"/>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1" w15:restartNumberingAfterBreak="0">
    <w:nsid w:val="60856538"/>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2" w15:restartNumberingAfterBreak="0">
    <w:nsid w:val="60856549"/>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3" w15:restartNumberingAfterBreak="0">
    <w:nsid w:val="60856551"/>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4" w15:restartNumberingAfterBreak="0">
    <w:nsid w:val="60856553"/>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5" w15:restartNumberingAfterBreak="0">
    <w:nsid w:val="60856555"/>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6" w15:restartNumberingAfterBreak="0">
    <w:nsid w:val="60856557"/>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7" w15:restartNumberingAfterBreak="0">
    <w:nsid w:val="60856559"/>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8" w15:restartNumberingAfterBreak="0">
    <w:nsid w:val="60856561"/>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89" w15:restartNumberingAfterBreak="0">
    <w:nsid w:val="60856563"/>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0" w15:restartNumberingAfterBreak="0">
    <w:nsid w:val="60856565"/>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1" w15:restartNumberingAfterBreak="0">
    <w:nsid w:val="60856567"/>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2" w15:restartNumberingAfterBreak="0">
    <w:nsid w:val="60856569"/>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3" w15:restartNumberingAfterBreak="0">
    <w:nsid w:val="60856571"/>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4" w15:restartNumberingAfterBreak="0">
    <w:nsid w:val="60856573"/>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5" w15:restartNumberingAfterBreak="0">
    <w:nsid w:val="60856575"/>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6" w15:restartNumberingAfterBreak="0">
    <w:nsid w:val="60856577"/>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7" w15:restartNumberingAfterBreak="0">
    <w:nsid w:val="60856579"/>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8" w15:restartNumberingAfterBreak="0">
    <w:nsid w:val="60856581"/>
    <w:multiLevelType w:val="hybridMultilevel"/>
    <w:tmpl w:val="E138E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9" w15:restartNumberingAfterBreak="0">
    <w:nsid w:val="61536201"/>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0" w15:restartNumberingAfterBreak="0">
    <w:nsid w:val="61556203"/>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1" w15:restartNumberingAfterBreak="0">
    <w:nsid w:val="61576205"/>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2" w15:restartNumberingAfterBreak="0">
    <w:nsid w:val="61596207"/>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3" w15:restartNumberingAfterBreak="0">
    <w:nsid w:val="61616209"/>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4" w15:restartNumberingAfterBreak="0">
    <w:nsid w:val="61636211"/>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5" w15:restartNumberingAfterBreak="0">
    <w:nsid w:val="61936213"/>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6" w15:restartNumberingAfterBreak="0">
    <w:nsid w:val="61956215"/>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7" w15:restartNumberingAfterBreak="0">
    <w:nsid w:val="61976217"/>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8" w15:restartNumberingAfterBreak="0">
    <w:nsid w:val="61996219"/>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9" w15:restartNumberingAfterBreak="0">
    <w:nsid w:val="62016221"/>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10" w15:restartNumberingAfterBreak="0">
    <w:nsid w:val="62036223"/>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11" w15:restartNumberingAfterBreak="0">
    <w:nsid w:val="6AE96167"/>
    <w:multiLevelType w:val="hybridMultilevel"/>
    <w:tmpl w:val="23945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2" w15:restartNumberingAfterBreak="0">
    <w:nsid w:val="6AE96171"/>
    <w:multiLevelType w:val="hybridMultilevel"/>
    <w:tmpl w:val="23945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3" w15:restartNumberingAfterBreak="0">
    <w:nsid w:val="6CFC601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4" w15:restartNumberingAfterBreak="0">
    <w:nsid w:val="6CFC601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5" w15:restartNumberingAfterBreak="0">
    <w:nsid w:val="6CFC601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6" w15:restartNumberingAfterBreak="0">
    <w:nsid w:val="6CFC602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7" w15:restartNumberingAfterBreak="0">
    <w:nsid w:val="6CFC602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8" w15:restartNumberingAfterBreak="0">
    <w:nsid w:val="6CFC603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9" w15:restartNumberingAfterBreak="0">
    <w:nsid w:val="6CFC603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0" w15:restartNumberingAfterBreak="0">
    <w:nsid w:val="6CFC603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1" w15:restartNumberingAfterBreak="0">
    <w:nsid w:val="6CFC604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2" w15:restartNumberingAfterBreak="0">
    <w:nsid w:val="6CFC604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3" w15:restartNumberingAfterBreak="0">
    <w:nsid w:val="6CFC605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4" w15:restartNumberingAfterBreak="0">
    <w:nsid w:val="6CFC605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5" w15:restartNumberingAfterBreak="0">
    <w:nsid w:val="6CFC605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6" w15:restartNumberingAfterBreak="0">
    <w:nsid w:val="6CFC606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15:restartNumberingAfterBreak="0">
    <w:nsid w:val="6CFC606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8" w15:restartNumberingAfterBreak="0">
    <w:nsid w:val="6CFC607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9" w15:restartNumberingAfterBreak="0">
    <w:nsid w:val="6CFC607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0" w15:restartNumberingAfterBreak="0">
    <w:nsid w:val="6CFC607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1" w15:restartNumberingAfterBreak="0">
    <w:nsid w:val="6CFC608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2" w15:restartNumberingAfterBreak="0">
    <w:nsid w:val="6CFC608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3" w15:restartNumberingAfterBreak="0">
    <w:nsid w:val="6CFC609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4" w15:restartNumberingAfterBreak="0">
    <w:nsid w:val="6CFC609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5" w15:restartNumberingAfterBreak="0">
    <w:nsid w:val="6CFC609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6" w15:restartNumberingAfterBreak="0">
    <w:nsid w:val="6CFC610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7" w15:restartNumberingAfterBreak="0">
    <w:nsid w:val="6CFC610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8" w15:restartNumberingAfterBreak="0">
    <w:nsid w:val="6CFC611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9" w15:restartNumberingAfterBreak="0">
    <w:nsid w:val="6CFC612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0" w15:restartNumberingAfterBreak="0">
    <w:nsid w:val="6CFC613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1" w15:restartNumberingAfterBreak="0">
    <w:nsid w:val="6CFC614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2" w15:restartNumberingAfterBreak="0">
    <w:nsid w:val="6CFC618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3" w15:restartNumberingAfterBreak="0">
    <w:nsid w:val="6CFC622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4" w15:restartNumberingAfterBreak="0">
    <w:nsid w:val="6CFC622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5" w15:restartNumberingAfterBreak="0">
    <w:nsid w:val="6CFC623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6" w15:restartNumberingAfterBreak="0">
    <w:nsid w:val="6CFC623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7" w15:restartNumberingAfterBreak="0">
    <w:nsid w:val="6CFC624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8" w15:restartNumberingAfterBreak="0">
    <w:nsid w:val="6CFC624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9" w15:restartNumberingAfterBreak="0">
    <w:nsid w:val="6CFC625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0" w15:restartNumberingAfterBreak="0">
    <w:nsid w:val="6CFC625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1" w15:restartNumberingAfterBreak="0">
    <w:nsid w:val="6CFC628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2" w15:restartNumberingAfterBreak="0">
    <w:nsid w:val="6CFC628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3" w15:restartNumberingAfterBreak="0">
    <w:nsid w:val="6CFC629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4" w15:restartNumberingAfterBreak="0">
    <w:nsid w:val="6CFC630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5" w15:restartNumberingAfterBreak="0">
    <w:nsid w:val="6CFC630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6" w15:restartNumberingAfterBreak="0">
    <w:nsid w:val="6CFC632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7" w15:restartNumberingAfterBreak="0">
    <w:nsid w:val="6CFC632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8" w15:restartNumberingAfterBreak="0">
    <w:nsid w:val="6CFC633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9" w15:restartNumberingAfterBreak="0">
    <w:nsid w:val="6CFC633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0" w15:restartNumberingAfterBreak="0">
    <w:nsid w:val="6CFC634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1" w15:restartNumberingAfterBreak="0">
    <w:nsid w:val="6CFC634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2" w15:restartNumberingAfterBreak="0">
    <w:nsid w:val="6CFC635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3" w15:restartNumberingAfterBreak="0">
    <w:nsid w:val="6CFC635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4" w15:restartNumberingAfterBreak="0">
    <w:nsid w:val="6CFC636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5" w15:restartNumberingAfterBreak="0">
    <w:nsid w:val="6CFC638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6" w15:restartNumberingAfterBreak="0">
    <w:nsid w:val="6CFC639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7" w15:restartNumberingAfterBreak="0">
    <w:nsid w:val="6CFC639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8" w15:restartNumberingAfterBreak="0">
    <w:nsid w:val="6CFC639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9" w15:restartNumberingAfterBreak="0">
    <w:nsid w:val="6CFC640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0" w15:restartNumberingAfterBreak="0">
    <w:nsid w:val="6CFC641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1" w15:restartNumberingAfterBreak="0">
    <w:nsid w:val="6CFC641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2" w15:restartNumberingAfterBreak="0">
    <w:nsid w:val="6CFC642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3" w15:restartNumberingAfterBreak="0">
    <w:nsid w:val="6CFC643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4" w15:restartNumberingAfterBreak="0">
    <w:nsid w:val="6CFC643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5" w15:restartNumberingAfterBreak="0">
    <w:nsid w:val="6CFC644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6" w15:restartNumberingAfterBreak="0">
    <w:nsid w:val="6CFC644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7" w15:restartNumberingAfterBreak="0">
    <w:nsid w:val="6CFC645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8" w15:restartNumberingAfterBreak="0">
    <w:nsid w:val="6CFC646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9" w15:restartNumberingAfterBreak="0">
    <w:nsid w:val="6CFC646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0" w15:restartNumberingAfterBreak="0">
    <w:nsid w:val="6CFC650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1" w15:restartNumberingAfterBreak="0">
    <w:nsid w:val="6CFC651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2" w15:restartNumberingAfterBreak="0">
    <w:nsid w:val="6CFC651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3" w15:restartNumberingAfterBreak="0">
    <w:nsid w:val="6CFC652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4" w15:restartNumberingAfterBreak="0">
    <w:nsid w:val="6CFC652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5" w15:restartNumberingAfterBreak="0">
    <w:nsid w:val="6CFC652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6" w15:restartNumberingAfterBreak="0">
    <w:nsid w:val="6CFC654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7" w15:restartNumberingAfterBreak="0">
    <w:nsid w:val="6CFC654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8" w15:restartNumberingAfterBreak="0">
    <w:nsid w:val="6FF86536"/>
    <w:multiLevelType w:val="hybridMultilevel"/>
    <w:tmpl w:val="E54887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9"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90" w15:restartNumberingAfterBreak="0">
    <w:nsid w:val="7C0F6318"/>
    <w:multiLevelType w:val="hybridMultilevel"/>
    <w:tmpl w:val="DF622BBE"/>
    <w:lvl w:ilvl="0" w:tplc="A4329948">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1" w15:restartNumberingAfterBreak="0">
    <w:nsid w:val="7C0F6321"/>
    <w:multiLevelType w:val="hybridMultilevel"/>
    <w:tmpl w:val="DF622BBE"/>
    <w:lvl w:ilvl="0" w:tplc="A4329948">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2" w15:restartNumberingAfterBreak="0">
    <w:nsid w:val="7F986539"/>
    <w:multiLevelType w:val="hybridMultilevel"/>
    <w:tmpl w:val="FEFEE5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934587316">
    <w:abstractNumId w:val="248"/>
  </w:num>
  <w:num w:numId="2" w16cid:durableId="1764715886">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8485108">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62117765">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115614">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8555230">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5216386">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40282578">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8782751">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27593231">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2655786">
    <w:abstractNumId w:val="247"/>
  </w:num>
  <w:num w:numId="12" w16cid:durableId="1921209527">
    <w:abstractNumId w:val="247"/>
  </w:num>
  <w:num w:numId="13" w16cid:durableId="117648995">
    <w:abstractNumId w:val="246"/>
  </w:num>
  <w:num w:numId="14" w16cid:durableId="1302154287">
    <w:abstractNumId w:val="246"/>
  </w:num>
  <w:num w:numId="15" w16cid:durableId="1701468503">
    <w:abstractNumId w:val="245"/>
  </w:num>
  <w:num w:numId="16" w16cid:durableId="1197428607">
    <w:abstractNumId w:val="245"/>
  </w:num>
  <w:num w:numId="17" w16cid:durableId="789250686">
    <w:abstractNumId w:val="244"/>
  </w:num>
  <w:num w:numId="18" w16cid:durableId="643005367">
    <w:abstractNumId w:val="244"/>
  </w:num>
  <w:num w:numId="19" w16cid:durableId="971401574">
    <w:abstractNumId w:val="243"/>
  </w:num>
  <w:num w:numId="20" w16cid:durableId="908616647">
    <w:abstractNumId w:val="243"/>
  </w:num>
  <w:num w:numId="21" w16cid:durableId="2778942">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99264531">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62431059">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10326266">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0565089">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55870667">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99369459">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12421250">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99119433">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8219281">
    <w:abstractNumId w:val="247"/>
  </w:num>
  <w:num w:numId="31" w16cid:durableId="2138601048">
    <w:abstractNumId w:val="246"/>
  </w:num>
  <w:num w:numId="32" w16cid:durableId="1751076217">
    <w:abstractNumId w:val="245"/>
  </w:num>
  <w:num w:numId="33" w16cid:durableId="1436630927">
    <w:abstractNumId w:val="244"/>
  </w:num>
  <w:num w:numId="34" w16cid:durableId="1950117957">
    <w:abstractNumId w:val="243"/>
  </w:num>
  <w:num w:numId="35" w16cid:durableId="470639775">
    <w:abstractNumId w:val="5"/>
  </w:num>
  <w:num w:numId="36" w16cid:durableId="1701078728">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44218038">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9936000">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95949294">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42612576">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3159278">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933320787">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7868139">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26454173">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24978154">
    <w:abstractNumId w:val="4"/>
  </w:num>
  <w:num w:numId="46" w16cid:durableId="1925066245">
    <w:abstractNumId w:val="4"/>
  </w:num>
  <w:num w:numId="47" w16cid:durableId="83915747">
    <w:abstractNumId w:val="3"/>
  </w:num>
  <w:num w:numId="48" w16cid:durableId="1967619047">
    <w:abstractNumId w:val="3"/>
  </w:num>
  <w:num w:numId="49" w16cid:durableId="1194467133">
    <w:abstractNumId w:val="2"/>
  </w:num>
  <w:num w:numId="50" w16cid:durableId="202911750">
    <w:abstractNumId w:val="2"/>
  </w:num>
  <w:num w:numId="51" w16cid:durableId="183174400">
    <w:abstractNumId w:val="1"/>
  </w:num>
  <w:num w:numId="52" w16cid:durableId="667097718">
    <w:abstractNumId w:val="1"/>
  </w:num>
  <w:num w:numId="53" w16cid:durableId="329261011">
    <w:abstractNumId w:val="0"/>
  </w:num>
  <w:num w:numId="54" w16cid:durableId="1253196190">
    <w:abstractNumId w:val="0"/>
  </w:num>
  <w:num w:numId="55" w16cid:durableId="27880196">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264386375">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610550511">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57089242">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68853255">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397244813">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667826506">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942763412">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92208738">
    <w:abstractNumId w:val="5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534805268">
    <w:abstractNumId w:val="4"/>
  </w:num>
  <w:num w:numId="65" w16cid:durableId="1962178569">
    <w:abstractNumId w:val="3"/>
  </w:num>
  <w:num w:numId="66" w16cid:durableId="1634406321">
    <w:abstractNumId w:val="2"/>
  </w:num>
  <w:num w:numId="67" w16cid:durableId="853304380">
    <w:abstractNumId w:val="1"/>
  </w:num>
  <w:num w:numId="68" w16cid:durableId="89937952">
    <w:abstractNumId w:val="0"/>
  </w:num>
  <w:num w:numId="69" w16cid:durableId="762531208">
    <w:abstractNumId w:val="6"/>
  </w:num>
  <w:num w:numId="70" w16cid:durableId="346759665">
    <w:abstractNumId w:val="7"/>
  </w:num>
  <w:num w:numId="71" w16cid:durableId="1643190609">
    <w:abstractNumId w:val="8"/>
  </w:num>
  <w:num w:numId="72" w16cid:durableId="1354964088">
    <w:abstractNumId w:val="513"/>
  </w:num>
  <w:num w:numId="73" w16cid:durableId="1340428150">
    <w:abstractNumId w:val="359"/>
  </w:num>
  <w:num w:numId="74" w16cid:durableId="1346051080">
    <w:abstractNumId w:val="277"/>
  </w:num>
  <w:num w:numId="75" w16cid:durableId="1373382590">
    <w:abstractNumId w:val="9"/>
  </w:num>
  <w:num w:numId="76" w16cid:durableId="984771876">
    <w:abstractNumId w:val="514"/>
  </w:num>
  <w:num w:numId="77" w16cid:durableId="1037437600">
    <w:abstractNumId w:val="360"/>
  </w:num>
  <w:num w:numId="78" w16cid:durableId="1600605732">
    <w:abstractNumId w:val="278"/>
  </w:num>
  <w:num w:numId="79" w16cid:durableId="1393624166">
    <w:abstractNumId w:val="10"/>
  </w:num>
  <w:num w:numId="80" w16cid:durableId="103890808">
    <w:abstractNumId w:val="515"/>
  </w:num>
  <w:num w:numId="81" w16cid:durableId="867372294">
    <w:abstractNumId w:val="361"/>
  </w:num>
  <w:num w:numId="82" w16cid:durableId="1770811513">
    <w:abstractNumId w:val="279"/>
  </w:num>
  <w:num w:numId="83" w16cid:durableId="951009248">
    <w:abstractNumId w:val="11"/>
  </w:num>
  <w:num w:numId="84" w16cid:durableId="878973322">
    <w:abstractNumId w:val="516"/>
  </w:num>
  <w:num w:numId="85" w16cid:durableId="613100502">
    <w:abstractNumId w:val="362"/>
  </w:num>
  <w:num w:numId="86" w16cid:durableId="1180268428">
    <w:abstractNumId w:val="280"/>
  </w:num>
  <w:num w:numId="87" w16cid:durableId="1014110396">
    <w:abstractNumId w:val="12"/>
  </w:num>
  <w:num w:numId="88" w16cid:durableId="1174224665">
    <w:abstractNumId w:val="517"/>
  </w:num>
  <w:num w:numId="89" w16cid:durableId="1614825549">
    <w:abstractNumId w:val="363"/>
  </w:num>
  <w:num w:numId="90" w16cid:durableId="1398016292">
    <w:abstractNumId w:val="281"/>
  </w:num>
  <w:num w:numId="91" w16cid:durableId="1594049881">
    <w:abstractNumId w:val="13"/>
  </w:num>
  <w:num w:numId="92" w16cid:durableId="1253012068">
    <w:abstractNumId w:val="518"/>
  </w:num>
  <w:num w:numId="93" w16cid:durableId="316500992">
    <w:abstractNumId w:val="364"/>
  </w:num>
  <w:num w:numId="94" w16cid:durableId="100029505">
    <w:abstractNumId w:val="282"/>
  </w:num>
  <w:num w:numId="95" w16cid:durableId="1135872294">
    <w:abstractNumId w:val="14"/>
  </w:num>
  <w:num w:numId="96" w16cid:durableId="740982124">
    <w:abstractNumId w:val="519"/>
  </w:num>
  <w:num w:numId="97" w16cid:durableId="2134640270">
    <w:abstractNumId w:val="365"/>
  </w:num>
  <w:num w:numId="98" w16cid:durableId="979769966">
    <w:abstractNumId w:val="283"/>
  </w:num>
  <w:num w:numId="99" w16cid:durableId="2137479438">
    <w:abstractNumId w:val="15"/>
  </w:num>
  <w:num w:numId="100" w16cid:durableId="70666034">
    <w:abstractNumId w:val="520"/>
  </w:num>
  <w:num w:numId="101" w16cid:durableId="175309357">
    <w:abstractNumId w:val="366"/>
  </w:num>
  <w:num w:numId="102" w16cid:durableId="1589731903">
    <w:abstractNumId w:val="284"/>
  </w:num>
  <w:num w:numId="103" w16cid:durableId="585967575">
    <w:abstractNumId w:val="16"/>
  </w:num>
  <w:num w:numId="104" w16cid:durableId="1133017291">
    <w:abstractNumId w:val="17"/>
  </w:num>
  <w:num w:numId="105" w16cid:durableId="1045107572">
    <w:abstractNumId w:val="521"/>
  </w:num>
  <w:num w:numId="106" w16cid:durableId="1434588536">
    <w:abstractNumId w:val="367"/>
  </w:num>
  <w:num w:numId="107" w16cid:durableId="1964454437">
    <w:abstractNumId w:val="285"/>
  </w:num>
  <w:num w:numId="108" w16cid:durableId="2000116269">
    <w:abstractNumId w:val="18"/>
  </w:num>
  <w:num w:numId="109" w16cid:durableId="444890450">
    <w:abstractNumId w:val="522"/>
  </w:num>
  <w:num w:numId="110" w16cid:durableId="1093359325">
    <w:abstractNumId w:val="368"/>
  </w:num>
  <w:num w:numId="111" w16cid:durableId="679354953">
    <w:abstractNumId w:val="286"/>
  </w:num>
  <w:num w:numId="112" w16cid:durableId="42682099">
    <w:abstractNumId w:val="19"/>
  </w:num>
  <w:num w:numId="113" w16cid:durableId="1494250843">
    <w:abstractNumId w:val="523"/>
  </w:num>
  <w:num w:numId="114" w16cid:durableId="1423376813">
    <w:abstractNumId w:val="369"/>
  </w:num>
  <w:num w:numId="115" w16cid:durableId="2017339198">
    <w:abstractNumId w:val="287"/>
  </w:num>
  <w:num w:numId="116" w16cid:durableId="831678612">
    <w:abstractNumId w:val="20"/>
  </w:num>
  <w:num w:numId="117" w16cid:durableId="1829861890">
    <w:abstractNumId w:val="524"/>
  </w:num>
  <w:num w:numId="118" w16cid:durableId="1246692872">
    <w:abstractNumId w:val="370"/>
  </w:num>
  <w:num w:numId="119" w16cid:durableId="374618442">
    <w:abstractNumId w:val="288"/>
  </w:num>
  <w:num w:numId="120" w16cid:durableId="1487090436">
    <w:abstractNumId w:val="21"/>
  </w:num>
  <w:num w:numId="121" w16cid:durableId="760301359">
    <w:abstractNumId w:val="525"/>
  </w:num>
  <w:num w:numId="122" w16cid:durableId="495999500">
    <w:abstractNumId w:val="371"/>
  </w:num>
  <w:num w:numId="123" w16cid:durableId="1442722457">
    <w:abstractNumId w:val="289"/>
  </w:num>
  <w:num w:numId="124" w16cid:durableId="1022123597">
    <w:abstractNumId w:val="22"/>
  </w:num>
  <w:num w:numId="125" w16cid:durableId="1265459028">
    <w:abstractNumId w:val="526"/>
  </w:num>
  <w:num w:numId="126" w16cid:durableId="844053747">
    <w:abstractNumId w:val="372"/>
  </w:num>
  <w:num w:numId="127" w16cid:durableId="356393376">
    <w:abstractNumId w:val="290"/>
  </w:num>
  <w:num w:numId="128" w16cid:durableId="1250576197">
    <w:abstractNumId w:val="23"/>
  </w:num>
  <w:num w:numId="129" w16cid:durableId="379287558">
    <w:abstractNumId w:val="527"/>
  </w:num>
  <w:num w:numId="130" w16cid:durableId="1596937306">
    <w:abstractNumId w:val="373"/>
  </w:num>
  <w:num w:numId="131" w16cid:durableId="819274657">
    <w:abstractNumId w:val="291"/>
  </w:num>
  <w:num w:numId="132" w16cid:durableId="377971725">
    <w:abstractNumId w:val="24"/>
  </w:num>
  <w:num w:numId="133" w16cid:durableId="969673424">
    <w:abstractNumId w:val="528"/>
  </w:num>
  <w:num w:numId="134" w16cid:durableId="1864322132">
    <w:abstractNumId w:val="374"/>
  </w:num>
  <w:num w:numId="135" w16cid:durableId="2073624689">
    <w:abstractNumId w:val="292"/>
  </w:num>
  <w:num w:numId="136" w16cid:durableId="1290864673">
    <w:abstractNumId w:val="25"/>
  </w:num>
  <w:num w:numId="137" w16cid:durableId="15157491">
    <w:abstractNumId w:val="529"/>
  </w:num>
  <w:num w:numId="138" w16cid:durableId="790827626">
    <w:abstractNumId w:val="375"/>
  </w:num>
  <w:num w:numId="139" w16cid:durableId="1156727833">
    <w:abstractNumId w:val="293"/>
  </w:num>
  <w:num w:numId="140" w16cid:durableId="281033232">
    <w:abstractNumId w:val="26"/>
  </w:num>
  <w:num w:numId="141" w16cid:durableId="1194537380">
    <w:abstractNumId w:val="530"/>
  </w:num>
  <w:num w:numId="142" w16cid:durableId="798835741">
    <w:abstractNumId w:val="376"/>
  </w:num>
  <w:num w:numId="143" w16cid:durableId="32466285">
    <w:abstractNumId w:val="294"/>
  </w:num>
  <w:num w:numId="144" w16cid:durableId="2113164107">
    <w:abstractNumId w:val="27"/>
  </w:num>
  <w:num w:numId="145" w16cid:durableId="1272975197">
    <w:abstractNumId w:val="531"/>
  </w:num>
  <w:num w:numId="146" w16cid:durableId="1455901703">
    <w:abstractNumId w:val="377"/>
  </w:num>
  <w:num w:numId="147" w16cid:durableId="716662597">
    <w:abstractNumId w:val="295"/>
  </w:num>
  <w:num w:numId="148" w16cid:durableId="1591355018">
    <w:abstractNumId w:val="28"/>
  </w:num>
  <w:num w:numId="149" w16cid:durableId="2019187988">
    <w:abstractNumId w:val="532"/>
  </w:num>
  <w:num w:numId="150" w16cid:durableId="1148326252">
    <w:abstractNumId w:val="378"/>
  </w:num>
  <w:num w:numId="151" w16cid:durableId="1916933774">
    <w:abstractNumId w:val="296"/>
  </w:num>
  <w:num w:numId="152" w16cid:durableId="1661695894">
    <w:abstractNumId w:val="29"/>
  </w:num>
  <w:num w:numId="153" w16cid:durableId="1361465917">
    <w:abstractNumId w:val="533"/>
  </w:num>
  <w:num w:numId="154" w16cid:durableId="939872191">
    <w:abstractNumId w:val="379"/>
  </w:num>
  <w:num w:numId="155" w16cid:durableId="314574257">
    <w:abstractNumId w:val="297"/>
  </w:num>
  <w:num w:numId="156" w16cid:durableId="810369740">
    <w:abstractNumId w:val="30"/>
  </w:num>
  <w:num w:numId="157" w16cid:durableId="382564550">
    <w:abstractNumId w:val="534"/>
  </w:num>
  <w:num w:numId="158" w16cid:durableId="1077630674">
    <w:abstractNumId w:val="380"/>
  </w:num>
  <w:num w:numId="159" w16cid:durableId="488988229">
    <w:abstractNumId w:val="298"/>
  </w:num>
  <w:num w:numId="160" w16cid:durableId="517155529">
    <w:abstractNumId w:val="31"/>
  </w:num>
  <w:num w:numId="161" w16cid:durableId="1266646093">
    <w:abstractNumId w:val="535"/>
  </w:num>
  <w:num w:numId="162" w16cid:durableId="1548227083">
    <w:abstractNumId w:val="381"/>
  </w:num>
  <w:num w:numId="163" w16cid:durableId="2072147269">
    <w:abstractNumId w:val="299"/>
  </w:num>
  <w:num w:numId="164" w16cid:durableId="196166023">
    <w:abstractNumId w:val="32"/>
  </w:num>
  <w:num w:numId="165" w16cid:durableId="1359813707">
    <w:abstractNumId w:val="536"/>
  </w:num>
  <w:num w:numId="166" w16cid:durableId="916134618">
    <w:abstractNumId w:val="382"/>
  </w:num>
  <w:num w:numId="167" w16cid:durableId="98765835">
    <w:abstractNumId w:val="300"/>
  </w:num>
  <w:num w:numId="168" w16cid:durableId="71244760">
    <w:abstractNumId w:val="33"/>
  </w:num>
  <w:num w:numId="169" w16cid:durableId="1398478320">
    <w:abstractNumId w:val="537"/>
  </w:num>
  <w:num w:numId="170" w16cid:durableId="437485031">
    <w:abstractNumId w:val="383"/>
  </w:num>
  <w:num w:numId="171" w16cid:durableId="1707172611">
    <w:abstractNumId w:val="301"/>
  </w:num>
  <w:num w:numId="172" w16cid:durableId="1751544199">
    <w:abstractNumId w:val="34"/>
  </w:num>
  <w:num w:numId="173" w16cid:durableId="522209800">
    <w:abstractNumId w:val="538"/>
  </w:num>
  <w:num w:numId="174" w16cid:durableId="1559589587">
    <w:abstractNumId w:val="384"/>
  </w:num>
  <w:num w:numId="175" w16cid:durableId="989404627">
    <w:abstractNumId w:val="302"/>
  </w:num>
  <w:num w:numId="176" w16cid:durableId="787358993">
    <w:abstractNumId w:val="35"/>
  </w:num>
  <w:num w:numId="177" w16cid:durableId="528959173">
    <w:abstractNumId w:val="435"/>
  </w:num>
  <w:num w:numId="178" w16cid:durableId="1183780086">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907837066">
    <w:abstractNumId w:val="36"/>
  </w:num>
  <w:num w:numId="180" w16cid:durableId="955940490">
    <w:abstractNumId w:val="355"/>
  </w:num>
  <w:num w:numId="181" w16cid:durableId="1987389486">
    <w:abstractNumId w:val="354"/>
  </w:num>
  <w:num w:numId="182" w16cid:durableId="1827816209">
    <w:abstractNumId w:val="4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613904156">
    <w:abstractNumId w:val="37"/>
  </w:num>
  <w:num w:numId="184" w16cid:durableId="1406564110">
    <w:abstractNumId w:val="38"/>
  </w:num>
  <w:num w:numId="185" w16cid:durableId="1273322984">
    <w:abstractNumId w:val="39"/>
  </w:num>
  <w:num w:numId="186" w16cid:durableId="1162699478">
    <w:abstractNumId w:val="40"/>
  </w:num>
  <w:num w:numId="187" w16cid:durableId="146745715">
    <w:abstractNumId w:val="539"/>
  </w:num>
  <w:num w:numId="188" w16cid:durableId="503932173">
    <w:abstractNumId w:val="385"/>
  </w:num>
  <w:num w:numId="189" w16cid:durableId="644512772">
    <w:abstractNumId w:val="303"/>
  </w:num>
  <w:num w:numId="190" w16cid:durableId="1749034573">
    <w:abstractNumId w:val="41"/>
  </w:num>
  <w:num w:numId="191" w16cid:durableId="881751716">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16cid:durableId="955212054">
    <w:abstractNumId w:val="42"/>
  </w:num>
  <w:num w:numId="193" w16cid:durableId="1219827125">
    <w:abstractNumId w:val="43"/>
  </w:num>
  <w:num w:numId="194" w16cid:durableId="397358932">
    <w:abstractNumId w:val="44"/>
  </w:num>
  <w:num w:numId="195" w16cid:durableId="1691641858">
    <w:abstractNumId w:val="252"/>
  </w:num>
  <w:num w:numId="196" w16cid:durableId="374426792">
    <w:abstractNumId w:val="45"/>
  </w:num>
  <w:num w:numId="197" w16cid:durableId="1246380461">
    <w:abstractNumId w:val="253"/>
  </w:num>
  <w:num w:numId="198" w16cid:durableId="1789545965">
    <w:abstractNumId w:val="46"/>
  </w:num>
  <w:num w:numId="199" w16cid:durableId="700319418">
    <w:abstractNumId w:val="47"/>
  </w:num>
  <w:num w:numId="200" w16cid:durableId="148518806">
    <w:abstractNumId w:val="48"/>
  </w:num>
  <w:num w:numId="201" w16cid:durableId="1825583304">
    <w:abstractNumId w:val="540"/>
  </w:num>
  <w:num w:numId="202" w16cid:durableId="1734424799">
    <w:abstractNumId w:val="386"/>
  </w:num>
  <w:num w:numId="203" w16cid:durableId="1109204777">
    <w:abstractNumId w:val="304"/>
  </w:num>
  <w:num w:numId="204" w16cid:durableId="549456819">
    <w:abstractNumId w:val="49"/>
  </w:num>
  <w:num w:numId="205" w16cid:durableId="1652713327">
    <w:abstractNumId w:val="541"/>
  </w:num>
  <w:num w:numId="206" w16cid:durableId="588850595">
    <w:abstractNumId w:val="387"/>
  </w:num>
  <w:num w:numId="207" w16cid:durableId="1918590636">
    <w:abstractNumId w:val="305"/>
  </w:num>
  <w:num w:numId="208" w16cid:durableId="129983571">
    <w:abstractNumId w:val="50"/>
  </w:num>
  <w:num w:numId="209" w16cid:durableId="1249656446">
    <w:abstractNumId w:val="254"/>
  </w:num>
  <w:num w:numId="210" w16cid:durableId="1754400682">
    <w:abstractNumId w:val="255"/>
  </w:num>
  <w:num w:numId="211" w16cid:durableId="1696731637">
    <w:abstractNumId w:val="51"/>
  </w:num>
  <w:num w:numId="212" w16cid:durableId="1282608454">
    <w:abstractNumId w:val="52"/>
  </w:num>
  <w:num w:numId="213" w16cid:durableId="1114708466">
    <w:abstractNumId w:val="53"/>
  </w:num>
  <w:num w:numId="214" w16cid:durableId="916288463">
    <w:abstractNumId w:val="54"/>
  </w:num>
  <w:num w:numId="215" w16cid:durableId="594636877">
    <w:abstractNumId w:val="256"/>
  </w:num>
  <w:num w:numId="216" w16cid:durableId="692070075">
    <w:abstractNumId w:val="257"/>
  </w:num>
  <w:num w:numId="217" w16cid:durableId="1623540474">
    <w:abstractNumId w:val="258"/>
  </w:num>
  <w:num w:numId="218" w16cid:durableId="362364965">
    <w:abstractNumId w:val="259"/>
  </w:num>
  <w:num w:numId="219" w16cid:durableId="956184009">
    <w:abstractNumId w:val="260"/>
  </w:num>
  <w:num w:numId="220" w16cid:durableId="1271010482">
    <w:abstractNumId w:val="261"/>
  </w:num>
  <w:num w:numId="221" w16cid:durableId="542135225">
    <w:abstractNumId w:val="55"/>
  </w:num>
  <w:num w:numId="222" w16cid:durableId="1541631887">
    <w:abstractNumId w:val="56"/>
  </w:num>
  <w:num w:numId="223" w16cid:durableId="1173644336">
    <w:abstractNumId w:val="57"/>
  </w:num>
  <w:num w:numId="224" w16cid:durableId="1201549164">
    <w:abstractNumId w:val="58"/>
  </w:num>
  <w:num w:numId="225" w16cid:durableId="977607645">
    <w:abstractNumId w:val="262"/>
  </w:num>
  <w:num w:numId="226" w16cid:durableId="342170000">
    <w:abstractNumId w:val="263"/>
  </w:num>
  <w:num w:numId="227" w16cid:durableId="2050298158">
    <w:abstractNumId w:val="264"/>
  </w:num>
  <w:num w:numId="228" w16cid:durableId="209849429">
    <w:abstractNumId w:val="265"/>
  </w:num>
  <w:num w:numId="229" w16cid:durableId="867253556">
    <w:abstractNumId w:val="266"/>
  </w:num>
  <w:num w:numId="230" w16cid:durableId="431633331">
    <w:abstractNumId w:val="249"/>
  </w:num>
  <w:num w:numId="231" w16cid:durableId="1935243407">
    <w:abstractNumId w:val="511"/>
  </w:num>
  <w:num w:numId="232" w16cid:durableId="1306398617">
    <w:abstractNumId w:val="267"/>
  </w:num>
  <w:num w:numId="233" w16cid:durableId="835075570">
    <w:abstractNumId w:val="268"/>
  </w:num>
  <w:num w:numId="234" w16cid:durableId="1237083833">
    <w:abstractNumId w:val="250"/>
  </w:num>
  <w:num w:numId="235" w16cid:durableId="471674806">
    <w:abstractNumId w:val="512"/>
  </w:num>
  <w:num w:numId="236" w16cid:durableId="2139255515">
    <w:abstractNumId w:val="269"/>
  </w:num>
  <w:num w:numId="237" w16cid:durableId="1640377192">
    <w:abstractNumId w:val="269"/>
  </w:num>
  <w:num w:numId="238" w16cid:durableId="678388043">
    <w:abstractNumId w:val="59"/>
  </w:num>
  <w:num w:numId="239" w16cid:durableId="1603227360">
    <w:abstractNumId w:val="60"/>
  </w:num>
  <w:num w:numId="240" w16cid:durableId="1425612434">
    <w:abstractNumId w:val="61"/>
  </w:num>
  <w:num w:numId="241" w16cid:durableId="1435982181">
    <w:abstractNumId w:val="62"/>
  </w:num>
  <w:num w:numId="242" w16cid:durableId="927541445">
    <w:abstractNumId w:val="63"/>
  </w:num>
  <w:num w:numId="243" w16cid:durableId="1800805539">
    <w:abstractNumId w:val="64"/>
  </w:num>
  <w:num w:numId="244" w16cid:durableId="1958482455">
    <w:abstractNumId w:val="356"/>
  </w:num>
  <w:num w:numId="245" w16cid:durableId="1322195987">
    <w:abstractNumId w:val="65"/>
  </w:num>
  <w:num w:numId="246" w16cid:durableId="364446144">
    <w:abstractNumId w:val="66"/>
  </w:num>
  <w:num w:numId="247" w16cid:durableId="1454053755">
    <w:abstractNumId w:val="542"/>
  </w:num>
  <w:num w:numId="248" w16cid:durableId="1740129017">
    <w:abstractNumId w:val="388"/>
  </w:num>
  <w:num w:numId="249" w16cid:durableId="737897469">
    <w:abstractNumId w:val="306"/>
  </w:num>
  <w:num w:numId="250" w16cid:durableId="758672165">
    <w:abstractNumId w:val="67"/>
  </w:num>
  <w:num w:numId="251" w16cid:durableId="1652245336">
    <w:abstractNumId w:val="68"/>
  </w:num>
  <w:num w:numId="252" w16cid:durableId="663170112">
    <w:abstractNumId w:val="270"/>
  </w:num>
  <w:num w:numId="253" w16cid:durableId="1462846220">
    <w:abstractNumId w:val="271"/>
  </w:num>
  <w:num w:numId="254" w16cid:durableId="1139305856">
    <w:abstractNumId w:val="69"/>
  </w:num>
  <w:num w:numId="255" w16cid:durableId="718169844">
    <w:abstractNumId w:val="272"/>
  </w:num>
  <w:num w:numId="256" w16cid:durableId="799031266">
    <w:abstractNumId w:val="273"/>
  </w:num>
  <w:num w:numId="257" w16cid:durableId="1046375477">
    <w:abstractNumId w:val="274"/>
  </w:num>
  <w:num w:numId="258" w16cid:durableId="2140879465">
    <w:abstractNumId w:val="275"/>
  </w:num>
  <w:num w:numId="259" w16cid:durableId="1724401986">
    <w:abstractNumId w:val="70"/>
  </w:num>
  <w:num w:numId="260" w16cid:durableId="599989869">
    <w:abstractNumId w:val="71"/>
  </w:num>
  <w:num w:numId="261" w16cid:durableId="1245261198">
    <w:abstractNumId w:val="72"/>
  </w:num>
  <w:num w:numId="262" w16cid:durableId="981739273">
    <w:abstractNumId w:val="73"/>
  </w:num>
  <w:num w:numId="263" w16cid:durableId="130443724">
    <w:abstractNumId w:val="74"/>
  </w:num>
  <w:num w:numId="264" w16cid:durableId="517889930">
    <w:abstractNumId w:val="499"/>
  </w:num>
  <w:num w:numId="265" w16cid:durableId="1064572346">
    <w:abstractNumId w:val="75"/>
  </w:num>
  <w:num w:numId="266" w16cid:durableId="2045598942">
    <w:abstractNumId w:val="500"/>
  </w:num>
  <w:num w:numId="267" w16cid:durableId="653529466">
    <w:abstractNumId w:val="76"/>
  </w:num>
  <w:num w:numId="268" w16cid:durableId="361130875">
    <w:abstractNumId w:val="501"/>
  </w:num>
  <w:num w:numId="269" w16cid:durableId="1225684239">
    <w:abstractNumId w:val="77"/>
  </w:num>
  <w:num w:numId="270" w16cid:durableId="1328558839">
    <w:abstractNumId w:val="502"/>
  </w:num>
  <w:num w:numId="271" w16cid:durableId="1893425850">
    <w:abstractNumId w:val="78"/>
  </w:num>
  <w:num w:numId="272" w16cid:durableId="1676882540">
    <w:abstractNumId w:val="503"/>
  </w:num>
  <w:num w:numId="273" w16cid:durableId="640616680">
    <w:abstractNumId w:val="79"/>
  </w:num>
  <w:num w:numId="274" w16cid:durableId="1805197890">
    <w:abstractNumId w:val="504"/>
  </w:num>
  <w:num w:numId="275" w16cid:durableId="1804347053">
    <w:abstractNumId w:val="80"/>
  </w:num>
  <w:num w:numId="276" w16cid:durableId="1239944414">
    <w:abstractNumId w:val="505"/>
  </w:num>
  <w:num w:numId="277" w16cid:durableId="45959450">
    <w:abstractNumId w:val="81"/>
  </w:num>
  <w:num w:numId="278" w16cid:durableId="1588689030">
    <w:abstractNumId w:val="506"/>
  </w:num>
  <w:num w:numId="279" w16cid:durableId="2141723011">
    <w:abstractNumId w:val="82"/>
  </w:num>
  <w:num w:numId="280" w16cid:durableId="793331587">
    <w:abstractNumId w:val="507"/>
  </w:num>
  <w:num w:numId="281" w16cid:durableId="464390852">
    <w:abstractNumId w:val="83"/>
  </w:num>
  <w:num w:numId="282" w16cid:durableId="88933509">
    <w:abstractNumId w:val="508"/>
  </w:num>
  <w:num w:numId="283" w16cid:durableId="1002196353">
    <w:abstractNumId w:val="84"/>
  </w:num>
  <w:num w:numId="284" w16cid:durableId="1780224243">
    <w:abstractNumId w:val="509"/>
  </w:num>
  <w:num w:numId="285" w16cid:durableId="1215511023">
    <w:abstractNumId w:val="85"/>
  </w:num>
  <w:num w:numId="286" w16cid:durableId="1928731006">
    <w:abstractNumId w:val="510"/>
  </w:num>
  <w:num w:numId="287" w16cid:durableId="1143887279">
    <w:abstractNumId w:val="86"/>
  </w:num>
  <w:num w:numId="288" w16cid:durableId="892162225">
    <w:abstractNumId w:val="543"/>
  </w:num>
  <w:num w:numId="289" w16cid:durableId="1796177364">
    <w:abstractNumId w:val="389"/>
  </w:num>
  <w:num w:numId="290" w16cid:durableId="1535970026">
    <w:abstractNumId w:val="307"/>
  </w:num>
  <w:num w:numId="291" w16cid:durableId="388118884">
    <w:abstractNumId w:val="87"/>
  </w:num>
  <w:num w:numId="292" w16cid:durableId="2135898887">
    <w:abstractNumId w:val="544"/>
  </w:num>
  <w:num w:numId="293" w16cid:durableId="249852984">
    <w:abstractNumId w:val="390"/>
  </w:num>
  <w:num w:numId="294" w16cid:durableId="1380855825">
    <w:abstractNumId w:val="308"/>
  </w:num>
  <w:num w:numId="295" w16cid:durableId="1863855192">
    <w:abstractNumId w:val="88"/>
  </w:num>
  <w:num w:numId="296" w16cid:durableId="1245142825">
    <w:abstractNumId w:val="545"/>
  </w:num>
  <w:num w:numId="297" w16cid:durableId="422383723">
    <w:abstractNumId w:val="391"/>
  </w:num>
  <w:num w:numId="298" w16cid:durableId="96294564">
    <w:abstractNumId w:val="309"/>
  </w:num>
  <w:num w:numId="299" w16cid:durableId="1437628293">
    <w:abstractNumId w:val="89"/>
  </w:num>
  <w:num w:numId="300" w16cid:durableId="698552166">
    <w:abstractNumId w:val="90"/>
  </w:num>
  <w:num w:numId="301" w16cid:durableId="1373531419">
    <w:abstractNumId w:val="546"/>
  </w:num>
  <w:num w:numId="302" w16cid:durableId="583805481">
    <w:abstractNumId w:val="392"/>
  </w:num>
  <w:num w:numId="303" w16cid:durableId="1686858504">
    <w:abstractNumId w:val="310"/>
  </w:num>
  <w:num w:numId="304" w16cid:durableId="26835032">
    <w:abstractNumId w:val="91"/>
  </w:num>
  <w:num w:numId="305" w16cid:durableId="1012951560">
    <w:abstractNumId w:val="547"/>
  </w:num>
  <w:num w:numId="306" w16cid:durableId="744641757">
    <w:abstractNumId w:val="393"/>
  </w:num>
  <w:num w:numId="307" w16cid:durableId="254091236">
    <w:abstractNumId w:val="311"/>
  </w:num>
  <w:num w:numId="308" w16cid:durableId="861283796">
    <w:abstractNumId w:val="92"/>
  </w:num>
  <w:num w:numId="309" w16cid:durableId="57286359">
    <w:abstractNumId w:val="548"/>
  </w:num>
  <w:num w:numId="310" w16cid:durableId="592511883">
    <w:abstractNumId w:val="394"/>
  </w:num>
  <w:num w:numId="311" w16cid:durableId="497354036">
    <w:abstractNumId w:val="312"/>
  </w:num>
  <w:num w:numId="312" w16cid:durableId="1907951784">
    <w:abstractNumId w:val="93"/>
  </w:num>
  <w:num w:numId="313" w16cid:durableId="415521095">
    <w:abstractNumId w:val="549"/>
  </w:num>
  <w:num w:numId="314" w16cid:durableId="1783182947">
    <w:abstractNumId w:val="395"/>
  </w:num>
  <w:num w:numId="315" w16cid:durableId="1047493730">
    <w:abstractNumId w:val="313"/>
  </w:num>
  <w:num w:numId="316" w16cid:durableId="219824283">
    <w:abstractNumId w:val="94"/>
  </w:num>
  <w:num w:numId="317" w16cid:durableId="1040740387">
    <w:abstractNumId w:val="550"/>
  </w:num>
  <w:num w:numId="318" w16cid:durableId="1324431248">
    <w:abstractNumId w:val="396"/>
  </w:num>
  <w:num w:numId="319" w16cid:durableId="2137529137">
    <w:abstractNumId w:val="314"/>
  </w:num>
  <w:num w:numId="320" w16cid:durableId="1932926840">
    <w:abstractNumId w:val="95"/>
  </w:num>
  <w:num w:numId="321" w16cid:durableId="360740761">
    <w:abstractNumId w:val="457"/>
  </w:num>
  <w:num w:numId="322" w16cid:durableId="850607558">
    <w:abstractNumId w:val="96"/>
  </w:num>
  <w:num w:numId="323" w16cid:durableId="432628242">
    <w:abstractNumId w:val="458"/>
  </w:num>
  <w:num w:numId="324" w16cid:durableId="683744893">
    <w:abstractNumId w:val="97"/>
  </w:num>
  <w:num w:numId="325" w16cid:durableId="2124303440">
    <w:abstractNumId w:val="459"/>
  </w:num>
  <w:num w:numId="326" w16cid:durableId="1697921900">
    <w:abstractNumId w:val="98"/>
  </w:num>
  <w:num w:numId="327" w16cid:durableId="1181164328">
    <w:abstractNumId w:val="460"/>
  </w:num>
  <w:num w:numId="328" w16cid:durableId="1907688777">
    <w:abstractNumId w:val="99"/>
  </w:num>
  <w:num w:numId="329" w16cid:durableId="140997948">
    <w:abstractNumId w:val="461"/>
  </w:num>
  <w:num w:numId="330" w16cid:durableId="1154184354">
    <w:abstractNumId w:val="100"/>
  </w:num>
  <w:num w:numId="331" w16cid:durableId="1295796610">
    <w:abstractNumId w:val="462"/>
  </w:num>
  <w:num w:numId="332" w16cid:durableId="339478643">
    <w:abstractNumId w:val="101"/>
  </w:num>
  <w:num w:numId="333" w16cid:durableId="994455461">
    <w:abstractNumId w:val="463"/>
  </w:num>
  <w:num w:numId="334" w16cid:durableId="1504782163">
    <w:abstractNumId w:val="102"/>
  </w:num>
  <w:num w:numId="335" w16cid:durableId="1467701490">
    <w:abstractNumId w:val="464"/>
  </w:num>
  <w:num w:numId="336" w16cid:durableId="641623169">
    <w:abstractNumId w:val="103"/>
  </w:num>
  <w:num w:numId="337" w16cid:durableId="1890991665">
    <w:abstractNumId w:val="465"/>
  </w:num>
  <w:num w:numId="338" w16cid:durableId="254747489">
    <w:abstractNumId w:val="104"/>
  </w:num>
  <w:num w:numId="339" w16cid:durableId="1520580783">
    <w:abstractNumId w:val="466"/>
  </w:num>
  <w:num w:numId="340" w16cid:durableId="1549099291">
    <w:abstractNumId w:val="105"/>
  </w:num>
  <w:num w:numId="341" w16cid:durableId="571083684">
    <w:abstractNumId w:val="467"/>
  </w:num>
  <w:num w:numId="342" w16cid:durableId="2049061280">
    <w:abstractNumId w:val="106"/>
  </w:num>
  <w:num w:numId="343" w16cid:durableId="754596531">
    <w:abstractNumId w:val="468"/>
  </w:num>
  <w:num w:numId="344" w16cid:durableId="1050570957">
    <w:abstractNumId w:val="107"/>
  </w:num>
  <w:num w:numId="345" w16cid:durableId="1104573206">
    <w:abstractNumId w:val="469"/>
  </w:num>
  <w:num w:numId="346" w16cid:durableId="571307171">
    <w:abstractNumId w:val="108"/>
  </w:num>
  <w:num w:numId="347" w16cid:durableId="1435519660">
    <w:abstractNumId w:val="551"/>
  </w:num>
  <w:num w:numId="348" w16cid:durableId="2112701637">
    <w:abstractNumId w:val="397"/>
  </w:num>
  <w:num w:numId="349" w16cid:durableId="1842621749">
    <w:abstractNumId w:val="315"/>
  </w:num>
  <w:num w:numId="350" w16cid:durableId="1852450691">
    <w:abstractNumId w:val="109"/>
  </w:num>
  <w:num w:numId="351" w16cid:durableId="601576321">
    <w:abstractNumId w:val="552"/>
  </w:num>
  <w:num w:numId="352" w16cid:durableId="2065984053">
    <w:abstractNumId w:val="398"/>
  </w:num>
  <w:num w:numId="353" w16cid:durableId="934481997">
    <w:abstractNumId w:val="316"/>
  </w:num>
  <w:num w:numId="354" w16cid:durableId="813328992">
    <w:abstractNumId w:val="110"/>
  </w:num>
  <w:num w:numId="355" w16cid:durableId="583489367">
    <w:abstractNumId w:val="553"/>
  </w:num>
  <w:num w:numId="356" w16cid:durableId="1446457778">
    <w:abstractNumId w:val="399"/>
  </w:num>
  <w:num w:numId="357" w16cid:durableId="1017149926">
    <w:abstractNumId w:val="317"/>
  </w:num>
  <w:num w:numId="358" w16cid:durableId="1323118841">
    <w:abstractNumId w:val="111"/>
  </w:num>
  <w:num w:numId="359" w16cid:durableId="1291283934">
    <w:abstractNumId w:val="470"/>
  </w:num>
  <w:num w:numId="360" w16cid:durableId="402534652">
    <w:abstractNumId w:val="112"/>
  </w:num>
  <w:num w:numId="361" w16cid:durableId="38288419">
    <w:abstractNumId w:val="471"/>
  </w:num>
  <w:num w:numId="362" w16cid:durableId="552279139">
    <w:abstractNumId w:val="113"/>
  </w:num>
  <w:num w:numId="363" w16cid:durableId="230584377">
    <w:abstractNumId w:val="472"/>
  </w:num>
  <w:num w:numId="364" w16cid:durableId="481192267">
    <w:abstractNumId w:val="114"/>
  </w:num>
  <w:num w:numId="365" w16cid:durableId="640960882">
    <w:abstractNumId w:val="554"/>
  </w:num>
  <w:num w:numId="366" w16cid:durableId="309217935">
    <w:abstractNumId w:val="400"/>
  </w:num>
  <w:num w:numId="367" w16cid:durableId="1735816510">
    <w:abstractNumId w:val="318"/>
  </w:num>
  <w:num w:numId="368" w16cid:durableId="1996643144">
    <w:abstractNumId w:val="115"/>
  </w:num>
  <w:num w:numId="369" w16cid:durableId="127940473">
    <w:abstractNumId w:val="555"/>
  </w:num>
  <w:num w:numId="370" w16cid:durableId="1557201811">
    <w:abstractNumId w:val="401"/>
  </w:num>
  <w:num w:numId="371" w16cid:durableId="1488590647">
    <w:abstractNumId w:val="319"/>
  </w:num>
  <w:num w:numId="372" w16cid:durableId="1302030482">
    <w:abstractNumId w:val="116"/>
  </w:num>
  <w:num w:numId="373" w16cid:durableId="1609388739">
    <w:abstractNumId w:val="473"/>
  </w:num>
  <w:num w:numId="374" w16cid:durableId="1333726624">
    <w:abstractNumId w:val="117"/>
  </w:num>
  <w:num w:numId="375" w16cid:durableId="266698017">
    <w:abstractNumId w:val="474"/>
  </w:num>
  <w:num w:numId="376" w16cid:durableId="1752845364">
    <w:abstractNumId w:val="118"/>
  </w:num>
  <w:num w:numId="377" w16cid:durableId="1483885393">
    <w:abstractNumId w:val="475"/>
  </w:num>
  <w:num w:numId="378" w16cid:durableId="292756729">
    <w:abstractNumId w:val="119"/>
  </w:num>
  <w:num w:numId="379" w16cid:durableId="148178454">
    <w:abstractNumId w:val="476"/>
  </w:num>
  <w:num w:numId="380" w16cid:durableId="78065550">
    <w:abstractNumId w:val="120"/>
  </w:num>
  <w:num w:numId="381" w16cid:durableId="600190408">
    <w:abstractNumId w:val="477"/>
  </w:num>
  <w:num w:numId="382" w16cid:durableId="739863971">
    <w:abstractNumId w:val="590"/>
  </w:num>
  <w:num w:numId="383" w16cid:durableId="515773748">
    <w:abstractNumId w:val="121"/>
  </w:num>
  <w:num w:numId="384" w16cid:durableId="1455640309">
    <w:abstractNumId w:val="478"/>
  </w:num>
  <w:num w:numId="385" w16cid:durableId="527915617">
    <w:abstractNumId w:val="591"/>
  </w:num>
  <w:num w:numId="386" w16cid:durableId="292756682">
    <w:abstractNumId w:val="122"/>
  </w:num>
  <w:num w:numId="387" w16cid:durableId="635719856">
    <w:abstractNumId w:val="556"/>
  </w:num>
  <w:num w:numId="388" w16cid:durableId="1925332456">
    <w:abstractNumId w:val="402"/>
  </w:num>
  <w:num w:numId="389" w16cid:durableId="584414774">
    <w:abstractNumId w:val="320"/>
  </w:num>
  <w:num w:numId="390" w16cid:durableId="1733889587">
    <w:abstractNumId w:val="123"/>
  </w:num>
  <w:num w:numId="391" w16cid:durableId="566577911">
    <w:abstractNumId w:val="557"/>
  </w:num>
  <w:num w:numId="392" w16cid:durableId="1744718330">
    <w:abstractNumId w:val="403"/>
  </w:num>
  <w:num w:numId="393" w16cid:durableId="1948154398">
    <w:abstractNumId w:val="321"/>
  </w:num>
  <w:num w:numId="394" w16cid:durableId="2143229054">
    <w:abstractNumId w:val="124"/>
  </w:num>
  <w:num w:numId="395" w16cid:durableId="1046299059">
    <w:abstractNumId w:val="558"/>
  </w:num>
  <w:num w:numId="396" w16cid:durableId="552884733">
    <w:abstractNumId w:val="404"/>
  </w:num>
  <w:num w:numId="397" w16cid:durableId="2047555838">
    <w:abstractNumId w:val="322"/>
  </w:num>
  <w:num w:numId="398" w16cid:durableId="1211959166">
    <w:abstractNumId w:val="125"/>
  </w:num>
  <w:num w:numId="399" w16cid:durableId="1149052391">
    <w:abstractNumId w:val="559"/>
  </w:num>
  <w:num w:numId="400" w16cid:durableId="603660102">
    <w:abstractNumId w:val="405"/>
  </w:num>
  <w:num w:numId="401" w16cid:durableId="2042708906">
    <w:abstractNumId w:val="323"/>
  </w:num>
  <w:num w:numId="402" w16cid:durableId="1646465363">
    <w:abstractNumId w:val="126"/>
  </w:num>
  <w:num w:numId="403" w16cid:durableId="1295482564">
    <w:abstractNumId w:val="560"/>
  </w:num>
  <w:num w:numId="404" w16cid:durableId="1444031245">
    <w:abstractNumId w:val="406"/>
  </w:num>
  <w:num w:numId="405" w16cid:durableId="1679387523">
    <w:abstractNumId w:val="324"/>
  </w:num>
  <w:num w:numId="406" w16cid:durableId="2111313337">
    <w:abstractNumId w:val="127"/>
  </w:num>
  <w:num w:numId="407" w16cid:durableId="565527414">
    <w:abstractNumId w:val="128"/>
  </w:num>
  <w:num w:numId="408" w16cid:durableId="1220021439">
    <w:abstractNumId w:val="129"/>
  </w:num>
  <w:num w:numId="409" w16cid:durableId="1383092656">
    <w:abstractNumId w:val="130"/>
  </w:num>
  <w:num w:numId="410" w16cid:durableId="1822966266">
    <w:abstractNumId w:val="131"/>
  </w:num>
  <w:num w:numId="411" w16cid:durableId="945846165">
    <w:abstractNumId w:val="132"/>
  </w:num>
  <w:num w:numId="412" w16cid:durableId="584265858">
    <w:abstractNumId w:val="561"/>
  </w:num>
  <w:num w:numId="413" w16cid:durableId="1409033392">
    <w:abstractNumId w:val="407"/>
  </w:num>
  <w:num w:numId="414" w16cid:durableId="391465031">
    <w:abstractNumId w:val="325"/>
  </w:num>
  <w:num w:numId="415" w16cid:durableId="1685205969">
    <w:abstractNumId w:val="133"/>
  </w:num>
  <w:num w:numId="416" w16cid:durableId="1481533641">
    <w:abstractNumId w:val="562"/>
  </w:num>
  <w:num w:numId="417" w16cid:durableId="1810902908">
    <w:abstractNumId w:val="408"/>
  </w:num>
  <w:num w:numId="418" w16cid:durableId="204859">
    <w:abstractNumId w:val="326"/>
  </w:num>
  <w:num w:numId="419" w16cid:durableId="1420057779">
    <w:abstractNumId w:val="134"/>
  </w:num>
  <w:num w:numId="420" w16cid:durableId="788742996">
    <w:abstractNumId w:val="563"/>
  </w:num>
  <w:num w:numId="421" w16cid:durableId="863327660">
    <w:abstractNumId w:val="409"/>
  </w:num>
  <w:num w:numId="422" w16cid:durableId="1798185251">
    <w:abstractNumId w:val="327"/>
  </w:num>
  <w:num w:numId="423" w16cid:durableId="2052267156">
    <w:abstractNumId w:val="135"/>
  </w:num>
  <w:num w:numId="424" w16cid:durableId="1886403437">
    <w:abstractNumId w:val="564"/>
  </w:num>
  <w:num w:numId="425" w16cid:durableId="626006423">
    <w:abstractNumId w:val="410"/>
  </w:num>
  <w:num w:numId="426" w16cid:durableId="896280778">
    <w:abstractNumId w:val="328"/>
  </w:num>
  <w:num w:numId="427" w16cid:durableId="86779310">
    <w:abstractNumId w:val="136"/>
  </w:num>
  <w:num w:numId="428" w16cid:durableId="990719587">
    <w:abstractNumId w:val="436"/>
  </w:num>
  <w:num w:numId="429" w16cid:durableId="60761083">
    <w:abstractNumId w:val="137"/>
  </w:num>
  <w:num w:numId="430" w16cid:durableId="1478379341">
    <w:abstractNumId w:val="437"/>
  </w:num>
  <w:num w:numId="431" w16cid:durableId="1315139862">
    <w:abstractNumId w:val="138"/>
  </w:num>
  <w:num w:numId="432" w16cid:durableId="673847015">
    <w:abstractNumId w:val="438"/>
  </w:num>
  <w:num w:numId="433" w16cid:durableId="643584775">
    <w:abstractNumId w:val="439"/>
  </w:num>
  <w:num w:numId="434" w16cid:durableId="900866652">
    <w:abstractNumId w:val="139"/>
  </w:num>
  <w:num w:numId="435" w16cid:durableId="297884593">
    <w:abstractNumId w:val="441"/>
  </w:num>
  <w:num w:numId="436" w16cid:durableId="1692024868">
    <w:abstractNumId w:val="442"/>
  </w:num>
  <w:num w:numId="437" w16cid:durableId="929434655">
    <w:abstractNumId w:val="140"/>
  </w:num>
  <w:num w:numId="438" w16cid:durableId="1100952410">
    <w:abstractNumId w:val="443"/>
  </w:num>
  <w:num w:numId="439" w16cid:durableId="586770358">
    <w:abstractNumId w:val="444"/>
  </w:num>
  <w:num w:numId="440" w16cid:durableId="960185448">
    <w:abstractNumId w:val="141"/>
  </w:num>
  <w:num w:numId="441" w16cid:durableId="638386751">
    <w:abstractNumId w:val="445"/>
  </w:num>
  <w:num w:numId="442" w16cid:durableId="1330672177">
    <w:abstractNumId w:val="446"/>
  </w:num>
  <w:num w:numId="443" w16cid:durableId="650594330">
    <w:abstractNumId w:val="142"/>
  </w:num>
  <w:num w:numId="444" w16cid:durableId="2110538850">
    <w:abstractNumId w:val="447"/>
  </w:num>
  <w:num w:numId="445" w16cid:durableId="1186479413">
    <w:abstractNumId w:val="448"/>
  </w:num>
  <w:num w:numId="446" w16cid:durableId="357397104">
    <w:abstractNumId w:val="143"/>
  </w:num>
  <w:num w:numId="447" w16cid:durableId="1350370713">
    <w:abstractNumId w:val="449"/>
  </w:num>
  <w:num w:numId="448" w16cid:durableId="2076852810">
    <w:abstractNumId w:val="450"/>
  </w:num>
  <w:num w:numId="449" w16cid:durableId="870843896">
    <w:abstractNumId w:val="144"/>
  </w:num>
  <w:num w:numId="450" w16cid:durableId="2061781842">
    <w:abstractNumId w:val="565"/>
  </w:num>
  <w:num w:numId="451" w16cid:durableId="1246381778">
    <w:abstractNumId w:val="411"/>
  </w:num>
  <w:num w:numId="452" w16cid:durableId="958492281">
    <w:abstractNumId w:val="329"/>
  </w:num>
  <w:num w:numId="453" w16cid:durableId="2062048959">
    <w:abstractNumId w:val="145"/>
  </w:num>
  <w:num w:numId="454" w16cid:durableId="346560726">
    <w:abstractNumId w:val="566"/>
  </w:num>
  <w:num w:numId="455" w16cid:durableId="1283340865">
    <w:abstractNumId w:val="412"/>
  </w:num>
  <w:num w:numId="456" w16cid:durableId="165483048">
    <w:abstractNumId w:val="330"/>
  </w:num>
  <w:num w:numId="457" w16cid:durableId="912542077">
    <w:abstractNumId w:val="146"/>
  </w:num>
  <w:num w:numId="458" w16cid:durableId="1139032498">
    <w:abstractNumId w:val="567"/>
  </w:num>
  <w:num w:numId="459" w16cid:durableId="705565939">
    <w:abstractNumId w:val="413"/>
  </w:num>
  <w:num w:numId="460" w16cid:durableId="801194619">
    <w:abstractNumId w:val="331"/>
  </w:num>
  <w:num w:numId="461" w16cid:durableId="666520002">
    <w:abstractNumId w:val="147"/>
  </w:num>
  <w:num w:numId="462" w16cid:durableId="75709570">
    <w:abstractNumId w:val="568"/>
  </w:num>
  <w:num w:numId="463" w16cid:durableId="2075270980">
    <w:abstractNumId w:val="414"/>
  </w:num>
  <w:num w:numId="464" w16cid:durableId="1530222656">
    <w:abstractNumId w:val="332"/>
  </w:num>
  <w:num w:numId="465" w16cid:durableId="758407532">
    <w:abstractNumId w:val="148"/>
  </w:num>
  <w:num w:numId="466" w16cid:durableId="1763450948">
    <w:abstractNumId w:val="569"/>
  </w:num>
  <w:num w:numId="467" w16cid:durableId="689723461">
    <w:abstractNumId w:val="415"/>
  </w:num>
  <w:num w:numId="468" w16cid:durableId="288324772">
    <w:abstractNumId w:val="333"/>
  </w:num>
  <w:num w:numId="469" w16cid:durableId="945040955">
    <w:abstractNumId w:val="149"/>
  </w:num>
  <w:num w:numId="470" w16cid:durableId="416362705">
    <w:abstractNumId w:val="150"/>
  </w:num>
  <w:num w:numId="471" w16cid:durableId="1078022562">
    <w:abstractNumId w:val="453"/>
  </w:num>
  <w:num w:numId="472" w16cid:durableId="91753041">
    <w:abstractNumId w:val="151"/>
  </w:num>
  <w:num w:numId="473" w16cid:durableId="751659133">
    <w:abstractNumId w:val="454"/>
  </w:num>
  <w:num w:numId="474" w16cid:durableId="532157088">
    <w:abstractNumId w:val="152"/>
  </w:num>
  <w:num w:numId="475" w16cid:durableId="5717945">
    <w:abstractNumId w:val="455"/>
  </w:num>
  <w:num w:numId="476" w16cid:durableId="886452783">
    <w:abstractNumId w:val="153"/>
  </w:num>
  <w:num w:numId="477" w16cid:durableId="1424716949">
    <w:abstractNumId w:val="570"/>
  </w:num>
  <w:num w:numId="478" w16cid:durableId="1030954449">
    <w:abstractNumId w:val="416"/>
  </w:num>
  <w:num w:numId="479" w16cid:durableId="575671891">
    <w:abstractNumId w:val="334"/>
  </w:num>
  <w:num w:numId="480" w16cid:durableId="1992253816">
    <w:abstractNumId w:val="154"/>
  </w:num>
  <w:num w:numId="481" w16cid:durableId="1177042223">
    <w:abstractNumId w:val="571"/>
  </w:num>
  <w:num w:numId="482" w16cid:durableId="144712828">
    <w:abstractNumId w:val="417"/>
  </w:num>
  <w:num w:numId="483" w16cid:durableId="64232015">
    <w:abstractNumId w:val="335"/>
  </w:num>
  <w:num w:numId="484" w16cid:durableId="1797679615">
    <w:abstractNumId w:val="155"/>
  </w:num>
  <w:num w:numId="485" w16cid:durableId="2098364355">
    <w:abstractNumId w:val="572"/>
  </w:num>
  <w:num w:numId="486" w16cid:durableId="1337612507">
    <w:abstractNumId w:val="418"/>
  </w:num>
  <w:num w:numId="487" w16cid:durableId="1077171418">
    <w:abstractNumId w:val="336"/>
  </w:num>
  <w:num w:numId="488" w16cid:durableId="1105927875">
    <w:abstractNumId w:val="156"/>
  </w:num>
  <w:num w:numId="489" w16cid:durableId="1282420833">
    <w:abstractNumId w:val="451"/>
  </w:num>
  <w:num w:numId="490" w16cid:durableId="1690063375">
    <w:abstractNumId w:val="157"/>
  </w:num>
  <w:num w:numId="491" w16cid:durableId="2012831852">
    <w:abstractNumId w:val="158"/>
  </w:num>
  <w:num w:numId="492" w16cid:durableId="1049794">
    <w:abstractNumId w:val="452"/>
  </w:num>
  <w:num w:numId="493" w16cid:durableId="1063527704">
    <w:abstractNumId w:val="159"/>
  </w:num>
  <w:num w:numId="494" w16cid:durableId="77141778">
    <w:abstractNumId w:val="160"/>
  </w:num>
  <w:num w:numId="495" w16cid:durableId="554583442">
    <w:abstractNumId w:val="573"/>
  </w:num>
  <w:num w:numId="496" w16cid:durableId="1802721566">
    <w:abstractNumId w:val="419"/>
  </w:num>
  <w:num w:numId="497" w16cid:durableId="1503931950">
    <w:abstractNumId w:val="337"/>
  </w:num>
  <w:num w:numId="498" w16cid:durableId="145365093">
    <w:abstractNumId w:val="161"/>
  </w:num>
  <w:num w:numId="499" w16cid:durableId="22175682">
    <w:abstractNumId w:val="574"/>
  </w:num>
  <w:num w:numId="500" w16cid:durableId="1996641261">
    <w:abstractNumId w:val="420"/>
  </w:num>
  <w:num w:numId="501" w16cid:durableId="746810203">
    <w:abstractNumId w:val="338"/>
  </w:num>
  <w:num w:numId="502" w16cid:durableId="340012495">
    <w:abstractNumId w:val="162"/>
  </w:num>
  <w:num w:numId="503" w16cid:durableId="1164279041">
    <w:abstractNumId w:val="575"/>
  </w:num>
  <w:num w:numId="504" w16cid:durableId="180703360">
    <w:abstractNumId w:val="421"/>
  </w:num>
  <w:num w:numId="505" w16cid:durableId="718240052">
    <w:abstractNumId w:val="339"/>
  </w:num>
  <w:num w:numId="506" w16cid:durableId="1366057873">
    <w:abstractNumId w:val="163"/>
  </w:num>
  <w:num w:numId="507" w16cid:durableId="2036422694">
    <w:abstractNumId w:val="576"/>
  </w:num>
  <w:num w:numId="508" w16cid:durableId="905452210">
    <w:abstractNumId w:val="422"/>
  </w:num>
  <w:num w:numId="509" w16cid:durableId="1689404018">
    <w:abstractNumId w:val="340"/>
  </w:num>
  <w:num w:numId="510" w16cid:durableId="115956451">
    <w:abstractNumId w:val="164"/>
  </w:num>
  <w:num w:numId="511" w16cid:durableId="215044521">
    <w:abstractNumId w:val="165"/>
  </w:num>
  <w:num w:numId="512" w16cid:durableId="1999527927">
    <w:abstractNumId w:val="166"/>
  </w:num>
  <w:num w:numId="513" w16cid:durableId="790245123">
    <w:abstractNumId w:val="167"/>
  </w:num>
  <w:num w:numId="514" w16cid:durableId="890266410">
    <w:abstractNumId w:val="168"/>
  </w:num>
  <w:num w:numId="515" w16cid:durableId="1377974579">
    <w:abstractNumId w:val="169"/>
  </w:num>
  <w:num w:numId="516" w16cid:durableId="1154637846">
    <w:abstractNumId w:val="170"/>
  </w:num>
  <w:num w:numId="517" w16cid:durableId="1557667670">
    <w:abstractNumId w:val="171"/>
  </w:num>
  <w:num w:numId="518" w16cid:durableId="91511001">
    <w:abstractNumId w:val="172"/>
  </w:num>
  <w:num w:numId="519" w16cid:durableId="635839469">
    <w:abstractNumId w:val="173"/>
  </w:num>
  <w:num w:numId="520" w16cid:durableId="810634057">
    <w:abstractNumId w:val="174"/>
  </w:num>
  <w:num w:numId="521" w16cid:durableId="264534461">
    <w:abstractNumId w:val="175"/>
  </w:num>
  <w:num w:numId="522" w16cid:durableId="2097289855">
    <w:abstractNumId w:val="577"/>
  </w:num>
  <w:num w:numId="523" w16cid:durableId="98067509">
    <w:abstractNumId w:val="423"/>
  </w:num>
  <w:num w:numId="524" w16cid:durableId="722407936">
    <w:abstractNumId w:val="341"/>
  </w:num>
  <w:num w:numId="525" w16cid:durableId="1088036494">
    <w:abstractNumId w:val="176"/>
  </w:num>
  <w:num w:numId="526" w16cid:durableId="640497599">
    <w:abstractNumId w:val="578"/>
  </w:num>
  <w:num w:numId="527" w16cid:durableId="240793731">
    <w:abstractNumId w:val="424"/>
  </w:num>
  <w:num w:numId="528" w16cid:durableId="720713164">
    <w:abstractNumId w:val="342"/>
  </w:num>
  <w:num w:numId="529" w16cid:durableId="669791623">
    <w:abstractNumId w:val="177"/>
  </w:num>
  <w:num w:numId="530" w16cid:durableId="1896308268">
    <w:abstractNumId w:val="579"/>
  </w:num>
  <w:num w:numId="531" w16cid:durableId="660622289">
    <w:abstractNumId w:val="425"/>
  </w:num>
  <w:num w:numId="532" w16cid:durableId="1747995255">
    <w:abstractNumId w:val="343"/>
  </w:num>
  <w:num w:numId="533" w16cid:durableId="1219786457">
    <w:abstractNumId w:val="178"/>
  </w:num>
  <w:num w:numId="534" w16cid:durableId="603851316">
    <w:abstractNumId w:val="179"/>
  </w:num>
  <w:num w:numId="535" w16cid:durableId="795680941">
    <w:abstractNumId w:val="180"/>
  </w:num>
  <w:num w:numId="536" w16cid:durableId="180289667">
    <w:abstractNumId w:val="181"/>
  </w:num>
  <w:num w:numId="537" w16cid:durableId="597450192">
    <w:abstractNumId w:val="182"/>
  </w:num>
  <w:num w:numId="538" w16cid:durableId="1467502852">
    <w:abstractNumId w:val="183"/>
  </w:num>
  <w:num w:numId="539" w16cid:durableId="818495605">
    <w:abstractNumId w:val="184"/>
  </w:num>
  <w:num w:numId="540" w16cid:durableId="845291410">
    <w:abstractNumId w:val="185"/>
  </w:num>
  <w:num w:numId="541" w16cid:durableId="913776839">
    <w:abstractNumId w:val="186"/>
  </w:num>
  <w:num w:numId="542" w16cid:durableId="550460047">
    <w:abstractNumId w:val="187"/>
  </w:num>
  <w:num w:numId="543" w16cid:durableId="2041128124">
    <w:abstractNumId w:val="188"/>
  </w:num>
  <w:num w:numId="544" w16cid:durableId="2024697745">
    <w:abstractNumId w:val="189"/>
  </w:num>
  <w:num w:numId="545" w16cid:durableId="1780830362">
    <w:abstractNumId w:val="190"/>
  </w:num>
  <w:num w:numId="546" w16cid:durableId="1151756828">
    <w:abstractNumId w:val="191"/>
  </w:num>
  <w:num w:numId="547" w16cid:durableId="1780641283">
    <w:abstractNumId w:val="192"/>
  </w:num>
  <w:num w:numId="548" w16cid:durableId="189801133">
    <w:abstractNumId w:val="193"/>
  </w:num>
  <w:num w:numId="549" w16cid:durableId="769740284">
    <w:abstractNumId w:val="194"/>
  </w:num>
  <w:num w:numId="550" w16cid:durableId="915438037">
    <w:abstractNumId w:val="195"/>
  </w:num>
  <w:num w:numId="551" w16cid:durableId="1172599027">
    <w:abstractNumId w:val="196"/>
  </w:num>
  <w:num w:numId="552" w16cid:durableId="8718899">
    <w:abstractNumId w:val="197"/>
  </w:num>
  <w:num w:numId="553" w16cid:durableId="2058122362">
    <w:abstractNumId w:val="198"/>
  </w:num>
  <w:num w:numId="554" w16cid:durableId="1251114315">
    <w:abstractNumId w:val="199"/>
  </w:num>
  <w:num w:numId="555" w16cid:durableId="610363131">
    <w:abstractNumId w:val="200"/>
  </w:num>
  <w:num w:numId="556" w16cid:durableId="2032871234">
    <w:abstractNumId w:val="201"/>
  </w:num>
  <w:num w:numId="557" w16cid:durableId="1806894755">
    <w:abstractNumId w:val="202"/>
  </w:num>
  <w:num w:numId="558" w16cid:durableId="1398937759">
    <w:abstractNumId w:val="203"/>
  </w:num>
  <w:num w:numId="559" w16cid:durableId="1321079315">
    <w:abstractNumId w:val="204"/>
  </w:num>
  <w:num w:numId="560" w16cid:durableId="243415344">
    <w:abstractNumId w:val="205"/>
  </w:num>
  <w:num w:numId="561" w16cid:durableId="1936396019">
    <w:abstractNumId w:val="206"/>
  </w:num>
  <w:num w:numId="562" w16cid:durableId="1485392023">
    <w:abstractNumId w:val="207"/>
  </w:num>
  <w:num w:numId="563" w16cid:durableId="233441655">
    <w:abstractNumId w:val="208"/>
  </w:num>
  <w:num w:numId="564" w16cid:durableId="426124671">
    <w:abstractNumId w:val="209"/>
  </w:num>
  <w:num w:numId="565" w16cid:durableId="1746341001">
    <w:abstractNumId w:val="210"/>
  </w:num>
  <w:num w:numId="566" w16cid:durableId="1626430339">
    <w:abstractNumId w:val="211"/>
  </w:num>
  <w:num w:numId="567" w16cid:durableId="315719554">
    <w:abstractNumId w:val="212"/>
  </w:num>
  <w:num w:numId="568" w16cid:durableId="1006327524">
    <w:abstractNumId w:val="213"/>
  </w:num>
  <w:num w:numId="569" w16cid:durableId="762334126">
    <w:abstractNumId w:val="214"/>
  </w:num>
  <w:num w:numId="570" w16cid:durableId="788201721">
    <w:abstractNumId w:val="215"/>
  </w:num>
  <w:num w:numId="571" w16cid:durableId="107938316">
    <w:abstractNumId w:val="580"/>
  </w:num>
  <w:num w:numId="572" w16cid:durableId="1161507466">
    <w:abstractNumId w:val="426"/>
  </w:num>
  <w:num w:numId="573" w16cid:durableId="1953242842">
    <w:abstractNumId w:val="344"/>
  </w:num>
  <w:num w:numId="574" w16cid:durableId="1317303174">
    <w:abstractNumId w:val="216"/>
  </w:num>
  <w:num w:numId="575" w16cid:durableId="1812863486">
    <w:abstractNumId w:val="581"/>
  </w:num>
  <w:num w:numId="576" w16cid:durableId="831287888">
    <w:abstractNumId w:val="427"/>
  </w:num>
  <w:num w:numId="577" w16cid:durableId="1004236523">
    <w:abstractNumId w:val="345"/>
  </w:num>
  <w:num w:numId="578" w16cid:durableId="1913470282">
    <w:abstractNumId w:val="217"/>
  </w:num>
  <w:num w:numId="579" w16cid:durableId="947077635">
    <w:abstractNumId w:val="582"/>
  </w:num>
  <w:num w:numId="580" w16cid:durableId="2032341957">
    <w:abstractNumId w:val="428"/>
  </w:num>
  <w:num w:numId="581" w16cid:durableId="1244224517">
    <w:abstractNumId w:val="346"/>
  </w:num>
  <w:num w:numId="582" w16cid:durableId="1967656712">
    <w:abstractNumId w:val="218"/>
  </w:num>
  <w:num w:numId="583" w16cid:durableId="1291207047">
    <w:abstractNumId w:val="583"/>
  </w:num>
  <w:num w:numId="584" w16cid:durableId="1610626333">
    <w:abstractNumId w:val="429"/>
  </w:num>
  <w:num w:numId="585" w16cid:durableId="1546527194">
    <w:abstractNumId w:val="347"/>
  </w:num>
  <w:num w:numId="586" w16cid:durableId="147288912">
    <w:abstractNumId w:val="219"/>
  </w:num>
  <w:num w:numId="587" w16cid:durableId="343825519">
    <w:abstractNumId w:val="584"/>
  </w:num>
  <w:num w:numId="588" w16cid:durableId="1497721598">
    <w:abstractNumId w:val="430"/>
  </w:num>
  <w:num w:numId="589" w16cid:durableId="739906121">
    <w:abstractNumId w:val="348"/>
  </w:num>
  <w:num w:numId="590" w16cid:durableId="1829402708">
    <w:abstractNumId w:val="220"/>
  </w:num>
  <w:num w:numId="591" w16cid:durableId="667438358">
    <w:abstractNumId w:val="585"/>
  </w:num>
  <w:num w:numId="592" w16cid:durableId="80876609">
    <w:abstractNumId w:val="431"/>
  </w:num>
  <w:num w:numId="593" w16cid:durableId="1009524327">
    <w:abstractNumId w:val="349"/>
  </w:num>
  <w:num w:numId="594" w16cid:durableId="1325544062">
    <w:abstractNumId w:val="221"/>
  </w:num>
  <w:num w:numId="595" w16cid:durableId="596518058">
    <w:abstractNumId w:val="479"/>
  </w:num>
  <w:num w:numId="596" w16cid:durableId="1028943430">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7" w16cid:durableId="2076194446">
    <w:abstractNumId w:val="222"/>
  </w:num>
  <w:num w:numId="598" w16cid:durableId="88014912">
    <w:abstractNumId w:val="480"/>
  </w:num>
  <w:num w:numId="599" w16cid:durableId="126164247">
    <w:abstractNumId w:val="5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0" w16cid:durableId="879632212">
    <w:abstractNumId w:val="223"/>
  </w:num>
  <w:num w:numId="601" w16cid:durableId="2098213718">
    <w:abstractNumId w:val="481"/>
  </w:num>
  <w:num w:numId="602" w16cid:durableId="1458722728">
    <w:abstractNumId w:val="5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3" w16cid:durableId="1344043027">
    <w:abstractNumId w:val="224"/>
  </w:num>
  <w:num w:numId="604" w16cid:durableId="1471706224">
    <w:abstractNumId w:val="586"/>
  </w:num>
  <w:num w:numId="605" w16cid:durableId="2093356808">
    <w:abstractNumId w:val="432"/>
  </w:num>
  <w:num w:numId="606" w16cid:durableId="338167735">
    <w:abstractNumId w:val="350"/>
  </w:num>
  <w:num w:numId="607" w16cid:durableId="1224488045">
    <w:abstractNumId w:val="225"/>
  </w:num>
  <w:num w:numId="608" w16cid:durableId="1852330323">
    <w:abstractNumId w:val="587"/>
  </w:num>
  <w:num w:numId="609" w16cid:durableId="804081431">
    <w:abstractNumId w:val="433"/>
  </w:num>
  <w:num w:numId="610" w16cid:durableId="2051030578">
    <w:abstractNumId w:val="351"/>
  </w:num>
  <w:num w:numId="611" w16cid:durableId="646204772">
    <w:abstractNumId w:val="226"/>
  </w:num>
  <w:num w:numId="612" w16cid:durableId="1656108896">
    <w:abstractNumId w:val="482"/>
  </w:num>
  <w:num w:numId="613" w16cid:durableId="1377464325">
    <w:abstractNumId w:val="227"/>
  </w:num>
  <w:num w:numId="614" w16cid:durableId="1806199565">
    <w:abstractNumId w:val="483"/>
  </w:num>
  <w:num w:numId="615" w16cid:durableId="798645258">
    <w:abstractNumId w:val="228"/>
  </w:num>
  <w:num w:numId="616" w16cid:durableId="663817507">
    <w:abstractNumId w:val="484"/>
  </w:num>
  <w:num w:numId="617" w16cid:durableId="1523589562">
    <w:abstractNumId w:val="229"/>
  </w:num>
  <w:num w:numId="618" w16cid:durableId="149904620">
    <w:abstractNumId w:val="485"/>
  </w:num>
  <w:num w:numId="619" w16cid:durableId="1429932838">
    <w:abstractNumId w:val="230"/>
  </w:num>
  <w:num w:numId="620" w16cid:durableId="1362437803">
    <w:abstractNumId w:val="486"/>
  </w:num>
  <w:num w:numId="621" w16cid:durableId="1853766186">
    <w:abstractNumId w:val="231"/>
  </w:num>
  <w:num w:numId="622" w16cid:durableId="1983608989">
    <w:abstractNumId w:val="487"/>
  </w:num>
  <w:num w:numId="623" w16cid:durableId="287469308">
    <w:abstractNumId w:val="232"/>
  </w:num>
  <w:num w:numId="624" w16cid:durableId="417285590">
    <w:abstractNumId w:val="488"/>
  </w:num>
  <w:num w:numId="625" w16cid:durableId="1524200729">
    <w:abstractNumId w:val="233"/>
  </w:num>
  <w:num w:numId="626" w16cid:durableId="656425048">
    <w:abstractNumId w:val="489"/>
  </w:num>
  <w:num w:numId="627" w16cid:durableId="1948538152">
    <w:abstractNumId w:val="234"/>
  </w:num>
  <w:num w:numId="628" w16cid:durableId="1995063700">
    <w:abstractNumId w:val="490"/>
  </w:num>
  <w:num w:numId="629" w16cid:durableId="786510245">
    <w:abstractNumId w:val="235"/>
  </w:num>
  <w:num w:numId="630" w16cid:durableId="1189610528">
    <w:abstractNumId w:val="491"/>
  </w:num>
  <w:num w:numId="631" w16cid:durableId="1727601901">
    <w:abstractNumId w:val="236"/>
  </w:num>
  <w:num w:numId="632" w16cid:durableId="729504656">
    <w:abstractNumId w:val="492"/>
  </w:num>
  <w:num w:numId="633" w16cid:durableId="1047486073">
    <w:abstractNumId w:val="237"/>
  </w:num>
  <w:num w:numId="634" w16cid:durableId="504054515">
    <w:abstractNumId w:val="493"/>
  </w:num>
  <w:num w:numId="635" w16cid:durableId="640765225">
    <w:abstractNumId w:val="238"/>
  </w:num>
  <w:num w:numId="636" w16cid:durableId="1428497844">
    <w:abstractNumId w:val="494"/>
  </w:num>
  <w:num w:numId="637" w16cid:durableId="1790006715">
    <w:abstractNumId w:val="239"/>
  </w:num>
  <w:num w:numId="638" w16cid:durableId="1467551913">
    <w:abstractNumId w:val="495"/>
  </w:num>
  <w:num w:numId="639" w16cid:durableId="820652736">
    <w:abstractNumId w:val="240"/>
  </w:num>
  <w:num w:numId="640" w16cid:durableId="1716349314">
    <w:abstractNumId w:val="496"/>
  </w:num>
  <w:num w:numId="641" w16cid:durableId="1749383467">
    <w:abstractNumId w:val="241"/>
  </w:num>
  <w:num w:numId="642" w16cid:durableId="174925575">
    <w:abstractNumId w:val="497"/>
  </w:num>
  <w:num w:numId="643" w16cid:durableId="1346831457">
    <w:abstractNumId w:val="242"/>
  </w:num>
  <w:num w:numId="644" w16cid:durableId="1281840903">
    <w:abstractNumId w:val="498"/>
  </w:num>
  <w:num w:numId="645" w16cid:durableId="2088528969">
    <w:abstractNumId w:val="251"/>
  </w:num>
  <w:num w:numId="646" w16cid:durableId="1569682445">
    <w:abstractNumId w:val="352"/>
  </w:num>
  <w:num w:numId="647" w16cid:durableId="1730880804">
    <w:abstractNumId w:val="3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8" w16cid:durableId="202910929">
    <w:abstractNumId w:val="3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314B8"/>
    <w:rsid w:val="00051423"/>
    <w:rsid w:val="00052577"/>
    <w:rsid w:val="000638F0"/>
    <w:rsid w:val="00073FCC"/>
    <w:rsid w:val="00075586"/>
    <w:rsid w:val="000A2DD3"/>
    <w:rsid w:val="000A4DC6"/>
    <w:rsid w:val="000B5689"/>
    <w:rsid w:val="000B7DB2"/>
    <w:rsid w:val="000D1DC3"/>
    <w:rsid w:val="000F6E6C"/>
    <w:rsid w:val="00151537"/>
    <w:rsid w:val="00187ABF"/>
    <w:rsid w:val="00191908"/>
    <w:rsid w:val="00193F35"/>
    <w:rsid w:val="001A62B3"/>
    <w:rsid w:val="001C09E8"/>
    <w:rsid w:val="001C5DE9"/>
    <w:rsid w:val="001D2426"/>
    <w:rsid w:val="001D5128"/>
    <w:rsid w:val="001F31C1"/>
    <w:rsid w:val="00200BF0"/>
    <w:rsid w:val="002026CF"/>
    <w:rsid w:val="002034BF"/>
    <w:rsid w:val="00212A11"/>
    <w:rsid w:val="00222D21"/>
    <w:rsid w:val="00224855"/>
    <w:rsid w:val="00231519"/>
    <w:rsid w:val="0023677C"/>
    <w:rsid w:val="002566C9"/>
    <w:rsid w:val="002724B4"/>
    <w:rsid w:val="00283FE7"/>
    <w:rsid w:val="002A1081"/>
    <w:rsid w:val="002A6CE2"/>
    <w:rsid w:val="002B075A"/>
    <w:rsid w:val="002F4CB6"/>
    <w:rsid w:val="002F5B92"/>
    <w:rsid w:val="003158E1"/>
    <w:rsid w:val="003307FF"/>
    <w:rsid w:val="00333D30"/>
    <w:rsid w:val="00334805"/>
    <w:rsid w:val="003608D2"/>
    <w:rsid w:val="00365F72"/>
    <w:rsid w:val="003874CD"/>
    <w:rsid w:val="003B1D87"/>
    <w:rsid w:val="003C0C76"/>
    <w:rsid w:val="003C5407"/>
    <w:rsid w:val="003D443B"/>
    <w:rsid w:val="0040647E"/>
    <w:rsid w:val="00407DC4"/>
    <w:rsid w:val="00424137"/>
    <w:rsid w:val="00431437"/>
    <w:rsid w:val="00446E56"/>
    <w:rsid w:val="00450606"/>
    <w:rsid w:val="0045093A"/>
    <w:rsid w:val="00463E8B"/>
    <w:rsid w:val="0046442A"/>
    <w:rsid w:val="00470ED4"/>
    <w:rsid w:val="00471CC7"/>
    <w:rsid w:val="0049073A"/>
    <w:rsid w:val="00491BBB"/>
    <w:rsid w:val="00492A53"/>
    <w:rsid w:val="004B0BB5"/>
    <w:rsid w:val="004B4BAD"/>
    <w:rsid w:val="004C3DB5"/>
    <w:rsid w:val="004C4667"/>
    <w:rsid w:val="004D1976"/>
    <w:rsid w:val="004D77CB"/>
    <w:rsid w:val="004E7C44"/>
    <w:rsid w:val="00502E45"/>
    <w:rsid w:val="005241ED"/>
    <w:rsid w:val="005274A4"/>
    <w:rsid w:val="00527FEE"/>
    <w:rsid w:val="00530C8E"/>
    <w:rsid w:val="0055272B"/>
    <w:rsid w:val="00554F13"/>
    <w:rsid w:val="00570795"/>
    <w:rsid w:val="00572782"/>
    <w:rsid w:val="0057297D"/>
    <w:rsid w:val="00574CEC"/>
    <w:rsid w:val="005758B8"/>
    <w:rsid w:val="00580D99"/>
    <w:rsid w:val="00583AF9"/>
    <w:rsid w:val="005846C1"/>
    <w:rsid w:val="00586F13"/>
    <w:rsid w:val="005A57D7"/>
    <w:rsid w:val="005C5317"/>
    <w:rsid w:val="005F0FF4"/>
    <w:rsid w:val="005F3200"/>
    <w:rsid w:val="00625C03"/>
    <w:rsid w:val="006408E4"/>
    <w:rsid w:val="0065745C"/>
    <w:rsid w:val="00662509"/>
    <w:rsid w:val="00670310"/>
    <w:rsid w:val="00671D6F"/>
    <w:rsid w:val="00681EFD"/>
    <w:rsid w:val="006B0670"/>
    <w:rsid w:val="006B29DA"/>
    <w:rsid w:val="006B4B0D"/>
    <w:rsid w:val="006B4D86"/>
    <w:rsid w:val="006C500C"/>
    <w:rsid w:val="006C5097"/>
    <w:rsid w:val="00703E9E"/>
    <w:rsid w:val="00706B80"/>
    <w:rsid w:val="00710081"/>
    <w:rsid w:val="0071307B"/>
    <w:rsid w:val="00725E79"/>
    <w:rsid w:val="0072656E"/>
    <w:rsid w:val="00731D4C"/>
    <w:rsid w:val="00770557"/>
    <w:rsid w:val="007743BC"/>
    <w:rsid w:val="00780F4B"/>
    <w:rsid w:val="00782DC5"/>
    <w:rsid w:val="00795A3E"/>
    <w:rsid w:val="007B33BD"/>
    <w:rsid w:val="007B6258"/>
    <w:rsid w:val="007B6EC7"/>
    <w:rsid w:val="007C2C46"/>
    <w:rsid w:val="007E6833"/>
    <w:rsid w:val="00803C88"/>
    <w:rsid w:val="00835385"/>
    <w:rsid w:val="0084081B"/>
    <w:rsid w:val="008443AB"/>
    <w:rsid w:val="008460A7"/>
    <w:rsid w:val="0085312A"/>
    <w:rsid w:val="00881452"/>
    <w:rsid w:val="00881C55"/>
    <w:rsid w:val="0089619C"/>
    <w:rsid w:val="008A77F0"/>
    <w:rsid w:val="008B0F55"/>
    <w:rsid w:val="008C133C"/>
    <w:rsid w:val="008C3246"/>
    <w:rsid w:val="008C3FFE"/>
    <w:rsid w:val="008C5B86"/>
    <w:rsid w:val="008C66BC"/>
    <w:rsid w:val="008D1E1E"/>
    <w:rsid w:val="00902826"/>
    <w:rsid w:val="009217F5"/>
    <w:rsid w:val="00935347"/>
    <w:rsid w:val="009503AA"/>
    <w:rsid w:val="009731C0"/>
    <w:rsid w:val="009765B1"/>
    <w:rsid w:val="00986933"/>
    <w:rsid w:val="00990BB4"/>
    <w:rsid w:val="009B31F6"/>
    <w:rsid w:val="009C63A8"/>
    <w:rsid w:val="009C71EB"/>
    <w:rsid w:val="009C78FC"/>
    <w:rsid w:val="009C7FD5"/>
    <w:rsid w:val="009D200D"/>
    <w:rsid w:val="009D4120"/>
    <w:rsid w:val="009E757D"/>
    <w:rsid w:val="009F1431"/>
    <w:rsid w:val="00A01DB5"/>
    <w:rsid w:val="00A12CF8"/>
    <w:rsid w:val="00A136AA"/>
    <w:rsid w:val="00A43BD7"/>
    <w:rsid w:val="00A43CEA"/>
    <w:rsid w:val="00A814BF"/>
    <w:rsid w:val="00A927DD"/>
    <w:rsid w:val="00AA7830"/>
    <w:rsid w:val="00AB4863"/>
    <w:rsid w:val="00AC6437"/>
    <w:rsid w:val="00AD4E38"/>
    <w:rsid w:val="00AD76E8"/>
    <w:rsid w:val="00AE366A"/>
    <w:rsid w:val="00B045F3"/>
    <w:rsid w:val="00B133AB"/>
    <w:rsid w:val="00B1437A"/>
    <w:rsid w:val="00B36C60"/>
    <w:rsid w:val="00B4775A"/>
    <w:rsid w:val="00B57ABD"/>
    <w:rsid w:val="00B62830"/>
    <w:rsid w:val="00B62B18"/>
    <w:rsid w:val="00B64AE1"/>
    <w:rsid w:val="00B73A9F"/>
    <w:rsid w:val="00B85813"/>
    <w:rsid w:val="00B96E41"/>
    <w:rsid w:val="00BD2F0B"/>
    <w:rsid w:val="00C00C83"/>
    <w:rsid w:val="00C02A8F"/>
    <w:rsid w:val="00C05293"/>
    <w:rsid w:val="00C05CF4"/>
    <w:rsid w:val="00C11D33"/>
    <w:rsid w:val="00C179E9"/>
    <w:rsid w:val="00C25887"/>
    <w:rsid w:val="00C4054B"/>
    <w:rsid w:val="00C41236"/>
    <w:rsid w:val="00C46FB5"/>
    <w:rsid w:val="00C54E81"/>
    <w:rsid w:val="00C571B5"/>
    <w:rsid w:val="00C66C6C"/>
    <w:rsid w:val="00C802BC"/>
    <w:rsid w:val="00C8142F"/>
    <w:rsid w:val="00C9018E"/>
    <w:rsid w:val="00CA53EC"/>
    <w:rsid w:val="00CB63E9"/>
    <w:rsid w:val="00CB6BC0"/>
    <w:rsid w:val="00CB710B"/>
    <w:rsid w:val="00CB7873"/>
    <w:rsid w:val="00CC519C"/>
    <w:rsid w:val="00CD424F"/>
    <w:rsid w:val="00CE1A20"/>
    <w:rsid w:val="00CE3A97"/>
    <w:rsid w:val="00CE468F"/>
    <w:rsid w:val="00CE7A30"/>
    <w:rsid w:val="00D227C3"/>
    <w:rsid w:val="00D248E1"/>
    <w:rsid w:val="00D27874"/>
    <w:rsid w:val="00D3341B"/>
    <w:rsid w:val="00D411CC"/>
    <w:rsid w:val="00D54CD4"/>
    <w:rsid w:val="00D82BB9"/>
    <w:rsid w:val="00D8727D"/>
    <w:rsid w:val="00D920D7"/>
    <w:rsid w:val="00D93F85"/>
    <w:rsid w:val="00DA1D62"/>
    <w:rsid w:val="00DA7260"/>
    <w:rsid w:val="00DB14CC"/>
    <w:rsid w:val="00DB7F59"/>
    <w:rsid w:val="00DD1F70"/>
    <w:rsid w:val="00E1021E"/>
    <w:rsid w:val="00E2550B"/>
    <w:rsid w:val="00E25E3E"/>
    <w:rsid w:val="00E4479E"/>
    <w:rsid w:val="00E476DC"/>
    <w:rsid w:val="00E5049D"/>
    <w:rsid w:val="00E52CBB"/>
    <w:rsid w:val="00E6700F"/>
    <w:rsid w:val="00E77764"/>
    <w:rsid w:val="00E8091D"/>
    <w:rsid w:val="00E92C59"/>
    <w:rsid w:val="00E93D1E"/>
    <w:rsid w:val="00E9741B"/>
    <w:rsid w:val="00EB0FC2"/>
    <w:rsid w:val="00ED3878"/>
    <w:rsid w:val="00ED663B"/>
    <w:rsid w:val="00EF20E5"/>
    <w:rsid w:val="00F06FAB"/>
    <w:rsid w:val="00F36267"/>
    <w:rsid w:val="00F4026E"/>
    <w:rsid w:val="00F43C6E"/>
    <w:rsid w:val="00F4679C"/>
    <w:rsid w:val="00F46A13"/>
    <w:rsid w:val="00F51A77"/>
    <w:rsid w:val="00F54E82"/>
    <w:rsid w:val="00F653E9"/>
    <w:rsid w:val="00F82E5D"/>
    <w:rsid w:val="00F95C7F"/>
    <w:rsid w:val="00FB02DF"/>
    <w:rsid w:val="00FB14F9"/>
    <w:rsid w:val="00FB2275"/>
    <w:rsid w:val="00FD505B"/>
    <w:rsid w:val="00FD74E4"/>
    <w:rsid w:val="00FF43F6"/>
    <w:rsid w:val="00FF4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011E91"/>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63"/>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63"/>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63"/>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63"/>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63"/>
      </w:numPr>
      <w:spacing w:before="240" w:after="60"/>
      <w:outlineLvl w:val="4"/>
    </w:pPr>
    <w:rPr>
      <w:b/>
      <w:bCs/>
      <w:iCs/>
      <w:szCs w:val="26"/>
    </w:rPr>
  </w:style>
  <w:style w:type="paragraph" w:styleId="Heading6">
    <w:name w:val="heading 6"/>
    <w:basedOn w:val="Normal"/>
    <w:next w:val="Normal"/>
    <w:link w:val="Heading6Char"/>
    <w:uiPriority w:val="9"/>
    <w:unhideWhenUsed/>
    <w:qFormat/>
    <w:rsid w:val="00C66C6C"/>
    <w:pPr>
      <w:keepNext/>
      <w:numPr>
        <w:ilvl w:val="5"/>
        <w:numId w:val="63"/>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63"/>
      </w:numPr>
      <w:spacing w:before="240" w:after="60"/>
      <w:outlineLvl w:val="6"/>
    </w:pPr>
  </w:style>
  <w:style w:type="paragraph" w:styleId="Heading8">
    <w:name w:val="heading 8"/>
    <w:basedOn w:val="Normal"/>
    <w:next w:val="Normal"/>
    <w:link w:val="Heading8Char"/>
    <w:qFormat/>
    <w:rsid w:val="00C66C6C"/>
    <w:pPr>
      <w:keepNext/>
      <w:numPr>
        <w:ilvl w:val="7"/>
        <w:numId w:val="63"/>
      </w:numPr>
      <w:spacing w:before="240" w:after="60"/>
      <w:outlineLvl w:val="7"/>
    </w:pPr>
    <w:rPr>
      <w:i/>
      <w:iCs/>
    </w:rPr>
  </w:style>
  <w:style w:type="paragraph" w:styleId="Heading9">
    <w:name w:val="heading 9"/>
    <w:basedOn w:val="Normal"/>
    <w:next w:val="Normal"/>
    <w:link w:val="Heading9Char"/>
    <w:qFormat/>
    <w:rsid w:val="00C66C6C"/>
    <w:pPr>
      <w:keepNext/>
      <w:numPr>
        <w:ilvl w:val="8"/>
        <w:numId w:val="6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64"/>
      </w:numPr>
    </w:pPr>
  </w:style>
  <w:style w:type="paragraph" w:styleId="ListBullet2">
    <w:name w:val="List Bullet 2"/>
    <w:basedOn w:val="Normal"/>
    <w:rsid w:val="002A6CE2"/>
    <w:pPr>
      <w:numPr>
        <w:numId w:val="65"/>
      </w:numPr>
    </w:pPr>
  </w:style>
  <w:style w:type="paragraph" w:styleId="ListBullet3">
    <w:name w:val="List Bullet 3"/>
    <w:basedOn w:val="Normal"/>
    <w:rsid w:val="002A6CE2"/>
    <w:pPr>
      <w:numPr>
        <w:numId w:val="66"/>
      </w:numPr>
    </w:pPr>
  </w:style>
  <w:style w:type="paragraph" w:styleId="ListBullet4">
    <w:name w:val="List Bullet 4"/>
    <w:basedOn w:val="Normal"/>
    <w:rsid w:val="002A6CE2"/>
    <w:pPr>
      <w:numPr>
        <w:numId w:val="67"/>
      </w:numPr>
    </w:pPr>
  </w:style>
  <w:style w:type="paragraph" w:styleId="ListBullet5">
    <w:name w:val="List Bullet 5"/>
    <w:basedOn w:val="Normal"/>
    <w:rsid w:val="002A6CE2"/>
    <w:pPr>
      <w:numPr>
        <w:numId w:val="68"/>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ListParagraph">
    <w:name w:val="List Paragraph"/>
    <w:basedOn w:val="Normal"/>
    <w:uiPriority w:val="34"/>
    <w:qFormat/>
    <w:rsid w:val="00DA1D62"/>
    <w:pPr>
      <w:ind w:left="720"/>
      <w:contextualSpacing/>
    </w:pPr>
    <w:rPr>
      <w:rFonts w:asciiTheme="minorHAnsi" w:eastAsiaTheme="minorEastAsia" w:hAnsiTheme="minorHAnsi"/>
      <w:sz w:val="24"/>
      <w:lang w:eastAsia="zh-CN"/>
    </w:rPr>
  </w:style>
  <w:style w:type="paragraph" w:styleId="NormalWeb">
    <w:name w:val="Normal (Web)"/>
    <w:basedOn w:val="Normal"/>
    <w:uiPriority w:val="99"/>
    <w:semiHidden/>
    <w:unhideWhenUsed/>
    <w:rsid w:val="00E9741B"/>
    <w:pPr>
      <w:spacing w:before="100" w:beforeAutospacing="1" w:after="100" w:afterAutospacing="1"/>
    </w:pPr>
    <w:rPr>
      <w:rFonts w:ascii="Times New Roman" w:eastAsia="Times New Roman" w:hAnsi="Times New Roman"/>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95691">
      <w:bodyDiv w:val="1"/>
      <w:marLeft w:val="0"/>
      <w:marRight w:val="0"/>
      <w:marTop w:val="0"/>
      <w:marBottom w:val="0"/>
      <w:divBdr>
        <w:top w:val="none" w:sz="0" w:space="0" w:color="auto"/>
        <w:left w:val="none" w:sz="0" w:space="0" w:color="auto"/>
        <w:bottom w:val="none" w:sz="0" w:space="0" w:color="auto"/>
        <w:right w:val="none" w:sz="0" w:space="0" w:color="auto"/>
      </w:divBdr>
    </w:div>
    <w:div w:id="755857058">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97460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vs02.pd3.ford.com:8080/tcr/controller/ObjLauncher?wolf_objectid=19.0.78849134&amp;LID=19.0.79292091" TargetMode="External"/><Relationship Id="rId18" Type="http://schemas.openxmlformats.org/officeDocument/2006/relationships/image" Target="media/image3.emf"/><Relationship Id="rId26" Type="http://schemas.openxmlformats.org/officeDocument/2006/relationships/image" Target="media/image8.emf"/><Relationship Id="rId39" Type="http://schemas.openxmlformats.org/officeDocument/2006/relationships/image" Target="media/image19.emf"/><Relationship Id="rId21" Type="http://schemas.openxmlformats.org/officeDocument/2006/relationships/hyperlink" Target="http://ivs02.pd3.ford.com:8080/tcr/controller/ObjLauncher?wolf_objectid=19.0.78849284&amp;LID=19.0.79292101" TargetMode="External"/><Relationship Id="rId34" Type="http://schemas.openxmlformats.org/officeDocument/2006/relationships/image" Target="media/image16.emf"/><Relationship Id="rId42" Type="http://schemas.openxmlformats.org/officeDocument/2006/relationships/image" Target="media/image22.emf"/><Relationship Id="rId47" Type="http://schemas.openxmlformats.org/officeDocument/2006/relationships/image" Target="media/image27.emf"/><Relationship Id="rId50" Type="http://schemas.openxmlformats.org/officeDocument/2006/relationships/image" Target="media/image30.emf"/><Relationship Id="rId55" Type="http://schemas.openxmlformats.org/officeDocument/2006/relationships/image" Target="media/image35.png"/><Relationship Id="rId63" Type="http://schemas.openxmlformats.org/officeDocument/2006/relationships/image" Target="media/image43.emf"/><Relationship Id="rId68" Type="http://schemas.openxmlformats.org/officeDocument/2006/relationships/image" Target="media/image48.emf"/><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51.emf"/><Relationship Id="rId2" Type="http://schemas.openxmlformats.org/officeDocument/2006/relationships/customXml" Target="../customXml/item2.xml"/><Relationship Id="rId16" Type="http://schemas.openxmlformats.org/officeDocument/2006/relationships/hyperlink" Target="http://ivs02.pd3.ford.com:8080/tcr/controller/ObjLauncher?wolf_objectid=19.0.79213757&amp;LID=19.0.79292104" TargetMode="External"/><Relationship Id="rId29" Type="http://schemas.openxmlformats.org/officeDocument/2006/relationships/image" Target="media/image11.emf"/><Relationship Id="rId11" Type="http://schemas.openxmlformats.org/officeDocument/2006/relationships/image" Target="media/image1.jpeg"/><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hyperlink" Target="http://ivs02.pd3.ford.com:8080/tcr/controller/ObjLauncher?wolf_objectid=19.0.78967488&amp;LID=19.0.79293074" TargetMode="External"/><Relationship Id="rId40" Type="http://schemas.openxmlformats.org/officeDocument/2006/relationships/image" Target="media/image20.emf"/><Relationship Id="rId45" Type="http://schemas.openxmlformats.org/officeDocument/2006/relationships/image" Target="media/image25.emf"/><Relationship Id="rId53" Type="http://schemas.openxmlformats.org/officeDocument/2006/relationships/image" Target="media/image33.png"/><Relationship Id="rId58" Type="http://schemas.openxmlformats.org/officeDocument/2006/relationships/image" Target="media/image38.emf"/><Relationship Id="rId66" Type="http://schemas.openxmlformats.org/officeDocument/2006/relationships/image" Target="media/image46.emf"/><Relationship Id="rId74" Type="http://schemas.openxmlformats.org/officeDocument/2006/relationships/image" Target="media/image54.emf"/><Relationship Id="rId5" Type="http://schemas.openxmlformats.org/officeDocument/2006/relationships/numbering" Target="numbering.xml"/><Relationship Id="rId15" Type="http://schemas.openxmlformats.org/officeDocument/2006/relationships/hyperlink" Target="http://ivs02.pd3.ford.com:8080/tcr/controller/ObjLauncher?wolf_objectid=19.0.79223622&amp;LID=19.0.79292103" TargetMode="External"/><Relationship Id="rId23" Type="http://schemas.openxmlformats.org/officeDocument/2006/relationships/hyperlink" Target="http://ivs02.pd3.ford.com:8080/tcr/controller/ObjLauncher?wolf_objectid=19.0.79213757&amp;LID=19.0.79292104" TargetMode="External"/><Relationship Id="rId28" Type="http://schemas.openxmlformats.org/officeDocument/2006/relationships/image" Target="media/image10.emf"/><Relationship Id="rId36" Type="http://schemas.openxmlformats.org/officeDocument/2006/relationships/image" Target="media/image18.emf"/><Relationship Id="rId49" Type="http://schemas.openxmlformats.org/officeDocument/2006/relationships/image" Target="media/image29.emf"/><Relationship Id="rId57" Type="http://schemas.openxmlformats.org/officeDocument/2006/relationships/image" Target="media/image37.emf"/><Relationship Id="rId61" Type="http://schemas.openxmlformats.org/officeDocument/2006/relationships/image" Target="media/image41.emf"/><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3.emf"/><Relationship Id="rId44" Type="http://schemas.openxmlformats.org/officeDocument/2006/relationships/image" Target="media/image24.emf"/><Relationship Id="rId52" Type="http://schemas.openxmlformats.org/officeDocument/2006/relationships/image" Target="media/image32.emf"/><Relationship Id="rId60" Type="http://schemas.openxmlformats.org/officeDocument/2006/relationships/image" Target="media/image40.emf"/><Relationship Id="rId65" Type="http://schemas.openxmlformats.org/officeDocument/2006/relationships/image" Target="media/image45.emf"/><Relationship Id="rId73" Type="http://schemas.openxmlformats.org/officeDocument/2006/relationships/image" Target="media/image53.emf"/><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ivs02.pd3.ford.com:8080/tcr/controller/ObjLauncher?wolf_objectid=19.0.78849284&amp;LID=19.0.79292101" TargetMode="External"/><Relationship Id="rId22" Type="http://schemas.openxmlformats.org/officeDocument/2006/relationships/hyperlink" Target="http://ivs02.pd3.ford.com:8080/tcr/controller/ObjLauncher?wolf_objectid=19.0.79223622&amp;LID=19.0.79292103" TargetMode="External"/><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image" Target="media/image23.emf"/><Relationship Id="rId48" Type="http://schemas.openxmlformats.org/officeDocument/2006/relationships/image" Target="media/image28.emf"/><Relationship Id="rId56" Type="http://schemas.openxmlformats.org/officeDocument/2006/relationships/image" Target="media/image36.png"/><Relationship Id="rId64" Type="http://schemas.openxmlformats.org/officeDocument/2006/relationships/image" Target="media/image44.emf"/><Relationship Id="rId69" Type="http://schemas.openxmlformats.org/officeDocument/2006/relationships/image" Target="media/image49.emf"/><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image" Target="media/image52.emf"/><Relationship Id="rId3" Type="http://schemas.openxmlformats.org/officeDocument/2006/relationships/customXml" Target="../customXml/item3.xml"/><Relationship Id="rId12" Type="http://schemas.openxmlformats.org/officeDocument/2006/relationships/hyperlink" Target="http://ivs02.pd3.ford.com:8080/tcr/controller/ObjLauncher?wolf_objectid=19.0.78849059&amp;LID=19.0.79292089" TargetMode="External"/><Relationship Id="rId17" Type="http://schemas.openxmlformats.org/officeDocument/2006/relationships/image" Target="media/image2.emf"/><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hyperlink" Target="http://ivs02.pd3.ford.com:8080/tcr/controller/ObjLauncher?wolf_objectid=19.0.78967563&amp;LID=19.0.79293076" TargetMode="External"/><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image" Target="media/image47.emf"/><Relationship Id="rId20" Type="http://schemas.openxmlformats.org/officeDocument/2006/relationships/image" Target="media/image5.emf"/><Relationship Id="rId41" Type="http://schemas.openxmlformats.org/officeDocument/2006/relationships/image" Target="media/image21.emf"/><Relationship Id="rId54" Type="http://schemas.openxmlformats.org/officeDocument/2006/relationships/image" Target="media/image34.png"/><Relationship Id="rId62" Type="http://schemas.openxmlformats.org/officeDocument/2006/relationships/image" Target="media/image42.emf"/><Relationship Id="rId70" Type="http://schemas.openxmlformats.org/officeDocument/2006/relationships/image" Target="media/image50.emf"/><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c8fd791c-34c5-4966-b1a3-5bc8b83ffabe">
      <Terms xmlns="http://schemas.microsoft.com/office/infopath/2007/PartnerControls"/>
    </lcf76f155ced4ddcb4097134ff3c332f>
    <TaxCatchAll xmlns="0318d977-3122-4453-bd11-bcf99b53198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19" ma:contentTypeDescription="Create a new document." ma:contentTypeScope="" ma:versionID="5049b478d00b8d3882471bfed4d44dff">
  <xsd:schema xmlns:xsd="http://www.w3.org/2001/XMLSchema" xmlns:xs="http://www.w3.org/2001/XMLSchema" xmlns:p="http://schemas.microsoft.com/office/2006/metadata/properties" xmlns:ns2="http://schemas.microsoft.com/sharepoint/v4" xmlns:ns3="0318d977-3122-4453-bd11-bcf99b531984" xmlns:ns4="c8fd791c-34c5-4966-b1a3-5bc8b83ffabe" targetNamespace="http://schemas.microsoft.com/office/2006/metadata/properties" ma:root="true" ma:fieldsID="7f89bbfcf7de25f106e6c3cf6b2cbec1" ns2:_="" ns3:_="" ns4:_="">
    <xsd:import namespace="http://schemas.microsoft.com/sharepoint/v4"/>
    <xsd:import namespace="0318d977-3122-4453-bd11-bcf99b531984"/>
    <xsd:import namespace="c8fd791c-34c5-4966-b1a3-5bc8b83ffabe"/>
    <xsd:element name="properties">
      <xsd:complexType>
        <xsd:sequence>
          <xsd:element name="documentManagement">
            <xsd:complexType>
              <xsd:all>
                <xsd:element ref="ns2:IconOverlay" minOccurs="0"/>
                <xsd:element ref="ns3:SharedWithUsers"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3:SharedWithDetails" minOccurs="0"/>
                <xsd:element ref="ns4:MediaLengthInSeconds" minOccurs="0"/>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47f345e-9d20-4274-88c3-22d17db15795}" ma:internalName="TaxCatchAll" ma:showField="CatchAllData" ma:web="0318d977-3122-4453-bd11-bcf99b53198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8fd791c-34c5-4966-b1a3-5bc8b83ffab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6f62536-3a25-4b8a-9b5d-7e17d0b0464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5954FB-964F-4C00-A073-DA3FA00238D6}">
  <ds:schemaRefs>
    <ds:schemaRef ds:uri="http://schemas.openxmlformats.org/officeDocument/2006/bibliography"/>
  </ds:schemaRefs>
</ds:datastoreItem>
</file>

<file path=customXml/itemProps2.xml><?xml version="1.0" encoding="utf-8"?>
<ds:datastoreItem xmlns:ds="http://schemas.openxmlformats.org/officeDocument/2006/customXml" ds:itemID="{D84B7FCD-ADA1-4EB8-AE7D-55BC98FB5912}">
  <ds:schemaRefs>
    <ds:schemaRef ds:uri="http://schemas.microsoft.com/office/2006/metadata/properties"/>
    <ds:schemaRef ds:uri="http://schemas.microsoft.com/office/infopath/2007/PartnerControls"/>
    <ds:schemaRef ds:uri="http://schemas.microsoft.com/sharepoint/v4"/>
    <ds:schemaRef ds:uri="c8fd791c-34c5-4966-b1a3-5bc8b83ffabe"/>
    <ds:schemaRef ds:uri="0318d977-3122-4453-bd11-bcf99b531984"/>
  </ds:schemaRefs>
</ds:datastoreItem>
</file>

<file path=customXml/itemProps3.xml><?xml version="1.0" encoding="utf-8"?>
<ds:datastoreItem xmlns:ds="http://schemas.openxmlformats.org/officeDocument/2006/customXml" ds:itemID="{A132011A-3435-4A16-BF69-E068A5E8C6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0318d977-3122-4453-bd11-bcf99b531984"/>
    <ds:schemaRef ds:uri="c8fd791c-34c5-4966-b1a3-5bc8b83ff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100F35-7908-4262-AA64-2A718BFB0B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174</Pages>
  <Words>35380</Words>
  <Characters>201672</Characters>
  <Application>Microsoft Office Word</Application>
  <DocSecurity>0</DocSecurity>
  <Lines>1680</Lines>
  <Paragraphs>473</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236579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Ren, Qingying (Q.)</cp:lastModifiedBy>
  <cp:revision>40</cp:revision>
  <dcterms:created xsi:type="dcterms:W3CDTF">2023-11-13T03:15:00Z</dcterms:created>
  <dcterms:modified xsi:type="dcterms:W3CDTF">2023-11-20T09:09:00Z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y fmtid="{D5CDD505-2E9C-101B-9397-08002B2CF9AE}" pid="3" name="MediaServiceImageTags">
    <vt:lpwstr/>
  </property>
</Properties>
</file>